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2C3BE" w14:textId="43358B85" w:rsidR="00BD575D" w:rsidRDefault="00A02D25" w:rsidP="00B27589">
      <w:pPr>
        <w:pStyle w:val="1"/>
        <w:bidi/>
        <w:rPr>
          <w:noProof/>
          <w:rtl/>
        </w:rPr>
      </w:pPr>
      <w:bookmarkStart w:id="0" w:name="_Toc39972157"/>
      <w:r>
        <w:rPr>
          <w:noProof/>
        </w:rPr>
        <w:drawing>
          <wp:anchor distT="0" distB="0" distL="114300" distR="114300" simplePos="0" relativeHeight="251803648" behindDoc="1" locked="0" layoutInCell="1" allowOverlap="1" wp14:anchorId="3E9CFD9A" wp14:editId="0D761DAC">
            <wp:simplePos x="0" y="0"/>
            <wp:positionH relativeFrom="column">
              <wp:posOffset>-771525</wp:posOffset>
            </wp:positionH>
            <wp:positionV relativeFrom="paragraph">
              <wp:posOffset>-781050</wp:posOffset>
            </wp:positionV>
            <wp:extent cx="7277100" cy="10518140"/>
            <wp:effectExtent l="0" t="0" r="0" b="0"/>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77100" cy="10518140"/>
                    </a:xfrm>
                    <a:prstGeom prst="rect">
                      <a:avLst/>
                    </a:prstGeom>
                    <a:noFill/>
                    <a:ln>
                      <a:noFill/>
                    </a:ln>
                  </pic:spPr>
                </pic:pic>
              </a:graphicData>
            </a:graphic>
            <wp14:sizeRelH relativeFrom="page">
              <wp14:pctWidth>0</wp14:pctWidth>
            </wp14:sizeRelH>
            <wp14:sizeRelV relativeFrom="page">
              <wp14:pctHeight>0</wp14:pctHeight>
            </wp14:sizeRelV>
          </wp:anchor>
        </w:drawing>
      </w:r>
      <w:r w:rsidR="00A0344D">
        <w:rPr>
          <w:noProof/>
          <w:rtl/>
        </w:rPr>
        <mc:AlternateContent>
          <mc:Choice Requires="wps">
            <w:drawing>
              <wp:anchor distT="45720" distB="45720" distL="114300" distR="114300" simplePos="0" relativeHeight="251811840" behindDoc="0" locked="0" layoutInCell="1" allowOverlap="1" wp14:anchorId="27F6A6BF" wp14:editId="075D1279">
                <wp:simplePos x="0" y="0"/>
                <wp:positionH relativeFrom="column">
                  <wp:posOffset>1117600</wp:posOffset>
                </wp:positionH>
                <wp:positionV relativeFrom="paragraph">
                  <wp:posOffset>7341870</wp:posOffset>
                </wp:positionV>
                <wp:extent cx="3707130" cy="371475"/>
                <wp:effectExtent l="0" t="0" r="7620" b="9525"/>
                <wp:wrapSquare wrapText="bothSides"/>
                <wp:docPr id="2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707130" cy="371475"/>
                        </a:xfrm>
                        <a:prstGeom prst="rect">
                          <a:avLst/>
                        </a:prstGeom>
                        <a:solidFill>
                          <a:schemeClr val="bg1"/>
                        </a:solidFill>
                        <a:ln w="9525">
                          <a:noFill/>
                          <a:miter lim="800000"/>
                          <a:headEnd/>
                          <a:tailEnd/>
                        </a:ln>
                      </wps:spPr>
                      <wps:txbx>
                        <w:txbxContent>
                          <w:p w14:paraId="301BDC6E" w14:textId="77777777" w:rsidR="00BD575D" w:rsidRPr="00A0344D" w:rsidRDefault="00A0344D">
                            <w:pPr>
                              <w:jc w:val="right"/>
                              <w:rPr>
                                <w:rFonts w:ascii="Fb Shiri Light" w:hAnsi="Fb Shiri Light" w:cs="Fb Shiri Light"/>
                                <w:color w:val="44546A" w:themeColor="text2"/>
                                <w:sz w:val="32"/>
                                <w:szCs w:val="32"/>
                              </w:rPr>
                            </w:pPr>
                            <w:r w:rsidRPr="00A0344D">
                              <w:rPr>
                                <w:rFonts w:ascii="Fb Shiri Light" w:hAnsi="Fb Shiri Light" w:cs="Fb Shiri Light"/>
                                <w:b/>
                                <w:bCs/>
                                <w:color w:val="44546A" w:themeColor="text2"/>
                                <w:sz w:val="32"/>
                                <w:szCs w:val="32"/>
                                <w:rtl/>
                              </w:rPr>
                              <w:t>שם התלמידה:</w:t>
                            </w:r>
                            <w:r w:rsidRPr="00A0344D">
                              <w:rPr>
                                <w:rFonts w:ascii="Fb Shiri Light" w:hAnsi="Fb Shiri Light" w:cs="Fb Shiri Light"/>
                                <w:color w:val="44546A" w:themeColor="text2"/>
                                <w:sz w:val="32"/>
                                <w:szCs w:val="32"/>
                                <w:rtl/>
                              </w:rPr>
                              <w:t xml:space="preserve"> </w:t>
                            </w:r>
                            <w:r w:rsidR="00F31DDB" w:rsidRPr="00A0344D">
                              <w:rPr>
                                <w:rFonts w:ascii="Fb Shiri Light" w:hAnsi="Fb Shiri Light" w:cs="Fb Shiri Light"/>
                                <w:color w:val="44546A" w:themeColor="text2"/>
                                <w:sz w:val="32"/>
                                <w:szCs w:val="32"/>
                                <w:rtl/>
                              </w:rPr>
                              <w:t xml:space="preserve">רותי </w:t>
                            </w:r>
                            <w:proofErr w:type="spellStart"/>
                            <w:r w:rsidR="00F31DDB" w:rsidRPr="00A0344D">
                              <w:rPr>
                                <w:rFonts w:ascii="Fb Shiri Light" w:hAnsi="Fb Shiri Light" w:cs="Fb Shiri Light"/>
                                <w:color w:val="44546A" w:themeColor="text2"/>
                                <w:sz w:val="32"/>
                                <w:szCs w:val="32"/>
                                <w:rtl/>
                              </w:rPr>
                              <w:t>ברס</w:t>
                            </w:r>
                            <w:proofErr w:type="spellEnd"/>
                            <w:r w:rsidR="00F31DDB" w:rsidRPr="00A0344D">
                              <w:rPr>
                                <w:rFonts w:ascii="Fb Shiri Light" w:hAnsi="Fb Shiri Light" w:cs="Fb Shiri Light"/>
                                <w:color w:val="44546A" w:themeColor="text2"/>
                                <w:sz w:val="32"/>
                                <w:szCs w:val="32"/>
                                <w:rtl/>
                              </w:rPr>
                              <w:t xml:space="preserve">  </w:t>
                            </w:r>
                            <w:r w:rsidR="00F31DDB" w:rsidRPr="00A0344D">
                              <w:rPr>
                                <w:rFonts w:ascii="Fb Shiri Light" w:hAnsi="Fb Shiri Light" w:cs="Fb Shiri Light"/>
                                <w:b/>
                                <w:bCs/>
                                <w:color w:val="44546A" w:themeColor="text2"/>
                                <w:sz w:val="32"/>
                                <w:szCs w:val="32"/>
                                <w:rtl/>
                              </w:rPr>
                              <w:t xml:space="preserve"> </w:t>
                            </w:r>
                            <w:r>
                              <w:rPr>
                                <w:rFonts w:ascii="Fb Shiri Light" w:hAnsi="Fb Shiri Light" w:cs="Fb Shiri Light" w:hint="cs"/>
                                <w:b/>
                                <w:bCs/>
                                <w:color w:val="44546A" w:themeColor="text2"/>
                                <w:sz w:val="36"/>
                                <w:szCs w:val="36"/>
                                <w:rtl/>
                              </w:rPr>
                              <w:t xml:space="preserve"> </w:t>
                            </w:r>
                            <w:r w:rsidR="00F31DDB" w:rsidRPr="00A0344D">
                              <w:rPr>
                                <w:rFonts w:ascii="Fb Shiri Light" w:hAnsi="Fb Shiri Light" w:cs="Fb Shiri Light"/>
                                <w:b/>
                                <w:bCs/>
                                <w:color w:val="44546A" w:themeColor="text2"/>
                                <w:sz w:val="36"/>
                                <w:szCs w:val="36"/>
                                <w:rtl/>
                              </w:rPr>
                              <w:t>ת"ז:</w:t>
                            </w:r>
                            <w:r w:rsidR="00F31DDB" w:rsidRPr="00A0344D">
                              <w:rPr>
                                <w:rFonts w:ascii="Fb Shiri Light" w:hAnsi="Fb Shiri Light" w:cs="Fb Shiri Light"/>
                                <w:color w:val="44546A" w:themeColor="text2"/>
                                <w:sz w:val="36"/>
                                <w:szCs w:val="36"/>
                                <w:rtl/>
                              </w:rPr>
                              <w:t xml:space="preserve">   </w:t>
                            </w:r>
                            <w:r w:rsidR="00F31DDB" w:rsidRPr="00A0344D">
                              <w:rPr>
                                <w:rFonts w:ascii="Fb Shiri Light" w:hAnsi="Fb Shiri Light" w:cs="Fb Shiri Light"/>
                                <w:color w:val="44546A" w:themeColor="text2"/>
                                <w:sz w:val="32"/>
                                <w:szCs w:val="32"/>
                                <w:rtl/>
                              </w:rPr>
                              <w:t xml:space="preserve">211551668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F6A6BF" id="_x0000_t202" coordsize="21600,21600" o:spt="202" path="m,l,21600r21600,l21600,xe">
                <v:stroke joinstyle="miter"/>
                <v:path gradientshapeok="t" o:connecttype="rect"/>
              </v:shapetype>
              <v:shape id="תיבת טקסט 2" o:spid="_x0000_s1026" type="#_x0000_t202" style="position:absolute;left:0;text-align:left;margin-left:88pt;margin-top:578.1pt;width:291.9pt;height:29.25pt;flip:x;z-index:25181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" fillcolor="white [3212]" stroked="f">
                <v:textbox>
                  <w:txbxContent>
                    <w:p w14:paraId="301BDC6E" w14:textId="77777777" w:rsidR="00BD575D" w:rsidRPr="00A0344D" w:rsidRDefault="00A0344D">
                      <w:pPr>
                        <w:jc w:val="right"/>
                        <w:rPr>
                          <w:rFonts w:ascii="Fb Shiri Light" w:hAnsi="Fb Shiri Light" w:cs="Fb Shiri Light"/>
                          <w:color w:val="44546A" w:themeColor="text2"/>
                          <w:sz w:val="32"/>
                          <w:szCs w:val="32"/>
                        </w:rPr>
                      </w:pPr>
                      <w:r w:rsidRPr="00A0344D">
                        <w:rPr>
                          <w:rFonts w:ascii="Fb Shiri Light" w:hAnsi="Fb Shiri Light" w:cs="Fb Shiri Light"/>
                          <w:b/>
                          <w:bCs/>
                          <w:color w:val="44546A" w:themeColor="text2"/>
                          <w:sz w:val="32"/>
                          <w:szCs w:val="32"/>
                          <w:rtl/>
                        </w:rPr>
                        <w:t>שם התלמידה:</w:t>
                      </w:r>
                      <w:r w:rsidRPr="00A0344D">
                        <w:rPr>
                          <w:rFonts w:ascii="Fb Shiri Light" w:hAnsi="Fb Shiri Light" w:cs="Fb Shiri Light"/>
                          <w:color w:val="44546A" w:themeColor="text2"/>
                          <w:sz w:val="32"/>
                          <w:szCs w:val="32"/>
                          <w:rtl/>
                        </w:rPr>
                        <w:t xml:space="preserve"> </w:t>
                      </w:r>
                      <w:r w:rsidR="00F31DDB" w:rsidRPr="00A0344D">
                        <w:rPr>
                          <w:rFonts w:ascii="Fb Shiri Light" w:hAnsi="Fb Shiri Light" w:cs="Fb Shiri Light"/>
                          <w:color w:val="44546A" w:themeColor="text2"/>
                          <w:sz w:val="32"/>
                          <w:szCs w:val="32"/>
                          <w:rtl/>
                        </w:rPr>
                        <w:t xml:space="preserve">רותי </w:t>
                      </w:r>
                      <w:proofErr w:type="spellStart"/>
                      <w:r w:rsidR="00F31DDB" w:rsidRPr="00A0344D">
                        <w:rPr>
                          <w:rFonts w:ascii="Fb Shiri Light" w:hAnsi="Fb Shiri Light" w:cs="Fb Shiri Light"/>
                          <w:color w:val="44546A" w:themeColor="text2"/>
                          <w:sz w:val="32"/>
                          <w:szCs w:val="32"/>
                          <w:rtl/>
                        </w:rPr>
                        <w:t>ברס</w:t>
                      </w:r>
                      <w:proofErr w:type="spellEnd"/>
                      <w:r w:rsidR="00F31DDB" w:rsidRPr="00A0344D">
                        <w:rPr>
                          <w:rFonts w:ascii="Fb Shiri Light" w:hAnsi="Fb Shiri Light" w:cs="Fb Shiri Light"/>
                          <w:color w:val="44546A" w:themeColor="text2"/>
                          <w:sz w:val="32"/>
                          <w:szCs w:val="32"/>
                          <w:rtl/>
                        </w:rPr>
                        <w:t xml:space="preserve">  </w:t>
                      </w:r>
                      <w:r w:rsidR="00F31DDB" w:rsidRPr="00A0344D">
                        <w:rPr>
                          <w:rFonts w:ascii="Fb Shiri Light" w:hAnsi="Fb Shiri Light" w:cs="Fb Shiri Light"/>
                          <w:b/>
                          <w:bCs/>
                          <w:color w:val="44546A" w:themeColor="text2"/>
                          <w:sz w:val="32"/>
                          <w:szCs w:val="32"/>
                          <w:rtl/>
                        </w:rPr>
                        <w:t xml:space="preserve"> </w:t>
                      </w:r>
                      <w:r>
                        <w:rPr>
                          <w:rFonts w:ascii="Fb Shiri Light" w:hAnsi="Fb Shiri Light" w:cs="Fb Shiri Light" w:hint="cs"/>
                          <w:b/>
                          <w:bCs/>
                          <w:color w:val="44546A" w:themeColor="text2"/>
                          <w:sz w:val="36"/>
                          <w:szCs w:val="36"/>
                          <w:rtl/>
                        </w:rPr>
                        <w:t xml:space="preserve"> </w:t>
                      </w:r>
                      <w:r w:rsidR="00F31DDB" w:rsidRPr="00A0344D">
                        <w:rPr>
                          <w:rFonts w:ascii="Fb Shiri Light" w:hAnsi="Fb Shiri Light" w:cs="Fb Shiri Light"/>
                          <w:b/>
                          <w:bCs/>
                          <w:color w:val="44546A" w:themeColor="text2"/>
                          <w:sz w:val="36"/>
                          <w:szCs w:val="36"/>
                          <w:rtl/>
                        </w:rPr>
                        <w:t>ת"ז:</w:t>
                      </w:r>
                      <w:r w:rsidR="00F31DDB" w:rsidRPr="00A0344D">
                        <w:rPr>
                          <w:rFonts w:ascii="Fb Shiri Light" w:hAnsi="Fb Shiri Light" w:cs="Fb Shiri Light"/>
                          <w:color w:val="44546A" w:themeColor="text2"/>
                          <w:sz w:val="36"/>
                          <w:szCs w:val="36"/>
                          <w:rtl/>
                        </w:rPr>
                        <w:t xml:space="preserve">   </w:t>
                      </w:r>
                      <w:r w:rsidR="00F31DDB" w:rsidRPr="00A0344D">
                        <w:rPr>
                          <w:rFonts w:ascii="Fb Shiri Light" w:hAnsi="Fb Shiri Light" w:cs="Fb Shiri Light"/>
                          <w:color w:val="44546A" w:themeColor="text2"/>
                          <w:sz w:val="32"/>
                          <w:szCs w:val="32"/>
                          <w:rtl/>
                        </w:rPr>
                        <w:t xml:space="preserve">211551668 </w:t>
                      </w:r>
                    </w:p>
                  </w:txbxContent>
                </v:textbox>
                <w10:wrap type="square"/>
              </v:shape>
            </w:pict>
          </mc:Fallback>
        </mc:AlternateContent>
      </w:r>
      <w:r w:rsidR="00F31DDB">
        <w:rPr>
          <w:noProof/>
          <w:rtl/>
        </w:rPr>
        <mc:AlternateContent>
          <mc:Choice Requires="wps">
            <w:drawing>
              <wp:anchor distT="45720" distB="45720" distL="114300" distR="114300" simplePos="0" relativeHeight="251807744" behindDoc="0" locked="0" layoutInCell="1" allowOverlap="1" wp14:anchorId="7244C568" wp14:editId="189A6E45">
                <wp:simplePos x="0" y="0"/>
                <wp:positionH relativeFrom="column">
                  <wp:posOffset>1194435</wp:posOffset>
                </wp:positionH>
                <wp:positionV relativeFrom="paragraph">
                  <wp:posOffset>7047865</wp:posOffset>
                </wp:positionV>
                <wp:extent cx="3639185" cy="321310"/>
                <wp:effectExtent l="0" t="0" r="0" b="2540"/>
                <wp:wrapSquare wrapText="bothSides"/>
                <wp:docPr id="2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39185" cy="321310"/>
                        </a:xfrm>
                        <a:prstGeom prst="rect">
                          <a:avLst/>
                        </a:prstGeom>
                        <a:solidFill>
                          <a:schemeClr val="bg1"/>
                        </a:solidFill>
                        <a:ln w="9525">
                          <a:noFill/>
                          <a:miter lim="800000"/>
                          <a:headEnd/>
                          <a:tailEnd/>
                        </a:ln>
                      </wps:spPr>
                      <wps:txbx>
                        <w:txbxContent>
                          <w:p w14:paraId="47AC6A73" w14:textId="77777777" w:rsidR="00BD575D" w:rsidRPr="00A0344D" w:rsidRDefault="00A0344D">
                            <w:pPr>
                              <w:jc w:val="right"/>
                              <w:rPr>
                                <w:rFonts w:ascii="Cambria" w:hAnsi="Cambria" w:cs="Fb Shiri Light"/>
                                <w:color w:val="44546A" w:themeColor="text2"/>
                                <w:sz w:val="28"/>
                                <w:szCs w:val="28"/>
                              </w:rPr>
                            </w:pPr>
                            <w:r w:rsidRPr="00A0344D">
                              <w:rPr>
                                <w:rFonts w:ascii="Cambria" w:hAnsi="Cambria" w:cs="Fb Shiri Light" w:hint="cs"/>
                                <w:b/>
                                <w:bCs/>
                                <w:color w:val="44546A" w:themeColor="text2"/>
                                <w:sz w:val="32"/>
                                <w:szCs w:val="32"/>
                                <w:rtl/>
                              </w:rPr>
                              <w:t>שם התלמידה:</w:t>
                            </w:r>
                            <w:r w:rsidRPr="00A0344D">
                              <w:rPr>
                                <w:rFonts w:ascii="Fb Shiri Light" w:hAnsi="Fb Shiri Light" w:cs="Fb Shiri Light"/>
                                <w:color w:val="44546A" w:themeColor="text2"/>
                                <w:sz w:val="32"/>
                                <w:szCs w:val="32"/>
                                <w:rtl/>
                              </w:rPr>
                              <w:t xml:space="preserve"> </w:t>
                            </w:r>
                            <w:r w:rsidR="00F31DDB" w:rsidRPr="00A0344D">
                              <w:rPr>
                                <w:rFonts w:ascii="Fb Shiri Light" w:hAnsi="Fb Shiri Light" w:cs="Fb Shiri Light"/>
                                <w:color w:val="44546A" w:themeColor="text2"/>
                                <w:sz w:val="32"/>
                                <w:szCs w:val="32"/>
                                <w:rtl/>
                              </w:rPr>
                              <w:t xml:space="preserve">פסי </w:t>
                            </w:r>
                            <w:proofErr w:type="spellStart"/>
                            <w:r w:rsidR="00F31DDB" w:rsidRPr="00A0344D">
                              <w:rPr>
                                <w:rFonts w:ascii="Fb Shiri Light" w:hAnsi="Fb Shiri Light" w:cs="Fb Shiri Light"/>
                                <w:color w:val="44546A" w:themeColor="text2"/>
                                <w:sz w:val="32"/>
                                <w:szCs w:val="32"/>
                                <w:rtl/>
                              </w:rPr>
                              <w:t>קשש</w:t>
                            </w:r>
                            <w:proofErr w:type="spellEnd"/>
                            <w:r w:rsidR="00F31DDB" w:rsidRPr="00A0344D">
                              <w:rPr>
                                <w:rFonts w:ascii="Fb Shiri Light" w:hAnsi="Fb Shiri Light" w:cs="Fb Shiri Light"/>
                                <w:color w:val="44546A" w:themeColor="text2"/>
                                <w:sz w:val="28"/>
                                <w:szCs w:val="28"/>
                                <w:rtl/>
                              </w:rPr>
                              <w:t xml:space="preserve">    </w:t>
                            </w:r>
                            <w:r w:rsidR="00F31DDB" w:rsidRPr="00A0344D">
                              <w:rPr>
                                <w:rFonts w:ascii="Fb Shiri Light" w:hAnsi="Fb Shiri Light" w:cs="Fb Shiri Light"/>
                                <w:b/>
                                <w:bCs/>
                                <w:color w:val="44546A" w:themeColor="text2"/>
                                <w:sz w:val="36"/>
                                <w:szCs w:val="36"/>
                                <w:rtl/>
                              </w:rPr>
                              <w:t>ת"ז:</w:t>
                            </w:r>
                            <w:r w:rsidR="00F31DDB" w:rsidRPr="00A0344D">
                              <w:rPr>
                                <w:rFonts w:ascii="Fb Shiri Light" w:hAnsi="Fb Shiri Light" w:cs="Fb Shiri Light"/>
                                <w:b/>
                                <w:bCs/>
                                <w:color w:val="44546A" w:themeColor="text2"/>
                                <w:sz w:val="32"/>
                                <w:szCs w:val="32"/>
                                <w:rtl/>
                              </w:rPr>
                              <w:t xml:space="preserve">   </w:t>
                            </w:r>
                            <w:r w:rsidR="00F31DDB" w:rsidRPr="00A0344D">
                              <w:rPr>
                                <w:rFonts w:ascii="Fb Shiri Light" w:hAnsi="Fb Shiri Light" w:cs="Fb Shiri Light"/>
                                <w:color w:val="44546A" w:themeColor="text2"/>
                                <w:sz w:val="32"/>
                                <w:szCs w:val="32"/>
                                <w:rtl/>
                              </w:rPr>
                              <w:t>207069014</w:t>
                            </w:r>
                            <w:r>
                              <w:rPr>
                                <w:rFonts w:ascii="Cambria" w:hAnsi="Cambria" w:cs="Fb Shiri Light" w:hint="cs"/>
                                <w:color w:val="44546A" w:themeColor="text2"/>
                                <w:sz w:val="28"/>
                                <w:szCs w:val="28"/>
                                <w:rtl/>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44C568" id="_x0000_s1027" type="#_x0000_t202" style="position:absolute;left:0;text-align:left;margin-left:94.05pt;margin-top:554.95pt;width:286.55pt;height:25.3pt;flip:x;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" fillcolor="white [3212]" stroked="f">
                <v:textbox>
                  <w:txbxContent>
                    <w:p w14:paraId="47AC6A73" w14:textId="77777777" w:rsidR="00BD575D" w:rsidRPr="00A0344D" w:rsidRDefault="00A0344D">
                      <w:pPr>
                        <w:jc w:val="right"/>
                        <w:rPr>
                          <w:rFonts w:ascii="Cambria" w:hAnsi="Cambria" w:cs="Fb Shiri Light"/>
                          <w:color w:val="44546A" w:themeColor="text2"/>
                          <w:sz w:val="28"/>
                          <w:szCs w:val="28"/>
                        </w:rPr>
                      </w:pPr>
                      <w:r w:rsidRPr="00A0344D">
                        <w:rPr>
                          <w:rFonts w:ascii="Cambria" w:hAnsi="Cambria" w:cs="Fb Shiri Light" w:hint="cs"/>
                          <w:b/>
                          <w:bCs/>
                          <w:color w:val="44546A" w:themeColor="text2"/>
                          <w:sz w:val="32"/>
                          <w:szCs w:val="32"/>
                          <w:rtl/>
                        </w:rPr>
                        <w:t>שם התלמידה:</w:t>
                      </w:r>
                      <w:r w:rsidRPr="00A0344D">
                        <w:rPr>
                          <w:rFonts w:ascii="Fb Shiri Light" w:hAnsi="Fb Shiri Light" w:cs="Fb Shiri Light"/>
                          <w:color w:val="44546A" w:themeColor="text2"/>
                          <w:sz w:val="32"/>
                          <w:szCs w:val="32"/>
                          <w:rtl/>
                        </w:rPr>
                        <w:t xml:space="preserve"> </w:t>
                      </w:r>
                      <w:r w:rsidR="00F31DDB" w:rsidRPr="00A0344D">
                        <w:rPr>
                          <w:rFonts w:ascii="Fb Shiri Light" w:hAnsi="Fb Shiri Light" w:cs="Fb Shiri Light"/>
                          <w:color w:val="44546A" w:themeColor="text2"/>
                          <w:sz w:val="32"/>
                          <w:szCs w:val="32"/>
                          <w:rtl/>
                        </w:rPr>
                        <w:t xml:space="preserve">פסי </w:t>
                      </w:r>
                      <w:proofErr w:type="spellStart"/>
                      <w:r w:rsidR="00F31DDB" w:rsidRPr="00A0344D">
                        <w:rPr>
                          <w:rFonts w:ascii="Fb Shiri Light" w:hAnsi="Fb Shiri Light" w:cs="Fb Shiri Light"/>
                          <w:color w:val="44546A" w:themeColor="text2"/>
                          <w:sz w:val="32"/>
                          <w:szCs w:val="32"/>
                          <w:rtl/>
                        </w:rPr>
                        <w:t>קשש</w:t>
                      </w:r>
                      <w:proofErr w:type="spellEnd"/>
                      <w:r w:rsidR="00F31DDB" w:rsidRPr="00A0344D">
                        <w:rPr>
                          <w:rFonts w:ascii="Fb Shiri Light" w:hAnsi="Fb Shiri Light" w:cs="Fb Shiri Light"/>
                          <w:color w:val="44546A" w:themeColor="text2"/>
                          <w:sz w:val="28"/>
                          <w:szCs w:val="28"/>
                          <w:rtl/>
                        </w:rPr>
                        <w:t xml:space="preserve">    </w:t>
                      </w:r>
                      <w:r w:rsidR="00F31DDB" w:rsidRPr="00A0344D">
                        <w:rPr>
                          <w:rFonts w:ascii="Fb Shiri Light" w:hAnsi="Fb Shiri Light" w:cs="Fb Shiri Light"/>
                          <w:b/>
                          <w:bCs/>
                          <w:color w:val="44546A" w:themeColor="text2"/>
                          <w:sz w:val="36"/>
                          <w:szCs w:val="36"/>
                          <w:rtl/>
                        </w:rPr>
                        <w:t>ת"ז:</w:t>
                      </w:r>
                      <w:r w:rsidR="00F31DDB" w:rsidRPr="00A0344D">
                        <w:rPr>
                          <w:rFonts w:ascii="Fb Shiri Light" w:hAnsi="Fb Shiri Light" w:cs="Fb Shiri Light"/>
                          <w:b/>
                          <w:bCs/>
                          <w:color w:val="44546A" w:themeColor="text2"/>
                          <w:sz w:val="32"/>
                          <w:szCs w:val="32"/>
                          <w:rtl/>
                        </w:rPr>
                        <w:t xml:space="preserve">   </w:t>
                      </w:r>
                      <w:r w:rsidR="00F31DDB" w:rsidRPr="00A0344D">
                        <w:rPr>
                          <w:rFonts w:ascii="Fb Shiri Light" w:hAnsi="Fb Shiri Light" w:cs="Fb Shiri Light"/>
                          <w:color w:val="44546A" w:themeColor="text2"/>
                          <w:sz w:val="32"/>
                          <w:szCs w:val="32"/>
                          <w:rtl/>
                        </w:rPr>
                        <w:t>207069014</w:t>
                      </w:r>
                      <w:r>
                        <w:rPr>
                          <w:rFonts w:ascii="Cambria" w:hAnsi="Cambria" w:cs="Fb Shiri Light" w:hint="cs"/>
                          <w:color w:val="44546A" w:themeColor="text2"/>
                          <w:sz w:val="28"/>
                          <w:szCs w:val="28"/>
                          <w:rtl/>
                        </w:rPr>
                        <w:t xml:space="preserve"> </w:t>
                      </w:r>
                    </w:p>
                  </w:txbxContent>
                </v:textbox>
                <w10:wrap type="square"/>
              </v:shape>
            </w:pict>
          </mc:Fallback>
        </mc:AlternateContent>
      </w:r>
      <w:r w:rsidR="00F31DDB">
        <w:rPr>
          <w:noProof/>
          <w:rtl/>
        </w:rPr>
        <mc:AlternateContent>
          <mc:Choice Requires="wps">
            <w:drawing>
              <wp:anchor distT="45720" distB="45720" distL="114300" distR="114300" simplePos="0" relativeHeight="251805696" behindDoc="0" locked="0" layoutInCell="1" allowOverlap="1" wp14:anchorId="291A1AC7" wp14:editId="77851D63">
                <wp:simplePos x="0" y="0"/>
                <wp:positionH relativeFrom="column">
                  <wp:posOffset>1771650</wp:posOffset>
                </wp:positionH>
                <wp:positionV relativeFrom="paragraph">
                  <wp:posOffset>6496050</wp:posOffset>
                </wp:positionV>
                <wp:extent cx="1809750" cy="1404620"/>
                <wp:effectExtent l="0" t="0" r="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09750" cy="1404620"/>
                        </a:xfrm>
                        <a:prstGeom prst="rect">
                          <a:avLst/>
                        </a:prstGeom>
                        <a:noFill/>
                        <a:ln w="9525">
                          <a:noFill/>
                          <a:miter lim="800000"/>
                          <a:headEnd/>
                          <a:tailEnd/>
                        </a:ln>
                      </wps:spPr>
                      <wps:txbx>
                        <w:txbxContent>
                          <w:p w14:paraId="14A02540" w14:textId="77777777" w:rsidR="00BD575D" w:rsidRDefault="00F31DDB">
                            <w:pPr>
                              <w:rPr>
                                <w:rFonts w:ascii="Segoe UI Light" w:hAnsi="Segoe UI Light" w:cs="Segoe UI Light"/>
                                <w:color w:val="44546A" w:themeColor="text2"/>
                                <w:sz w:val="48"/>
                                <w:szCs w:val="48"/>
                              </w:rPr>
                            </w:pPr>
                            <w:proofErr w:type="spellStart"/>
                            <w:r>
                              <w:rPr>
                                <w:rFonts w:ascii="Segoe UI Light" w:hAnsi="Segoe UI Light" w:cs="Segoe UI Light"/>
                                <w:color w:val="44546A" w:themeColor="text2"/>
                                <w:sz w:val="48"/>
                                <w:szCs w:val="48"/>
                              </w:rPr>
                              <w:t>SuperQuick</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1A1AC7" id="_x0000_s1028" type="#_x0000_t202" style="position:absolute;left:0;text-align:left;margin-left:139.5pt;margin-top:511.5pt;width:142.5pt;height:110.6pt;flip:x;z-index:251805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" filled="f" stroked="f">
                <v:textbox style="mso-fit-shape-to-text:t">
                  <w:txbxContent>
                    <w:p w14:paraId="14A02540" w14:textId="77777777" w:rsidR="00BD575D" w:rsidRDefault="00F31DDB">
                      <w:pPr>
                        <w:rPr>
                          <w:rFonts w:ascii="Segoe UI Light" w:hAnsi="Segoe UI Light" w:cs="Segoe UI Light"/>
                          <w:color w:val="44546A" w:themeColor="text2"/>
                          <w:sz w:val="48"/>
                          <w:szCs w:val="48"/>
                        </w:rPr>
                      </w:pPr>
                      <w:proofErr w:type="spellStart"/>
                      <w:r>
                        <w:rPr>
                          <w:rFonts w:ascii="Segoe UI Light" w:hAnsi="Segoe UI Light" w:cs="Segoe UI Light"/>
                          <w:color w:val="44546A" w:themeColor="text2"/>
                          <w:sz w:val="48"/>
                          <w:szCs w:val="48"/>
                        </w:rPr>
                        <w:t>SuperQuick</w:t>
                      </w:r>
                      <w:proofErr w:type="spellEnd"/>
                    </w:p>
                  </w:txbxContent>
                </v:textbox>
                <w10:wrap type="square"/>
              </v:shape>
            </w:pict>
          </mc:Fallback>
        </mc:AlternateContent>
      </w:r>
      <w:r w:rsidR="00F31DDB">
        <w:rPr>
          <w:noProof/>
          <w:rtl/>
        </w:rPr>
        <w:br w:type="page"/>
      </w:r>
      <w:r w:rsidR="00590599">
        <w:rPr>
          <w:noProof/>
          <w:color w:val="auto"/>
        </w:rPr>
        <w:lastRenderedPageBreak/>
        <mc:AlternateContent>
          <mc:Choice Requires="wpg">
            <w:drawing>
              <wp:anchor distT="0" distB="0" distL="114300" distR="114300" simplePos="0" relativeHeight="251833344" behindDoc="0" locked="0" layoutInCell="1" allowOverlap="1" wp14:anchorId="783650AB" wp14:editId="1F3C6193">
                <wp:simplePos x="0" y="0"/>
                <wp:positionH relativeFrom="column">
                  <wp:posOffset>-1286933</wp:posOffset>
                </wp:positionH>
                <wp:positionV relativeFrom="paragraph">
                  <wp:posOffset>-152400</wp:posOffset>
                </wp:positionV>
                <wp:extent cx="8531860" cy="5623560"/>
                <wp:effectExtent l="0" t="0" r="0" b="0"/>
                <wp:wrapNone/>
                <wp:docPr id="49" name="קבוצה 49"/>
                <wp:cNvGraphicFramePr/>
                <a:graphic xmlns:a="http://schemas.openxmlformats.org/drawingml/2006/main">
                  <a:graphicData uri="http://schemas.microsoft.com/office/word/2010/wordprocessingGroup">
                    <wpg:wgp>
                      <wpg:cNvGrpSpPr/>
                      <wpg:grpSpPr>
                        <a:xfrm>
                          <a:off x="0" y="0"/>
                          <a:ext cx="8531860" cy="5623560"/>
                          <a:chOff x="0" y="0"/>
                          <a:chExt cx="8531860" cy="5623560"/>
                        </a:xfrm>
                      </wpg:grpSpPr>
                      <pic:pic xmlns:pic="http://schemas.openxmlformats.org/drawingml/2006/picture">
                        <pic:nvPicPr>
                          <pic:cNvPr id="36" name="תמונה 36"/>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31860" cy="5623560"/>
                          </a:xfrm>
                          <a:prstGeom prst="rect">
                            <a:avLst/>
                          </a:prstGeom>
                          <a:noFill/>
                          <a:ln>
                            <a:noFill/>
                          </a:ln>
                        </pic:spPr>
                      </pic:pic>
                      <wps:wsp>
                        <wps:cNvPr id="50" name="מלבן 50"/>
                        <wps:cNvSpPr/>
                        <wps:spPr>
                          <a:xfrm>
                            <a:off x="3488266" y="4428067"/>
                            <a:ext cx="3604847" cy="77958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232F20C9" id="קבוצה 49" o:spid="_x0000_s1026" style="position:absolute;left:0;text-align:left;margin-left:-101.35pt;margin-top:-12pt;width:671.8pt;height:442.8pt;z-index:251833344" coordsize="85318,56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6" o:spid="_x0000_s1027" type="#_x0000_t75" style="position:absolute;width:85318;height:56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">
                  <v:imagedata r:id="rId10" o:title=""/>
                </v:shape>
                <v:rect id="מלבן 50" o:spid="_x0000_s1028" style="position:absolute;left:34882;top:44280;width:36049;height:7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" fillcolor="white [3212]" stroked="f" strokeweight="1.52778mm">
                  <v:stroke linestyle="thickThin"/>
                </v:rect>
              </v:group>
            </w:pict>
          </mc:Fallback>
        </mc:AlternateContent>
      </w:r>
      <w:ins w:id="1" w:author="רינת אביטל" w:date="2022-05-09T18:04:00Z">
        <w:r w:rsidR="009930FE" w:rsidRPr="009930FE">
          <w:rPr>
            <w:noProof/>
            <w:color w:val="auto"/>
            <w:rPrChange w:id="2" w:author="רינת אביטל" w:date="2022-05-09T18:05:00Z">
              <w:rPr>
                <w:noProof/>
              </w:rPr>
            </w:rPrChange>
          </w:rPr>
          <mc:AlternateContent>
            <mc:Choice Requires="wps">
              <w:drawing>
                <wp:anchor distT="0" distB="0" distL="114300" distR="114300" simplePos="0" relativeHeight="251694079" behindDoc="0" locked="0" layoutInCell="1" allowOverlap="1" wp14:anchorId="753CAAE5" wp14:editId="08EC5832">
                  <wp:simplePos x="0" y="0"/>
                  <wp:positionH relativeFrom="column">
                    <wp:posOffset>-407670</wp:posOffset>
                  </wp:positionH>
                  <wp:positionV relativeFrom="paragraph">
                    <wp:posOffset>-152400</wp:posOffset>
                  </wp:positionV>
                  <wp:extent cx="6534150" cy="9071610"/>
                  <wp:effectExtent l="19050" t="19050" r="38100" b="34290"/>
                  <wp:wrapNone/>
                  <wp:docPr id="40" name="מלבן 40"/>
                  <wp:cNvGraphicFramePr/>
                  <a:graphic xmlns:a="http://schemas.openxmlformats.org/drawingml/2006/main">
                    <a:graphicData uri="http://schemas.microsoft.com/office/word/2010/wordprocessingShape">
                      <wps:wsp>
                        <wps:cNvSpPr/>
                        <wps:spPr>
                          <a:xfrm>
                            <a:off x="0" y="0"/>
                            <a:ext cx="6534150" cy="90716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BD3C2" id="מלבן 40" o:spid="_x0000_s1026" style="position:absolute;left:0;text-align:left;margin-left:-32.1pt;margin-top:-12pt;width:514.5pt;height:714.3pt;z-index:2516940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" fillcolor="white [3212]" strokecolor="white [3212]" strokeweight="1.52778mm">
                  <v:stroke linestyle="thickThin"/>
                </v:rect>
              </w:pict>
            </mc:Fallback>
          </mc:AlternateContent>
        </w:r>
      </w:ins>
      <w:ins w:id="3" w:author="רינת אביטל" w:date="2022-05-09T18:06:00Z">
        <w:r w:rsidR="009930FE">
          <w:rPr>
            <w:noProof/>
            <w:rtl/>
          </w:rPr>
          <mc:AlternateContent>
            <mc:Choice Requires="wps">
              <w:drawing>
                <wp:anchor distT="45720" distB="45720" distL="114300" distR="114300" simplePos="0" relativeHeight="251825152" behindDoc="1" locked="0" layoutInCell="1" allowOverlap="1" wp14:anchorId="7AF1DF24" wp14:editId="6E0034E0">
                  <wp:simplePos x="0" y="0"/>
                  <wp:positionH relativeFrom="column">
                    <wp:align>center</wp:align>
                  </wp:positionH>
                  <wp:positionV relativeFrom="paragraph">
                    <wp:posOffset>182880</wp:posOffset>
                  </wp:positionV>
                  <wp:extent cx="2360930" cy="1404620"/>
                  <wp:effectExtent l="0" t="0" r="12700" b="13970"/>
                  <wp:wrapNone/>
                  <wp:docPr id="4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solidFill>
                              <a:srgbClr val="000000"/>
                            </a:solidFill>
                            <a:miter lim="800000"/>
                            <a:headEnd/>
                            <a:tailEnd/>
                          </a:ln>
                        </wps:spPr>
                        <wps:txbx>
                          <w:txbxContent>
                            <w:sdt>
                              <w:sdtPr>
                                <w:id w:val="568603642"/>
                                <w:temporary/>
                                <w:showingPlcHdr/>
                                <w15:appearance w15:val="hidden"/>
                              </w:sdtPr>
                              <w:sdtEndPr/>
                              <w:sdtContent>
                                <w:p w14:paraId="36146C45" w14:textId="77777777" w:rsidR="009930FE" w:rsidRDefault="009930FE">
                                  <w:r>
                                    <w:rPr>
                                      <w:rtl/>
                                      <w:lang w:val="he-IL"/>
                                    </w:rPr>
                                    <w:t>[השג את תשומת הלב של הקוראים באמצעות ציטוט משמעותי מהמסמך, או השתמש בשטח זה כדי להדגיש נקודת מפתח. כדי למקם תיבת טקסט זו בכל מקום בעמוד, פשוט גרור אותה.]</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F1DF24" id="_x0000_s1029" type="#_x0000_t202" style="position:absolute;left:0;text-align:left;margin-left:0;margin-top:14.4pt;width:185.9pt;height:110.6pt;flip:x;z-index:-25149132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">
                  <v:textbox style="mso-fit-shape-to-text:t">
                    <w:txbxContent>
                      <w:sdt>
                        <w:sdtPr>
                          <w:id w:val="568603642"/>
                          <w:temporary/>
                          <w:showingPlcHdr/>
                          <w15:appearance w15:val="hidden"/>
                        </w:sdtPr>
                        <w:sdtEndPr/>
                        <w:sdtContent>
                          <w:p w14:paraId="36146C45" w14:textId="77777777" w:rsidR="009930FE" w:rsidRDefault="009930FE">
                            <w:r>
                              <w:rPr>
                                <w:rtl/>
                                <w:lang w:val="he-IL"/>
                              </w:rPr>
                              <w:t>[השג את תשומת הלב של הקוראים באמצעות ציטוט משמעותי מהמסמך, או השתמש בשטח זה כדי להדגיש נקודת מפתח. כדי למקם תיבת טקסט זו בכל מקום בעמוד, פשוט גרור אותה.]</w:t>
                            </w:r>
                          </w:p>
                        </w:sdtContent>
                      </w:sdt>
                    </w:txbxContent>
                  </v:textbox>
                </v:shape>
              </w:pict>
            </mc:Fallback>
          </mc:AlternateContent>
        </w:r>
      </w:ins>
      <w:ins w:id="4" w:author="רינת אביטל" w:date="2022-05-09T17:50:00Z">
        <w:r w:rsidR="003E5BAA">
          <w:rPr>
            <w:rFonts w:hint="cs"/>
            <w:noProof/>
          </w:rPr>
          <w:t xml:space="preserve"> </w:t>
        </w:r>
      </w:ins>
      <w:ins w:id="5" w:author="רינת אביטל" w:date="2022-05-09T18:12:00Z">
        <w:r>
          <w:rPr>
            <w:noProof/>
            <w:rtl/>
          </w:rPr>
          <mc:AlternateContent>
            <mc:Choice Requires="wps">
              <w:drawing>
                <wp:anchor distT="45720" distB="45720" distL="114300" distR="114300" simplePos="0" relativeHeight="251829248" behindDoc="0" locked="0" layoutInCell="1" allowOverlap="1" wp14:anchorId="2B3E78F1" wp14:editId="18F976DB">
                  <wp:simplePos x="0" y="0"/>
                  <wp:positionH relativeFrom="column">
                    <wp:posOffset>3017520</wp:posOffset>
                  </wp:positionH>
                  <wp:positionV relativeFrom="paragraph">
                    <wp:posOffset>6781800</wp:posOffset>
                  </wp:positionV>
                  <wp:extent cx="2493010" cy="1173480"/>
                  <wp:effectExtent l="0" t="0" r="0" b="0"/>
                  <wp:wrapNone/>
                  <wp:docPr id="4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93010" cy="1173480"/>
                          </a:xfrm>
                          <a:prstGeom prst="rect">
                            <a:avLst/>
                          </a:prstGeom>
                          <a:noFill/>
                          <a:ln w="9525">
                            <a:noFill/>
                            <a:miter lim="800000"/>
                            <a:headEnd/>
                            <a:tailEnd/>
                          </a:ln>
                        </wps:spPr>
                        <wps:txbx>
                          <w:txbxContent>
                            <w:p w14:paraId="6FB4248E" w14:textId="39DDC09F" w:rsidR="002A1C6D" w:rsidRPr="00924553" w:rsidRDefault="002A1C6D" w:rsidP="00815014">
                              <w:pPr>
                                <w:jc w:val="right"/>
                                <w:rPr>
                                  <w:ins w:id="6" w:author="רינת אביטל" w:date="2022-05-09T18:20:00Z"/>
                                  <w:rFonts w:ascii="Segoe UI Semilight" w:hAnsi="Segoe UI Semilight" w:cs="Segoe UI Semilight"/>
                                  <w:b/>
                                  <w:bCs/>
                                  <w:sz w:val="56"/>
                                  <w:szCs w:val="56"/>
                                  <w:rtl/>
                                  <w:rPrChange w:id="7" w:author="רינת אביטל" w:date="2022-05-09T18:22:00Z">
                                    <w:rPr>
                                      <w:ins w:id="8" w:author="רינת אביטל" w:date="2022-05-09T18:20:00Z"/>
                                      <w:rFonts w:asciiTheme="minorBidi" w:hAnsiTheme="minorBidi" w:cstheme="minorBidi"/>
                                      <w:sz w:val="40"/>
                                      <w:szCs w:val="40"/>
                                      <w:rtl/>
                                    </w:rPr>
                                  </w:rPrChange>
                                </w:rPr>
                              </w:pPr>
                              <w:ins w:id="9" w:author="רינת אביטל" w:date="2022-05-09T18:12:00Z">
                                <w:r w:rsidRPr="00924553">
                                  <w:rPr>
                                    <w:rFonts w:ascii="Segoe UI Semilight" w:hAnsi="Segoe UI Semilight" w:cs="Segoe UI Semilight" w:hint="eastAsia"/>
                                    <w:b/>
                                    <w:bCs/>
                                    <w:sz w:val="56"/>
                                    <w:szCs w:val="56"/>
                                    <w:rtl/>
                                    <w:rPrChange w:id="10" w:author="רינת אביטל" w:date="2022-05-09T18:22:00Z">
                                      <w:rPr>
                                        <w:rFonts w:hint="eastAsia"/>
                                        <w:rtl/>
                                      </w:rPr>
                                    </w:rPrChange>
                                  </w:rPr>
                                  <w:t>רינת</w:t>
                                </w:r>
                                <w:r w:rsidRPr="00924553">
                                  <w:rPr>
                                    <w:rFonts w:ascii="Segoe UI Semilight" w:hAnsi="Segoe UI Semilight" w:cs="Segoe UI Semilight"/>
                                    <w:b/>
                                    <w:bCs/>
                                    <w:sz w:val="56"/>
                                    <w:szCs w:val="56"/>
                                    <w:rtl/>
                                    <w:rPrChange w:id="11" w:author="רינת אביטל" w:date="2022-05-09T18:22:00Z">
                                      <w:rPr>
                                        <w:rtl/>
                                      </w:rPr>
                                    </w:rPrChange>
                                  </w:rPr>
                                  <w:t xml:space="preserve"> </w:t>
                                </w:r>
                                <w:r w:rsidRPr="00924553">
                                  <w:rPr>
                                    <w:rFonts w:ascii="Segoe UI Semilight" w:hAnsi="Segoe UI Semilight" w:cs="Segoe UI Semilight" w:hint="eastAsia"/>
                                    <w:b/>
                                    <w:bCs/>
                                    <w:sz w:val="56"/>
                                    <w:szCs w:val="56"/>
                                    <w:rtl/>
                                    <w:rPrChange w:id="12" w:author="רינת אביטל" w:date="2022-05-09T18:22:00Z">
                                      <w:rPr>
                                        <w:rFonts w:hint="eastAsia"/>
                                        <w:rtl/>
                                      </w:rPr>
                                    </w:rPrChange>
                                  </w:rPr>
                                  <w:t>אביטל</w:t>
                                </w:r>
                              </w:ins>
                            </w:p>
                            <w:p w14:paraId="0B3370AD" w14:textId="7632B15A" w:rsidR="00815014" w:rsidRPr="00924553" w:rsidRDefault="00815014">
                              <w:pPr>
                                <w:jc w:val="right"/>
                                <w:rPr>
                                  <w:rFonts w:ascii="Segoe UI Semilight" w:hAnsi="Segoe UI Semilight" w:cs="Segoe UI Semilight"/>
                                  <w:b/>
                                  <w:bCs/>
                                  <w:sz w:val="56"/>
                                  <w:szCs w:val="56"/>
                                  <w:rPrChange w:id="13" w:author="רינת אביטל" w:date="2022-05-09T18:22:00Z">
                                    <w:rPr/>
                                  </w:rPrChange>
                                </w:rPr>
                                <w:pPrChange w:id="14" w:author="רינת אביטל" w:date="2022-05-09T18:19:00Z">
                                  <w:pPr/>
                                </w:pPrChange>
                              </w:pPr>
                              <w:ins w:id="15" w:author="רינת אביטל" w:date="2022-05-09T18:20:00Z">
                                <w:r w:rsidRPr="00924553">
                                  <w:rPr>
                                    <w:rFonts w:ascii="Segoe UI Semilight" w:hAnsi="Segoe UI Semilight" w:cs="Segoe UI Semilight"/>
                                    <w:b/>
                                    <w:bCs/>
                                    <w:sz w:val="56"/>
                                    <w:szCs w:val="56"/>
                                    <w:rtl/>
                                    <w:rPrChange w:id="16" w:author="רינת אביטל" w:date="2022-05-09T18:22:00Z">
                                      <w:rPr>
                                        <w:rFonts w:asciiTheme="minorBidi" w:hAnsiTheme="minorBidi" w:cstheme="minorBidi"/>
                                        <w:sz w:val="40"/>
                                        <w:szCs w:val="40"/>
                                        <w:rtl/>
                                      </w:rPr>
                                    </w:rPrChange>
                                  </w:rPr>
                                  <w:t>212735427</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E78F1" id="_x0000_s1030" type="#_x0000_t202" style="position:absolute;left:0;text-align:left;margin-left:237.6pt;margin-top:534pt;width:196.3pt;height:92.4pt;flip:x;z-index:251829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" filled="f" stroked="f">
                  <v:textbox>
                    <w:txbxContent>
                      <w:p w14:paraId="6FB4248E" w14:textId="39DDC09F" w:rsidR="002A1C6D" w:rsidRPr="00924553" w:rsidRDefault="002A1C6D" w:rsidP="00815014">
                        <w:pPr>
                          <w:jc w:val="right"/>
                          <w:rPr>
                            <w:ins w:id="17" w:author="רינת אביטל" w:date="2022-05-09T18:20:00Z"/>
                            <w:rFonts w:ascii="Segoe UI Semilight" w:hAnsi="Segoe UI Semilight" w:cs="Segoe UI Semilight"/>
                            <w:b/>
                            <w:bCs/>
                            <w:sz w:val="56"/>
                            <w:szCs w:val="56"/>
                            <w:rtl/>
                            <w:rPrChange w:id="18" w:author="רינת אביטל" w:date="2022-05-09T18:22:00Z">
                              <w:rPr>
                                <w:ins w:id="19" w:author="רינת אביטל" w:date="2022-05-09T18:20:00Z"/>
                                <w:rFonts w:asciiTheme="minorBidi" w:hAnsiTheme="minorBidi" w:cstheme="minorBidi"/>
                                <w:sz w:val="40"/>
                                <w:szCs w:val="40"/>
                                <w:rtl/>
                              </w:rPr>
                            </w:rPrChange>
                          </w:rPr>
                        </w:pPr>
                        <w:ins w:id="20" w:author="רינת אביטל" w:date="2022-05-09T18:12:00Z">
                          <w:r w:rsidRPr="00924553">
                            <w:rPr>
                              <w:rFonts w:ascii="Segoe UI Semilight" w:hAnsi="Segoe UI Semilight" w:cs="Segoe UI Semilight" w:hint="eastAsia"/>
                              <w:b/>
                              <w:bCs/>
                              <w:sz w:val="56"/>
                              <w:szCs w:val="56"/>
                              <w:rtl/>
                              <w:rPrChange w:id="21" w:author="רינת אביטל" w:date="2022-05-09T18:22:00Z">
                                <w:rPr>
                                  <w:rFonts w:hint="eastAsia"/>
                                  <w:rtl/>
                                </w:rPr>
                              </w:rPrChange>
                            </w:rPr>
                            <w:t>רינת</w:t>
                          </w:r>
                          <w:r w:rsidRPr="00924553">
                            <w:rPr>
                              <w:rFonts w:ascii="Segoe UI Semilight" w:hAnsi="Segoe UI Semilight" w:cs="Segoe UI Semilight"/>
                              <w:b/>
                              <w:bCs/>
                              <w:sz w:val="56"/>
                              <w:szCs w:val="56"/>
                              <w:rtl/>
                              <w:rPrChange w:id="22" w:author="רינת אביטל" w:date="2022-05-09T18:22:00Z">
                                <w:rPr>
                                  <w:rtl/>
                                </w:rPr>
                              </w:rPrChange>
                            </w:rPr>
                            <w:t xml:space="preserve"> </w:t>
                          </w:r>
                          <w:r w:rsidRPr="00924553">
                            <w:rPr>
                              <w:rFonts w:ascii="Segoe UI Semilight" w:hAnsi="Segoe UI Semilight" w:cs="Segoe UI Semilight" w:hint="eastAsia"/>
                              <w:b/>
                              <w:bCs/>
                              <w:sz w:val="56"/>
                              <w:szCs w:val="56"/>
                              <w:rtl/>
                              <w:rPrChange w:id="23" w:author="רינת אביטל" w:date="2022-05-09T18:22:00Z">
                                <w:rPr>
                                  <w:rFonts w:hint="eastAsia"/>
                                  <w:rtl/>
                                </w:rPr>
                              </w:rPrChange>
                            </w:rPr>
                            <w:t>אביטל</w:t>
                          </w:r>
                        </w:ins>
                      </w:p>
                      <w:p w14:paraId="0B3370AD" w14:textId="7632B15A" w:rsidR="00815014" w:rsidRPr="00924553" w:rsidRDefault="00815014">
                        <w:pPr>
                          <w:jc w:val="right"/>
                          <w:rPr>
                            <w:rFonts w:ascii="Segoe UI Semilight" w:hAnsi="Segoe UI Semilight" w:cs="Segoe UI Semilight"/>
                            <w:b/>
                            <w:bCs/>
                            <w:sz w:val="56"/>
                            <w:szCs w:val="56"/>
                            <w:rPrChange w:id="24" w:author="רינת אביטל" w:date="2022-05-09T18:22:00Z">
                              <w:rPr/>
                            </w:rPrChange>
                          </w:rPr>
                          <w:pPrChange w:id="25" w:author="רינת אביטל" w:date="2022-05-09T18:19:00Z">
                            <w:pPr/>
                          </w:pPrChange>
                        </w:pPr>
                        <w:ins w:id="26" w:author="רינת אביטל" w:date="2022-05-09T18:20:00Z">
                          <w:r w:rsidRPr="00924553">
                            <w:rPr>
                              <w:rFonts w:ascii="Segoe UI Semilight" w:hAnsi="Segoe UI Semilight" w:cs="Segoe UI Semilight"/>
                              <w:b/>
                              <w:bCs/>
                              <w:sz w:val="56"/>
                              <w:szCs w:val="56"/>
                              <w:rtl/>
                              <w:rPrChange w:id="27" w:author="רינת אביטל" w:date="2022-05-09T18:22:00Z">
                                <w:rPr>
                                  <w:rFonts w:asciiTheme="minorBidi" w:hAnsiTheme="minorBidi" w:cstheme="minorBidi"/>
                                  <w:sz w:val="40"/>
                                  <w:szCs w:val="40"/>
                                  <w:rtl/>
                                </w:rPr>
                              </w:rPrChange>
                            </w:rPr>
                            <w:t>212735427</w:t>
                          </w:r>
                        </w:ins>
                      </w:p>
                    </w:txbxContent>
                  </v:textbox>
                </v:shape>
              </w:pict>
            </mc:Fallback>
          </mc:AlternateContent>
        </w:r>
      </w:ins>
      <w:ins w:id="28" w:author="רינת אביטל" w:date="2022-05-09T18:23:00Z">
        <w:r>
          <w:rPr>
            <w:noProof/>
            <w:rtl/>
          </w:rPr>
          <mc:AlternateContent>
            <mc:Choice Requires="wps">
              <w:drawing>
                <wp:anchor distT="45720" distB="45720" distL="114300" distR="114300" simplePos="0" relativeHeight="251831296" behindDoc="0" locked="0" layoutInCell="1" allowOverlap="1" wp14:anchorId="60877047" wp14:editId="3E7478DF">
                  <wp:simplePos x="0" y="0"/>
                  <wp:positionH relativeFrom="column">
                    <wp:posOffset>-91440</wp:posOffset>
                  </wp:positionH>
                  <wp:positionV relativeFrom="paragraph">
                    <wp:posOffset>5379720</wp:posOffset>
                  </wp:positionV>
                  <wp:extent cx="5601970" cy="1691640"/>
                  <wp:effectExtent l="0" t="0" r="0" b="3810"/>
                  <wp:wrapNone/>
                  <wp:docPr id="4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601970" cy="1691640"/>
                          </a:xfrm>
                          <a:prstGeom prst="rect">
                            <a:avLst/>
                          </a:prstGeom>
                          <a:noFill/>
                          <a:ln w="9525">
                            <a:noFill/>
                            <a:miter lim="800000"/>
                            <a:headEnd/>
                            <a:tailEnd/>
                          </a:ln>
                        </wps:spPr>
                        <wps:txbx>
                          <w:txbxContent>
                            <w:p w14:paraId="09C71B9B" w14:textId="4819396C" w:rsidR="00924553" w:rsidRPr="00924553" w:rsidRDefault="00924553">
                              <w:pPr>
                                <w:jc w:val="right"/>
                                <w:rPr>
                                  <w:rFonts w:ascii="Segoe UI Semilight" w:hAnsi="Segoe UI Semilight" w:cs="Segoe UI Semilight"/>
                                  <w:b/>
                                  <w:bCs/>
                                  <w:sz w:val="96"/>
                                  <w:szCs w:val="96"/>
                                  <w:rPrChange w:id="29" w:author="רינת אביטל" w:date="2022-05-09T18:23:00Z">
                                    <w:rPr/>
                                  </w:rPrChange>
                                </w:rPr>
                                <w:pPrChange w:id="30" w:author="רינת אביטל" w:date="2022-05-09T18:19:00Z">
                                  <w:pPr/>
                                </w:pPrChange>
                              </w:pPr>
                              <w:ins w:id="31" w:author="רינת אביטל" w:date="2022-05-09T18:23:00Z">
                                <w:r w:rsidRPr="00924553">
                                  <w:rPr>
                                    <w:rFonts w:ascii="Segoe UI Semilight" w:hAnsi="Segoe UI Semilight" w:cs="Segoe UI Semilight" w:hint="eastAsia"/>
                                    <w:b/>
                                    <w:bCs/>
                                    <w:sz w:val="96"/>
                                    <w:szCs w:val="96"/>
                                    <w:rtl/>
                                    <w:rPrChange w:id="32" w:author="רינת אביטל" w:date="2022-05-09T18:23:00Z">
                                      <w:rPr>
                                        <w:rFonts w:ascii="Segoe UI Semilight" w:hAnsi="Segoe UI Semilight" w:cs="Segoe UI Semilight" w:hint="eastAsia"/>
                                        <w:b/>
                                        <w:bCs/>
                                        <w:sz w:val="56"/>
                                        <w:szCs w:val="56"/>
                                        <w:rtl/>
                                      </w:rPr>
                                    </w:rPrChange>
                                  </w:rPr>
                                  <w:t>פרויקט</w:t>
                                </w:r>
                                <w:r w:rsidRPr="00924553">
                                  <w:rPr>
                                    <w:rFonts w:ascii="Segoe UI Semilight" w:hAnsi="Segoe UI Semilight" w:cs="Segoe UI Semilight"/>
                                    <w:b/>
                                    <w:bCs/>
                                    <w:sz w:val="96"/>
                                    <w:szCs w:val="96"/>
                                    <w:rtl/>
                                    <w:rPrChange w:id="33" w:author="רינת אביטל" w:date="2022-05-09T18:23:00Z">
                                      <w:rPr>
                                        <w:rFonts w:ascii="Segoe UI Semilight" w:hAnsi="Segoe UI Semilight" w:cs="Segoe UI Semilight"/>
                                        <w:b/>
                                        <w:bCs/>
                                        <w:sz w:val="56"/>
                                        <w:szCs w:val="56"/>
                                        <w:rtl/>
                                      </w:rPr>
                                    </w:rPrChange>
                                  </w:rPr>
                                  <w:t xml:space="preserve"> </w:t>
                                </w:r>
                                <w:r w:rsidRPr="00924553">
                                  <w:rPr>
                                    <w:rFonts w:ascii="Segoe UI Semilight" w:hAnsi="Segoe UI Semilight" w:cs="Segoe UI Semilight" w:hint="eastAsia"/>
                                    <w:b/>
                                    <w:bCs/>
                                    <w:sz w:val="96"/>
                                    <w:szCs w:val="96"/>
                                    <w:rtl/>
                                    <w:rPrChange w:id="34" w:author="רינת אביטל" w:date="2022-05-09T18:23:00Z">
                                      <w:rPr>
                                        <w:rFonts w:ascii="Segoe UI Semilight" w:hAnsi="Segoe UI Semilight" w:cs="Segoe UI Semilight" w:hint="eastAsia"/>
                                        <w:b/>
                                        <w:bCs/>
                                        <w:sz w:val="56"/>
                                        <w:szCs w:val="56"/>
                                        <w:rtl/>
                                      </w:rPr>
                                    </w:rPrChange>
                                  </w:rPr>
                                  <w:t>גמר</w:t>
                                </w:r>
                                <w:r w:rsidRPr="00924553">
                                  <w:rPr>
                                    <w:rFonts w:ascii="Segoe UI Semilight" w:hAnsi="Segoe UI Semilight" w:cs="Segoe UI Semilight"/>
                                    <w:b/>
                                    <w:bCs/>
                                    <w:sz w:val="96"/>
                                    <w:szCs w:val="96"/>
                                    <w:rtl/>
                                    <w:rPrChange w:id="35" w:author="רינת אביטל" w:date="2022-05-09T18:23:00Z">
                                      <w:rPr>
                                        <w:rFonts w:ascii="Segoe UI Semilight" w:hAnsi="Segoe UI Semilight" w:cs="Segoe UI Semilight"/>
                                        <w:b/>
                                        <w:bCs/>
                                        <w:sz w:val="56"/>
                                        <w:szCs w:val="56"/>
                                        <w:rtl/>
                                      </w:rPr>
                                    </w:rPrChange>
                                  </w:rPr>
                                  <w:t xml:space="preserve"> 2022</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77047" id="_x0000_s1031" type="#_x0000_t202" style="position:absolute;left:0;text-align:left;margin-left:-7.2pt;margin-top:423.6pt;width:441.1pt;height:133.2pt;flip:x;z-index:251831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" filled="f" stroked="f">
                  <v:textbox>
                    <w:txbxContent>
                      <w:p w14:paraId="09C71B9B" w14:textId="4819396C" w:rsidR="00924553" w:rsidRPr="00924553" w:rsidRDefault="00924553">
                        <w:pPr>
                          <w:jc w:val="right"/>
                          <w:rPr>
                            <w:rFonts w:ascii="Segoe UI Semilight" w:hAnsi="Segoe UI Semilight" w:cs="Segoe UI Semilight"/>
                            <w:b/>
                            <w:bCs/>
                            <w:sz w:val="96"/>
                            <w:szCs w:val="96"/>
                            <w:rPrChange w:id="36" w:author="רינת אביטל" w:date="2022-05-09T18:23:00Z">
                              <w:rPr/>
                            </w:rPrChange>
                          </w:rPr>
                          <w:pPrChange w:id="37" w:author="רינת אביטל" w:date="2022-05-09T18:19:00Z">
                            <w:pPr/>
                          </w:pPrChange>
                        </w:pPr>
                        <w:ins w:id="38" w:author="רינת אביטל" w:date="2022-05-09T18:23:00Z">
                          <w:r w:rsidRPr="00924553">
                            <w:rPr>
                              <w:rFonts w:ascii="Segoe UI Semilight" w:hAnsi="Segoe UI Semilight" w:cs="Segoe UI Semilight" w:hint="eastAsia"/>
                              <w:b/>
                              <w:bCs/>
                              <w:sz w:val="96"/>
                              <w:szCs w:val="96"/>
                              <w:rtl/>
                              <w:rPrChange w:id="39" w:author="רינת אביטל" w:date="2022-05-09T18:23:00Z">
                                <w:rPr>
                                  <w:rFonts w:ascii="Segoe UI Semilight" w:hAnsi="Segoe UI Semilight" w:cs="Segoe UI Semilight" w:hint="eastAsia"/>
                                  <w:b/>
                                  <w:bCs/>
                                  <w:sz w:val="56"/>
                                  <w:szCs w:val="56"/>
                                  <w:rtl/>
                                </w:rPr>
                              </w:rPrChange>
                            </w:rPr>
                            <w:t>פרויקט</w:t>
                          </w:r>
                          <w:r w:rsidRPr="00924553">
                            <w:rPr>
                              <w:rFonts w:ascii="Segoe UI Semilight" w:hAnsi="Segoe UI Semilight" w:cs="Segoe UI Semilight"/>
                              <w:b/>
                              <w:bCs/>
                              <w:sz w:val="96"/>
                              <w:szCs w:val="96"/>
                              <w:rtl/>
                              <w:rPrChange w:id="40" w:author="רינת אביטל" w:date="2022-05-09T18:23:00Z">
                                <w:rPr>
                                  <w:rFonts w:ascii="Segoe UI Semilight" w:hAnsi="Segoe UI Semilight" w:cs="Segoe UI Semilight"/>
                                  <w:b/>
                                  <w:bCs/>
                                  <w:sz w:val="56"/>
                                  <w:szCs w:val="56"/>
                                  <w:rtl/>
                                </w:rPr>
                              </w:rPrChange>
                            </w:rPr>
                            <w:t xml:space="preserve"> </w:t>
                          </w:r>
                          <w:r w:rsidRPr="00924553">
                            <w:rPr>
                              <w:rFonts w:ascii="Segoe UI Semilight" w:hAnsi="Segoe UI Semilight" w:cs="Segoe UI Semilight" w:hint="eastAsia"/>
                              <w:b/>
                              <w:bCs/>
                              <w:sz w:val="96"/>
                              <w:szCs w:val="96"/>
                              <w:rtl/>
                              <w:rPrChange w:id="41" w:author="רינת אביטל" w:date="2022-05-09T18:23:00Z">
                                <w:rPr>
                                  <w:rFonts w:ascii="Segoe UI Semilight" w:hAnsi="Segoe UI Semilight" w:cs="Segoe UI Semilight" w:hint="eastAsia"/>
                                  <w:b/>
                                  <w:bCs/>
                                  <w:sz w:val="56"/>
                                  <w:szCs w:val="56"/>
                                  <w:rtl/>
                                </w:rPr>
                              </w:rPrChange>
                            </w:rPr>
                            <w:t>גמר</w:t>
                          </w:r>
                          <w:r w:rsidRPr="00924553">
                            <w:rPr>
                              <w:rFonts w:ascii="Segoe UI Semilight" w:hAnsi="Segoe UI Semilight" w:cs="Segoe UI Semilight"/>
                              <w:b/>
                              <w:bCs/>
                              <w:sz w:val="96"/>
                              <w:szCs w:val="96"/>
                              <w:rtl/>
                              <w:rPrChange w:id="42" w:author="רינת אביטל" w:date="2022-05-09T18:23:00Z">
                                <w:rPr>
                                  <w:rFonts w:ascii="Segoe UI Semilight" w:hAnsi="Segoe UI Semilight" w:cs="Segoe UI Semilight"/>
                                  <w:b/>
                                  <w:bCs/>
                                  <w:sz w:val="56"/>
                                  <w:szCs w:val="56"/>
                                  <w:rtl/>
                                </w:rPr>
                              </w:rPrChange>
                            </w:rPr>
                            <w:t xml:space="preserve"> 2022</w:t>
                          </w:r>
                        </w:ins>
                      </w:p>
                    </w:txbxContent>
                  </v:textbox>
                </v:shape>
              </w:pict>
            </mc:Fallback>
          </mc:AlternateContent>
        </w:r>
      </w:ins>
      <w:ins w:id="43" w:author="רינת אביטל" w:date="2022-05-09T18:07:00Z">
        <w:r w:rsidR="009930FE">
          <w:rPr>
            <w:noProof/>
            <w:rtl/>
          </w:rPr>
          <mc:AlternateContent>
            <mc:Choice Requires="wps">
              <w:drawing>
                <wp:anchor distT="45720" distB="45720" distL="114300" distR="114300" simplePos="0" relativeHeight="251827200" behindDoc="1" locked="0" layoutInCell="1" allowOverlap="1" wp14:anchorId="15BF48B6" wp14:editId="154DE432">
                  <wp:simplePos x="0" y="0"/>
                  <wp:positionH relativeFrom="column">
                    <wp:posOffset>1719580</wp:posOffset>
                  </wp:positionH>
                  <wp:positionV relativeFrom="paragraph">
                    <wp:posOffset>1159510</wp:posOffset>
                  </wp:positionV>
                  <wp:extent cx="2360930" cy="1404620"/>
                  <wp:effectExtent l="0" t="0" r="12700" b="26670"/>
                  <wp:wrapNone/>
                  <wp:docPr id="4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solidFill>
                              <a:srgbClr val="000000"/>
                            </a:solidFill>
                            <a:miter lim="800000"/>
                            <a:headEnd/>
                            <a:tailEnd/>
                          </a:ln>
                        </wps:spPr>
                        <wps:txbx>
                          <w:txbxContent>
                            <w:p w14:paraId="61FA00F6" w14:textId="5149A99E" w:rsidR="009930FE" w:rsidRPr="009930FE" w:rsidRDefault="009930FE">
                              <w:pPr>
                                <w:jc w:val="center"/>
                                <w:rPr>
                                  <w:sz w:val="40"/>
                                  <w:szCs w:val="40"/>
                                  <w:rPrChange w:id="44" w:author="רינת אביטל" w:date="2022-05-09T18:08:00Z">
                                    <w:rPr/>
                                  </w:rPrChange>
                                </w:rPr>
                                <w:pPrChange w:id="45" w:author="רינת אביטל" w:date="2022-05-09T18:08:00Z">
                                  <w:pPr/>
                                </w:pPrChange>
                              </w:pPr>
                              <w:ins w:id="46" w:author="רינת אביטל" w:date="2022-05-09T18:07:00Z">
                                <w:r w:rsidRPr="009930FE">
                                  <w:rPr>
                                    <w:rFonts w:hint="eastAsia"/>
                                    <w:sz w:val="40"/>
                                    <w:szCs w:val="40"/>
                                    <w:rtl/>
                                    <w:rPrChange w:id="47" w:author="רינת אביטל" w:date="2022-05-09T18:08:00Z">
                                      <w:rPr>
                                        <w:rFonts w:hint="eastAsia"/>
                                        <w:rtl/>
                                      </w:rPr>
                                    </w:rPrChange>
                                  </w:rPr>
                                  <w:t>רינת</w:t>
                                </w:r>
                                <w:r w:rsidRPr="009930FE">
                                  <w:rPr>
                                    <w:sz w:val="40"/>
                                    <w:szCs w:val="40"/>
                                    <w:rtl/>
                                    <w:rPrChange w:id="48" w:author="רינת אביטל" w:date="2022-05-09T18:08:00Z">
                                      <w:rPr>
                                        <w:rtl/>
                                      </w:rPr>
                                    </w:rPrChange>
                                  </w:rPr>
                                  <w:t xml:space="preserve"> </w:t>
                                </w:r>
                                <w:r w:rsidRPr="009930FE">
                                  <w:rPr>
                                    <w:rFonts w:hint="eastAsia"/>
                                    <w:sz w:val="40"/>
                                    <w:szCs w:val="40"/>
                                    <w:rtl/>
                                    <w:rPrChange w:id="49" w:author="רינת אביטל" w:date="2022-05-09T18:08:00Z">
                                      <w:rPr>
                                        <w:rFonts w:hint="eastAsia"/>
                                        <w:rtl/>
                                      </w:rPr>
                                    </w:rPrChange>
                                  </w:rPr>
                                  <w:t>אביטל</w:t>
                                </w:r>
                              </w:ins>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BF48B6" id="_x0000_s1032" type="#_x0000_t202" style="position:absolute;left:0;text-align:left;margin-left:135.4pt;margin-top:91.3pt;width:185.9pt;height:110.6pt;flip:x;z-index:-2514892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">
                  <v:textbox style="mso-fit-shape-to-text:t">
                    <w:txbxContent>
                      <w:p w14:paraId="61FA00F6" w14:textId="5149A99E" w:rsidR="009930FE" w:rsidRPr="009930FE" w:rsidRDefault="009930FE">
                        <w:pPr>
                          <w:jc w:val="center"/>
                          <w:rPr>
                            <w:sz w:val="40"/>
                            <w:szCs w:val="40"/>
                            <w:rPrChange w:id="50" w:author="רינת אביטל" w:date="2022-05-09T18:08:00Z">
                              <w:rPr/>
                            </w:rPrChange>
                          </w:rPr>
                          <w:pPrChange w:id="51" w:author="רינת אביטל" w:date="2022-05-09T18:08:00Z">
                            <w:pPr/>
                          </w:pPrChange>
                        </w:pPr>
                        <w:ins w:id="52" w:author="רינת אביטל" w:date="2022-05-09T18:07:00Z">
                          <w:r w:rsidRPr="009930FE">
                            <w:rPr>
                              <w:rFonts w:hint="eastAsia"/>
                              <w:sz w:val="40"/>
                              <w:szCs w:val="40"/>
                              <w:rtl/>
                              <w:rPrChange w:id="53" w:author="רינת אביטל" w:date="2022-05-09T18:08:00Z">
                                <w:rPr>
                                  <w:rFonts w:hint="eastAsia"/>
                                  <w:rtl/>
                                </w:rPr>
                              </w:rPrChange>
                            </w:rPr>
                            <w:t>רינת</w:t>
                          </w:r>
                          <w:r w:rsidRPr="009930FE">
                            <w:rPr>
                              <w:sz w:val="40"/>
                              <w:szCs w:val="40"/>
                              <w:rtl/>
                              <w:rPrChange w:id="54" w:author="רינת אביטל" w:date="2022-05-09T18:08:00Z">
                                <w:rPr>
                                  <w:rtl/>
                                </w:rPr>
                              </w:rPrChange>
                            </w:rPr>
                            <w:t xml:space="preserve"> </w:t>
                          </w:r>
                          <w:r w:rsidRPr="009930FE">
                            <w:rPr>
                              <w:rFonts w:hint="eastAsia"/>
                              <w:sz w:val="40"/>
                              <w:szCs w:val="40"/>
                              <w:rtl/>
                              <w:rPrChange w:id="55" w:author="רינת אביטל" w:date="2022-05-09T18:08:00Z">
                                <w:rPr>
                                  <w:rFonts w:hint="eastAsia"/>
                                  <w:rtl/>
                                </w:rPr>
                              </w:rPrChange>
                            </w:rPr>
                            <w:t>אביטל</w:t>
                          </w:r>
                        </w:ins>
                      </w:p>
                    </w:txbxContent>
                  </v:textbox>
                </v:shape>
              </w:pict>
            </mc:Fallback>
          </mc:AlternateContent>
        </w:r>
      </w:ins>
      <w:r w:rsidR="00F31DDB">
        <w:rPr>
          <w:rFonts w:hint="cs"/>
          <w:noProof/>
        </w:rPr>
        <w:drawing>
          <wp:inline distT="0" distB="0" distL="0" distR="0" wp14:anchorId="20FB7CFA" wp14:editId="68381C31">
            <wp:extent cx="5734050" cy="8105775"/>
            <wp:effectExtent l="0" t="0" r="0" b="952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8105775"/>
                    </a:xfrm>
                    <a:prstGeom prst="rect">
                      <a:avLst/>
                    </a:prstGeom>
                    <a:noFill/>
                    <a:ln>
                      <a:noFill/>
                    </a:ln>
                  </pic:spPr>
                </pic:pic>
              </a:graphicData>
            </a:graphic>
          </wp:inline>
        </w:drawing>
      </w:r>
    </w:p>
    <w:p w14:paraId="559C16C1" w14:textId="1088A9FB" w:rsidR="00BD575D" w:rsidRDefault="00F31DDB">
      <w:pPr>
        <w:tabs>
          <w:tab w:val="left" w:pos="1938"/>
        </w:tabs>
        <w:bidi/>
        <w:spacing w:after="240" w:line="360" w:lineRule="auto"/>
        <w:rPr>
          <w:rFonts w:ascii="Tahoma" w:hAnsi="Tahoma" w:cs="Tahoma"/>
          <w:b/>
          <w:bCs/>
          <w:sz w:val="40"/>
          <w:szCs w:val="40"/>
          <w:rtl/>
        </w:rPr>
        <w:pPrChange w:id="56" w:author="רינת אביטל" w:date="2022-05-09T18:26:00Z">
          <w:pPr>
            <w:bidi/>
            <w:spacing w:after="240" w:line="360" w:lineRule="auto"/>
          </w:pPr>
        </w:pPrChange>
      </w:pPr>
      <w:del w:id="57" w:author="רינת אביטל" w:date="2022-05-09T17:49:00Z">
        <w:r w:rsidDel="003E5BAA">
          <w:rPr>
            <w:noProof/>
          </w:rPr>
          <w:drawing>
            <wp:anchor distT="0" distB="0" distL="114300" distR="114300" simplePos="0" relativeHeight="251800576" behindDoc="0" locked="0" layoutInCell="1" allowOverlap="1" wp14:anchorId="041D614F" wp14:editId="4B9E6F53">
              <wp:simplePos x="0" y="0"/>
              <wp:positionH relativeFrom="margin">
                <wp:align>center</wp:align>
              </wp:positionH>
              <wp:positionV relativeFrom="margin">
                <wp:align>center</wp:align>
              </wp:positionV>
              <wp:extent cx="7313295" cy="10353040"/>
              <wp:effectExtent l="0" t="0" r="1905" b="0"/>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3295" cy="10353040"/>
                      </a:xfrm>
                      <a:prstGeom prst="rect">
                        <a:avLst/>
                      </a:prstGeom>
                      <a:noFill/>
                      <a:ln>
                        <a:noFill/>
                      </a:ln>
                    </pic:spPr>
                  </pic:pic>
                </a:graphicData>
              </a:graphic>
              <wp14:sizeRelH relativeFrom="page">
                <wp14:pctWidth>0</wp14:pctWidth>
              </wp14:sizeRelH>
              <wp14:sizeRelV relativeFrom="page">
                <wp14:pctHeight>0</wp14:pctHeight>
              </wp14:sizeRelV>
            </wp:anchor>
          </w:drawing>
        </w:r>
      </w:del>
      <w:r>
        <w:rPr>
          <w:rFonts w:ascii="Tahoma" w:hAnsi="Tahoma" w:cs="Tahoma"/>
          <w:noProof/>
          <w:sz w:val="22"/>
          <w:szCs w:val="22"/>
          <w:rtl/>
        </w:rPr>
        <w:t xml:space="preserve"> </w:t>
      </w:r>
      <w:bookmarkEnd w:id="0"/>
    </w:p>
    <w:sdt>
      <w:sdtPr>
        <w:rPr>
          <w:rFonts w:ascii="Tahoma" w:hAnsi="Tahoma" w:cs="Tahoma"/>
          <w:caps w:val="0"/>
          <w:color w:val="ED7D31" w:themeColor="accent2"/>
          <w:spacing w:val="0"/>
          <w:sz w:val="32"/>
          <w:szCs w:val="32"/>
          <w:rtl/>
        </w:rPr>
        <w:id w:val="1835877652"/>
        <w:docPartObj>
          <w:docPartGallery w:val="Table of Contents"/>
          <w:docPartUnique/>
        </w:docPartObj>
      </w:sdtPr>
      <w:sdtEndPr>
        <w:rPr>
          <w:color w:val="auto"/>
          <w:sz w:val="24"/>
          <w:szCs w:val="24"/>
          <w:rtl w:val="0"/>
        </w:rPr>
      </w:sdtEndPr>
      <w:sdtContent>
        <w:bookmarkStart w:id="58" w:name="_Toc42553067" w:displacedByCustomXml="prev"/>
        <w:p w14:paraId="6021D5EF" w14:textId="4DBAC0F1" w:rsidR="00BD575D" w:rsidRDefault="00F31DDB">
          <w:pPr>
            <w:pStyle w:val="1"/>
            <w:pBdr>
              <w:top w:val="none" w:sz="0" w:space="0" w:color="auto"/>
              <w:left w:val="none" w:sz="0" w:space="0" w:color="auto"/>
              <w:bottom w:val="none" w:sz="0" w:space="0" w:color="auto"/>
              <w:right w:val="none" w:sz="0" w:space="0" w:color="auto"/>
            </w:pBdr>
            <w:shd w:val="clear" w:color="auto" w:fill="auto"/>
            <w:bidi/>
            <w:spacing w:line="360" w:lineRule="auto"/>
            <w:jc w:val="center"/>
            <w:rPr>
              <w:rFonts w:ascii="Tahoma" w:hAnsi="Tahoma" w:cs="Tahoma"/>
              <w:b/>
              <w:bCs/>
              <w:color w:val="ED7D31" w:themeColor="accent2"/>
              <w:sz w:val="32"/>
              <w:szCs w:val="32"/>
            </w:rPr>
          </w:pPr>
          <w:r>
            <w:rPr>
              <w:rFonts w:ascii="Tahoma" w:hAnsi="Tahoma" w:cs="Tahoma"/>
              <w:b/>
              <w:bCs/>
              <w:color w:val="ED7D31" w:themeColor="accent2"/>
              <w:sz w:val="32"/>
              <w:szCs w:val="32"/>
              <w:rtl/>
            </w:rPr>
            <w:t>תוכן עניינים</w:t>
          </w:r>
          <w:bookmarkEnd w:id="58"/>
        </w:p>
        <w:p w14:paraId="0D191A47" w14:textId="77777777" w:rsidR="00BD575D" w:rsidRDefault="00F31DDB">
          <w:pPr>
            <w:pStyle w:val="TOC1"/>
            <w:rPr>
              <w:rFonts w:eastAsiaTheme="minorEastAsia"/>
              <w:sz w:val="22"/>
              <w:szCs w:val="22"/>
              <w:rtl/>
            </w:rPr>
          </w:pPr>
          <w:r>
            <w:fldChar w:fldCharType="begin"/>
          </w:r>
          <w:r>
            <w:instrText xml:space="preserve"> TOC \o "1-3" \h \z \u </w:instrText>
          </w:r>
          <w:r>
            <w:fldChar w:fldCharType="separate"/>
          </w:r>
          <w:hyperlink w:anchor="_Toc42553067" w:history="1">
            <w:r>
              <w:rPr>
                <w:rStyle w:val="Hyperlink"/>
                <w:rtl/>
              </w:rPr>
              <w:t>תוכן עניינים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Toc42553067 \h</w:instrText>
            </w:r>
            <w:r>
              <w:rPr>
                <w:webHidden/>
                <w:rtl/>
              </w:rPr>
              <w:instrText xml:space="preserve"> </w:instrText>
            </w:r>
            <w:r>
              <w:rPr>
                <w:rStyle w:val="Hyperlink"/>
                <w:rtl/>
              </w:rPr>
            </w:r>
            <w:r>
              <w:rPr>
                <w:rStyle w:val="Hyperlink"/>
                <w:rtl/>
              </w:rPr>
              <w:fldChar w:fldCharType="separate"/>
            </w:r>
            <w:r>
              <w:rPr>
                <w:webHidden/>
                <w:rtl/>
              </w:rPr>
              <w:t>3</w:t>
            </w:r>
            <w:r>
              <w:rPr>
                <w:rStyle w:val="Hyperlink"/>
                <w:rtl/>
              </w:rPr>
              <w:fldChar w:fldCharType="end"/>
            </w:r>
          </w:hyperlink>
        </w:p>
        <w:p w14:paraId="1711D137" w14:textId="77777777" w:rsidR="00BD575D" w:rsidRDefault="0022626E">
          <w:pPr>
            <w:pStyle w:val="TOC1"/>
            <w:rPr>
              <w:rFonts w:eastAsiaTheme="minorEastAsia"/>
              <w:sz w:val="22"/>
              <w:szCs w:val="22"/>
              <w:rtl/>
            </w:rPr>
          </w:pPr>
          <w:hyperlink w:anchor="_Toc42553068" w:history="1">
            <w:r w:rsidR="00F31DDB">
              <w:rPr>
                <w:rStyle w:val="Hyperlink"/>
                <w:rtl/>
              </w:rPr>
              <w:t>שלמי תודה</w:t>
            </w:r>
            <w:r w:rsidR="00F31DDB">
              <w:rPr>
                <w:webHidden/>
                <w:rtl/>
              </w:rPr>
              <w:tab/>
            </w:r>
            <w:r w:rsidR="00F31DDB">
              <w:rPr>
                <w:rStyle w:val="Hyperlink"/>
                <w:rtl/>
              </w:rPr>
              <w:fldChar w:fldCharType="begin"/>
            </w:r>
            <w:r w:rsidR="00F31DDB">
              <w:rPr>
                <w:webHidden/>
                <w:rtl/>
              </w:rPr>
              <w:instrText xml:space="preserve"> </w:instrText>
            </w:r>
            <w:r w:rsidR="00F31DDB">
              <w:rPr>
                <w:webHidden/>
              </w:rPr>
              <w:instrText>PAGEREF</w:instrText>
            </w:r>
            <w:r w:rsidR="00F31DDB">
              <w:rPr>
                <w:webHidden/>
                <w:rtl/>
              </w:rPr>
              <w:instrText xml:space="preserve"> _</w:instrText>
            </w:r>
            <w:r w:rsidR="00F31DDB">
              <w:rPr>
                <w:webHidden/>
              </w:rPr>
              <w:instrText>Toc42553068 \h</w:instrText>
            </w:r>
            <w:r w:rsidR="00F31DDB">
              <w:rPr>
                <w:webHidden/>
                <w:rtl/>
              </w:rPr>
              <w:instrText xml:space="preserve"> </w:instrText>
            </w:r>
            <w:r w:rsidR="00F31DDB">
              <w:rPr>
                <w:rStyle w:val="Hyperlink"/>
                <w:rtl/>
              </w:rPr>
            </w:r>
            <w:r w:rsidR="00F31DDB">
              <w:rPr>
                <w:rStyle w:val="Hyperlink"/>
                <w:rtl/>
              </w:rPr>
              <w:fldChar w:fldCharType="separate"/>
            </w:r>
            <w:r w:rsidR="00F31DDB">
              <w:rPr>
                <w:webHidden/>
                <w:rtl/>
              </w:rPr>
              <w:t>4</w:t>
            </w:r>
            <w:r w:rsidR="00F31DDB">
              <w:rPr>
                <w:rStyle w:val="Hyperlink"/>
                <w:rtl/>
              </w:rPr>
              <w:fldChar w:fldCharType="end"/>
            </w:r>
          </w:hyperlink>
        </w:p>
        <w:p w14:paraId="2193E008" w14:textId="77777777" w:rsidR="00BD575D" w:rsidRDefault="0022626E">
          <w:pPr>
            <w:pStyle w:val="TOC1"/>
            <w:rPr>
              <w:rFonts w:eastAsiaTheme="minorEastAsia"/>
              <w:sz w:val="22"/>
              <w:szCs w:val="22"/>
              <w:rtl/>
            </w:rPr>
          </w:pPr>
          <w:hyperlink w:anchor="_Toc42553069" w:history="1">
            <w:r w:rsidR="00F31DDB">
              <w:rPr>
                <w:rStyle w:val="Hyperlink"/>
                <w:rtl/>
              </w:rPr>
              <w:t>מבוא</w:t>
            </w:r>
            <w:r w:rsidR="00F31DDB">
              <w:rPr>
                <w:webHidden/>
                <w:rtl/>
              </w:rPr>
              <w:tab/>
            </w:r>
            <w:r w:rsidR="00F31DDB">
              <w:rPr>
                <w:rStyle w:val="Hyperlink"/>
                <w:rtl/>
              </w:rPr>
              <w:fldChar w:fldCharType="begin"/>
            </w:r>
            <w:r w:rsidR="00F31DDB">
              <w:rPr>
                <w:webHidden/>
                <w:rtl/>
              </w:rPr>
              <w:instrText xml:space="preserve"> </w:instrText>
            </w:r>
            <w:r w:rsidR="00F31DDB">
              <w:rPr>
                <w:webHidden/>
              </w:rPr>
              <w:instrText>PAGEREF</w:instrText>
            </w:r>
            <w:r w:rsidR="00F31DDB">
              <w:rPr>
                <w:webHidden/>
                <w:rtl/>
              </w:rPr>
              <w:instrText xml:space="preserve"> _</w:instrText>
            </w:r>
            <w:r w:rsidR="00F31DDB">
              <w:rPr>
                <w:webHidden/>
              </w:rPr>
              <w:instrText>Toc42553069 \h</w:instrText>
            </w:r>
            <w:r w:rsidR="00F31DDB">
              <w:rPr>
                <w:webHidden/>
                <w:rtl/>
              </w:rPr>
              <w:instrText xml:space="preserve"> </w:instrText>
            </w:r>
            <w:r w:rsidR="00F31DDB">
              <w:rPr>
                <w:rStyle w:val="Hyperlink"/>
                <w:rtl/>
              </w:rPr>
            </w:r>
            <w:r w:rsidR="00F31DDB">
              <w:rPr>
                <w:rStyle w:val="Hyperlink"/>
                <w:rtl/>
              </w:rPr>
              <w:fldChar w:fldCharType="separate"/>
            </w:r>
            <w:r w:rsidR="00F31DDB">
              <w:rPr>
                <w:webHidden/>
                <w:rtl/>
              </w:rPr>
              <w:t>5</w:t>
            </w:r>
            <w:r w:rsidR="00F31DDB">
              <w:rPr>
                <w:rStyle w:val="Hyperlink"/>
                <w:rtl/>
              </w:rPr>
              <w:fldChar w:fldCharType="end"/>
            </w:r>
          </w:hyperlink>
        </w:p>
        <w:p w14:paraId="41065D76" w14:textId="77777777" w:rsidR="00BD575D" w:rsidRDefault="0022626E">
          <w:pPr>
            <w:pStyle w:val="TOC1"/>
            <w:rPr>
              <w:rFonts w:eastAsiaTheme="minorEastAsia"/>
              <w:sz w:val="22"/>
              <w:szCs w:val="22"/>
              <w:rtl/>
            </w:rPr>
          </w:pPr>
          <w:hyperlink w:anchor="_Toc42553070" w:history="1">
            <w:r w:rsidR="00F31DDB">
              <w:rPr>
                <w:rStyle w:val="Hyperlink"/>
                <w:rtl/>
              </w:rPr>
              <w:t>תקציר</w:t>
            </w:r>
            <w:r w:rsidR="00F31DDB">
              <w:rPr>
                <w:webHidden/>
                <w:rtl/>
              </w:rPr>
              <w:tab/>
            </w:r>
            <w:r w:rsidR="00F31DDB">
              <w:rPr>
                <w:rStyle w:val="Hyperlink"/>
                <w:rtl/>
              </w:rPr>
              <w:fldChar w:fldCharType="begin"/>
            </w:r>
            <w:r w:rsidR="00F31DDB">
              <w:rPr>
                <w:webHidden/>
                <w:rtl/>
              </w:rPr>
              <w:instrText xml:space="preserve"> </w:instrText>
            </w:r>
            <w:r w:rsidR="00F31DDB">
              <w:rPr>
                <w:webHidden/>
              </w:rPr>
              <w:instrText>PAGEREF</w:instrText>
            </w:r>
            <w:r w:rsidR="00F31DDB">
              <w:rPr>
                <w:webHidden/>
                <w:rtl/>
              </w:rPr>
              <w:instrText xml:space="preserve"> _</w:instrText>
            </w:r>
            <w:r w:rsidR="00F31DDB">
              <w:rPr>
                <w:webHidden/>
              </w:rPr>
              <w:instrText>Toc42553070 \h</w:instrText>
            </w:r>
            <w:r w:rsidR="00F31DDB">
              <w:rPr>
                <w:webHidden/>
                <w:rtl/>
              </w:rPr>
              <w:instrText xml:space="preserve"> </w:instrText>
            </w:r>
            <w:r w:rsidR="00F31DDB">
              <w:rPr>
                <w:rStyle w:val="Hyperlink"/>
                <w:rtl/>
              </w:rPr>
            </w:r>
            <w:r w:rsidR="00F31DDB">
              <w:rPr>
                <w:rStyle w:val="Hyperlink"/>
                <w:rtl/>
              </w:rPr>
              <w:fldChar w:fldCharType="separate"/>
            </w:r>
            <w:r w:rsidR="00F31DDB">
              <w:rPr>
                <w:webHidden/>
                <w:rtl/>
              </w:rPr>
              <w:t>7</w:t>
            </w:r>
            <w:r w:rsidR="00F31DDB">
              <w:rPr>
                <w:rStyle w:val="Hyperlink"/>
                <w:rtl/>
              </w:rPr>
              <w:fldChar w:fldCharType="end"/>
            </w:r>
          </w:hyperlink>
        </w:p>
        <w:p w14:paraId="2C3C4771" w14:textId="77777777" w:rsidR="00BD575D" w:rsidRDefault="0022626E">
          <w:pPr>
            <w:pStyle w:val="TOC1"/>
            <w:rPr>
              <w:rFonts w:eastAsiaTheme="minorEastAsia"/>
              <w:sz w:val="22"/>
              <w:szCs w:val="22"/>
              <w:rtl/>
            </w:rPr>
          </w:pPr>
          <w:hyperlink w:anchor="_Toc42553071" w:history="1">
            <w:r w:rsidR="00F31DDB">
              <w:rPr>
                <w:rStyle w:val="Hyperlink"/>
                <w:rtl/>
              </w:rPr>
              <w:t>מטרות ויעדים:</w:t>
            </w:r>
            <w:r w:rsidR="00F31DDB">
              <w:rPr>
                <w:webHidden/>
                <w:rtl/>
              </w:rPr>
              <w:tab/>
            </w:r>
            <w:r w:rsidR="00F31DDB">
              <w:rPr>
                <w:rStyle w:val="Hyperlink"/>
                <w:rtl/>
              </w:rPr>
              <w:fldChar w:fldCharType="begin"/>
            </w:r>
            <w:r w:rsidR="00F31DDB">
              <w:rPr>
                <w:webHidden/>
                <w:rtl/>
              </w:rPr>
              <w:instrText xml:space="preserve"> </w:instrText>
            </w:r>
            <w:r w:rsidR="00F31DDB">
              <w:rPr>
                <w:webHidden/>
              </w:rPr>
              <w:instrText>PAGEREF</w:instrText>
            </w:r>
            <w:r w:rsidR="00F31DDB">
              <w:rPr>
                <w:webHidden/>
                <w:rtl/>
              </w:rPr>
              <w:instrText xml:space="preserve"> _</w:instrText>
            </w:r>
            <w:r w:rsidR="00F31DDB">
              <w:rPr>
                <w:webHidden/>
              </w:rPr>
              <w:instrText>Toc42553071 \h</w:instrText>
            </w:r>
            <w:r w:rsidR="00F31DDB">
              <w:rPr>
                <w:webHidden/>
                <w:rtl/>
              </w:rPr>
              <w:instrText xml:space="preserve"> </w:instrText>
            </w:r>
            <w:r w:rsidR="00F31DDB">
              <w:rPr>
                <w:rStyle w:val="Hyperlink"/>
                <w:rtl/>
              </w:rPr>
            </w:r>
            <w:r w:rsidR="00F31DDB">
              <w:rPr>
                <w:rStyle w:val="Hyperlink"/>
                <w:rtl/>
              </w:rPr>
              <w:fldChar w:fldCharType="separate"/>
            </w:r>
            <w:r w:rsidR="00F31DDB">
              <w:rPr>
                <w:webHidden/>
                <w:rtl/>
              </w:rPr>
              <w:t>9</w:t>
            </w:r>
            <w:r w:rsidR="00F31DDB">
              <w:rPr>
                <w:rStyle w:val="Hyperlink"/>
                <w:rtl/>
              </w:rPr>
              <w:fldChar w:fldCharType="end"/>
            </w:r>
          </w:hyperlink>
        </w:p>
        <w:p w14:paraId="1F8D9025" w14:textId="45EFDFF9" w:rsidR="00BD575D" w:rsidRDefault="0022626E">
          <w:pPr>
            <w:pStyle w:val="TOC2"/>
            <w:tabs>
              <w:tab w:val="right" w:leader="dot" w:pos="9016"/>
            </w:tabs>
            <w:bidi/>
            <w:rPr>
              <w:rFonts w:ascii="Tahoma" w:eastAsiaTheme="minorEastAsia" w:hAnsi="Tahoma" w:cs="Tahoma"/>
              <w:noProof/>
              <w:sz w:val="22"/>
              <w:szCs w:val="22"/>
              <w:rtl/>
            </w:rPr>
          </w:pPr>
          <w:hyperlink w:anchor="_Toc42553072" w:history="1">
            <w:r w:rsidR="00F31DDB">
              <w:rPr>
                <w:rStyle w:val="Hyperlink"/>
                <w:rFonts w:ascii="Tahoma" w:hAnsi="Tahoma" w:cs="Tahoma"/>
                <w:noProof/>
                <w:rtl/>
              </w:rPr>
              <w:t>מטרות המערכת:</w:t>
            </w:r>
            <w:r w:rsidR="00F31DDB">
              <w:rPr>
                <w:rFonts w:ascii="Tahoma" w:hAnsi="Tahoma" w:cs="Tahoma"/>
                <w:noProof/>
                <w:webHidden/>
                <w:rtl/>
              </w:rPr>
              <w:tab/>
            </w:r>
            <w:r w:rsidR="00F31DDB">
              <w:rPr>
                <w:rStyle w:val="Hyperlink"/>
                <w:rFonts w:ascii="Tahoma" w:hAnsi="Tahoma" w:cs="Tahoma"/>
                <w:noProof/>
                <w:rtl/>
              </w:rPr>
              <w:fldChar w:fldCharType="begin"/>
            </w:r>
            <w:r w:rsidR="00F31DDB">
              <w:rPr>
                <w:rFonts w:ascii="Tahoma" w:hAnsi="Tahoma" w:cs="Tahoma"/>
                <w:noProof/>
                <w:webHidden/>
                <w:rtl/>
              </w:rPr>
              <w:instrText xml:space="preserve"> </w:instrText>
            </w:r>
            <w:r w:rsidR="00F31DDB">
              <w:rPr>
                <w:rFonts w:ascii="Tahoma" w:hAnsi="Tahoma" w:cs="Tahoma"/>
                <w:noProof/>
                <w:webHidden/>
              </w:rPr>
              <w:instrText>PAGEREF</w:instrText>
            </w:r>
            <w:r w:rsidR="00F31DDB">
              <w:rPr>
                <w:rFonts w:ascii="Tahoma" w:hAnsi="Tahoma" w:cs="Tahoma"/>
                <w:noProof/>
                <w:webHidden/>
                <w:rtl/>
              </w:rPr>
              <w:instrText xml:space="preserve"> _</w:instrText>
            </w:r>
            <w:r w:rsidR="00F31DDB">
              <w:rPr>
                <w:rFonts w:ascii="Tahoma" w:hAnsi="Tahoma" w:cs="Tahoma"/>
                <w:noProof/>
                <w:webHidden/>
              </w:rPr>
              <w:instrText>Toc42553072 \h</w:instrText>
            </w:r>
            <w:r w:rsidR="00F31DDB">
              <w:rPr>
                <w:rFonts w:ascii="Tahoma" w:hAnsi="Tahoma" w:cs="Tahoma"/>
                <w:noProof/>
                <w:webHidden/>
                <w:rtl/>
              </w:rPr>
              <w:instrText xml:space="preserve"> </w:instrText>
            </w:r>
            <w:r w:rsidR="00F31DDB">
              <w:rPr>
                <w:rStyle w:val="Hyperlink"/>
                <w:rFonts w:ascii="Tahoma" w:hAnsi="Tahoma" w:cs="Tahoma"/>
                <w:noProof/>
                <w:rtl/>
              </w:rPr>
            </w:r>
            <w:r w:rsidR="00F31DDB">
              <w:rPr>
                <w:rStyle w:val="Hyperlink"/>
                <w:rFonts w:ascii="Tahoma" w:hAnsi="Tahoma" w:cs="Tahoma"/>
                <w:noProof/>
                <w:rtl/>
              </w:rPr>
              <w:fldChar w:fldCharType="separate"/>
            </w:r>
            <w:r w:rsidR="00F31DDB">
              <w:rPr>
                <w:rFonts w:ascii="Tahoma" w:hAnsi="Tahoma" w:cs="Tahoma"/>
                <w:noProof/>
                <w:webHidden/>
                <w:rtl/>
              </w:rPr>
              <w:t>9</w:t>
            </w:r>
            <w:r w:rsidR="00F31DDB">
              <w:rPr>
                <w:rStyle w:val="Hyperlink"/>
                <w:rFonts w:ascii="Tahoma" w:hAnsi="Tahoma" w:cs="Tahoma"/>
                <w:noProof/>
                <w:rtl/>
              </w:rPr>
              <w:fldChar w:fldCharType="end"/>
            </w:r>
          </w:hyperlink>
        </w:p>
        <w:p w14:paraId="14DFA9F8" w14:textId="77777777" w:rsidR="00BD575D" w:rsidRDefault="0022626E">
          <w:pPr>
            <w:pStyle w:val="TOC2"/>
            <w:tabs>
              <w:tab w:val="right" w:leader="dot" w:pos="9016"/>
            </w:tabs>
            <w:bidi/>
            <w:rPr>
              <w:rFonts w:ascii="Tahoma" w:eastAsiaTheme="minorEastAsia" w:hAnsi="Tahoma" w:cs="Tahoma"/>
              <w:noProof/>
              <w:sz w:val="22"/>
              <w:szCs w:val="22"/>
              <w:rtl/>
            </w:rPr>
          </w:pPr>
          <w:hyperlink w:anchor="_Toc42553073" w:history="1">
            <w:r w:rsidR="00F31DDB">
              <w:rPr>
                <w:rStyle w:val="Hyperlink"/>
                <w:rFonts w:ascii="Tahoma" w:hAnsi="Tahoma" w:cs="Tahoma"/>
                <w:noProof/>
                <w:rtl/>
              </w:rPr>
              <w:t>יעדי המערכת:</w:t>
            </w:r>
            <w:r w:rsidR="00F31DDB">
              <w:rPr>
                <w:rFonts w:ascii="Tahoma" w:hAnsi="Tahoma" w:cs="Tahoma"/>
                <w:noProof/>
                <w:webHidden/>
                <w:rtl/>
              </w:rPr>
              <w:tab/>
            </w:r>
            <w:r w:rsidR="00F31DDB">
              <w:rPr>
                <w:rStyle w:val="Hyperlink"/>
                <w:rFonts w:ascii="Tahoma" w:hAnsi="Tahoma" w:cs="Tahoma"/>
                <w:noProof/>
                <w:rtl/>
              </w:rPr>
              <w:fldChar w:fldCharType="begin"/>
            </w:r>
            <w:r w:rsidR="00F31DDB">
              <w:rPr>
                <w:rFonts w:ascii="Tahoma" w:hAnsi="Tahoma" w:cs="Tahoma"/>
                <w:noProof/>
                <w:webHidden/>
                <w:rtl/>
              </w:rPr>
              <w:instrText xml:space="preserve"> </w:instrText>
            </w:r>
            <w:r w:rsidR="00F31DDB">
              <w:rPr>
                <w:rFonts w:ascii="Tahoma" w:hAnsi="Tahoma" w:cs="Tahoma"/>
                <w:noProof/>
                <w:webHidden/>
              </w:rPr>
              <w:instrText>PAGEREF</w:instrText>
            </w:r>
            <w:r w:rsidR="00F31DDB">
              <w:rPr>
                <w:rFonts w:ascii="Tahoma" w:hAnsi="Tahoma" w:cs="Tahoma"/>
                <w:noProof/>
                <w:webHidden/>
                <w:rtl/>
              </w:rPr>
              <w:instrText xml:space="preserve"> _</w:instrText>
            </w:r>
            <w:r w:rsidR="00F31DDB">
              <w:rPr>
                <w:rFonts w:ascii="Tahoma" w:hAnsi="Tahoma" w:cs="Tahoma"/>
                <w:noProof/>
                <w:webHidden/>
              </w:rPr>
              <w:instrText>Toc42553073 \h</w:instrText>
            </w:r>
            <w:r w:rsidR="00F31DDB">
              <w:rPr>
                <w:rFonts w:ascii="Tahoma" w:hAnsi="Tahoma" w:cs="Tahoma"/>
                <w:noProof/>
                <w:webHidden/>
                <w:rtl/>
              </w:rPr>
              <w:instrText xml:space="preserve"> </w:instrText>
            </w:r>
            <w:r w:rsidR="00F31DDB">
              <w:rPr>
                <w:rStyle w:val="Hyperlink"/>
                <w:rFonts w:ascii="Tahoma" w:hAnsi="Tahoma" w:cs="Tahoma"/>
                <w:noProof/>
                <w:rtl/>
              </w:rPr>
            </w:r>
            <w:r w:rsidR="00F31DDB">
              <w:rPr>
                <w:rStyle w:val="Hyperlink"/>
                <w:rFonts w:ascii="Tahoma" w:hAnsi="Tahoma" w:cs="Tahoma"/>
                <w:noProof/>
                <w:rtl/>
              </w:rPr>
              <w:fldChar w:fldCharType="separate"/>
            </w:r>
            <w:r w:rsidR="00F31DDB">
              <w:rPr>
                <w:rFonts w:ascii="Tahoma" w:hAnsi="Tahoma" w:cs="Tahoma"/>
                <w:noProof/>
                <w:webHidden/>
                <w:rtl/>
              </w:rPr>
              <w:t>9</w:t>
            </w:r>
            <w:r w:rsidR="00F31DDB">
              <w:rPr>
                <w:rStyle w:val="Hyperlink"/>
                <w:rFonts w:ascii="Tahoma" w:hAnsi="Tahoma" w:cs="Tahoma"/>
                <w:noProof/>
                <w:rtl/>
              </w:rPr>
              <w:fldChar w:fldCharType="end"/>
            </w:r>
          </w:hyperlink>
        </w:p>
        <w:p w14:paraId="6388505B" w14:textId="136B7CFD" w:rsidR="00BD575D" w:rsidRDefault="0022626E">
          <w:pPr>
            <w:pStyle w:val="TOC1"/>
            <w:rPr>
              <w:rFonts w:eastAsiaTheme="minorEastAsia"/>
              <w:sz w:val="22"/>
              <w:szCs w:val="22"/>
              <w:rtl/>
            </w:rPr>
          </w:pPr>
          <w:hyperlink w:anchor="_Toc42553074" w:history="1">
            <w:r w:rsidR="00F31DDB">
              <w:rPr>
                <w:rStyle w:val="Hyperlink"/>
                <w:rtl/>
              </w:rPr>
              <w:t>תיחום המערכת:</w:t>
            </w:r>
            <w:r w:rsidR="00F31DDB">
              <w:rPr>
                <w:webHidden/>
                <w:rtl/>
              </w:rPr>
              <w:tab/>
            </w:r>
            <w:r w:rsidR="00F31DDB">
              <w:rPr>
                <w:rStyle w:val="Hyperlink"/>
                <w:rtl/>
              </w:rPr>
              <w:fldChar w:fldCharType="begin"/>
            </w:r>
            <w:r w:rsidR="00F31DDB">
              <w:rPr>
                <w:webHidden/>
                <w:rtl/>
              </w:rPr>
              <w:instrText xml:space="preserve"> </w:instrText>
            </w:r>
            <w:r w:rsidR="00F31DDB">
              <w:rPr>
                <w:webHidden/>
              </w:rPr>
              <w:instrText>PAGEREF</w:instrText>
            </w:r>
            <w:r w:rsidR="00F31DDB">
              <w:rPr>
                <w:webHidden/>
                <w:rtl/>
              </w:rPr>
              <w:instrText xml:space="preserve"> _</w:instrText>
            </w:r>
            <w:r w:rsidR="00F31DDB">
              <w:rPr>
                <w:webHidden/>
              </w:rPr>
              <w:instrText>Toc42553074 \h</w:instrText>
            </w:r>
            <w:r w:rsidR="00F31DDB">
              <w:rPr>
                <w:webHidden/>
                <w:rtl/>
              </w:rPr>
              <w:instrText xml:space="preserve"> </w:instrText>
            </w:r>
            <w:r w:rsidR="00F31DDB">
              <w:rPr>
                <w:rStyle w:val="Hyperlink"/>
                <w:rtl/>
              </w:rPr>
            </w:r>
            <w:r w:rsidR="00F31DDB">
              <w:rPr>
                <w:rStyle w:val="Hyperlink"/>
                <w:rtl/>
              </w:rPr>
              <w:fldChar w:fldCharType="separate"/>
            </w:r>
            <w:r w:rsidR="00F31DDB">
              <w:rPr>
                <w:webHidden/>
                <w:rtl/>
              </w:rPr>
              <w:t>10</w:t>
            </w:r>
            <w:r w:rsidR="00F31DDB">
              <w:rPr>
                <w:rStyle w:val="Hyperlink"/>
                <w:rtl/>
              </w:rPr>
              <w:fldChar w:fldCharType="end"/>
            </w:r>
          </w:hyperlink>
        </w:p>
        <w:p w14:paraId="7F7F94E9" w14:textId="3E8C06A8" w:rsidR="00BD575D" w:rsidRDefault="0022626E">
          <w:pPr>
            <w:pStyle w:val="TOC1"/>
            <w:rPr>
              <w:rFonts w:eastAsiaTheme="minorEastAsia"/>
              <w:sz w:val="22"/>
              <w:szCs w:val="22"/>
              <w:rtl/>
            </w:rPr>
          </w:pPr>
          <w:hyperlink w:anchor="_Toc42553075" w:history="1">
            <w:r w:rsidR="00F31DDB">
              <w:rPr>
                <w:rStyle w:val="Hyperlink"/>
                <w:rtl/>
              </w:rPr>
              <w:t>רעיונות לפיתוח עתידי</w:t>
            </w:r>
            <w:r w:rsidR="00F31DDB">
              <w:rPr>
                <w:webHidden/>
                <w:rtl/>
              </w:rPr>
              <w:tab/>
            </w:r>
            <w:r w:rsidR="00F31DDB">
              <w:rPr>
                <w:rStyle w:val="Hyperlink"/>
                <w:rtl/>
              </w:rPr>
              <w:fldChar w:fldCharType="begin"/>
            </w:r>
            <w:r w:rsidR="00F31DDB">
              <w:rPr>
                <w:webHidden/>
                <w:rtl/>
              </w:rPr>
              <w:instrText xml:space="preserve"> </w:instrText>
            </w:r>
            <w:r w:rsidR="00F31DDB">
              <w:rPr>
                <w:webHidden/>
              </w:rPr>
              <w:instrText>PAGEREF</w:instrText>
            </w:r>
            <w:r w:rsidR="00F31DDB">
              <w:rPr>
                <w:webHidden/>
                <w:rtl/>
              </w:rPr>
              <w:instrText xml:space="preserve"> _</w:instrText>
            </w:r>
            <w:r w:rsidR="00F31DDB">
              <w:rPr>
                <w:webHidden/>
              </w:rPr>
              <w:instrText>Toc42553075 \h</w:instrText>
            </w:r>
            <w:r w:rsidR="00F31DDB">
              <w:rPr>
                <w:webHidden/>
                <w:rtl/>
              </w:rPr>
              <w:instrText xml:space="preserve"> </w:instrText>
            </w:r>
            <w:r w:rsidR="00F31DDB">
              <w:rPr>
                <w:rStyle w:val="Hyperlink"/>
                <w:rtl/>
              </w:rPr>
            </w:r>
            <w:r w:rsidR="00F31DDB">
              <w:rPr>
                <w:rStyle w:val="Hyperlink"/>
                <w:rtl/>
              </w:rPr>
              <w:fldChar w:fldCharType="separate"/>
            </w:r>
            <w:r w:rsidR="00F31DDB">
              <w:rPr>
                <w:webHidden/>
                <w:rtl/>
              </w:rPr>
              <w:t>11</w:t>
            </w:r>
            <w:r w:rsidR="00F31DDB">
              <w:rPr>
                <w:rStyle w:val="Hyperlink"/>
                <w:rtl/>
              </w:rPr>
              <w:fldChar w:fldCharType="end"/>
            </w:r>
          </w:hyperlink>
        </w:p>
        <w:p w14:paraId="5C80B763" w14:textId="77777777" w:rsidR="00BD575D" w:rsidRDefault="0022626E">
          <w:pPr>
            <w:pStyle w:val="TOC1"/>
            <w:rPr>
              <w:rFonts w:eastAsiaTheme="minorEastAsia"/>
              <w:sz w:val="22"/>
              <w:szCs w:val="22"/>
              <w:rtl/>
            </w:rPr>
          </w:pPr>
          <w:hyperlink w:anchor="_Toc42553076" w:history="1">
            <w:r w:rsidR="00F31DDB">
              <w:rPr>
                <w:rStyle w:val="Hyperlink"/>
                <w:rtl/>
              </w:rPr>
              <w:t>מפרט טכני:</w:t>
            </w:r>
            <w:r w:rsidR="00F31DDB">
              <w:rPr>
                <w:webHidden/>
                <w:rtl/>
              </w:rPr>
              <w:tab/>
            </w:r>
            <w:r w:rsidR="00F31DDB">
              <w:rPr>
                <w:rStyle w:val="Hyperlink"/>
                <w:rtl/>
              </w:rPr>
              <w:fldChar w:fldCharType="begin"/>
            </w:r>
            <w:r w:rsidR="00F31DDB">
              <w:rPr>
                <w:webHidden/>
                <w:rtl/>
              </w:rPr>
              <w:instrText xml:space="preserve"> </w:instrText>
            </w:r>
            <w:r w:rsidR="00F31DDB">
              <w:rPr>
                <w:webHidden/>
              </w:rPr>
              <w:instrText>PAGEREF</w:instrText>
            </w:r>
            <w:r w:rsidR="00F31DDB">
              <w:rPr>
                <w:webHidden/>
                <w:rtl/>
              </w:rPr>
              <w:instrText xml:space="preserve"> _</w:instrText>
            </w:r>
            <w:r w:rsidR="00F31DDB">
              <w:rPr>
                <w:webHidden/>
              </w:rPr>
              <w:instrText>Toc42553076 \h</w:instrText>
            </w:r>
            <w:r w:rsidR="00F31DDB">
              <w:rPr>
                <w:webHidden/>
                <w:rtl/>
              </w:rPr>
              <w:instrText xml:space="preserve"> </w:instrText>
            </w:r>
            <w:r w:rsidR="00F31DDB">
              <w:rPr>
                <w:rStyle w:val="Hyperlink"/>
                <w:rtl/>
              </w:rPr>
            </w:r>
            <w:r w:rsidR="00F31DDB">
              <w:rPr>
                <w:rStyle w:val="Hyperlink"/>
                <w:rtl/>
              </w:rPr>
              <w:fldChar w:fldCharType="separate"/>
            </w:r>
            <w:r w:rsidR="00F31DDB">
              <w:rPr>
                <w:webHidden/>
                <w:rtl/>
              </w:rPr>
              <w:t>13</w:t>
            </w:r>
            <w:r w:rsidR="00F31DDB">
              <w:rPr>
                <w:rStyle w:val="Hyperlink"/>
                <w:rtl/>
              </w:rPr>
              <w:fldChar w:fldCharType="end"/>
            </w:r>
          </w:hyperlink>
        </w:p>
        <w:p w14:paraId="51083DD6" w14:textId="0037B68F" w:rsidR="00BD575D" w:rsidRDefault="0022626E">
          <w:pPr>
            <w:pStyle w:val="TOC2"/>
            <w:tabs>
              <w:tab w:val="right" w:leader="dot" w:pos="9016"/>
            </w:tabs>
            <w:bidi/>
            <w:rPr>
              <w:rFonts w:ascii="Tahoma" w:eastAsiaTheme="minorEastAsia" w:hAnsi="Tahoma" w:cs="Tahoma"/>
              <w:noProof/>
              <w:sz w:val="22"/>
              <w:szCs w:val="22"/>
              <w:rtl/>
            </w:rPr>
          </w:pPr>
          <w:hyperlink w:anchor="_Toc42553077" w:history="1">
            <w:r w:rsidR="00F31DDB">
              <w:rPr>
                <w:rStyle w:val="Hyperlink"/>
                <w:rFonts w:ascii="Tahoma" w:hAnsi="Tahoma" w:cs="Tahoma"/>
                <w:noProof/>
                <w:rtl/>
              </w:rPr>
              <w:t>סביבת פיתוח:</w:t>
            </w:r>
            <w:r w:rsidR="00F31DDB">
              <w:rPr>
                <w:rFonts w:ascii="Tahoma" w:hAnsi="Tahoma" w:cs="Tahoma"/>
                <w:noProof/>
                <w:webHidden/>
                <w:rtl/>
              </w:rPr>
              <w:tab/>
            </w:r>
            <w:r w:rsidR="00F31DDB">
              <w:rPr>
                <w:rStyle w:val="Hyperlink"/>
                <w:rFonts w:ascii="Tahoma" w:hAnsi="Tahoma" w:cs="Tahoma"/>
                <w:noProof/>
                <w:rtl/>
              </w:rPr>
              <w:fldChar w:fldCharType="begin"/>
            </w:r>
            <w:r w:rsidR="00F31DDB">
              <w:rPr>
                <w:rFonts w:ascii="Tahoma" w:hAnsi="Tahoma" w:cs="Tahoma"/>
                <w:noProof/>
                <w:webHidden/>
                <w:rtl/>
              </w:rPr>
              <w:instrText xml:space="preserve"> </w:instrText>
            </w:r>
            <w:r w:rsidR="00F31DDB">
              <w:rPr>
                <w:rFonts w:ascii="Tahoma" w:hAnsi="Tahoma" w:cs="Tahoma"/>
                <w:noProof/>
                <w:webHidden/>
              </w:rPr>
              <w:instrText>PAGEREF</w:instrText>
            </w:r>
            <w:r w:rsidR="00F31DDB">
              <w:rPr>
                <w:rFonts w:ascii="Tahoma" w:hAnsi="Tahoma" w:cs="Tahoma"/>
                <w:noProof/>
                <w:webHidden/>
                <w:rtl/>
              </w:rPr>
              <w:instrText xml:space="preserve"> _</w:instrText>
            </w:r>
            <w:r w:rsidR="00F31DDB">
              <w:rPr>
                <w:rFonts w:ascii="Tahoma" w:hAnsi="Tahoma" w:cs="Tahoma"/>
                <w:noProof/>
                <w:webHidden/>
              </w:rPr>
              <w:instrText>Toc42553077 \h</w:instrText>
            </w:r>
            <w:r w:rsidR="00F31DDB">
              <w:rPr>
                <w:rFonts w:ascii="Tahoma" w:hAnsi="Tahoma" w:cs="Tahoma"/>
                <w:noProof/>
                <w:webHidden/>
                <w:rtl/>
              </w:rPr>
              <w:instrText xml:space="preserve"> </w:instrText>
            </w:r>
            <w:r w:rsidR="00F31DDB">
              <w:rPr>
                <w:rStyle w:val="Hyperlink"/>
                <w:rFonts w:ascii="Tahoma" w:hAnsi="Tahoma" w:cs="Tahoma"/>
                <w:noProof/>
                <w:rtl/>
              </w:rPr>
            </w:r>
            <w:r w:rsidR="00F31DDB">
              <w:rPr>
                <w:rStyle w:val="Hyperlink"/>
                <w:rFonts w:ascii="Tahoma" w:hAnsi="Tahoma" w:cs="Tahoma"/>
                <w:noProof/>
                <w:rtl/>
              </w:rPr>
              <w:fldChar w:fldCharType="separate"/>
            </w:r>
            <w:r w:rsidR="00F31DDB">
              <w:rPr>
                <w:rFonts w:ascii="Tahoma" w:hAnsi="Tahoma" w:cs="Tahoma"/>
                <w:noProof/>
                <w:webHidden/>
                <w:rtl/>
              </w:rPr>
              <w:t>13</w:t>
            </w:r>
            <w:r w:rsidR="00F31DDB">
              <w:rPr>
                <w:rStyle w:val="Hyperlink"/>
                <w:rFonts w:ascii="Tahoma" w:hAnsi="Tahoma" w:cs="Tahoma"/>
                <w:noProof/>
                <w:rtl/>
              </w:rPr>
              <w:fldChar w:fldCharType="end"/>
            </w:r>
          </w:hyperlink>
        </w:p>
        <w:p w14:paraId="443911A9" w14:textId="77777777" w:rsidR="00BD575D" w:rsidRDefault="0022626E">
          <w:pPr>
            <w:pStyle w:val="TOC2"/>
            <w:tabs>
              <w:tab w:val="right" w:leader="dot" w:pos="9016"/>
            </w:tabs>
            <w:bidi/>
            <w:rPr>
              <w:rFonts w:ascii="Tahoma" w:eastAsiaTheme="minorEastAsia" w:hAnsi="Tahoma" w:cs="Tahoma"/>
              <w:noProof/>
              <w:sz w:val="22"/>
              <w:szCs w:val="22"/>
              <w:rtl/>
            </w:rPr>
          </w:pPr>
          <w:hyperlink w:anchor="_Toc42553078" w:history="1">
            <w:r w:rsidR="00F31DDB">
              <w:rPr>
                <w:rStyle w:val="Hyperlink"/>
                <w:rFonts w:ascii="Tahoma" w:hAnsi="Tahoma" w:cs="Tahoma"/>
                <w:noProof/>
                <w:rtl/>
              </w:rPr>
              <w:t>עמדת משתמש:</w:t>
            </w:r>
            <w:r w:rsidR="00F31DDB">
              <w:rPr>
                <w:rFonts w:ascii="Tahoma" w:hAnsi="Tahoma" w:cs="Tahoma"/>
                <w:noProof/>
                <w:webHidden/>
                <w:rtl/>
              </w:rPr>
              <w:tab/>
            </w:r>
            <w:r w:rsidR="00F31DDB">
              <w:rPr>
                <w:rStyle w:val="Hyperlink"/>
                <w:rFonts w:ascii="Tahoma" w:hAnsi="Tahoma" w:cs="Tahoma"/>
                <w:noProof/>
                <w:rtl/>
              </w:rPr>
              <w:fldChar w:fldCharType="begin"/>
            </w:r>
            <w:r w:rsidR="00F31DDB">
              <w:rPr>
                <w:rFonts w:ascii="Tahoma" w:hAnsi="Tahoma" w:cs="Tahoma"/>
                <w:noProof/>
                <w:webHidden/>
                <w:rtl/>
              </w:rPr>
              <w:instrText xml:space="preserve"> </w:instrText>
            </w:r>
            <w:r w:rsidR="00F31DDB">
              <w:rPr>
                <w:rFonts w:ascii="Tahoma" w:hAnsi="Tahoma" w:cs="Tahoma"/>
                <w:noProof/>
                <w:webHidden/>
              </w:rPr>
              <w:instrText>PAGEREF</w:instrText>
            </w:r>
            <w:r w:rsidR="00F31DDB">
              <w:rPr>
                <w:rFonts w:ascii="Tahoma" w:hAnsi="Tahoma" w:cs="Tahoma"/>
                <w:noProof/>
                <w:webHidden/>
                <w:rtl/>
              </w:rPr>
              <w:instrText xml:space="preserve"> _</w:instrText>
            </w:r>
            <w:r w:rsidR="00F31DDB">
              <w:rPr>
                <w:rFonts w:ascii="Tahoma" w:hAnsi="Tahoma" w:cs="Tahoma"/>
                <w:noProof/>
                <w:webHidden/>
              </w:rPr>
              <w:instrText>Toc42553078 \h</w:instrText>
            </w:r>
            <w:r w:rsidR="00F31DDB">
              <w:rPr>
                <w:rFonts w:ascii="Tahoma" w:hAnsi="Tahoma" w:cs="Tahoma"/>
                <w:noProof/>
                <w:webHidden/>
                <w:rtl/>
              </w:rPr>
              <w:instrText xml:space="preserve"> </w:instrText>
            </w:r>
            <w:r w:rsidR="00F31DDB">
              <w:rPr>
                <w:rStyle w:val="Hyperlink"/>
                <w:rFonts w:ascii="Tahoma" w:hAnsi="Tahoma" w:cs="Tahoma"/>
                <w:noProof/>
                <w:rtl/>
              </w:rPr>
            </w:r>
            <w:r w:rsidR="00F31DDB">
              <w:rPr>
                <w:rStyle w:val="Hyperlink"/>
                <w:rFonts w:ascii="Tahoma" w:hAnsi="Tahoma" w:cs="Tahoma"/>
                <w:noProof/>
                <w:rtl/>
              </w:rPr>
              <w:fldChar w:fldCharType="separate"/>
            </w:r>
            <w:r w:rsidR="00F31DDB">
              <w:rPr>
                <w:rFonts w:ascii="Tahoma" w:hAnsi="Tahoma" w:cs="Tahoma"/>
                <w:noProof/>
                <w:webHidden/>
                <w:rtl/>
              </w:rPr>
              <w:t>13</w:t>
            </w:r>
            <w:r w:rsidR="00F31DDB">
              <w:rPr>
                <w:rStyle w:val="Hyperlink"/>
                <w:rFonts w:ascii="Tahoma" w:hAnsi="Tahoma" w:cs="Tahoma"/>
                <w:noProof/>
                <w:rtl/>
              </w:rPr>
              <w:fldChar w:fldCharType="end"/>
            </w:r>
          </w:hyperlink>
        </w:p>
        <w:p w14:paraId="5C674ED8" w14:textId="77777777" w:rsidR="00BD575D" w:rsidRDefault="0022626E">
          <w:pPr>
            <w:pStyle w:val="TOC1"/>
            <w:rPr>
              <w:rFonts w:eastAsiaTheme="minorEastAsia"/>
              <w:sz w:val="22"/>
              <w:szCs w:val="22"/>
              <w:rtl/>
            </w:rPr>
          </w:pPr>
          <w:hyperlink w:anchor="_Toc42553079" w:history="1">
            <w:r w:rsidR="00F31DDB">
              <w:rPr>
                <w:rStyle w:val="Hyperlink"/>
                <w:rtl/>
              </w:rPr>
              <w:t>הסביבה הארגונית</w:t>
            </w:r>
            <w:r w:rsidR="00F31DDB">
              <w:rPr>
                <w:webHidden/>
                <w:rtl/>
              </w:rPr>
              <w:tab/>
            </w:r>
            <w:r w:rsidR="00F31DDB">
              <w:rPr>
                <w:rStyle w:val="Hyperlink"/>
                <w:rtl/>
              </w:rPr>
              <w:fldChar w:fldCharType="begin"/>
            </w:r>
            <w:r w:rsidR="00F31DDB">
              <w:rPr>
                <w:webHidden/>
                <w:rtl/>
              </w:rPr>
              <w:instrText xml:space="preserve"> </w:instrText>
            </w:r>
            <w:r w:rsidR="00F31DDB">
              <w:rPr>
                <w:webHidden/>
              </w:rPr>
              <w:instrText>PAGEREF</w:instrText>
            </w:r>
            <w:r w:rsidR="00F31DDB">
              <w:rPr>
                <w:webHidden/>
                <w:rtl/>
              </w:rPr>
              <w:instrText xml:space="preserve"> _</w:instrText>
            </w:r>
            <w:r w:rsidR="00F31DDB">
              <w:rPr>
                <w:webHidden/>
              </w:rPr>
              <w:instrText>Toc42553079 \h</w:instrText>
            </w:r>
            <w:r w:rsidR="00F31DDB">
              <w:rPr>
                <w:webHidden/>
                <w:rtl/>
              </w:rPr>
              <w:instrText xml:space="preserve"> </w:instrText>
            </w:r>
            <w:r w:rsidR="00F31DDB">
              <w:rPr>
                <w:rStyle w:val="Hyperlink"/>
                <w:rtl/>
              </w:rPr>
            </w:r>
            <w:r w:rsidR="00F31DDB">
              <w:rPr>
                <w:rStyle w:val="Hyperlink"/>
                <w:rtl/>
              </w:rPr>
              <w:fldChar w:fldCharType="separate"/>
            </w:r>
            <w:r w:rsidR="00F31DDB">
              <w:rPr>
                <w:webHidden/>
                <w:rtl/>
              </w:rPr>
              <w:t>13</w:t>
            </w:r>
            <w:r w:rsidR="00F31DDB">
              <w:rPr>
                <w:rStyle w:val="Hyperlink"/>
                <w:rtl/>
              </w:rPr>
              <w:fldChar w:fldCharType="end"/>
            </w:r>
          </w:hyperlink>
        </w:p>
        <w:p w14:paraId="02489521" w14:textId="7F6A9B2C" w:rsidR="00BD575D" w:rsidRDefault="0022626E">
          <w:pPr>
            <w:pStyle w:val="TOC1"/>
            <w:rPr>
              <w:rFonts w:eastAsiaTheme="minorEastAsia"/>
              <w:sz w:val="22"/>
              <w:szCs w:val="22"/>
              <w:rtl/>
            </w:rPr>
          </w:pPr>
          <w:hyperlink w:anchor="_Toc42553080" w:history="1">
            <w:r w:rsidR="00F31DDB">
              <w:rPr>
                <w:rStyle w:val="Hyperlink"/>
                <w:rtl/>
              </w:rPr>
              <w:t>מבנה המערכת</w:t>
            </w:r>
            <w:r w:rsidR="00F31DDB">
              <w:rPr>
                <w:webHidden/>
                <w:rtl/>
              </w:rPr>
              <w:tab/>
            </w:r>
            <w:r w:rsidR="00F31DDB">
              <w:rPr>
                <w:rStyle w:val="Hyperlink"/>
                <w:rtl/>
              </w:rPr>
              <w:fldChar w:fldCharType="begin"/>
            </w:r>
            <w:r w:rsidR="00F31DDB">
              <w:rPr>
                <w:webHidden/>
                <w:rtl/>
              </w:rPr>
              <w:instrText xml:space="preserve"> </w:instrText>
            </w:r>
            <w:r w:rsidR="00F31DDB">
              <w:rPr>
                <w:webHidden/>
              </w:rPr>
              <w:instrText>PAGEREF</w:instrText>
            </w:r>
            <w:r w:rsidR="00F31DDB">
              <w:rPr>
                <w:webHidden/>
                <w:rtl/>
              </w:rPr>
              <w:instrText xml:space="preserve"> _</w:instrText>
            </w:r>
            <w:r w:rsidR="00F31DDB">
              <w:rPr>
                <w:webHidden/>
              </w:rPr>
              <w:instrText>Toc42553080 \h</w:instrText>
            </w:r>
            <w:r w:rsidR="00F31DDB">
              <w:rPr>
                <w:webHidden/>
                <w:rtl/>
              </w:rPr>
              <w:instrText xml:space="preserve"> </w:instrText>
            </w:r>
            <w:r w:rsidR="00F31DDB">
              <w:rPr>
                <w:rStyle w:val="Hyperlink"/>
                <w:rtl/>
              </w:rPr>
            </w:r>
            <w:r w:rsidR="00F31DDB">
              <w:rPr>
                <w:rStyle w:val="Hyperlink"/>
                <w:rtl/>
              </w:rPr>
              <w:fldChar w:fldCharType="separate"/>
            </w:r>
            <w:r w:rsidR="00F31DDB">
              <w:rPr>
                <w:webHidden/>
                <w:rtl/>
              </w:rPr>
              <w:t>14</w:t>
            </w:r>
            <w:r w:rsidR="00F31DDB">
              <w:rPr>
                <w:rStyle w:val="Hyperlink"/>
                <w:rtl/>
              </w:rPr>
              <w:fldChar w:fldCharType="end"/>
            </w:r>
          </w:hyperlink>
        </w:p>
        <w:p w14:paraId="358DD29A" w14:textId="5628E912" w:rsidR="00BD575D" w:rsidRDefault="0022626E">
          <w:pPr>
            <w:pStyle w:val="TOC1"/>
            <w:rPr>
              <w:rFonts w:eastAsiaTheme="minorEastAsia"/>
              <w:sz w:val="22"/>
              <w:szCs w:val="22"/>
              <w:rtl/>
            </w:rPr>
          </w:pPr>
          <w:hyperlink w:anchor="_Toc42553081" w:history="1">
            <w:r w:rsidR="00F31DDB">
              <w:rPr>
                <w:rStyle w:val="Hyperlink"/>
                <w:rtl/>
              </w:rPr>
              <w:t>ניתוח מערכת</w:t>
            </w:r>
            <w:r w:rsidR="00F31DDB">
              <w:rPr>
                <w:webHidden/>
                <w:rtl/>
              </w:rPr>
              <w:tab/>
            </w:r>
            <w:r w:rsidR="00F31DDB">
              <w:rPr>
                <w:rStyle w:val="Hyperlink"/>
                <w:rtl/>
              </w:rPr>
              <w:fldChar w:fldCharType="begin"/>
            </w:r>
            <w:r w:rsidR="00F31DDB">
              <w:rPr>
                <w:webHidden/>
                <w:rtl/>
              </w:rPr>
              <w:instrText xml:space="preserve"> </w:instrText>
            </w:r>
            <w:r w:rsidR="00F31DDB">
              <w:rPr>
                <w:webHidden/>
              </w:rPr>
              <w:instrText>PAGEREF</w:instrText>
            </w:r>
            <w:r w:rsidR="00F31DDB">
              <w:rPr>
                <w:webHidden/>
                <w:rtl/>
              </w:rPr>
              <w:instrText xml:space="preserve"> _</w:instrText>
            </w:r>
            <w:r w:rsidR="00F31DDB">
              <w:rPr>
                <w:webHidden/>
              </w:rPr>
              <w:instrText>Toc42553081 \h</w:instrText>
            </w:r>
            <w:r w:rsidR="00F31DDB">
              <w:rPr>
                <w:webHidden/>
                <w:rtl/>
              </w:rPr>
              <w:instrText xml:space="preserve"> </w:instrText>
            </w:r>
            <w:r w:rsidR="00F31DDB">
              <w:rPr>
                <w:rStyle w:val="Hyperlink"/>
                <w:rtl/>
              </w:rPr>
            </w:r>
            <w:r w:rsidR="00F31DDB">
              <w:rPr>
                <w:rStyle w:val="Hyperlink"/>
                <w:rtl/>
              </w:rPr>
              <w:fldChar w:fldCharType="separate"/>
            </w:r>
            <w:r w:rsidR="00F31DDB">
              <w:rPr>
                <w:webHidden/>
                <w:rtl/>
              </w:rPr>
              <w:t>27</w:t>
            </w:r>
            <w:r w:rsidR="00F31DDB">
              <w:rPr>
                <w:rStyle w:val="Hyperlink"/>
                <w:rtl/>
              </w:rPr>
              <w:fldChar w:fldCharType="end"/>
            </w:r>
          </w:hyperlink>
        </w:p>
        <w:p w14:paraId="1CD53FF5" w14:textId="77777777" w:rsidR="00BD575D" w:rsidRDefault="0022626E">
          <w:pPr>
            <w:pStyle w:val="TOC1"/>
            <w:rPr>
              <w:rFonts w:eastAsiaTheme="minorEastAsia"/>
              <w:sz w:val="22"/>
              <w:szCs w:val="22"/>
              <w:rtl/>
            </w:rPr>
          </w:pPr>
          <w:hyperlink w:anchor="_Toc42553082" w:history="1">
            <w:r w:rsidR="00F31DDB">
              <w:rPr>
                <w:rStyle w:val="Hyperlink"/>
                <w:rtl/>
              </w:rPr>
              <w:t>מילון מושגים</w:t>
            </w:r>
            <w:r w:rsidR="00F31DDB">
              <w:rPr>
                <w:webHidden/>
                <w:rtl/>
              </w:rPr>
              <w:tab/>
            </w:r>
            <w:r w:rsidR="00F31DDB">
              <w:rPr>
                <w:rStyle w:val="Hyperlink"/>
                <w:rtl/>
              </w:rPr>
              <w:fldChar w:fldCharType="begin"/>
            </w:r>
            <w:r w:rsidR="00F31DDB">
              <w:rPr>
                <w:webHidden/>
                <w:rtl/>
              </w:rPr>
              <w:instrText xml:space="preserve"> </w:instrText>
            </w:r>
            <w:r w:rsidR="00F31DDB">
              <w:rPr>
                <w:webHidden/>
              </w:rPr>
              <w:instrText>PAGEREF</w:instrText>
            </w:r>
            <w:r w:rsidR="00F31DDB">
              <w:rPr>
                <w:webHidden/>
                <w:rtl/>
              </w:rPr>
              <w:instrText xml:space="preserve"> _</w:instrText>
            </w:r>
            <w:r w:rsidR="00F31DDB">
              <w:rPr>
                <w:webHidden/>
              </w:rPr>
              <w:instrText>Toc42553082 \h</w:instrText>
            </w:r>
            <w:r w:rsidR="00F31DDB">
              <w:rPr>
                <w:webHidden/>
                <w:rtl/>
              </w:rPr>
              <w:instrText xml:space="preserve"> </w:instrText>
            </w:r>
            <w:r w:rsidR="00F31DDB">
              <w:rPr>
                <w:rStyle w:val="Hyperlink"/>
                <w:rtl/>
              </w:rPr>
            </w:r>
            <w:r w:rsidR="00F31DDB">
              <w:rPr>
                <w:rStyle w:val="Hyperlink"/>
                <w:rtl/>
              </w:rPr>
              <w:fldChar w:fldCharType="separate"/>
            </w:r>
            <w:r w:rsidR="00F31DDB">
              <w:rPr>
                <w:webHidden/>
                <w:rtl/>
              </w:rPr>
              <w:t>28</w:t>
            </w:r>
            <w:r w:rsidR="00F31DDB">
              <w:rPr>
                <w:rStyle w:val="Hyperlink"/>
                <w:rtl/>
              </w:rPr>
              <w:fldChar w:fldCharType="end"/>
            </w:r>
          </w:hyperlink>
        </w:p>
        <w:p w14:paraId="3C035499" w14:textId="77777777" w:rsidR="00BD575D" w:rsidRDefault="0022626E">
          <w:pPr>
            <w:pStyle w:val="TOC1"/>
            <w:rPr>
              <w:rFonts w:eastAsiaTheme="minorEastAsia"/>
              <w:sz w:val="22"/>
              <w:szCs w:val="22"/>
              <w:rtl/>
            </w:rPr>
          </w:pPr>
          <w:hyperlink w:anchor="_Toc42553083" w:history="1">
            <w:r w:rsidR="00F31DDB">
              <w:rPr>
                <w:rStyle w:val="Hyperlink"/>
                <w:rtl/>
              </w:rPr>
              <w:t>האלגוריתם המרכזי</w:t>
            </w:r>
            <w:r w:rsidR="00F31DDB">
              <w:rPr>
                <w:webHidden/>
                <w:rtl/>
              </w:rPr>
              <w:tab/>
            </w:r>
            <w:r w:rsidR="00F31DDB">
              <w:rPr>
                <w:rStyle w:val="Hyperlink"/>
                <w:rtl/>
              </w:rPr>
              <w:fldChar w:fldCharType="begin"/>
            </w:r>
            <w:r w:rsidR="00F31DDB">
              <w:rPr>
                <w:webHidden/>
                <w:rtl/>
              </w:rPr>
              <w:instrText xml:space="preserve"> </w:instrText>
            </w:r>
            <w:r w:rsidR="00F31DDB">
              <w:rPr>
                <w:webHidden/>
              </w:rPr>
              <w:instrText>PAGEREF</w:instrText>
            </w:r>
            <w:r w:rsidR="00F31DDB">
              <w:rPr>
                <w:webHidden/>
                <w:rtl/>
              </w:rPr>
              <w:instrText xml:space="preserve"> _</w:instrText>
            </w:r>
            <w:r w:rsidR="00F31DDB">
              <w:rPr>
                <w:webHidden/>
              </w:rPr>
              <w:instrText>Toc42553083 \h</w:instrText>
            </w:r>
            <w:r w:rsidR="00F31DDB">
              <w:rPr>
                <w:webHidden/>
                <w:rtl/>
              </w:rPr>
              <w:instrText xml:space="preserve"> </w:instrText>
            </w:r>
            <w:r w:rsidR="00F31DDB">
              <w:rPr>
                <w:rStyle w:val="Hyperlink"/>
                <w:rtl/>
              </w:rPr>
            </w:r>
            <w:r w:rsidR="00F31DDB">
              <w:rPr>
                <w:rStyle w:val="Hyperlink"/>
                <w:rtl/>
              </w:rPr>
              <w:fldChar w:fldCharType="separate"/>
            </w:r>
            <w:r w:rsidR="00F31DDB">
              <w:rPr>
                <w:webHidden/>
                <w:rtl/>
              </w:rPr>
              <w:t>30</w:t>
            </w:r>
            <w:r w:rsidR="00F31DDB">
              <w:rPr>
                <w:rStyle w:val="Hyperlink"/>
                <w:rtl/>
              </w:rPr>
              <w:fldChar w:fldCharType="end"/>
            </w:r>
          </w:hyperlink>
        </w:p>
        <w:p w14:paraId="66D14D11" w14:textId="77777777" w:rsidR="00BD575D" w:rsidRDefault="0022626E">
          <w:pPr>
            <w:pStyle w:val="TOC1"/>
            <w:rPr>
              <w:rFonts w:eastAsiaTheme="minorEastAsia"/>
              <w:sz w:val="22"/>
              <w:szCs w:val="22"/>
              <w:rtl/>
            </w:rPr>
          </w:pPr>
          <w:hyperlink w:anchor="_Toc42553084" w:history="1">
            <w:r w:rsidR="00F31DDB">
              <w:rPr>
                <w:rStyle w:val="Hyperlink"/>
                <w:rtl/>
              </w:rPr>
              <w:t>תחומי לוגיקה נוספים</w:t>
            </w:r>
            <w:r w:rsidR="00F31DDB">
              <w:rPr>
                <w:webHidden/>
                <w:rtl/>
              </w:rPr>
              <w:tab/>
            </w:r>
            <w:r w:rsidR="00F31DDB">
              <w:rPr>
                <w:rStyle w:val="Hyperlink"/>
                <w:rtl/>
              </w:rPr>
              <w:fldChar w:fldCharType="begin"/>
            </w:r>
            <w:r w:rsidR="00F31DDB">
              <w:rPr>
                <w:webHidden/>
                <w:rtl/>
              </w:rPr>
              <w:instrText xml:space="preserve"> </w:instrText>
            </w:r>
            <w:r w:rsidR="00F31DDB">
              <w:rPr>
                <w:webHidden/>
              </w:rPr>
              <w:instrText>PAGEREF</w:instrText>
            </w:r>
            <w:r w:rsidR="00F31DDB">
              <w:rPr>
                <w:webHidden/>
                <w:rtl/>
              </w:rPr>
              <w:instrText xml:space="preserve"> _</w:instrText>
            </w:r>
            <w:r w:rsidR="00F31DDB">
              <w:rPr>
                <w:webHidden/>
              </w:rPr>
              <w:instrText>Toc42553084 \h</w:instrText>
            </w:r>
            <w:r w:rsidR="00F31DDB">
              <w:rPr>
                <w:webHidden/>
                <w:rtl/>
              </w:rPr>
              <w:instrText xml:space="preserve"> </w:instrText>
            </w:r>
            <w:r w:rsidR="00F31DDB">
              <w:rPr>
                <w:rStyle w:val="Hyperlink"/>
                <w:rtl/>
              </w:rPr>
            </w:r>
            <w:r w:rsidR="00F31DDB">
              <w:rPr>
                <w:rStyle w:val="Hyperlink"/>
                <w:rtl/>
              </w:rPr>
              <w:fldChar w:fldCharType="separate"/>
            </w:r>
            <w:r w:rsidR="00F31DDB">
              <w:rPr>
                <w:webHidden/>
                <w:rtl/>
              </w:rPr>
              <w:t>67</w:t>
            </w:r>
            <w:r w:rsidR="00F31DDB">
              <w:rPr>
                <w:rStyle w:val="Hyperlink"/>
                <w:rtl/>
              </w:rPr>
              <w:fldChar w:fldCharType="end"/>
            </w:r>
          </w:hyperlink>
        </w:p>
        <w:p w14:paraId="06867D11" w14:textId="77777777" w:rsidR="00BD575D" w:rsidRDefault="0022626E">
          <w:pPr>
            <w:pStyle w:val="TOC1"/>
            <w:rPr>
              <w:rFonts w:eastAsiaTheme="minorEastAsia"/>
              <w:sz w:val="22"/>
              <w:szCs w:val="22"/>
              <w:rtl/>
            </w:rPr>
          </w:pPr>
          <w:hyperlink w:anchor="_Toc42553085" w:history="1">
            <w:r w:rsidR="00F31DDB">
              <w:rPr>
                <w:rStyle w:val="Hyperlink"/>
                <w:rtl/>
              </w:rPr>
              <w:t>ממשק משתמש</w:t>
            </w:r>
            <w:r w:rsidR="00F31DDB">
              <w:rPr>
                <w:webHidden/>
                <w:rtl/>
              </w:rPr>
              <w:tab/>
            </w:r>
            <w:r w:rsidR="00F31DDB">
              <w:rPr>
                <w:rStyle w:val="Hyperlink"/>
                <w:rtl/>
              </w:rPr>
              <w:fldChar w:fldCharType="begin"/>
            </w:r>
            <w:r w:rsidR="00F31DDB">
              <w:rPr>
                <w:webHidden/>
                <w:rtl/>
              </w:rPr>
              <w:instrText xml:space="preserve"> </w:instrText>
            </w:r>
            <w:r w:rsidR="00F31DDB">
              <w:rPr>
                <w:webHidden/>
              </w:rPr>
              <w:instrText>PAGEREF</w:instrText>
            </w:r>
            <w:r w:rsidR="00F31DDB">
              <w:rPr>
                <w:webHidden/>
                <w:rtl/>
              </w:rPr>
              <w:instrText xml:space="preserve"> _</w:instrText>
            </w:r>
            <w:r w:rsidR="00F31DDB">
              <w:rPr>
                <w:webHidden/>
              </w:rPr>
              <w:instrText>Toc42553085 \h</w:instrText>
            </w:r>
            <w:r w:rsidR="00F31DDB">
              <w:rPr>
                <w:webHidden/>
                <w:rtl/>
              </w:rPr>
              <w:instrText xml:space="preserve"> </w:instrText>
            </w:r>
            <w:r w:rsidR="00F31DDB">
              <w:rPr>
                <w:rStyle w:val="Hyperlink"/>
                <w:rtl/>
              </w:rPr>
            </w:r>
            <w:r w:rsidR="00F31DDB">
              <w:rPr>
                <w:rStyle w:val="Hyperlink"/>
                <w:rtl/>
              </w:rPr>
              <w:fldChar w:fldCharType="separate"/>
            </w:r>
            <w:r w:rsidR="00F31DDB">
              <w:rPr>
                <w:webHidden/>
                <w:rtl/>
              </w:rPr>
              <w:t>72</w:t>
            </w:r>
            <w:r w:rsidR="00F31DDB">
              <w:rPr>
                <w:rStyle w:val="Hyperlink"/>
                <w:rtl/>
              </w:rPr>
              <w:fldChar w:fldCharType="end"/>
            </w:r>
          </w:hyperlink>
        </w:p>
        <w:p w14:paraId="70789A43" w14:textId="77777777" w:rsidR="00BD575D" w:rsidRDefault="0022626E">
          <w:pPr>
            <w:pStyle w:val="TOC1"/>
            <w:rPr>
              <w:rFonts w:eastAsiaTheme="minorEastAsia"/>
              <w:sz w:val="22"/>
              <w:szCs w:val="22"/>
              <w:rtl/>
            </w:rPr>
          </w:pPr>
          <w:hyperlink w:anchor="_Toc42553086" w:history="1">
            <w:r w:rsidR="00F31DDB">
              <w:rPr>
                <w:rStyle w:val="Hyperlink"/>
                <w:rtl/>
              </w:rPr>
              <w:t>תצוגת המסכים</w:t>
            </w:r>
            <w:r w:rsidR="00F31DDB">
              <w:rPr>
                <w:webHidden/>
                <w:rtl/>
              </w:rPr>
              <w:tab/>
            </w:r>
            <w:r w:rsidR="00F31DDB">
              <w:rPr>
                <w:rStyle w:val="Hyperlink"/>
                <w:rtl/>
              </w:rPr>
              <w:fldChar w:fldCharType="begin"/>
            </w:r>
            <w:r w:rsidR="00F31DDB">
              <w:rPr>
                <w:webHidden/>
                <w:rtl/>
              </w:rPr>
              <w:instrText xml:space="preserve"> </w:instrText>
            </w:r>
            <w:r w:rsidR="00F31DDB">
              <w:rPr>
                <w:webHidden/>
              </w:rPr>
              <w:instrText>PAGEREF</w:instrText>
            </w:r>
            <w:r w:rsidR="00F31DDB">
              <w:rPr>
                <w:webHidden/>
                <w:rtl/>
              </w:rPr>
              <w:instrText xml:space="preserve"> _</w:instrText>
            </w:r>
            <w:r w:rsidR="00F31DDB">
              <w:rPr>
                <w:webHidden/>
              </w:rPr>
              <w:instrText>Toc42553086 \h</w:instrText>
            </w:r>
            <w:r w:rsidR="00F31DDB">
              <w:rPr>
                <w:webHidden/>
                <w:rtl/>
              </w:rPr>
              <w:instrText xml:space="preserve"> </w:instrText>
            </w:r>
            <w:r w:rsidR="00F31DDB">
              <w:rPr>
                <w:rStyle w:val="Hyperlink"/>
                <w:rtl/>
              </w:rPr>
            </w:r>
            <w:r w:rsidR="00F31DDB">
              <w:rPr>
                <w:rStyle w:val="Hyperlink"/>
                <w:rtl/>
              </w:rPr>
              <w:fldChar w:fldCharType="separate"/>
            </w:r>
            <w:r w:rsidR="00F31DDB">
              <w:rPr>
                <w:webHidden/>
                <w:rtl/>
              </w:rPr>
              <w:t>82</w:t>
            </w:r>
            <w:r w:rsidR="00F31DDB">
              <w:rPr>
                <w:rStyle w:val="Hyperlink"/>
                <w:rtl/>
              </w:rPr>
              <w:fldChar w:fldCharType="end"/>
            </w:r>
          </w:hyperlink>
        </w:p>
        <w:p w14:paraId="5DC2F92B" w14:textId="77777777" w:rsidR="00BD575D" w:rsidRDefault="0022626E">
          <w:pPr>
            <w:pStyle w:val="TOC1"/>
            <w:rPr>
              <w:rFonts w:eastAsiaTheme="minorEastAsia"/>
              <w:sz w:val="22"/>
              <w:szCs w:val="22"/>
              <w:rtl/>
            </w:rPr>
          </w:pPr>
          <w:hyperlink w:anchor="_Toc42553087" w:history="1">
            <w:r w:rsidR="00F31DDB">
              <w:rPr>
                <w:rStyle w:val="Hyperlink"/>
                <w:rtl/>
              </w:rPr>
              <w:t>מסקנות</w:t>
            </w:r>
            <w:r w:rsidR="00F31DDB">
              <w:rPr>
                <w:webHidden/>
                <w:rtl/>
              </w:rPr>
              <w:tab/>
            </w:r>
            <w:r w:rsidR="00F31DDB">
              <w:rPr>
                <w:rStyle w:val="Hyperlink"/>
                <w:rtl/>
              </w:rPr>
              <w:fldChar w:fldCharType="begin"/>
            </w:r>
            <w:r w:rsidR="00F31DDB">
              <w:rPr>
                <w:webHidden/>
                <w:rtl/>
              </w:rPr>
              <w:instrText xml:space="preserve"> </w:instrText>
            </w:r>
            <w:r w:rsidR="00F31DDB">
              <w:rPr>
                <w:webHidden/>
              </w:rPr>
              <w:instrText>PAGEREF</w:instrText>
            </w:r>
            <w:r w:rsidR="00F31DDB">
              <w:rPr>
                <w:webHidden/>
                <w:rtl/>
              </w:rPr>
              <w:instrText xml:space="preserve"> _</w:instrText>
            </w:r>
            <w:r w:rsidR="00F31DDB">
              <w:rPr>
                <w:webHidden/>
              </w:rPr>
              <w:instrText>Toc42553087 \h</w:instrText>
            </w:r>
            <w:r w:rsidR="00F31DDB">
              <w:rPr>
                <w:webHidden/>
                <w:rtl/>
              </w:rPr>
              <w:instrText xml:space="preserve"> </w:instrText>
            </w:r>
            <w:r w:rsidR="00F31DDB">
              <w:rPr>
                <w:rStyle w:val="Hyperlink"/>
                <w:rtl/>
              </w:rPr>
            </w:r>
            <w:r w:rsidR="00F31DDB">
              <w:rPr>
                <w:rStyle w:val="Hyperlink"/>
                <w:rtl/>
              </w:rPr>
              <w:fldChar w:fldCharType="separate"/>
            </w:r>
            <w:r w:rsidR="00F31DDB">
              <w:rPr>
                <w:webHidden/>
                <w:rtl/>
              </w:rPr>
              <w:t>91</w:t>
            </w:r>
            <w:r w:rsidR="00F31DDB">
              <w:rPr>
                <w:rStyle w:val="Hyperlink"/>
                <w:rtl/>
              </w:rPr>
              <w:fldChar w:fldCharType="end"/>
            </w:r>
          </w:hyperlink>
        </w:p>
        <w:p w14:paraId="1BDDD824" w14:textId="77777777" w:rsidR="00BD575D" w:rsidRDefault="0022626E">
          <w:pPr>
            <w:pStyle w:val="TOC1"/>
            <w:rPr>
              <w:rFonts w:eastAsiaTheme="minorEastAsia"/>
              <w:sz w:val="22"/>
              <w:szCs w:val="22"/>
              <w:rtl/>
            </w:rPr>
          </w:pPr>
          <w:hyperlink w:anchor="_Toc42553088" w:history="1">
            <w:r w:rsidR="00F31DDB">
              <w:rPr>
                <w:rStyle w:val="Hyperlink"/>
                <w:rtl/>
              </w:rPr>
              <w:t>ביבליוגרפיה</w:t>
            </w:r>
            <w:r w:rsidR="00F31DDB">
              <w:rPr>
                <w:webHidden/>
                <w:rtl/>
              </w:rPr>
              <w:tab/>
            </w:r>
            <w:r w:rsidR="00F31DDB">
              <w:rPr>
                <w:rStyle w:val="Hyperlink"/>
                <w:rtl/>
              </w:rPr>
              <w:fldChar w:fldCharType="begin"/>
            </w:r>
            <w:r w:rsidR="00F31DDB">
              <w:rPr>
                <w:webHidden/>
                <w:rtl/>
              </w:rPr>
              <w:instrText xml:space="preserve"> </w:instrText>
            </w:r>
            <w:r w:rsidR="00F31DDB">
              <w:rPr>
                <w:webHidden/>
              </w:rPr>
              <w:instrText>PAGEREF</w:instrText>
            </w:r>
            <w:r w:rsidR="00F31DDB">
              <w:rPr>
                <w:webHidden/>
                <w:rtl/>
              </w:rPr>
              <w:instrText xml:space="preserve"> _</w:instrText>
            </w:r>
            <w:r w:rsidR="00F31DDB">
              <w:rPr>
                <w:webHidden/>
              </w:rPr>
              <w:instrText>Toc42553088 \h</w:instrText>
            </w:r>
            <w:r w:rsidR="00F31DDB">
              <w:rPr>
                <w:webHidden/>
                <w:rtl/>
              </w:rPr>
              <w:instrText xml:space="preserve"> </w:instrText>
            </w:r>
            <w:r w:rsidR="00F31DDB">
              <w:rPr>
                <w:rStyle w:val="Hyperlink"/>
                <w:rtl/>
              </w:rPr>
            </w:r>
            <w:r w:rsidR="00F31DDB">
              <w:rPr>
                <w:rStyle w:val="Hyperlink"/>
                <w:rtl/>
              </w:rPr>
              <w:fldChar w:fldCharType="separate"/>
            </w:r>
            <w:r w:rsidR="00F31DDB">
              <w:rPr>
                <w:webHidden/>
                <w:rtl/>
              </w:rPr>
              <w:t>93</w:t>
            </w:r>
            <w:r w:rsidR="00F31DDB">
              <w:rPr>
                <w:rStyle w:val="Hyperlink"/>
                <w:rtl/>
              </w:rPr>
              <w:fldChar w:fldCharType="end"/>
            </w:r>
          </w:hyperlink>
        </w:p>
        <w:p w14:paraId="28B997AC" w14:textId="77777777" w:rsidR="00BD575D" w:rsidRDefault="0022626E">
          <w:pPr>
            <w:pStyle w:val="TOC1"/>
            <w:rPr>
              <w:rFonts w:eastAsiaTheme="minorEastAsia"/>
              <w:sz w:val="22"/>
              <w:szCs w:val="22"/>
              <w:rtl/>
            </w:rPr>
          </w:pPr>
          <w:hyperlink w:anchor="_Toc42553089" w:history="1">
            <w:r w:rsidR="00F31DDB">
              <w:rPr>
                <w:rStyle w:val="Hyperlink"/>
                <w:rtl/>
              </w:rPr>
              <w:t>נספח</w:t>
            </w:r>
            <w:r w:rsidR="00F31DDB">
              <w:rPr>
                <w:webHidden/>
                <w:rtl/>
              </w:rPr>
              <w:tab/>
            </w:r>
            <w:r w:rsidR="00F31DDB">
              <w:rPr>
                <w:rStyle w:val="Hyperlink"/>
                <w:rtl/>
              </w:rPr>
              <w:fldChar w:fldCharType="begin"/>
            </w:r>
            <w:r w:rsidR="00F31DDB">
              <w:rPr>
                <w:webHidden/>
                <w:rtl/>
              </w:rPr>
              <w:instrText xml:space="preserve"> </w:instrText>
            </w:r>
            <w:r w:rsidR="00F31DDB">
              <w:rPr>
                <w:webHidden/>
              </w:rPr>
              <w:instrText>PAGEREF</w:instrText>
            </w:r>
            <w:r w:rsidR="00F31DDB">
              <w:rPr>
                <w:webHidden/>
                <w:rtl/>
              </w:rPr>
              <w:instrText xml:space="preserve"> _</w:instrText>
            </w:r>
            <w:r w:rsidR="00F31DDB">
              <w:rPr>
                <w:webHidden/>
              </w:rPr>
              <w:instrText>Toc42553089 \h</w:instrText>
            </w:r>
            <w:r w:rsidR="00F31DDB">
              <w:rPr>
                <w:webHidden/>
                <w:rtl/>
              </w:rPr>
              <w:instrText xml:space="preserve"> </w:instrText>
            </w:r>
            <w:r w:rsidR="00F31DDB">
              <w:rPr>
                <w:rStyle w:val="Hyperlink"/>
                <w:rtl/>
              </w:rPr>
            </w:r>
            <w:r w:rsidR="00F31DDB">
              <w:rPr>
                <w:rStyle w:val="Hyperlink"/>
                <w:rtl/>
              </w:rPr>
              <w:fldChar w:fldCharType="separate"/>
            </w:r>
            <w:r w:rsidR="00F31DDB">
              <w:rPr>
                <w:webHidden/>
                <w:rtl/>
              </w:rPr>
              <w:t>94</w:t>
            </w:r>
            <w:r w:rsidR="00F31DDB">
              <w:rPr>
                <w:rStyle w:val="Hyperlink"/>
                <w:rtl/>
              </w:rPr>
              <w:fldChar w:fldCharType="end"/>
            </w:r>
          </w:hyperlink>
        </w:p>
        <w:p w14:paraId="72FC7CF8" w14:textId="77777777" w:rsidR="00BD575D" w:rsidRDefault="00F31DDB">
          <w:pPr>
            <w:rPr>
              <w:rFonts w:ascii="Tahoma" w:hAnsi="Tahoma" w:cs="Tahoma"/>
              <w:rtl/>
            </w:rPr>
          </w:pPr>
          <w:r>
            <w:rPr>
              <w:rFonts w:ascii="Tahoma" w:hAnsi="Tahoma" w:cs="Tahoma"/>
              <w:lang w:val="he-IL"/>
            </w:rPr>
            <w:fldChar w:fldCharType="end"/>
          </w:r>
        </w:p>
      </w:sdtContent>
    </w:sdt>
    <w:p w14:paraId="5B532DFA" w14:textId="69C89D8E" w:rsidR="00BD575D" w:rsidRDefault="00F31DDB">
      <w:pPr>
        <w:bidi/>
        <w:spacing w:before="100" w:after="200" w:line="276" w:lineRule="auto"/>
        <w:rPr>
          <w:rFonts w:ascii="Tahoma" w:hAnsi="Tahoma" w:cs="Tahoma"/>
          <w:b/>
          <w:bCs/>
          <w:caps/>
          <w:color w:val="ED7D31" w:themeColor="accent2"/>
          <w:spacing w:val="15"/>
          <w:sz w:val="32"/>
          <w:szCs w:val="32"/>
          <w:rtl/>
          <w14:shadow w14:blurRad="50800" w14:dist="38100" w14:dir="18900000" w14:sx="100000" w14:sy="100000" w14:kx="0" w14:ky="0" w14:algn="bl">
            <w14:srgbClr w14:val="000000">
              <w14:alpha w14:val="60000"/>
            </w14:srgbClr>
          </w14:shadow>
        </w:rPr>
      </w:pPr>
      <w:bookmarkStart w:id="59" w:name="_Toc39972158"/>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br w:type="page"/>
      </w:r>
    </w:p>
    <w:p w14:paraId="2117C1A3" w14:textId="77777777" w:rsidR="00BD575D" w:rsidRDefault="00F31DDB">
      <w:pPr>
        <w:pStyle w:val="1"/>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pPr>
      <w:bookmarkStart w:id="60" w:name="_Toc42553068"/>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lastRenderedPageBreak/>
        <w:t>שלמי תודה</w:t>
      </w:r>
      <w:bookmarkEnd w:id="59"/>
      <w:bookmarkEnd w:id="60"/>
    </w:p>
    <w:p w14:paraId="276C60AF"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ראשית, תודתנו </w:t>
      </w:r>
      <w:r>
        <w:rPr>
          <w:rFonts w:ascii="Tahoma" w:hAnsi="Tahoma" w:cs="Tahoma"/>
          <w:b/>
          <w:bCs/>
          <w:sz w:val="22"/>
          <w:szCs w:val="22"/>
          <w:rtl/>
        </w:rPr>
        <w:t>לבורא העולם</w:t>
      </w:r>
      <w:r>
        <w:rPr>
          <w:rFonts w:ascii="Tahoma" w:hAnsi="Tahoma" w:cs="Tahoma"/>
          <w:sz w:val="22"/>
          <w:szCs w:val="22"/>
          <w:rtl/>
        </w:rPr>
        <w:t xml:space="preserve"> שהוביל אותנו צעד צעד בדרך הארוכה, משלב גיבוש הרעיון לפרויקט ועד להגשתו הסופית, ורק בעזרתו </w:t>
      </w:r>
      <w:proofErr w:type="spellStart"/>
      <w:r>
        <w:rPr>
          <w:rFonts w:ascii="Tahoma" w:hAnsi="Tahoma" w:cs="Tahoma"/>
          <w:sz w:val="22"/>
          <w:szCs w:val="22"/>
          <w:rtl/>
        </w:rPr>
        <w:t>ית</w:t>
      </w:r>
      <w:proofErr w:type="spellEnd"/>
      <w:r>
        <w:rPr>
          <w:rFonts w:ascii="Tahoma" w:hAnsi="Tahoma" w:cs="Tahoma"/>
          <w:sz w:val="22"/>
          <w:szCs w:val="22"/>
          <w:rtl/>
        </w:rPr>
        <w:t xml:space="preserve">' הגענו עד הלום. </w:t>
      </w:r>
    </w:p>
    <w:p w14:paraId="03C5E495"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בנוסף, נודה לכל אלה שנתנו הרבה מכוחם, מזמנם ומתבונתם במהלך בניית הפרויקט: </w:t>
      </w:r>
    </w:p>
    <w:p w14:paraId="59DED4C9"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למנחה, המורה רבקה אדלשטיין</w:t>
      </w:r>
      <w:r>
        <w:rPr>
          <w:rFonts w:ascii="Tahoma" w:hAnsi="Tahoma" w:cs="Tahoma"/>
          <w:sz w:val="22"/>
          <w:szCs w:val="22"/>
          <w:rtl/>
        </w:rPr>
        <w:t xml:space="preserve"> שבאכפתיות ובמסירות, סייעה לנו לאורך כל הדרך בהכנת הפרויקט, הנחתה, יעצה, בדקה, חיוותה דעה והובילה לפתרון בעיות שנראו בלתי פתירות, החל משלב התכנון, הביצוע ועד להגשה הסופית.</w:t>
      </w:r>
    </w:p>
    <w:p w14:paraId="549606C0"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למורה חני סירוקה,</w:t>
      </w:r>
      <w:r>
        <w:rPr>
          <w:rFonts w:ascii="Tahoma" w:hAnsi="Tahoma" w:cs="Tahoma"/>
          <w:sz w:val="22"/>
          <w:szCs w:val="22"/>
          <w:rtl/>
        </w:rPr>
        <w:t xml:space="preserve"> שלימדה אותנו להתמודד גם עם בעיות מלחיצות.</w:t>
      </w:r>
    </w:p>
    <w:p w14:paraId="1A8DC486"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 xml:space="preserve">למורה מוריה </w:t>
      </w:r>
      <w:proofErr w:type="spellStart"/>
      <w:r>
        <w:rPr>
          <w:rFonts w:ascii="Tahoma" w:hAnsi="Tahoma" w:cs="Tahoma"/>
          <w:b/>
          <w:bCs/>
          <w:sz w:val="22"/>
          <w:szCs w:val="22"/>
          <w:rtl/>
        </w:rPr>
        <w:t>שילר</w:t>
      </w:r>
      <w:proofErr w:type="spellEnd"/>
      <w:r>
        <w:rPr>
          <w:rFonts w:ascii="Tahoma" w:hAnsi="Tahoma" w:cs="Tahoma"/>
          <w:sz w:val="22"/>
          <w:szCs w:val="22"/>
          <w:rtl/>
        </w:rPr>
        <w:t xml:space="preserve"> המיוחדת על הסיוע הבלתי נלאה </w:t>
      </w:r>
      <w:proofErr w:type="spellStart"/>
      <w:r>
        <w:rPr>
          <w:rFonts w:ascii="Tahoma" w:hAnsi="Tahoma" w:cs="Tahoma"/>
          <w:sz w:val="22"/>
          <w:szCs w:val="22"/>
          <w:rtl/>
        </w:rPr>
        <w:t>באנגולר</w:t>
      </w:r>
      <w:proofErr w:type="spellEnd"/>
      <w:r>
        <w:rPr>
          <w:rFonts w:ascii="Tahoma" w:hAnsi="Tahoma" w:cs="Tahoma"/>
          <w:sz w:val="22"/>
          <w:szCs w:val="22"/>
          <w:rtl/>
        </w:rPr>
        <w:t xml:space="preserve"> בעזרת הניסיון הרב והידע הנרחב, מכל הלב, בכל שעה, בכל שלב מהבסיס ועד לסוף המורכב. וכל הבאגים, השאלות שאותרו וטופלו על ידה יעידו- אין לנו מילים!</w:t>
      </w:r>
    </w:p>
    <w:p w14:paraId="4BB91B2D"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למרכזת המסלול, המורה שרה ברלין</w:t>
      </w:r>
      <w:r>
        <w:rPr>
          <w:rFonts w:ascii="Tahoma" w:hAnsi="Tahoma" w:cs="Tahoma"/>
          <w:sz w:val="22"/>
          <w:szCs w:val="22"/>
          <w:rtl/>
        </w:rPr>
        <w:t xml:space="preserve">, שמובילה במקצועיות </w:t>
      </w:r>
      <w:proofErr w:type="spellStart"/>
      <w:r>
        <w:rPr>
          <w:rFonts w:ascii="Tahoma" w:hAnsi="Tahoma" w:cs="Tahoma"/>
          <w:sz w:val="22"/>
          <w:szCs w:val="22"/>
          <w:rtl/>
        </w:rPr>
        <w:t>ובכשרון</w:t>
      </w:r>
      <w:proofErr w:type="spellEnd"/>
      <w:r>
        <w:rPr>
          <w:rFonts w:ascii="Tahoma" w:hAnsi="Tahoma" w:cs="Tahoma"/>
          <w:sz w:val="22"/>
          <w:szCs w:val="22"/>
          <w:rtl/>
        </w:rPr>
        <w:t xml:space="preserve"> את המגמה ולא חוסכת מאמץ להביא אותנו להישגים מקסימליים.</w:t>
      </w:r>
    </w:p>
    <w:p w14:paraId="175466AA"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לכל צוות רכזות ומורות סמינר הרב כהנא,</w:t>
      </w:r>
      <w:r>
        <w:rPr>
          <w:rFonts w:ascii="Tahoma" w:hAnsi="Tahoma" w:cs="Tahoma"/>
          <w:sz w:val="22"/>
          <w:szCs w:val="22"/>
          <w:rtl/>
        </w:rPr>
        <w:t xml:space="preserve"> על המקצועיות הרבה וההשקעה לטווח רחוק.</w:t>
      </w:r>
    </w:p>
    <w:p w14:paraId="1BF34F04"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להורינו היקרים, לבני משפחותינו ולחברות הקבוצה</w:t>
      </w:r>
      <w:r>
        <w:rPr>
          <w:rFonts w:ascii="Tahoma" w:hAnsi="Tahoma" w:cs="Tahoma"/>
          <w:sz w:val="22"/>
          <w:szCs w:val="22"/>
          <w:rtl/>
        </w:rPr>
        <w:t>, על התמיכה, אוזן קשבת [לכל תהליך החישוב הארוך...] העידוד והפירגון לאורך כל הדרך, החל מתקופת הלימודים ועד להגשת פרויקט הגמר.</w:t>
      </w:r>
      <w:r>
        <w:rPr>
          <w:rFonts w:ascii="Tahoma" w:hAnsi="Tahoma" w:cs="Tahoma"/>
          <w:sz w:val="22"/>
          <w:szCs w:val="22"/>
          <w:rtl/>
        </w:rPr>
        <w:br w:type="page"/>
      </w:r>
    </w:p>
    <w:p w14:paraId="602B1C53" w14:textId="77777777" w:rsidR="00BD575D" w:rsidRDefault="00F31DDB">
      <w:pPr>
        <w:pStyle w:val="1"/>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pPr>
      <w:bookmarkStart w:id="61" w:name="_Toc39972159"/>
      <w:bookmarkStart w:id="62" w:name="_Toc42553069"/>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lastRenderedPageBreak/>
        <w:t>מבוא</w:t>
      </w:r>
      <w:bookmarkEnd w:id="61"/>
      <w:bookmarkEnd w:id="62"/>
    </w:p>
    <w:p w14:paraId="70EA8E1E"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המטרה העיקרית בפרויקט גמר היא התלמדות. בשלב ראשון למידה עצמית מעמיקה של התחומים בהם נוגע הפרויקט, לאחר מכן, החלטה על דרך פעולה ומידול העבודה והשלב העיקרי – הפיתוח עצמו</w:t>
      </w:r>
      <w:r>
        <w:rPr>
          <w:rFonts w:ascii="Tahoma" w:hAnsi="Tahoma" w:cs="Tahoma"/>
          <w:sz w:val="22"/>
          <w:szCs w:val="22"/>
        </w:rPr>
        <w:t>.</w:t>
      </w:r>
    </w:p>
    <w:p w14:paraId="715AF94D"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u w:val="single"/>
          <w:rtl/>
        </w:rPr>
        <w:t>התלמדות</w:t>
      </w:r>
      <w:r>
        <w:rPr>
          <w:rFonts w:ascii="Tahoma" w:hAnsi="Tahoma" w:cs="Tahoma"/>
          <w:sz w:val="22"/>
          <w:szCs w:val="22"/>
          <w:rtl/>
        </w:rPr>
        <w:t xml:space="preserve"> – כיון שהאפליקציה שלנו מחייבת שימוש נרחב בתחומים שונים מעולם התכנות, בהם תחומים אליהם לא נחשפנו במהלך הלימודים, נדרשה מאתנו יכולת למידה עצמית גבוהה מאד והיא אכן הלכה והשתפרה במהלך הפיתוח כאשר נדרשנו להתגבר על בעיות שונות ולמצוא להן פתרונות מגוונים</w:t>
      </w:r>
      <w:r>
        <w:rPr>
          <w:rFonts w:ascii="Tahoma" w:hAnsi="Tahoma" w:cs="Tahoma"/>
          <w:sz w:val="22"/>
          <w:szCs w:val="22"/>
        </w:rPr>
        <w:t>.</w:t>
      </w:r>
    </w:p>
    <w:p w14:paraId="4A1AE819"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u w:val="single"/>
          <w:rtl/>
        </w:rPr>
        <w:t>בחירת הרעיון</w:t>
      </w:r>
      <w:r>
        <w:rPr>
          <w:rFonts w:ascii="Tahoma" w:hAnsi="Tahoma" w:cs="Tahoma"/>
          <w:b/>
          <w:bCs/>
          <w:sz w:val="22"/>
          <w:szCs w:val="22"/>
          <w:rtl/>
        </w:rPr>
        <w:t xml:space="preserve"> </w:t>
      </w:r>
      <w:r>
        <w:rPr>
          <w:rFonts w:ascii="Tahoma" w:hAnsi="Tahoma" w:cs="Tahoma"/>
          <w:sz w:val="22"/>
          <w:szCs w:val="22"/>
          <w:rtl/>
        </w:rPr>
        <w:t xml:space="preserve">– המטרה שעמדה לנגד עינינו בבחירת הרעיון לפרויקט </w:t>
      </w:r>
      <w:proofErr w:type="spellStart"/>
      <w:r>
        <w:rPr>
          <w:rFonts w:ascii="Tahoma" w:hAnsi="Tahoma" w:cs="Tahoma"/>
          <w:sz w:val="22"/>
          <w:szCs w:val="22"/>
          <w:rtl/>
        </w:rPr>
        <w:t>היתה</w:t>
      </w:r>
      <w:proofErr w:type="spellEnd"/>
      <w:r>
        <w:rPr>
          <w:rFonts w:ascii="Tahoma" w:hAnsi="Tahoma" w:cs="Tahoma"/>
          <w:sz w:val="22"/>
          <w:szCs w:val="22"/>
          <w:rtl/>
        </w:rPr>
        <w:t>, ראשית כל, אלגוריתם חזק ומאתגר</w:t>
      </w:r>
      <w:r>
        <w:rPr>
          <w:rFonts w:ascii="Tahoma" w:hAnsi="Tahoma" w:cs="Tahoma" w:hint="cs"/>
          <w:sz w:val="22"/>
          <w:szCs w:val="22"/>
          <w:rtl/>
        </w:rPr>
        <w:t>,</w:t>
      </w:r>
      <w:r>
        <w:rPr>
          <w:rFonts w:ascii="Tahoma" w:hAnsi="Tahoma" w:cs="Tahoma"/>
          <w:sz w:val="22"/>
          <w:szCs w:val="22"/>
          <w:rtl/>
        </w:rPr>
        <w:t xml:space="preserve"> ויחד עם זאת יעיל שימושי ונדרש</w:t>
      </w:r>
      <w:r>
        <w:rPr>
          <w:rFonts w:ascii="Tahoma" w:hAnsi="Tahoma" w:cs="Tahoma" w:hint="cs"/>
          <w:sz w:val="22"/>
          <w:szCs w:val="22"/>
          <w:rtl/>
        </w:rPr>
        <w:t xml:space="preserve"> שיעזור לכל אדם</w:t>
      </w:r>
      <w:r>
        <w:rPr>
          <w:rFonts w:ascii="Tahoma" w:hAnsi="Tahoma" w:cs="Tahoma"/>
          <w:sz w:val="22"/>
          <w:szCs w:val="22"/>
          <w:rtl/>
        </w:rPr>
        <w:t>.</w:t>
      </w:r>
    </w:p>
    <w:p w14:paraId="0546DAEE"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האפליקציה שלנו, פותרת בעיה יומיומית נפוצה, וכוללת אלגוריתם מורכב וחכם.</w:t>
      </w:r>
    </w:p>
    <w:p w14:paraId="0A4999C2"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עריכת קניה בסופרמרקט גדול, עם שפע גירויים ומגוון מוצרים, מוכרת לרבים כחוויה מפוקפקת.  </w:t>
      </w:r>
    </w:p>
    <w:p w14:paraId="449C4AEB"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בעלי החנויות מנסים למשוך אותנו ולהביא לצריכה מיותרת. הם מגייסים לשם כך את הטכנולוגיה ומערכות תוכנה חדישות במטרה לפתות את הלקוח שנאבד בהמולה, מתקשה להתמקד בעצמו ובצרכיו ולא בשפע המפתה סביבו. </w:t>
      </w:r>
    </w:p>
    <w:p w14:paraId="3AF2EFFD"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גם אם נאמץ את מדריכי הכלכלה הנבונה ונצא לקניה רק אחרי ארוחה טובה ועם אמצעי תשלום מוגבל אנו מסתכנים בשיטוט ארוך ומתיש כמעט כמו טיול שנתי אחרי יום עבודה.</w:t>
      </w:r>
    </w:p>
    <w:p w14:paraId="14ED95DA"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אז זהו. הפעם הטכנולוגיה לצד הלקוח – הוא במרכז והחנות – סביבו. הוא מוזמן לערוך קניה מהירה ושווה שכולה חוויה. </w:t>
      </w:r>
    </w:p>
    <w:p w14:paraId="799A96F8" w14:textId="77777777" w:rsidR="00BD575D" w:rsidRDefault="00F31DDB">
      <w:pPr>
        <w:bidi/>
        <w:spacing w:after="240" w:line="360" w:lineRule="auto"/>
        <w:jc w:val="both"/>
        <w:rPr>
          <w:rFonts w:ascii="Tahoma" w:hAnsi="Tahoma" w:cs="Tahoma"/>
          <w:sz w:val="22"/>
          <w:szCs w:val="22"/>
        </w:rPr>
      </w:pPr>
      <w:r>
        <w:rPr>
          <w:rFonts w:ascii="Tahoma" w:hAnsi="Tahoma" w:cs="Tahoma"/>
          <w:sz w:val="22"/>
          <w:szCs w:val="22"/>
          <w:rtl/>
        </w:rPr>
        <w:t xml:space="preserve">האפליקציה שפיתחנו מזמינה את המשתמשים לקנות (רק מה שצריך!) בצורה יעילה ונעימה; </w:t>
      </w:r>
    </w:p>
    <w:p w14:paraId="3A9EB2F0"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ראשית ברשימה מסודרת באמצעות חיפוש חכם ומהיר, כשתוך כדי כך גם מוצג מיקומם במפת החנות, ובנוסף גם בהקלקה על מפת החנות עם שרטוט מסלול איסוף מהיר. </w:t>
      </w:r>
    </w:p>
    <w:p w14:paraId="75436AFD" w14:textId="77777777" w:rsidR="00BD575D" w:rsidRDefault="00F31DDB">
      <w:pPr>
        <w:bidi/>
        <w:spacing w:after="240" w:line="360" w:lineRule="auto"/>
        <w:jc w:val="both"/>
        <w:rPr>
          <w:rFonts w:ascii="Tahoma" w:hAnsi="Tahoma" w:cs="Tahoma"/>
          <w:sz w:val="22"/>
          <w:szCs w:val="22"/>
        </w:rPr>
      </w:pPr>
      <w:r>
        <w:rPr>
          <w:rFonts w:ascii="Tahoma" w:hAnsi="Tahoma" w:cs="Tahoma"/>
          <w:b/>
          <w:bCs/>
          <w:sz w:val="22"/>
          <w:szCs w:val="22"/>
          <w:rtl/>
        </w:rPr>
        <w:t>האפליקציה</w:t>
      </w:r>
      <w:r>
        <w:rPr>
          <w:rFonts w:ascii="Tahoma" w:hAnsi="Tahoma" w:cs="Tahoma"/>
          <w:b/>
          <w:bCs/>
          <w:sz w:val="22"/>
          <w:szCs w:val="22"/>
        </w:rPr>
        <w:t xml:space="preserve">Super Quick </w:t>
      </w:r>
      <w:r>
        <w:rPr>
          <w:rFonts w:ascii="Tahoma" w:hAnsi="Tahoma" w:cs="Tahoma"/>
          <w:sz w:val="22"/>
          <w:szCs w:val="22"/>
          <w:rtl/>
        </w:rPr>
        <w:t>, אפליקציה חדשנית לסיוע בעריכת קניה בצורה יעילה ונעימה. השירות המרכזי הינו הגשת מפה ללקוח עם המסלול הקצר ביותר שעליו ללכת. האפליקציה פותחה בטכנולוגיה המתקדמת ביותר ובממשק משתמש נוח וידידותי כדי למקסם את חווית המשתמש.</w:t>
      </w:r>
    </w:p>
    <w:p w14:paraId="366C68E4"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u w:val="single"/>
          <w:rtl/>
        </w:rPr>
        <w:lastRenderedPageBreak/>
        <w:t>התנסות ופיתוח</w:t>
      </w:r>
      <w:r>
        <w:rPr>
          <w:rFonts w:ascii="Tahoma" w:hAnsi="Tahoma" w:cs="Tahoma"/>
          <w:b/>
          <w:bCs/>
          <w:sz w:val="22"/>
          <w:szCs w:val="22"/>
          <w:rtl/>
        </w:rPr>
        <w:t xml:space="preserve"> –</w:t>
      </w:r>
      <w:r>
        <w:rPr>
          <w:rFonts w:ascii="Tahoma" w:hAnsi="Tahoma" w:cs="Tahoma"/>
          <w:sz w:val="22"/>
          <w:szCs w:val="22"/>
          <w:rtl/>
        </w:rPr>
        <w:t xml:space="preserve"> במהלך הפיתוח השתפשפנו רבות בכתיבת קוד ומימוש רעיונות מופשטים. התנסות זו כללה פיתוח אלגוריתמים מתוחכמים לצירוף שטחים קרובים ואיתור נקודות</w:t>
      </w:r>
      <w:r>
        <w:rPr>
          <w:rFonts w:ascii="Tahoma" w:hAnsi="Tahoma" w:cs="Tahoma"/>
          <w:sz w:val="22"/>
          <w:szCs w:val="22"/>
        </w:rPr>
        <w:t xml:space="preserve"> </w:t>
      </w:r>
      <w:r>
        <w:rPr>
          <w:rFonts w:ascii="Tahoma" w:hAnsi="Tahoma" w:cs="Tahoma"/>
          <w:sz w:val="22"/>
          <w:szCs w:val="22"/>
          <w:rtl/>
        </w:rPr>
        <w:t>גישה. בנוסף חקרנו לעומק את בעיית הנוסע המתמיד (</w:t>
      </w:r>
      <w:r>
        <w:rPr>
          <w:rFonts w:ascii="Tahoma" w:hAnsi="Tahoma" w:cs="Tahoma"/>
          <w:sz w:val="22"/>
          <w:szCs w:val="22"/>
        </w:rPr>
        <w:t>TSP</w:t>
      </w:r>
      <w:r>
        <w:rPr>
          <w:rFonts w:ascii="Tahoma" w:hAnsi="Tahoma" w:cs="Tahoma"/>
          <w:sz w:val="22"/>
          <w:szCs w:val="22"/>
          <w:rtl/>
        </w:rPr>
        <w:t>) ומגוון פתרונותיה, סיבוכיות החישובים</w:t>
      </w:r>
      <w:r>
        <w:rPr>
          <w:rFonts w:ascii="Tahoma" w:hAnsi="Tahoma" w:cs="Tahoma"/>
          <w:sz w:val="22"/>
          <w:szCs w:val="22"/>
        </w:rPr>
        <w:t xml:space="preserve">  </w:t>
      </w:r>
      <w:r>
        <w:rPr>
          <w:rFonts w:ascii="Tahoma" w:hAnsi="Tahoma" w:cs="Tahoma"/>
          <w:sz w:val="22"/>
          <w:szCs w:val="22"/>
          <w:rtl/>
        </w:rPr>
        <w:t xml:space="preserve"> ויעילותם. </w:t>
      </w:r>
    </w:p>
    <w:p w14:paraId="7800CBC4"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נקודה משמעותית נוספת בפיתוח האפליקציה היא הגדרת היעדים. כפי שיוסבר, נדרשנו ללוגיקה חזקה ומורכבת כדי לחסוך בזמן ריצה. למעשה, בנינו מודל חישובי עצמאי שמביא, בס"ד, לתוצאות מטיבות אשר נותנות ללקוח דרך חכמה, קצרה ויעילה. כמו"כ התמודדנו עם בעיות </w:t>
      </w:r>
      <w:proofErr w:type="spellStart"/>
      <w:r>
        <w:rPr>
          <w:rFonts w:ascii="Tahoma" w:hAnsi="Tahoma" w:cs="Tahoma"/>
          <w:sz w:val="22"/>
          <w:szCs w:val="22"/>
          <w:rtl/>
        </w:rPr>
        <w:t>אנגולריות</w:t>
      </w:r>
      <w:proofErr w:type="spellEnd"/>
      <w:r>
        <w:rPr>
          <w:rFonts w:ascii="Tahoma" w:hAnsi="Tahoma" w:cs="Tahoma"/>
          <w:sz w:val="22"/>
          <w:szCs w:val="22"/>
          <w:rtl/>
        </w:rPr>
        <w:t xml:space="preserve"> רבות בהצלחה, והתוצאה אכן מדברת בעד עצמה.</w:t>
      </w:r>
      <w:r>
        <w:rPr>
          <w:rFonts w:ascii="Tahoma" w:hAnsi="Tahoma" w:cs="Tahoma"/>
          <w:sz w:val="22"/>
          <w:szCs w:val="22"/>
          <w:rtl/>
        </w:rPr>
        <w:br w:type="page"/>
      </w:r>
    </w:p>
    <w:p w14:paraId="51960F58" w14:textId="77777777" w:rsidR="00BD575D" w:rsidRDefault="00F31DDB">
      <w:pPr>
        <w:pStyle w:val="1"/>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
      </w:pPr>
      <w:bookmarkStart w:id="63" w:name="_Toc39972160"/>
      <w:bookmarkStart w:id="64" w:name="_Toc42553070"/>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lastRenderedPageBreak/>
        <w:t>תקציר</w:t>
      </w:r>
      <w:bookmarkEnd w:id="63"/>
      <w:bookmarkEnd w:id="64"/>
      <w: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
        <w:t xml:space="preserve"> </w:t>
      </w:r>
    </w:p>
    <w:p w14:paraId="04D7879A"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כללי</w:t>
      </w:r>
      <w:r>
        <w:rPr>
          <w:rFonts w:ascii="Tahoma" w:hAnsi="Tahoma" w:cs="Tahoma"/>
          <w:sz w:val="22"/>
          <w:szCs w:val="22"/>
          <w:rtl/>
        </w:rPr>
        <w:t>:</w:t>
      </w:r>
      <w:r>
        <w:rPr>
          <w:rFonts w:ascii="Tahoma" w:hAnsi="Tahoma" w:cs="Tahoma" w:hint="cs"/>
          <w:sz w:val="22"/>
          <w:szCs w:val="22"/>
          <w:rtl/>
        </w:rPr>
        <w:t xml:space="preserve"> </w:t>
      </w:r>
      <w:r>
        <w:rPr>
          <w:rFonts w:ascii="Tahoma" w:hAnsi="Tahoma" w:cs="Tahoma"/>
          <w:sz w:val="22"/>
          <w:szCs w:val="22"/>
          <w:rtl/>
        </w:rPr>
        <w:t>האפ</w:t>
      </w:r>
      <w:r>
        <w:rPr>
          <w:rFonts w:ascii="Tahoma" w:hAnsi="Tahoma" w:cs="Tahoma" w:hint="cs"/>
          <w:sz w:val="22"/>
          <w:szCs w:val="22"/>
          <w:rtl/>
        </w:rPr>
        <w:t>ל</w:t>
      </w:r>
      <w:r>
        <w:rPr>
          <w:rFonts w:ascii="Tahoma" w:hAnsi="Tahoma" w:cs="Tahoma"/>
          <w:sz w:val="22"/>
          <w:szCs w:val="22"/>
          <w:rtl/>
        </w:rPr>
        <w:t xml:space="preserve">יקציה </w:t>
      </w:r>
      <w:r>
        <w:rPr>
          <w:rFonts w:ascii="Tahoma" w:hAnsi="Tahoma" w:cs="Tahoma"/>
          <w:sz w:val="22"/>
          <w:szCs w:val="22"/>
        </w:rPr>
        <w:t>Super Quick</w:t>
      </w:r>
      <w:r>
        <w:rPr>
          <w:rFonts w:ascii="Tahoma" w:hAnsi="Tahoma" w:cs="Tahoma"/>
          <w:sz w:val="22"/>
          <w:szCs w:val="22"/>
          <w:rtl/>
        </w:rPr>
        <w:t xml:space="preserve"> מאתרת מוצרים בחנות בצורה מהירה ויעילה. </w:t>
      </w:r>
    </w:p>
    <w:p w14:paraId="5B79D03F"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כאשר לקוח עורך קניה בחנות גדולה, לעיתים הוא נתקל בקושי למצוא את מבוקשו. למרות השילוט הקיים </w:t>
      </w:r>
      <w:proofErr w:type="spellStart"/>
      <w:r>
        <w:rPr>
          <w:rFonts w:ascii="Tahoma" w:hAnsi="Tahoma" w:cs="Tahoma"/>
          <w:sz w:val="22"/>
          <w:szCs w:val="22"/>
          <w:rtl/>
        </w:rPr>
        <w:t>בדר"כ</w:t>
      </w:r>
      <w:proofErr w:type="spellEnd"/>
      <w:r>
        <w:rPr>
          <w:rFonts w:ascii="Tahoma" w:hAnsi="Tahoma" w:cs="Tahoma"/>
          <w:sz w:val="22"/>
          <w:szCs w:val="22"/>
          <w:rtl/>
        </w:rPr>
        <w:t xml:space="preserve"> בחנויות כגון אלו</w:t>
      </w:r>
      <w:r>
        <w:rPr>
          <w:rFonts w:ascii="Tahoma" w:hAnsi="Tahoma" w:cs="Tahoma" w:hint="cs"/>
          <w:sz w:val="22"/>
          <w:szCs w:val="22"/>
          <w:rtl/>
        </w:rPr>
        <w:t>,</w:t>
      </w:r>
      <w:r>
        <w:rPr>
          <w:rFonts w:ascii="Tahoma" w:hAnsi="Tahoma" w:cs="Tahoma"/>
          <w:sz w:val="22"/>
          <w:szCs w:val="22"/>
          <w:rtl/>
        </w:rPr>
        <w:t xml:space="preserve"> הוא נאלץ להסתובב כה וכה ברחבי החנות כדי להגיע למחוז חפצו. </w:t>
      </w:r>
    </w:p>
    <w:p w14:paraId="6B36EEA8"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המערכת נבנתה ע"מ להקל על הלקוח בעריכת הקניה ולעבור אותה בשלום ואפילו בחיוך. האפליקציה מאפשרת לקונה למטב את חווית הקניה ולהפוך אותה לשונה ומהנה. בעזרתה יוכל לקנות את כל הדרוש לו בזמן קצר והגיוני מבלי להתבלבל ומבלי להאריך את הדרך ולטעות בכיוונים. </w:t>
      </w:r>
    </w:p>
    <w:p w14:paraId="356E80D8" w14:textId="77777777" w:rsidR="00BD575D" w:rsidRDefault="00F31DDB">
      <w:pPr>
        <w:bidi/>
        <w:spacing w:after="240" w:line="360" w:lineRule="auto"/>
        <w:jc w:val="both"/>
        <w:rPr>
          <w:rFonts w:ascii="Tahoma" w:hAnsi="Tahoma" w:cs="Tahoma"/>
          <w:sz w:val="22"/>
          <w:szCs w:val="22"/>
          <w:highlight w:val="yellow"/>
          <w:rtl/>
        </w:rPr>
      </w:pPr>
      <w:r>
        <w:rPr>
          <w:rFonts w:ascii="Tahoma" w:hAnsi="Tahoma" w:cs="Tahoma"/>
          <w:sz w:val="22"/>
          <w:szCs w:val="22"/>
          <w:rtl/>
        </w:rPr>
        <w:t>שימוש באפליקציה מתאים לקניה ממוקדת של מספר פריטים מוגדר.</w:t>
      </w:r>
    </w:p>
    <w:p w14:paraId="6B51A1D4"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תחילה הלקוח בוחר את החנות בה הוא רוצה לקנות. (במידה ומדובר במכשיר מסוג '</w:t>
      </w:r>
      <w:proofErr w:type="spellStart"/>
      <w:r>
        <w:rPr>
          <w:rFonts w:ascii="Tahoma" w:hAnsi="Tahoma" w:cs="Tahoma"/>
          <w:sz w:val="22"/>
          <w:szCs w:val="22"/>
          <w:rtl/>
        </w:rPr>
        <w:t>מסופון</w:t>
      </w:r>
      <w:proofErr w:type="spellEnd"/>
      <w:r>
        <w:rPr>
          <w:rFonts w:ascii="Tahoma" w:hAnsi="Tahoma" w:cs="Tahoma"/>
          <w:sz w:val="22"/>
          <w:szCs w:val="22"/>
          <w:rtl/>
        </w:rPr>
        <w:t xml:space="preserve">' השייך לעמדה בחנות – יוכל לדלג על שלב זה). לאחר מכן הלקוח בוחר את המוצרים לקניה, המערכת מאתרת לו אותם באמצעות השלמת מילים ומאגר שמות למוצרים. לבסוף המערכת מחשבת לו את הדרך הקצרה והיעילה ביותר והוא מקבל את מפת החנות עם שרטוט ברור כיצד עליו ללכת. </w:t>
      </w:r>
    </w:p>
    <w:p w14:paraId="35BA272B"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כמובן שהמערכת מאפשרת למנהל חנות להכניס את מפת החנות שלו לתוכנית. על המנהל לעדכן את מפת החנות שלו בהתאם למבנה ולשינויים הנוכחים, ולהגדיר את המוצרים הקיימים.</w:t>
      </w:r>
    </w:p>
    <w:p w14:paraId="417D7EDA"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הממשק</w:t>
      </w:r>
      <w:r>
        <w:rPr>
          <w:rFonts w:ascii="Tahoma" w:hAnsi="Tahoma" w:cs="Tahoma"/>
          <w:sz w:val="22"/>
          <w:szCs w:val="22"/>
          <w:rtl/>
        </w:rPr>
        <w:t xml:space="preserve">: האפליקציה פותחה </w:t>
      </w:r>
      <w:proofErr w:type="spellStart"/>
      <w:r>
        <w:rPr>
          <w:rFonts w:ascii="Tahoma" w:hAnsi="Tahoma" w:cs="Tahoma"/>
          <w:sz w:val="22"/>
          <w:szCs w:val="22"/>
          <w:rtl/>
        </w:rPr>
        <w:t>באנגולר</w:t>
      </w:r>
      <w:proofErr w:type="spellEnd"/>
      <w:r>
        <w:rPr>
          <w:rFonts w:ascii="Tahoma" w:hAnsi="Tahoma" w:cs="Tahoma"/>
          <w:sz w:val="22"/>
          <w:szCs w:val="22"/>
          <w:rtl/>
        </w:rPr>
        <w:t xml:space="preserve"> והושקעה מחשבה רבה בעיצוב נקי ונעים לעין, בנוחות השימוש ובפשטות ההפעלה כדי לספק למשתמש חוויית שימוש מושלמת. בין השאר שמנו דגש על ניצול פונקציונליות מעניינת </w:t>
      </w:r>
      <w:r>
        <w:rPr>
          <w:rFonts w:ascii="Tahoma" w:hAnsi="Tahoma" w:cs="Tahoma" w:hint="cs"/>
          <w:sz w:val="22"/>
          <w:szCs w:val="22"/>
          <w:rtl/>
        </w:rPr>
        <w:t>ועיצוב נעים ומרענן</w:t>
      </w:r>
      <w:r>
        <w:rPr>
          <w:rFonts w:ascii="Tahoma" w:hAnsi="Tahoma" w:cs="Tahoma"/>
          <w:sz w:val="22"/>
          <w:szCs w:val="22"/>
          <w:rtl/>
        </w:rPr>
        <w:t xml:space="preserve">. </w:t>
      </w:r>
    </w:p>
    <w:p w14:paraId="0678500F"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הפיתוח</w:t>
      </w:r>
      <w:r>
        <w:rPr>
          <w:rFonts w:ascii="Tahoma" w:hAnsi="Tahoma" w:cs="Tahoma"/>
          <w:sz w:val="22"/>
          <w:szCs w:val="22"/>
          <w:rtl/>
        </w:rPr>
        <w:t>:</w:t>
      </w:r>
      <w:r>
        <w:rPr>
          <w:rFonts w:ascii="Tahoma" w:hAnsi="Tahoma" w:cs="Tahoma" w:hint="cs"/>
          <w:sz w:val="22"/>
          <w:szCs w:val="22"/>
          <w:rtl/>
        </w:rPr>
        <w:t xml:space="preserve"> </w:t>
      </w:r>
      <w:r>
        <w:rPr>
          <w:rFonts w:ascii="Tahoma" w:hAnsi="Tahoma" w:cs="Tahoma"/>
          <w:sz w:val="22"/>
          <w:szCs w:val="22"/>
          <w:rtl/>
        </w:rPr>
        <w:t xml:space="preserve">האפליקציה פותחה בסביבת העבודה </w:t>
      </w:r>
      <w:r>
        <w:rPr>
          <w:rFonts w:ascii="Tahoma" w:hAnsi="Tahoma" w:cs="Tahoma"/>
          <w:sz w:val="22"/>
          <w:szCs w:val="22"/>
        </w:rPr>
        <w:t>.net</w:t>
      </w:r>
      <w:r>
        <w:rPr>
          <w:rFonts w:ascii="Tahoma" w:hAnsi="Tahoma" w:cs="Tahoma"/>
          <w:sz w:val="22"/>
          <w:szCs w:val="22"/>
          <w:rtl/>
        </w:rPr>
        <w:t xml:space="preserve"> בשפה </w:t>
      </w:r>
      <w:proofErr w:type="spellStart"/>
      <w:r>
        <w:rPr>
          <w:rFonts w:ascii="Tahoma" w:hAnsi="Tahoma" w:cs="Tahoma"/>
          <w:sz w:val="22"/>
          <w:szCs w:val="22"/>
        </w:rPr>
        <w:t>c#</w:t>
      </w:r>
      <w:proofErr w:type="spellEnd"/>
      <w:r>
        <w:rPr>
          <w:rFonts w:ascii="Tahoma" w:hAnsi="Tahoma" w:cs="Tahoma"/>
          <w:sz w:val="22"/>
          <w:szCs w:val="22"/>
          <w:rtl/>
        </w:rPr>
        <w:t xml:space="preserve">. שפה מעניינת מלאה בפונקציונליות, נוחה וגמישה למתכנת. לאורך פיתוח האלגוריתם נחשפנו לאפשרויות פתרון רבות עבור כל שלבי התוכנית. כיון שהמערכת הינה אינטראקטיבית ותגובתה צריכה להיות מידית, הקפדנו לצמצם את זמן הריצה למינימום האפשרי. השקענו מחשבה רבה בבחירת הדרך היעילה והטובה ביותר להשגת המטרה תוך ניסיונות רבים. דרך פעולה זו התבטאה רבות במיפוי החנות, באלגוריתם קיבוץ האזורים וביצירת מסלול. כמובן שבדרך זו למדנו והרחבנו ידע בכל התחומים בפרויקט.  </w:t>
      </w:r>
    </w:p>
    <w:p w14:paraId="50A40147"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הספר:</w:t>
      </w:r>
      <w:r>
        <w:rPr>
          <w:rFonts w:ascii="Tahoma" w:hAnsi="Tahoma" w:cs="Tahoma"/>
          <w:sz w:val="22"/>
          <w:szCs w:val="22"/>
          <w:rtl/>
        </w:rPr>
        <w:t xml:space="preserve"> המעיין בספר זה ימצא תיאור נרחב של הפרויקט הן בפן הלוגי והן בפן הגרפי-חיצוני שישתלב במערכת הכללית. במהלך הספר ניתן להבחין בעקרונות התכנון של המערכת, שלבי </w:t>
      </w:r>
      <w:r>
        <w:rPr>
          <w:rFonts w:ascii="Tahoma" w:hAnsi="Tahoma" w:cs="Tahoma"/>
          <w:sz w:val="22"/>
          <w:szCs w:val="22"/>
          <w:rtl/>
        </w:rPr>
        <w:lastRenderedPageBreak/>
        <w:t xml:space="preserve">החישוב, מדגם של אלגוריתמים הנכללים בפרויקט, תהליכים שקיימים במערכת, תרשימים ועוד. בנוסף מכיל הספר מדריך למשתמש בו נמצאים צילומי מסך והסברים כיצד ניתן להשתמש במגוון האפשרויות אותן מספקת האפליקציה. </w:t>
      </w:r>
    </w:p>
    <w:p w14:paraId="3ED1D29D"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חלק משמעותי נוסף בספר הוא הלמידה הרבה שהושקעה בפרויקט. לאלגוריתם המוגמר ודרך הפעולה הסופית שנבחרה קדמו למידה עמוקה של החומר ואפשרויות פתרון שונות שנוסו ונשללו במהלך העבודה עד לבחירת האלגוריתם המתאים ביותר. </w:t>
      </w:r>
    </w:p>
    <w:p w14:paraId="1289B85D" w14:textId="77777777" w:rsidR="00BD575D" w:rsidRDefault="00F31DDB">
      <w:pPr>
        <w:bidi/>
        <w:spacing w:after="240" w:line="360" w:lineRule="auto"/>
        <w:rPr>
          <w:rFonts w:ascii="Tahoma" w:hAnsi="Tahoma" w:cs="Tahoma"/>
          <w:sz w:val="22"/>
          <w:szCs w:val="22"/>
          <w:rtl/>
        </w:rPr>
      </w:pPr>
      <w:r>
        <w:rPr>
          <w:rFonts w:ascii="Tahoma" w:hAnsi="Tahoma" w:cs="Tahoma"/>
          <w:sz w:val="22"/>
          <w:szCs w:val="22"/>
          <w:rtl/>
        </w:rPr>
        <w:br w:type="page"/>
      </w:r>
    </w:p>
    <w:p w14:paraId="48728DC5" w14:textId="77777777" w:rsidR="00BD575D" w:rsidRDefault="00F31DDB">
      <w:pPr>
        <w:pStyle w:val="1"/>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pPr>
      <w:bookmarkStart w:id="65" w:name="_Toc39972162"/>
      <w:bookmarkStart w:id="66" w:name="_Toc42553071"/>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lastRenderedPageBreak/>
        <w:t>מטרות ויעדים:</w:t>
      </w:r>
      <w:bookmarkEnd w:id="65"/>
      <w:bookmarkEnd w:id="66"/>
    </w:p>
    <w:p w14:paraId="6DB58B11"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בבניית המערכת יש לוודא שתהיה נוחה, פשוטה, וקלה לשימוש. בנוסף צריך שתהיה ברורה ומובנית למתכנת כך כשירצה להמשיך בפיתוח התכנה יוכל בקלות לעשות זאת. כמובן חשוב שתהיה יעילה ותעבוד כראוי. </w:t>
      </w:r>
    </w:p>
    <w:p w14:paraId="68A4F679"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בבואנו לבנות את מערכת </w:t>
      </w:r>
      <w:proofErr w:type="spellStart"/>
      <w:r>
        <w:rPr>
          <w:rFonts w:ascii="Tahoma" w:hAnsi="Tahoma" w:cs="Tahoma"/>
          <w:sz w:val="22"/>
          <w:szCs w:val="22"/>
        </w:rPr>
        <w:t>SuperQuick</w:t>
      </w:r>
      <w:proofErr w:type="spellEnd"/>
      <w:r>
        <w:rPr>
          <w:rFonts w:ascii="Tahoma" w:hAnsi="Tahoma" w:cs="Tahoma"/>
          <w:sz w:val="22"/>
          <w:szCs w:val="22"/>
          <w:rtl/>
        </w:rPr>
        <w:t xml:space="preserve"> הצבנו לעצמנו מטרות ולשם כך מספר יעדים:</w:t>
      </w:r>
    </w:p>
    <w:p w14:paraId="1B905DFF" w14:textId="77777777" w:rsidR="00BD575D" w:rsidRDefault="00F31DDB">
      <w:pPr>
        <w:pStyle w:val="2"/>
        <w:pBdr>
          <w:top w:val="none" w:sz="0" w:space="0" w:color="auto"/>
          <w:left w:val="none" w:sz="0" w:space="0" w:color="auto"/>
          <w:bottom w:val="none" w:sz="0" w:space="0" w:color="auto"/>
          <w:right w:val="none" w:sz="0" w:space="0" w:color="auto"/>
        </w:pBdr>
        <w:shd w:val="clear" w:color="auto" w:fill="auto"/>
        <w:bidi/>
        <w:spacing w:after="240" w:line="360" w:lineRule="auto"/>
        <w:jc w:val="both"/>
        <w:rPr>
          <w:rFonts w:ascii="Tahoma" w:hAnsi="Tahoma" w:cs="Tahoma"/>
          <w:b/>
          <w:bCs/>
          <w:color w:val="808080" w:themeColor="background1" w:themeShade="80"/>
          <w:sz w:val="22"/>
          <w:szCs w:val="22"/>
          <w:u w:val="single"/>
          <w:rtl/>
        </w:rPr>
      </w:pPr>
      <w:bookmarkStart w:id="67" w:name="_Toc39972163"/>
      <w:bookmarkStart w:id="68" w:name="_Toc42553072"/>
      <w:r>
        <w:rPr>
          <w:rFonts w:ascii="Tahoma" w:hAnsi="Tahoma" w:cs="Tahoma"/>
          <w:b/>
          <w:bCs/>
          <w:color w:val="808080" w:themeColor="background1" w:themeShade="80"/>
          <w:sz w:val="22"/>
          <w:szCs w:val="22"/>
          <w:u w:val="single"/>
          <w:rtl/>
        </w:rPr>
        <w:t>מטרות המערכ</w:t>
      </w:r>
      <w:bookmarkEnd w:id="67"/>
      <w:r>
        <w:rPr>
          <w:rFonts w:ascii="Tahoma" w:hAnsi="Tahoma" w:cs="Tahoma"/>
          <w:b/>
          <w:bCs/>
          <w:color w:val="808080" w:themeColor="background1" w:themeShade="80"/>
          <w:sz w:val="22"/>
          <w:szCs w:val="22"/>
          <w:u w:val="single"/>
          <w:rtl/>
        </w:rPr>
        <w:t>ת:</w:t>
      </w:r>
      <w:bookmarkEnd w:id="68"/>
    </w:p>
    <w:p w14:paraId="0C72B18B"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1.</w:t>
      </w:r>
      <w:r>
        <w:rPr>
          <w:rFonts w:ascii="Tahoma" w:hAnsi="Tahoma" w:cs="Tahoma"/>
          <w:sz w:val="22"/>
          <w:szCs w:val="22"/>
          <w:rtl/>
        </w:rPr>
        <w:t xml:space="preserve"> מיטוב חווית הקניה ועריכת רשימה בקלות.</w:t>
      </w:r>
    </w:p>
    <w:p w14:paraId="2711D3ED"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2.</w:t>
      </w:r>
      <w:r>
        <w:rPr>
          <w:rFonts w:ascii="Tahoma" w:hAnsi="Tahoma" w:cs="Tahoma"/>
          <w:sz w:val="22"/>
          <w:szCs w:val="22"/>
          <w:rtl/>
        </w:rPr>
        <w:t xml:space="preserve"> חסכון בזמן, יעילות ומהירות באיסוף המוצרים בחנות ומניעת שיטוט מיותר בחיפוש אחר מוצר.</w:t>
      </w:r>
    </w:p>
    <w:p w14:paraId="71FBE7F0"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3.</w:t>
      </w:r>
      <w:r>
        <w:rPr>
          <w:rFonts w:ascii="Tahoma" w:hAnsi="Tahoma" w:cs="Tahoma"/>
          <w:sz w:val="22"/>
          <w:szCs w:val="22"/>
          <w:rtl/>
        </w:rPr>
        <w:t xml:space="preserve"> חסכון בכסף ע"י מניעת קניה מיותרת וסיוע בהתמקדות ברשימת מוצרים נצרכת.</w:t>
      </w:r>
    </w:p>
    <w:p w14:paraId="67FDCEE8"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 xml:space="preserve">4. </w:t>
      </w:r>
      <w:r>
        <w:rPr>
          <w:rFonts w:ascii="Tahoma" w:hAnsi="Tahoma" w:cs="Tahoma"/>
          <w:sz w:val="22"/>
          <w:szCs w:val="22"/>
          <w:rtl/>
        </w:rPr>
        <w:t xml:space="preserve">הנגשת מוצרים אשר תוביל למשיכת לקוחות לתועלת בעל החנות. </w:t>
      </w:r>
    </w:p>
    <w:p w14:paraId="0EF789B4"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5.</w:t>
      </w:r>
      <w:r>
        <w:rPr>
          <w:rFonts w:ascii="Tahoma" w:hAnsi="Tahoma" w:cs="Tahoma"/>
          <w:sz w:val="22"/>
          <w:szCs w:val="22"/>
          <w:rtl/>
        </w:rPr>
        <w:t xml:space="preserve"> נוחות וידידותיות למשתמש.</w:t>
      </w:r>
    </w:p>
    <w:p w14:paraId="496A75B0" w14:textId="77777777" w:rsidR="00BD575D" w:rsidRDefault="00F31DDB">
      <w:pPr>
        <w:pStyle w:val="2"/>
        <w:pBdr>
          <w:top w:val="none" w:sz="0" w:space="0" w:color="auto"/>
          <w:left w:val="none" w:sz="0" w:space="0" w:color="auto"/>
          <w:bottom w:val="none" w:sz="0" w:space="0" w:color="auto"/>
          <w:right w:val="none" w:sz="0" w:space="0" w:color="auto"/>
        </w:pBdr>
        <w:shd w:val="clear" w:color="auto" w:fill="auto"/>
        <w:bidi/>
        <w:spacing w:after="240" w:line="360" w:lineRule="auto"/>
        <w:jc w:val="both"/>
        <w:rPr>
          <w:rFonts w:ascii="Tahoma" w:hAnsi="Tahoma" w:cs="Tahoma"/>
          <w:b/>
          <w:bCs/>
          <w:color w:val="808080" w:themeColor="background1" w:themeShade="80"/>
          <w:sz w:val="22"/>
          <w:szCs w:val="22"/>
          <w:u w:val="single"/>
          <w:rtl/>
        </w:rPr>
      </w:pPr>
      <w:bookmarkStart w:id="69" w:name="_Toc39972164"/>
      <w:bookmarkStart w:id="70" w:name="_Toc42553073"/>
      <w:r>
        <w:rPr>
          <w:rFonts w:ascii="Tahoma" w:hAnsi="Tahoma" w:cs="Tahoma"/>
          <w:b/>
          <w:bCs/>
          <w:color w:val="808080" w:themeColor="background1" w:themeShade="80"/>
          <w:sz w:val="22"/>
          <w:szCs w:val="22"/>
          <w:u w:val="single"/>
          <w:rtl/>
        </w:rPr>
        <w:t>יעדי המערכת:</w:t>
      </w:r>
      <w:bookmarkEnd w:id="69"/>
      <w:bookmarkEnd w:id="70"/>
      <w:r>
        <w:rPr>
          <w:rFonts w:ascii="Tahoma" w:hAnsi="Tahoma" w:cs="Tahoma"/>
          <w:b/>
          <w:bCs/>
          <w:color w:val="808080" w:themeColor="background1" w:themeShade="80"/>
          <w:sz w:val="22"/>
          <w:szCs w:val="22"/>
          <w:u w:val="single"/>
          <w:rtl/>
        </w:rPr>
        <w:t xml:space="preserve"> </w:t>
      </w:r>
    </w:p>
    <w:p w14:paraId="1431BCBA"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1.</w:t>
      </w:r>
      <w:r>
        <w:rPr>
          <w:rFonts w:ascii="Tahoma" w:hAnsi="Tahoma" w:cs="Tahoma"/>
          <w:sz w:val="22"/>
          <w:szCs w:val="22"/>
          <w:rtl/>
        </w:rPr>
        <w:t xml:space="preserve"> בניית ממשק חכם לעריכת רשימת קניות.</w:t>
      </w:r>
    </w:p>
    <w:p w14:paraId="5321F29A"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2.</w:t>
      </w:r>
      <w:r>
        <w:rPr>
          <w:rFonts w:ascii="Tahoma" w:hAnsi="Tahoma" w:cs="Tahoma"/>
          <w:sz w:val="22"/>
          <w:szCs w:val="22"/>
          <w:rtl/>
        </w:rPr>
        <w:t xml:space="preserve"> הצגת מפת חנות עם מיקומי המוצרים.</w:t>
      </w:r>
    </w:p>
    <w:p w14:paraId="5864DF47"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3.</w:t>
      </w:r>
      <w:r>
        <w:rPr>
          <w:rFonts w:ascii="Tahoma" w:hAnsi="Tahoma" w:cs="Tahoma"/>
          <w:sz w:val="22"/>
          <w:szCs w:val="22"/>
          <w:rtl/>
        </w:rPr>
        <w:t xml:space="preserve"> הצגת מסלול איסוף אידיאלי במפת החנות.</w:t>
      </w:r>
    </w:p>
    <w:p w14:paraId="30D67EC3"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4.</w:t>
      </w:r>
      <w:r>
        <w:rPr>
          <w:rFonts w:ascii="Tahoma" w:hAnsi="Tahoma" w:cs="Tahoma"/>
          <w:sz w:val="22"/>
          <w:szCs w:val="22"/>
          <w:rtl/>
        </w:rPr>
        <w:t xml:space="preserve"> יצירת המערכת כאפליקציה המספקת נוחות וידידותיות למשתמש.</w:t>
      </w:r>
    </w:p>
    <w:p w14:paraId="2FC9BBC2" w14:textId="77777777" w:rsidR="00BD575D" w:rsidRDefault="00F31DDB">
      <w:pPr>
        <w:bidi/>
        <w:spacing w:before="100" w:after="200" w:line="360" w:lineRule="auto"/>
        <w:rPr>
          <w:rFonts w:ascii="Tahoma" w:hAnsi="Tahoma" w:cs="Tahoma"/>
          <w:b/>
          <w:bCs/>
          <w:caps/>
          <w:color w:val="FF3300"/>
          <w:spacing w:val="15"/>
          <w:rtl/>
          <w14:shadow w14:blurRad="50800" w14:dist="38100" w14:dir="18900000" w14:sx="100000" w14:sy="100000" w14:kx="0" w14:ky="0" w14:algn="bl">
            <w14:srgbClr w14:val="000000">
              <w14:alpha w14:val="60000"/>
            </w14:srgbClr>
          </w14:shadow>
        </w:rPr>
      </w:pPr>
      <w:bookmarkStart w:id="71" w:name="_Toc39972165"/>
      <w:r>
        <w:rPr>
          <w:rFonts w:ascii="Tahoma" w:hAnsi="Tahoma" w:cs="Tahoma"/>
          <w:b/>
          <w:bCs/>
          <w:color w:val="FF3300"/>
          <w:rtl/>
          <w14:shadow w14:blurRad="50800" w14:dist="38100" w14:dir="18900000" w14:sx="100000" w14:sy="100000" w14:kx="0" w14:ky="0" w14:algn="bl">
            <w14:srgbClr w14:val="000000">
              <w14:alpha w14:val="60000"/>
            </w14:srgbClr>
          </w14:shadow>
        </w:rPr>
        <w:br w:type="page"/>
      </w:r>
    </w:p>
    <w:p w14:paraId="6934CECD" w14:textId="77777777" w:rsidR="00BD575D" w:rsidRDefault="00F31DDB">
      <w:pPr>
        <w:pStyle w:val="1"/>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pPr>
      <w:bookmarkStart w:id="72" w:name="_Toc42553074"/>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lastRenderedPageBreak/>
        <w:t>תיחום המערכת:</w:t>
      </w:r>
      <w:bookmarkEnd w:id="71"/>
      <w:bookmarkEnd w:id="72"/>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t xml:space="preserve"> </w:t>
      </w:r>
    </w:p>
    <w:p w14:paraId="29EE79B2" w14:textId="77777777" w:rsidR="00BD575D" w:rsidRDefault="00F31DDB">
      <w:pPr>
        <w:bidi/>
        <w:spacing w:after="240" w:line="360" w:lineRule="auto"/>
        <w:jc w:val="both"/>
        <w:rPr>
          <w:rFonts w:ascii="Tahoma" w:hAnsi="Tahoma" w:cs="Tahoma"/>
          <w:sz w:val="22"/>
          <w:szCs w:val="22"/>
          <w:u w:val="single"/>
          <w:rtl/>
        </w:rPr>
      </w:pPr>
      <w:r>
        <w:rPr>
          <w:rFonts w:ascii="Tahoma" w:hAnsi="Tahoma" w:cs="Tahoma"/>
          <w:sz w:val="22"/>
          <w:szCs w:val="22"/>
          <w:u w:val="single"/>
          <w:rtl/>
        </w:rPr>
        <w:t>המערכת מטפלת ב:</w:t>
      </w:r>
    </w:p>
    <w:p w14:paraId="3CBF78BB"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המערכת מאפשרת ללקוח להזין רשימת קניות מתוך המוצרים הקיימים בחנות, מציגה את מיקומי המוצרים בחנות ומחשבת מסלול קניה אופטימלי.</w:t>
      </w:r>
    </w:p>
    <w:p w14:paraId="18877A53"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המערכת תקבל את מפת החנות מבעל החנות בקובץ</w:t>
      </w:r>
      <w:r>
        <w:rPr>
          <w:rFonts w:ascii="Tahoma" w:hAnsi="Tahoma" w:cs="Tahoma"/>
          <w:sz w:val="22"/>
          <w:szCs w:val="22"/>
        </w:rPr>
        <w:t xml:space="preserve"> ,XML </w:t>
      </w:r>
      <w:r>
        <w:rPr>
          <w:rFonts w:ascii="Tahoma" w:hAnsi="Tahoma" w:cs="Tahoma"/>
          <w:sz w:val="22"/>
          <w:szCs w:val="22"/>
          <w:rtl/>
        </w:rPr>
        <w:t xml:space="preserve">ותבצע המרה של נתוני החנות לנתונים טבלאיים. </w:t>
      </w:r>
    </w:p>
    <w:p w14:paraId="206C7435"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המערכת מאפשרת לבעל החנות להוסיף מוצרים ולערוך אותם, לבחור מוצרים לחנות, להוסיף כינויים למוצרים ולמקם מוצרים בחנות.</w:t>
      </w:r>
    </w:p>
    <w:p w14:paraId="7BB2D59D" w14:textId="77777777" w:rsidR="00BD575D" w:rsidRDefault="00F31DDB">
      <w:pPr>
        <w:bidi/>
        <w:spacing w:after="240" w:line="360" w:lineRule="auto"/>
        <w:jc w:val="both"/>
        <w:rPr>
          <w:rFonts w:ascii="Tahoma" w:hAnsi="Tahoma" w:cs="Tahoma"/>
          <w:sz w:val="22"/>
          <w:szCs w:val="22"/>
          <w:u w:val="single"/>
          <w:rtl/>
        </w:rPr>
      </w:pPr>
      <w:r>
        <w:rPr>
          <w:rFonts w:ascii="Tahoma" w:hAnsi="Tahoma" w:cs="Tahoma"/>
          <w:sz w:val="22"/>
          <w:szCs w:val="22"/>
          <w:u w:val="single"/>
          <w:rtl/>
        </w:rPr>
        <w:t>המערכת אינה מטפלת ב:</w:t>
      </w:r>
    </w:p>
    <w:p w14:paraId="16B9E95D"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המערכת אינה מתחייבת ל 100 אחוזי הצלחה במציאת מסלול קצר ביותר.</w:t>
      </w:r>
    </w:p>
    <w:p w14:paraId="753A5C0A"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המערכת מניחה שקיים ממשק נוח לבעל החנות המטפל בבניית חנות והזנת הנתונים ומייצר קובץ </w:t>
      </w:r>
      <w:r>
        <w:rPr>
          <w:rFonts w:ascii="Tahoma" w:hAnsi="Tahoma" w:cs="Tahoma"/>
          <w:sz w:val="22"/>
          <w:szCs w:val="22"/>
        </w:rPr>
        <w:t>XML</w:t>
      </w:r>
      <w:r>
        <w:rPr>
          <w:rFonts w:ascii="Tahoma" w:hAnsi="Tahoma" w:cs="Tahoma"/>
          <w:sz w:val="22"/>
          <w:szCs w:val="22"/>
          <w:rtl/>
        </w:rPr>
        <w:t xml:space="preserve"> המכיל את כל הנתונים הנדרשים. ממשק זה אינו במסגרת הפרויקט. </w:t>
      </w:r>
    </w:p>
    <w:p w14:paraId="5AE9E1DE"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(אנו פיתחנו ממשק בסיסי לשימוש אישי למפתח האפליקציה</w:t>
      </w:r>
      <w:r>
        <w:rPr>
          <w:rFonts w:ascii="Tahoma" w:hAnsi="Tahoma" w:cs="Tahoma" w:hint="cs"/>
          <w:sz w:val="22"/>
          <w:szCs w:val="22"/>
          <w:rtl/>
        </w:rPr>
        <w:t xml:space="preserve"> </w:t>
      </w:r>
      <w:r>
        <w:rPr>
          <w:rFonts w:ascii="Tahoma" w:hAnsi="Tahoma" w:cs="Tahoma"/>
          <w:sz w:val="22"/>
          <w:szCs w:val="22"/>
          <w:rtl/>
        </w:rPr>
        <w:t>בעיצוב מינימלי</w:t>
      </w:r>
      <w:r>
        <w:rPr>
          <w:rFonts w:ascii="Tahoma" w:hAnsi="Tahoma" w:cs="Tahoma" w:hint="cs"/>
          <w:sz w:val="22"/>
          <w:szCs w:val="22"/>
          <w:rtl/>
        </w:rPr>
        <w:t xml:space="preserve"> </w:t>
      </w:r>
      <w:r>
        <w:rPr>
          <w:rFonts w:ascii="Tahoma" w:hAnsi="Tahoma" w:cs="Tahoma"/>
          <w:sz w:val="22"/>
          <w:szCs w:val="22"/>
          <w:rtl/>
        </w:rPr>
        <w:t>המאפשר הזנת נתונים והכנסת חנות ללא בדיקות תקינות</w:t>
      </w:r>
      <w:r>
        <w:rPr>
          <w:rFonts w:ascii="Tahoma" w:hAnsi="Tahoma" w:cs="Tahoma" w:hint="cs"/>
          <w:sz w:val="22"/>
          <w:szCs w:val="22"/>
          <w:rtl/>
        </w:rPr>
        <w:t>, ואיננו מטפלות בתקינות הנתונים הנקלטים</w:t>
      </w:r>
      <w:r>
        <w:rPr>
          <w:rFonts w:ascii="Tahoma" w:hAnsi="Tahoma" w:cs="Tahoma"/>
          <w:sz w:val="22"/>
          <w:szCs w:val="22"/>
          <w:rtl/>
        </w:rPr>
        <w:t>).</w:t>
      </w:r>
    </w:p>
    <w:p w14:paraId="598AF3C3"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המערכת אינה אחראית לשינוי שמות</w:t>
      </w:r>
      <w:r>
        <w:rPr>
          <w:rFonts w:ascii="Tahoma" w:hAnsi="Tahoma" w:cs="Tahoma" w:hint="cs"/>
          <w:sz w:val="22"/>
          <w:szCs w:val="22"/>
          <w:rtl/>
        </w:rPr>
        <w:t xml:space="preserve"> ושאר הפרטים</w:t>
      </w:r>
      <w:r>
        <w:rPr>
          <w:rFonts w:ascii="Tahoma" w:hAnsi="Tahoma" w:cs="Tahoma"/>
          <w:sz w:val="22"/>
          <w:szCs w:val="22"/>
          <w:rtl/>
        </w:rPr>
        <w:t xml:space="preserve"> במוצרים הכלליים שמבצע בעל חנות מסוימת (היות שהמוצרים משותפים לכל החנויות).</w:t>
      </w:r>
    </w:p>
    <w:p w14:paraId="42B6722E" w14:textId="77777777" w:rsidR="00BD575D" w:rsidRDefault="00BD575D">
      <w:pPr>
        <w:bidi/>
        <w:spacing w:after="240" w:line="360" w:lineRule="auto"/>
        <w:jc w:val="both"/>
        <w:rPr>
          <w:rFonts w:ascii="Tahoma" w:hAnsi="Tahoma" w:cs="Tahoma"/>
          <w:sz w:val="22"/>
          <w:szCs w:val="22"/>
          <w:rtl/>
        </w:rPr>
      </w:pPr>
    </w:p>
    <w:p w14:paraId="6C472F97" w14:textId="77777777" w:rsidR="00BD575D" w:rsidRDefault="00F31DDB">
      <w:pPr>
        <w:bidi/>
        <w:spacing w:before="100" w:after="200" w:line="360" w:lineRule="auto"/>
        <w:rPr>
          <w:rFonts w:ascii="Tahoma" w:hAnsi="Tahoma" w:cs="Tahoma"/>
          <w:b/>
          <w:bCs/>
          <w:caps/>
          <w:color w:val="FF3300"/>
          <w:spacing w:val="15"/>
          <w:rtl/>
          <w14:shadow w14:blurRad="50800" w14:dist="38100" w14:dir="18900000" w14:sx="100000" w14:sy="100000" w14:kx="0" w14:ky="0" w14:algn="bl">
            <w14:srgbClr w14:val="000000">
              <w14:alpha w14:val="60000"/>
            </w14:srgbClr>
          </w14:shadow>
        </w:rPr>
      </w:pPr>
      <w:bookmarkStart w:id="73" w:name="_Toc39972166"/>
      <w:r>
        <w:rPr>
          <w:rFonts w:ascii="Tahoma" w:hAnsi="Tahoma" w:cs="Tahoma"/>
          <w:b/>
          <w:bCs/>
          <w:color w:val="FF3300"/>
          <w:rtl/>
          <w14:shadow w14:blurRad="50800" w14:dist="38100" w14:dir="18900000" w14:sx="100000" w14:sy="100000" w14:kx="0" w14:ky="0" w14:algn="bl">
            <w14:srgbClr w14:val="000000">
              <w14:alpha w14:val="60000"/>
            </w14:srgbClr>
          </w14:shadow>
        </w:rPr>
        <w:br w:type="page"/>
      </w:r>
    </w:p>
    <w:p w14:paraId="01F9AEBE" w14:textId="77777777" w:rsidR="00BD575D" w:rsidRDefault="00F31DDB">
      <w:pPr>
        <w:pStyle w:val="1"/>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pPr>
      <w:bookmarkStart w:id="74" w:name="_Toc42553075"/>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lastRenderedPageBreak/>
        <w:t>רעיונות לפיתוח עתידי</w:t>
      </w:r>
      <w:bookmarkEnd w:id="73"/>
      <w:bookmarkEnd w:id="74"/>
    </w:p>
    <w:p w14:paraId="62B15E4D" w14:textId="77777777" w:rsidR="00BD575D" w:rsidRDefault="00F31DDB">
      <w:pPr>
        <w:pStyle w:val="a3"/>
        <w:bidi/>
        <w:spacing w:after="240" w:line="360" w:lineRule="auto"/>
        <w:contextualSpacing w:val="0"/>
        <w:jc w:val="both"/>
        <w:rPr>
          <w:rFonts w:ascii="Tahoma" w:hAnsi="Tahoma" w:cs="Tahoma"/>
          <w:sz w:val="22"/>
          <w:szCs w:val="22"/>
          <w:rtl/>
        </w:rPr>
      </w:pPr>
      <w:r>
        <w:rPr>
          <w:rFonts w:ascii="Tahoma" w:hAnsi="Tahoma" w:cs="Tahoma"/>
          <w:sz w:val="22"/>
          <w:szCs w:val="22"/>
          <w:rtl/>
        </w:rPr>
        <w:t>בשלבי תכנון המערכת הגדלנו ראש ולא הגבלנו את עצמנו בחשיבה וברעיונות. כתוצאה מכך הצטברו לנו מגוון רעיונות, אותם ניתן יהיה לפתח בעתיד</w:t>
      </w:r>
      <w:r>
        <w:rPr>
          <w:rFonts w:ascii="Tahoma" w:hAnsi="Tahoma" w:cs="Tahoma" w:hint="cs"/>
          <w:sz w:val="22"/>
          <w:szCs w:val="22"/>
          <w:rtl/>
        </w:rPr>
        <w:t xml:space="preserve">, </w:t>
      </w:r>
      <w:r>
        <w:rPr>
          <w:rFonts w:ascii="Tahoma" w:hAnsi="Tahoma" w:cs="Tahoma"/>
          <w:sz w:val="22"/>
          <w:szCs w:val="22"/>
          <w:rtl/>
        </w:rPr>
        <w:t>לחלקם הכנו תשתית מתאימה במבנה הנתונים.</w:t>
      </w:r>
    </w:p>
    <w:p w14:paraId="497BA16B" w14:textId="77777777" w:rsidR="00BD575D" w:rsidRDefault="00F31DDB">
      <w:pPr>
        <w:pStyle w:val="a3"/>
        <w:numPr>
          <w:ilvl w:val="0"/>
          <w:numId w:val="25"/>
        </w:numPr>
        <w:bidi/>
        <w:spacing w:after="240" w:line="360" w:lineRule="auto"/>
        <w:contextualSpacing w:val="0"/>
        <w:jc w:val="both"/>
        <w:rPr>
          <w:rFonts w:ascii="Tahoma" w:hAnsi="Tahoma" w:cs="Tahoma"/>
          <w:sz w:val="22"/>
          <w:szCs w:val="22"/>
        </w:rPr>
      </w:pPr>
      <w:r>
        <w:rPr>
          <w:rFonts w:ascii="Tahoma" w:hAnsi="Tahoma" w:cs="Tahoma"/>
          <w:b/>
          <w:bCs/>
          <w:sz w:val="22"/>
          <w:szCs w:val="22"/>
          <w:rtl/>
        </w:rPr>
        <w:t>עדכון מלאי:</w:t>
      </w:r>
      <w:r>
        <w:rPr>
          <w:rFonts w:ascii="Tahoma" w:hAnsi="Tahoma" w:cs="Tahoma"/>
          <w:sz w:val="22"/>
          <w:szCs w:val="22"/>
          <w:rtl/>
        </w:rPr>
        <w:t xml:space="preserve"> המערכת תתממשק בזמן אמת עם המלאי הקיים בחנות כך שלקוח לא ילך לקחת מוצר שאינו קיים במלאי. לצורך זה </w:t>
      </w:r>
      <w:r>
        <w:rPr>
          <w:rFonts w:ascii="Tahoma" w:hAnsi="Tahoma" w:cs="Tahoma" w:hint="cs"/>
          <w:sz w:val="22"/>
          <w:szCs w:val="22"/>
          <w:rtl/>
        </w:rPr>
        <w:t xml:space="preserve">נוסיף </w:t>
      </w:r>
      <w:r>
        <w:rPr>
          <w:rFonts w:ascii="Tahoma" w:hAnsi="Tahoma" w:cs="Tahoma"/>
          <w:sz w:val="22"/>
          <w:szCs w:val="22"/>
          <w:rtl/>
        </w:rPr>
        <w:t xml:space="preserve">מאפיין 'מלאי' בטבלת </w:t>
      </w:r>
      <w:r>
        <w:rPr>
          <w:rFonts w:ascii="Tahoma" w:hAnsi="Tahoma" w:cs="Tahoma" w:hint="cs"/>
          <w:sz w:val="22"/>
          <w:szCs w:val="22"/>
          <w:rtl/>
        </w:rPr>
        <w:t>קישור המוצרים למדפים בחנות</w:t>
      </w:r>
      <w:r>
        <w:rPr>
          <w:rFonts w:ascii="Tahoma" w:hAnsi="Tahoma" w:cs="Tahoma"/>
          <w:sz w:val="22"/>
          <w:szCs w:val="22"/>
          <w:rtl/>
        </w:rPr>
        <w:t>.</w:t>
      </w:r>
    </w:p>
    <w:p w14:paraId="26EC5080" w14:textId="77777777" w:rsidR="00BD575D" w:rsidRDefault="00F31DDB">
      <w:pPr>
        <w:pStyle w:val="a3"/>
        <w:numPr>
          <w:ilvl w:val="0"/>
          <w:numId w:val="25"/>
        </w:numPr>
        <w:bidi/>
        <w:spacing w:after="240" w:line="360" w:lineRule="auto"/>
        <w:contextualSpacing w:val="0"/>
        <w:jc w:val="both"/>
        <w:rPr>
          <w:rFonts w:ascii="Tahoma" w:hAnsi="Tahoma" w:cs="Tahoma"/>
          <w:sz w:val="22"/>
          <w:szCs w:val="22"/>
        </w:rPr>
      </w:pPr>
      <w:r>
        <w:rPr>
          <w:rFonts w:ascii="Tahoma" w:hAnsi="Tahoma" w:cs="Tahoma"/>
          <w:b/>
          <w:bCs/>
          <w:sz w:val="22"/>
          <w:szCs w:val="22"/>
          <w:rtl/>
        </w:rPr>
        <w:t>קריאת ברקוד:</w:t>
      </w:r>
      <w:r>
        <w:rPr>
          <w:rFonts w:ascii="Tahoma" w:hAnsi="Tahoma" w:cs="Tahoma"/>
          <w:sz w:val="22"/>
          <w:szCs w:val="22"/>
          <w:rtl/>
        </w:rPr>
        <w:t xml:space="preserve"> ע"י הזנת ברקוד (באמצעות קורא ברקודים או בהזנה ידנית) ניתן לראות את מיקום המוצר במפת החנות (מתאים לעובדים\סדרנים) או להוסיפו למוצרי החנות (עבור בעל חנות).</w:t>
      </w:r>
    </w:p>
    <w:p w14:paraId="52D9150B" w14:textId="77777777" w:rsidR="00BD575D" w:rsidRDefault="00F31DDB">
      <w:pPr>
        <w:pStyle w:val="a3"/>
        <w:numPr>
          <w:ilvl w:val="0"/>
          <w:numId w:val="25"/>
        </w:numPr>
        <w:bidi/>
        <w:spacing w:after="240" w:line="360" w:lineRule="auto"/>
        <w:contextualSpacing w:val="0"/>
        <w:jc w:val="both"/>
        <w:rPr>
          <w:rFonts w:ascii="Tahoma" w:hAnsi="Tahoma" w:cs="Tahoma"/>
          <w:sz w:val="22"/>
          <w:szCs w:val="22"/>
        </w:rPr>
      </w:pPr>
      <w:r>
        <w:rPr>
          <w:rFonts w:ascii="Tahoma" w:hAnsi="Tahoma" w:cs="Tahoma"/>
          <w:b/>
          <w:bCs/>
          <w:sz w:val="22"/>
          <w:szCs w:val="22"/>
          <w:rtl/>
        </w:rPr>
        <w:t>סטטיסטיקות:</w:t>
      </w:r>
      <w:r>
        <w:rPr>
          <w:rFonts w:ascii="Tahoma" w:hAnsi="Tahoma" w:cs="Tahoma"/>
          <w:sz w:val="22"/>
          <w:szCs w:val="22"/>
          <w:rtl/>
        </w:rPr>
        <w:t xml:space="preserve"> פיתחנו כמה אלגוריתמים לחישוב מסלול אופטימלי הפועלים במקביל. </w:t>
      </w:r>
    </w:p>
    <w:p w14:paraId="6D0918F7" w14:textId="77777777" w:rsidR="00BD575D" w:rsidRDefault="00F31DDB">
      <w:pPr>
        <w:pStyle w:val="a3"/>
        <w:bidi/>
        <w:spacing w:after="240" w:line="360" w:lineRule="auto"/>
        <w:ind w:left="1440"/>
        <w:contextualSpacing w:val="0"/>
        <w:jc w:val="both"/>
        <w:rPr>
          <w:rFonts w:ascii="Tahoma" w:hAnsi="Tahoma" w:cs="Tahoma"/>
          <w:sz w:val="22"/>
          <w:szCs w:val="22"/>
          <w:rtl/>
        </w:rPr>
      </w:pPr>
      <w:r>
        <w:rPr>
          <w:rFonts w:ascii="Tahoma" w:hAnsi="Tahoma" w:cs="Tahoma"/>
          <w:sz w:val="22"/>
          <w:szCs w:val="22"/>
          <w:rtl/>
        </w:rPr>
        <w:t xml:space="preserve">כיון שהמדובר הוא בחנויות </w:t>
      </w:r>
      <w:r>
        <w:rPr>
          <w:rFonts w:ascii="Tahoma" w:hAnsi="Tahoma" w:cs="Tahoma" w:hint="cs"/>
          <w:sz w:val="22"/>
          <w:szCs w:val="22"/>
          <w:rtl/>
        </w:rPr>
        <w:t>שמבנן לא אמור להשתנות הרבה במהלך החיים,</w:t>
      </w:r>
      <w:r>
        <w:rPr>
          <w:rFonts w:ascii="Tahoma" w:hAnsi="Tahoma" w:cs="Tahoma"/>
          <w:sz w:val="22"/>
          <w:szCs w:val="22"/>
          <w:rtl/>
        </w:rPr>
        <w:t xml:space="preserve"> ניתן לתכנן את המערכת באופן שתוכל ללמוד מניסיונה ותאפשר לדעת מהם האלגוריתמים היעילים יותר ואלו פחות – עבור כל חנות, המידע ישמש גם להמשך הפיתוח. </w:t>
      </w:r>
    </w:p>
    <w:p w14:paraId="110FB0FF" w14:textId="77777777" w:rsidR="00BD575D" w:rsidRDefault="00F31DDB">
      <w:pPr>
        <w:pStyle w:val="a3"/>
        <w:bidi/>
        <w:spacing w:after="240" w:line="360" w:lineRule="auto"/>
        <w:ind w:left="1440"/>
        <w:contextualSpacing w:val="0"/>
        <w:jc w:val="both"/>
        <w:rPr>
          <w:rFonts w:ascii="Tahoma" w:hAnsi="Tahoma" w:cs="Tahoma"/>
          <w:sz w:val="22"/>
          <w:szCs w:val="22"/>
        </w:rPr>
      </w:pPr>
      <w:r>
        <w:rPr>
          <w:rFonts w:ascii="Tahoma" w:hAnsi="Tahoma" w:cs="Tahoma"/>
          <w:sz w:val="22"/>
          <w:szCs w:val="22"/>
          <w:rtl/>
        </w:rPr>
        <w:t xml:space="preserve">ע"י שמירת נתונים סטטיסטיים ושימוש בהם נוכל לייעל את החישובים ולדייק את השימוש בשיטה הנכונה לכל חנות. ככל כשהמערכת תהיה ותיקה יותר היא תחכם ותהיה ממוקדת יותר. </w:t>
      </w:r>
    </w:p>
    <w:p w14:paraId="2205E474" w14:textId="77777777" w:rsidR="00BD575D" w:rsidRDefault="00F31DDB">
      <w:pPr>
        <w:pStyle w:val="a3"/>
        <w:numPr>
          <w:ilvl w:val="0"/>
          <w:numId w:val="25"/>
        </w:numPr>
        <w:bidi/>
        <w:spacing w:after="240" w:line="360" w:lineRule="auto"/>
        <w:contextualSpacing w:val="0"/>
        <w:jc w:val="both"/>
        <w:rPr>
          <w:rFonts w:ascii="Tahoma" w:hAnsi="Tahoma" w:cs="Tahoma"/>
          <w:sz w:val="22"/>
          <w:szCs w:val="22"/>
        </w:rPr>
      </w:pPr>
      <w:r>
        <w:rPr>
          <w:rFonts w:ascii="Tahoma" w:hAnsi="Tahoma" w:cs="Tahoma"/>
          <w:b/>
          <w:bCs/>
          <w:sz w:val="22"/>
          <w:szCs w:val="22"/>
          <w:rtl/>
        </w:rPr>
        <w:t xml:space="preserve">שכלול </w:t>
      </w:r>
      <w:r>
        <w:rPr>
          <w:rFonts w:ascii="Tahoma" w:hAnsi="Tahoma" w:cs="Tahoma"/>
          <w:b/>
          <w:bCs/>
          <w:sz w:val="22"/>
          <w:szCs w:val="22"/>
        </w:rPr>
        <w:t>Alias</w:t>
      </w:r>
      <w:r>
        <w:rPr>
          <w:rFonts w:ascii="Tahoma" w:hAnsi="Tahoma" w:cs="Tahoma"/>
          <w:b/>
          <w:bCs/>
          <w:sz w:val="22"/>
          <w:szCs w:val="22"/>
          <w:rtl/>
        </w:rPr>
        <w:t>:</w:t>
      </w:r>
      <w:r>
        <w:rPr>
          <w:rFonts w:ascii="Tahoma" w:hAnsi="Tahoma" w:cs="Tahoma"/>
          <w:sz w:val="22"/>
          <w:szCs w:val="22"/>
          <w:rtl/>
        </w:rPr>
        <w:t xml:space="preserve"> קינון היררכי של כינויי מוצרים, כך שכאשר מקשרים כינוי למוצר יודעים עליו דברים רבים. דוגמא: כשמשייכים ל'שוש' את ההורה 'במבה' יוכלו לדעת עליו שהוא מכיל בוטנים, חטיף, חטיף מלוח, ממתק, וכולי. </w:t>
      </w:r>
    </w:p>
    <w:p w14:paraId="571A0A5C" w14:textId="77777777" w:rsidR="00BD575D" w:rsidRDefault="00F31DDB">
      <w:pPr>
        <w:pStyle w:val="a3"/>
        <w:bidi/>
        <w:spacing w:after="240" w:line="360" w:lineRule="auto"/>
        <w:ind w:left="1440"/>
        <w:contextualSpacing w:val="0"/>
        <w:jc w:val="both"/>
        <w:rPr>
          <w:rFonts w:ascii="Tahoma" w:hAnsi="Tahoma" w:cs="Tahoma"/>
          <w:sz w:val="22"/>
          <w:szCs w:val="22"/>
          <w:rtl/>
        </w:rPr>
      </w:pPr>
      <w:r>
        <w:rPr>
          <w:rFonts w:ascii="Tahoma" w:hAnsi="Tahoma" w:cs="Tahoma"/>
          <w:sz w:val="22"/>
          <w:szCs w:val="22"/>
          <w:rtl/>
        </w:rPr>
        <w:t xml:space="preserve">טבלת הכינויים קיימת, וקיים בטבלה מאפיין </w:t>
      </w:r>
      <w:r>
        <w:rPr>
          <w:rFonts w:ascii="Tahoma" w:eastAsiaTheme="minorEastAsia" w:hAnsi="Tahoma" w:cs="Tahoma"/>
          <w:color w:val="2B91AF"/>
          <w:sz w:val="22"/>
          <w:szCs w:val="22"/>
        </w:rPr>
        <w:t>parent</w:t>
      </w:r>
      <w:r>
        <w:rPr>
          <w:rFonts w:ascii="Tahoma" w:hAnsi="Tahoma" w:cs="Tahoma"/>
          <w:sz w:val="22"/>
          <w:szCs w:val="22"/>
          <w:rtl/>
        </w:rPr>
        <w:t xml:space="preserve"> לאפשור ההיררכיה.</w:t>
      </w:r>
    </w:p>
    <w:p w14:paraId="1D0C4B8F" w14:textId="77777777" w:rsidR="00BD575D" w:rsidRDefault="00F31DDB">
      <w:pPr>
        <w:pStyle w:val="a3"/>
        <w:numPr>
          <w:ilvl w:val="0"/>
          <w:numId w:val="25"/>
        </w:numPr>
        <w:bidi/>
        <w:spacing w:after="240" w:line="360" w:lineRule="auto"/>
        <w:contextualSpacing w:val="0"/>
        <w:jc w:val="both"/>
        <w:rPr>
          <w:rFonts w:ascii="Tahoma" w:hAnsi="Tahoma" w:cs="Tahoma"/>
          <w:sz w:val="22"/>
          <w:szCs w:val="22"/>
        </w:rPr>
      </w:pPr>
      <w:r>
        <w:rPr>
          <w:rFonts w:ascii="Tahoma" w:hAnsi="Tahoma" w:cs="Tahoma" w:hint="cs"/>
          <w:b/>
          <w:bCs/>
          <w:sz w:val="22"/>
          <w:szCs w:val="22"/>
          <w:rtl/>
        </w:rPr>
        <w:t>אבטחת נתוני המוצרים-</w:t>
      </w:r>
      <w:r>
        <w:rPr>
          <w:rFonts w:ascii="Tahoma" w:hAnsi="Tahoma" w:cs="Tahoma" w:hint="cs"/>
          <w:sz w:val="22"/>
          <w:szCs w:val="22"/>
          <w:rtl/>
        </w:rPr>
        <w:t xml:space="preserve"> כדאי ליצור מערך אבטחה על שמות המוצרים, היות והנתונים משותפים לכל החנויות וכל אחד יכול ליצור חנות ולשבש את הנתונים. בטבלת </w:t>
      </w:r>
      <w:r>
        <w:rPr>
          <w:rFonts w:ascii="Tahoma" w:eastAsiaTheme="minorEastAsia" w:hAnsi="Tahoma" w:cs="Tahoma" w:hint="cs"/>
          <w:color w:val="2B91AF"/>
          <w:sz w:val="22"/>
          <w:szCs w:val="22"/>
        </w:rPr>
        <w:t>A</w:t>
      </w:r>
      <w:r>
        <w:rPr>
          <w:rFonts w:ascii="Tahoma" w:eastAsiaTheme="minorEastAsia" w:hAnsi="Tahoma" w:cs="Tahoma"/>
          <w:color w:val="2B91AF"/>
          <w:sz w:val="22"/>
          <w:szCs w:val="22"/>
        </w:rPr>
        <w:t>lias</w:t>
      </w:r>
      <w:r>
        <w:rPr>
          <w:rFonts w:ascii="Tahoma" w:hAnsi="Tahoma" w:cs="Tahoma" w:hint="cs"/>
          <w:sz w:val="22"/>
          <w:szCs w:val="22"/>
          <w:rtl/>
        </w:rPr>
        <w:t xml:space="preserve"> יש שדה </w:t>
      </w:r>
      <w:proofErr w:type="spellStart"/>
      <w:r>
        <w:rPr>
          <w:rFonts w:ascii="Tahoma" w:eastAsiaTheme="minorEastAsia" w:hAnsi="Tahoma" w:cs="Tahoma" w:hint="cs"/>
          <w:color w:val="2B91AF"/>
          <w:sz w:val="22"/>
          <w:szCs w:val="22"/>
        </w:rPr>
        <w:t>I</w:t>
      </w:r>
      <w:r>
        <w:rPr>
          <w:rFonts w:ascii="Tahoma" w:eastAsiaTheme="minorEastAsia" w:hAnsi="Tahoma" w:cs="Tahoma"/>
          <w:color w:val="2B91AF"/>
          <w:sz w:val="22"/>
          <w:szCs w:val="22"/>
        </w:rPr>
        <w:t>sPrivate</w:t>
      </w:r>
      <w:proofErr w:type="spellEnd"/>
      <w:r>
        <w:rPr>
          <w:rFonts w:ascii="Tahoma" w:hAnsi="Tahoma" w:cs="Tahoma" w:hint="cs"/>
          <w:sz w:val="22"/>
          <w:szCs w:val="22"/>
          <w:rtl/>
        </w:rPr>
        <w:t xml:space="preserve"> שיאפשר לבעל חנות ליצור שמות פרטיים משלו ולהשתמש רק בהם.</w:t>
      </w:r>
    </w:p>
    <w:p w14:paraId="7BBB6225" w14:textId="77777777" w:rsidR="00BD575D" w:rsidRDefault="00F31DDB">
      <w:pPr>
        <w:pStyle w:val="a3"/>
        <w:numPr>
          <w:ilvl w:val="0"/>
          <w:numId w:val="25"/>
        </w:numPr>
        <w:bidi/>
        <w:spacing w:after="240" w:line="360" w:lineRule="auto"/>
        <w:contextualSpacing w:val="0"/>
        <w:jc w:val="both"/>
        <w:rPr>
          <w:rFonts w:ascii="Tahoma" w:hAnsi="Tahoma" w:cs="Tahoma"/>
          <w:sz w:val="22"/>
          <w:szCs w:val="22"/>
        </w:rPr>
      </w:pPr>
      <w:r>
        <w:rPr>
          <w:rFonts w:ascii="Tahoma" w:hAnsi="Tahoma" w:cs="Tahoma" w:hint="cs"/>
          <w:b/>
          <w:bCs/>
          <w:sz w:val="22"/>
          <w:szCs w:val="22"/>
          <w:rtl/>
        </w:rPr>
        <w:lastRenderedPageBreak/>
        <w:t xml:space="preserve">עיצוב תלת </w:t>
      </w:r>
      <w:proofErr w:type="spellStart"/>
      <w:r>
        <w:rPr>
          <w:rFonts w:ascii="Tahoma" w:hAnsi="Tahoma" w:cs="Tahoma" w:hint="cs"/>
          <w:b/>
          <w:bCs/>
          <w:sz w:val="22"/>
          <w:szCs w:val="22"/>
          <w:rtl/>
        </w:rPr>
        <w:t>מימדי</w:t>
      </w:r>
      <w:proofErr w:type="spellEnd"/>
      <w:r>
        <w:rPr>
          <w:rFonts w:ascii="Tahoma" w:hAnsi="Tahoma" w:cs="Tahoma" w:hint="cs"/>
          <w:b/>
          <w:bCs/>
          <w:sz w:val="22"/>
          <w:szCs w:val="22"/>
          <w:rtl/>
        </w:rPr>
        <w:t>-</w:t>
      </w:r>
      <w:r>
        <w:rPr>
          <w:rFonts w:ascii="Tahoma" w:hAnsi="Tahoma" w:cs="Tahoma" w:hint="cs"/>
          <w:sz w:val="22"/>
          <w:szCs w:val="22"/>
          <w:rtl/>
        </w:rPr>
        <w:t xml:space="preserve"> במידה והמערכת </w:t>
      </w:r>
      <w:proofErr w:type="spellStart"/>
      <w:r>
        <w:rPr>
          <w:rFonts w:ascii="Tahoma" w:hAnsi="Tahoma" w:cs="Tahoma" w:hint="cs"/>
          <w:sz w:val="22"/>
          <w:szCs w:val="22"/>
          <w:rtl/>
        </w:rPr>
        <w:t>תשתדרג</w:t>
      </w:r>
      <w:proofErr w:type="spellEnd"/>
      <w:r>
        <w:rPr>
          <w:rFonts w:ascii="Tahoma" w:hAnsi="Tahoma" w:cs="Tahoma" w:hint="cs"/>
          <w:sz w:val="22"/>
          <w:szCs w:val="22"/>
          <w:rtl/>
        </w:rPr>
        <w:t xml:space="preserve"> ותאפשר ללקוח לראות את </w:t>
      </w:r>
      <w:r>
        <w:rPr>
          <w:rFonts w:ascii="Tahoma" w:hAnsi="Tahoma" w:cs="Tahoma" w:hint="cs"/>
          <w:b/>
          <w:bCs/>
          <w:sz w:val="22"/>
          <w:szCs w:val="22"/>
          <w:rtl/>
        </w:rPr>
        <w:t>המדפים</w:t>
      </w:r>
      <w:r>
        <w:rPr>
          <w:rFonts w:ascii="Tahoma" w:hAnsi="Tahoma" w:cs="Tahoma" w:hint="cs"/>
          <w:sz w:val="22"/>
          <w:szCs w:val="22"/>
          <w:rtl/>
        </w:rPr>
        <w:t xml:space="preserve"> בסטנדים, נוכל להראות ללקוח באיזה מדף בדיוק נמצא המוצר, כי המוצרים ממוקמים במדפים. בממשק הנוכחי אין למדפים משמעות, אך קיימת תשתית במסד הנתונים להצגת מדפים. </w:t>
      </w:r>
    </w:p>
    <w:p w14:paraId="5EB1244B" w14:textId="77777777" w:rsidR="00BD575D" w:rsidRDefault="00F31DDB">
      <w:pPr>
        <w:pStyle w:val="a3"/>
        <w:numPr>
          <w:ilvl w:val="0"/>
          <w:numId w:val="25"/>
        </w:numPr>
        <w:bidi/>
        <w:spacing w:after="240" w:line="360" w:lineRule="auto"/>
        <w:contextualSpacing w:val="0"/>
        <w:jc w:val="both"/>
        <w:rPr>
          <w:rFonts w:ascii="Tahoma" w:hAnsi="Tahoma" w:cs="Tahoma"/>
          <w:sz w:val="22"/>
          <w:szCs w:val="22"/>
        </w:rPr>
      </w:pPr>
      <w:r>
        <w:rPr>
          <w:rFonts w:ascii="Tahoma" w:hAnsi="Tahoma" w:cs="Tahoma" w:hint="cs"/>
          <w:b/>
          <w:bCs/>
          <w:sz w:val="22"/>
          <w:szCs w:val="22"/>
          <w:rtl/>
        </w:rPr>
        <w:t>בניית חנות-</w:t>
      </w:r>
      <w:r>
        <w:rPr>
          <w:rFonts w:ascii="Tahoma" w:hAnsi="Tahoma" w:cs="Tahoma" w:hint="cs"/>
          <w:sz w:val="22"/>
          <w:szCs w:val="22"/>
          <w:rtl/>
        </w:rPr>
        <w:t xml:space="preserve"> כמובן, </w:t>
      </w:r>
      <w:proofErr w:type="spellStart"/>
      <w:r>
        <w:rPr>
          <w:rFonts w:ascii="Tahoma" w:hAnsi="Tahoma" w:cs="Tahoma" w:hint="cs"/>
          <w:sz w:val="22"/>
          <w:szCs w:val="22"/>
          <w:rtl/>
        </w:rPr>
        <w:t>השידרוג</w:t>
      </w:r>
      <w:proofErr w:type="spellEnd"/>
      <w:r>
        <w:rPr>
          <w:rFonts w:ascii="Tahoma" w:hAnsi="Tahoma" w:cs="Tahoma" w:hint="cs"/>
          <w:sz w:val="22"/>
          <w:szCs w:val="22"/>
          <w:rtl/>
        </w:rPr>
        <w:t xml:space="preserve"> הראשוני שנעשה יהיה בניית ממשק חכם נוח לבעל החנות. הממשק יצטרך לכלול אלגוריתם ליצירת נקודות גישה וקישור אוטומטי בין נקודות גישה לסטנדים כך שכל תהליך הזנת נתוני חנות יהיה קליל וקצר.</w:t>
      </w:r>
    </w:p>
    <w:p w14:paraId="4CCA3F04" w14:textId="77777777" w:rsidR="00BD575D" w:rsidRDefault="00F31DDB">
      <w:pPr>
        <w:pStyle w:val="a3"/>
        <w:bidi/>
        <w:spacing w:after="240" w:line="360" w:lineRule="auto"/>
        <w:ind w:left="1440"/>
        <w:contextualSpacing w:val="0"/>
        <w:jc w:val="both"/>
        <w:rPr>
          <w:rFonts w:ascii="Tahoma" w:hAnsi="Tahoma" w:cs="Tahoma"/>
          <w:sz w:val="22"/>
          <w:szCs w:val="22"/>
          <w:rtl/>
        </w:rPr>
      </w:pPr>
      <w:r>
        <w:rPr>
          <w:rFonts w:ascii="Tahoma" w:hAnsi="Tahoma" w:cs="Tahoma" w:hint="cs"/>
          <w:b/>
          <w:bCs/>
          <w:sz w:val="22"/>
          <w:szCs w:val="22"/>
          <w:rtl/>
        </w:rPr>
        <w:t>מציאת נקודות גישה-</w:t>
      </w:r>
      <w:r>
        <w:rPr>
          <w:rFonts w:ascii="Tahoma" w:hAnsi="Tahoma" w:cs="Tahoma" w:hint="cs"/>
          <w:sz w:val="22"/>
          <w:szCs w:val="22"/>
          <w:rtl/>
        </w:rPr>
        <w:t xml:space="preserve">התחלנו לממש אלגוריתם בסיסי ליצירת נקודת גישה. אלגוריתם זה יובא בהמשך הספר, בפרק </w:t>
      </w:r>
      <w:r>
        <w:rPr>
          <w:rFonts w:ascii="Tahoma" w:hAnsi="Tahoma" w:cs="Tahoma" w:hint="cs"/>
          <w:b/>
          <w:bCs/>
          <w:sz w:val="22"/>
          <w:szCs w:val="22"/>
          <w:rtl/>
        </w:rPr>
        <w:t>'תחומי לוגיקה נוספים'</w:t>
      </w:r>
      <w:r>
        <w:rPr>
          <w:rFonts w:ascii="Tahoma" w:hAnsi="Tahoma" w:cs="Tahoma" w:hint="cs"/>
          <w:sz w:val="22"/>
          <w:szCs w:val="22"/>
          <w:rtl/>
        </w:rPr>
        <w:t xml:space="preserve">. </w:t>
      </w:r>
    </w:p>
    <w:p w14:paraId="05E05A44" w14:textId="77777777" w:rsidR="00BD575D" w:rsidRDefault="00F31DDB">
      <w:pPr>
        <w:pStyle w:val="a3"/>
        <w:bidi/>
        <w:spacing w:after="240" w:line="360" w:lineRule="auto"/>
        <w:ind w:left="1440"/>
        <w:contextualSpacing w:val="0"/>
        <w:jc w:val="both"/>
        <w:rPr>
          <w:rFonts w:ascii="Tahoma" w:hAnsi="Tahoma" w:cs="Tahoma"/>
          <w:sz w:val="22"/>
          <w:szCs w:val="22"/>
          <w:rtl/>
        </w:rPr>
      </w:pPr>
      <w:r>
        <w:rPr>
          <w:rFonts w:ascii="Tahoma" w:hAnsi="Tahoma" w:cs="Tahoma" w:hint="cs"/>
          <w:b/>
          <w:bCs/>
          <w:sz w:val="22"/>
          <w:szCs w:val="22"/>
          <w:rtl/>
        </w:rPr>
        <w:t>אלגוריתם המוצא קשתות בחנות-</w:t>
      </w:r>
      <w:r>
        <w:rPr>
          <w:rFonts w:ascii="Tahoma" w:hAnsi="Tahoma" w:cs="Tahoma" w:hint="cs"/>
          <w:sz w:val="22"/>
          <w:szCs w:val="22"/>
          <w:rtl/>
        </w:rPr>
        <w:t xml:space="preserve"> ז"א מקשר בין 2 נקודות גישה או בין נקודת גישה לסטנד, אלגוריתם זה ממומש במידה מסוימת בפונקציה למציאת נקודות גישה לנקודות התחלה, שם מימשנו חיפוש נקודות גישה לנקודה מסוימת בחנות. כדי להוסיף קשתות לחנות, נוכל להשתמש באלגוריתם זה. </w:t>
      </w:r>
    </w:p>
    <w:p w14:paraId="0AF3A611" w14:textId="77777777" w:rsidR="00BD575D" w:rsidRDefault="00F31DDB">
      <w:pPr>
        <w:pStyle w:val="a3"/>
        <w:bidi/>
        <w:spacing w:after="240" w:line="360" w:lineRule="auto"/>
        <w:ind w:left="1440"/>
        <w:contextualSpacing w:val="0"/>
        <w:jc w:val="both"/>
        <w:rPr>
          <w:rFonts w:ascii="Tahoma" w:hAnsi="Tahoma" w:cs="Tahoma"/>
          <w:sz w:val="22"/>
          <w:szCs w:val="22"/>
          <w:rtl/>
        </w:rPr>
      </w:pPr>
      <w:r>
        <w:rPr>
          <w:rFonts w:ascii="Tahoma" w:hAnsi="Tahoma" w:cs="Tahoma" w:hint="cs"/>
          <w:sz w:val="22"/>
          <w:szCs w:val="22"/>
          <w:rtl/>
        </w:rPr>
        <w:t>בניית החנות לא בתחום הפרויקט, אך קיימים בידינו האלגוריתמים המוזכרים לעיל, עליהם נתבסס בעת כתיבת הלוגיקה המטפלת בבניית חנות.</w:t>
      </w:r>
      <w:bookmarkStart w:id="75" w:name="_Toc39972167"/>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br w:type="page"/>
      </w:r>
    </w:p>
    <w:p w14:paraId="403698F7" w14:textId="77777777" w:rsidR="00BD575D" w:rsidRDefault="00F31DDB">
      <w:pPr>
        <w:pStyle w:val="1"/>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pPr>
      <w:bookmarkStart w:id="76" w:name="_Toc42553076"/>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lastRenderedPageBreak/>
        <w:t>מפרט טכני:</w:t>
      </w:r>
      <w:bookmarkEnd w:id="75"/>
      <w:bookmarkEnd w:id="76"/>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t xml:space="preserve"> </w:t>
      </w:r>
    </w:p>
    <w:p w14:paraId="09971DD1" w14:textId="77777777" w:rsidR="00BD575D" w:rsidRDefault="00F31DDB">
      <w:pPr>
        <w:pStyle w:val="2"/>
        <w:pBdr>
          <w:top w:val="none" w:sz="0" w:space="0" w:color="auto"/>
          <w:left w:val="none" w:sz="0" w:space="0" w:color="auto"/>
          <w:bottom w:val="none" w:sz="0" w:space="0" w:color="auto"/>
          <w:right w:val="none" w:sz="0" w:space="0" w:color="auto"/>
        </w:pBdr>
        <w:shd w:val="clear" w:color="auto" w:fill="auto"/>
        <w:bidi/>
        <w:spacing w:after="240" w:line="360" w:lineRule="auto"/>
        <w:jc w:val="both"/>
        <w:rPr>
          <w:rFonts w:ascii="Tahoma" w:hAnsi="Tahoma" w:cs="Tahoma"/>
          <w:b/>
          <w:bCs/>
          <w:color w:val="808080" w:themeColor="background1" w:themeShade="80"/>
          <w:sz w:val="22"/>
          <w:szCs w:val="22"/>
          <w:u w:val="single"/>
          <w:rtl/>
        </w:rPr>
      </w:pPr>
      <w:bookmarkStart w:id="77" w:name="_Toc42553077"/>
      <w:r>
        <w:rPr>
          <w:rFonts w:ascii="Tahoma" w:hAnsi="Tahoma" w:cs="Tahoma"/>
          <w:b/>
          <w:bCs/>
          <w:color w:val="808080" w:themeColor="background1" w:themeShade="80"/>
          <w:sz w:val="22"/>
          <w:szCs w:val="22"/>
          <w:u w:val="single"/>
          <w:rtl/>
        </w:rPr>
        <w:t>סביבת פיתוח:</w:t>
      </w:r>
      <w:bookmarkEnd w:id="77"/>
    </w:p>
    <w:p w14:paraId="055F857D" w14:textId="77777777" w:rsidR="00BD575D" w:rsidRDefault="00F31DDB">
      <w:pPr>
        <w:bidi/>
        <w:spacing w:after="240" w:line="360" w:lineRule="auto"/>
        <w:jc w:val="both"/>
        <w:rPr>
          <w:rFonts w:ascii="Tahoma" w:hAnsi="Tahoma" w:cs="Tahoma"/>
          <w:sz w:val="22"/>
          <w:szCs w:val="22"/>
        </w:rPr>
      </w:pPr>
      <w:r>
        <w:rPr>
          <w:rFonts w:ascii="Tahoma" w:hAnsi="Tahoma" w:cs="Tahoma"/>
          <w:b/>
          <w:bCs/>
          <w:sz w:val="22"/>
          <w:szCs w:val="22"/>
          <w:rtl/>
        </w:rPr>
        <w:t>עמדת פיתוח:</w:t>
      </w:r>
      <w:r>
        <w:rPr>
          <w:rFonts w:ascii="Tahoma" w:hAnsi="Tahoma" w:cs="Tahoma"/>
          <w:sz w:val="22"/>
          <w:szCs w:val="22"/>
          <w:rtl/>
        </w:rPr>
        <w:t xml:space="preserve"> מחשב </w:t>
      </w:r>
      <w:r>
        <w:rPr>
          <w:rFonts w:ascii="Tahoma" w:hAnsi="Tahoma" w:cs="Tahoma"/>
          <w:sz w:val="22"/>
          <w:szCs w:val="22"/>
        </w:rPr>
        <w:t>dell</w:t>
      </w:r>
    </w:p>
    <w:p w14:paraId="3C90C67B" w14:textId="77777777" w:rsidR="00BD575D" w:rsidRDefault="00F31DDB">
      <w:pPr>
        <w:bidi/>
        <w:spacing w:after="240" w:line="360" w:lineRule="auto"/>
        <w:jc w:val="both"/>
        <w:rPr>
          <w:rFonts w:ascii="Tahoma" w:hAnsi="Tahoma" w:cs="Tahoma"/>
          <w:sz w:val="22"/>
          <w:szCs w:val="22"/>
        </w:rPr>
      </w:pPr>
      <w:r>
        <w:rPr>
          <w:rFonts w:ascii="Tahoma" w:hAnsi="Tahoma" w:cs="Tahoma"/>
          <w:b/>
          <w:bCs/>
          <w:sz w:val="22"/>
          <w:szCs w:val="22"/>
          <w:rtl/>
        </w:rPr>
        <w:t>מערכת הפעלה:</w:t>
      </w:r>
      <w:r>
        <w:rPr>
          <w:rFonts w:ascii="Tahoma" w:hAnsi="Tahoma" w:cs="Tahoma"/>
          <w:sz w:val="22"/>
          <w:szCs w:val="22"/>
          <w:rtl/>
        </w:rPr>
        <w:t xml:space="preserve"> </w:t>
      </w:r>
      <w:r>
        <w:rPr>
          <w:rFonts w:ascii="Tahoma" w:hAnsi="Tahoma" w:cs="Tahoma"/>
          <w:sz w:val="22"/>
          <w:szCs w:val="22"/>
        </w:rPr>
        <w:t>windows 10</w:t>
      </w:r>
    </w:p>
    <w:p w14:paraId="191B2DC2" w14:textId="77777777" w:rsidR="00BD575D" w:rsidRDefault="00F31DDB">
      <w:pPr>
        <w:bidi/>
        <w:spacing w:after="240" w:line="360" w:lineRule="auto"/>
        <w:jc w:val="both"/>
        <w:rPr>
          <w:rFonts w:ascii="Tahoma" w:hAnsi="Tahoma" w:cs="Tahoma"/>
          <w:sz w:val="22"/>
          <w:szCs w:val="22"/>
        </w:rPr>
      </w:pPr>
      <w:r>
        <w:rPr>
          <w:rFonts w:ascii="Tahoma" w:hAnsi="Tahoma" w:cs="Tahoma"/>
          <w:b/>
          <w:bCs/>
          <w:sz w:val="22"/>
          <w:szCs w:val="22"/>
          <w:rtl/>
        </w:rPr>
        <w:t>כלי התוכנה לפיתוח המערכת:</w:t>
      </w:r>
      <w:r>
        <w:rPr>
          <w:rFonts w:ascii="Tahoma" w:hAnsi="Tahoma" w:cs="Tahoma"/>
          <w:sz w:val="22"/>
          <w:szCs w:val="22"/>
        </w:rPr>
        <w:t xml:space="preserve"> visual studio 2017, visual studio code </w:t>
      </w:r>
    </w:p>
    <w:p w14:paraId="42B7337C"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שפות תוכנה:</w:t>
      </w:r>
      <w:r>
        <w:rPr>
          <w:rFonts w:ascii="Tahoma" w:hAnsi="Tahoma" w:cs="Tahoma"/>
          <w:sz w:val="22"/>
          <w:szCs w:val="22"/>
          <w:rtl/>
        </w:rPr>
        <w:t xml:space="preserve"> </w:t>
      </w:r>
      <w:proofErr w:type="spellStart"/>
      <w:r>
        <w:rPr>
          <w:rFonts w:ascii="Tahoma" w:hAnsi="Tahoma" w:cs="Tahoma"/>
          <w:sz w:val="22"/>
          <w:szCs w:val="22"/>
        </w:rPr>
        <w:t>c#</w:t>
      </w:r>
      <w:proofErr w:type="spellEnd"/>
      <w:r>
        <w:rPr>
          <w:rFonts w:ascii="Tahoma" w:hAnsi="Tahoma" w:cs="Tahoma"/>
          <w:sz w:val="22"/>
          <w:szCs w:val="22"/>
          <w:rtl/>
        </w:rPr>
        <w:t xml:space="preserve"> תוך שימוש בטכנולוגית </w:t>
      </w:r>
      <w:proofErr w:type="spellStart"/>
      <w:r>
        <w:rPr>
          <w:rFonts w:ascii="Tahoma" w:hAnsi="Tahoma" w:cs="Tahoma"/>
          <w:sz w:val="22"/>
          <w:szCs w:val="22"/>
        </w:rPr>
        <w:t>WebApi</w:t>
      </w:r>
      <w:proofErr w:type="spellEnd"/>
      <w:r>
        <w:rPr>
          <w:rFonts w:ascii="Tahoma" w:hAnsi="Tahoma" w:cs="Tahoma"/>
          <w:sz w:val="22"/>
          <w:szCs w:val="22"/>
          <w:rtl/>
        </w:rPr>
        <w:t xml:space="preserve">, </w:t>
      </w:r>
      <w:r>
        <w:rPr>
          <w:rFonts w:ascii="Tahoma" w:hAnsi="Tahoma" w:cs="Tahoma"/>
          <w:sz w:val="22"/>
          <w:szCs w:val="22"/>
        </w:rPr>
        <w:t>Angular</w:t>
      </w:r>
      <w:r>
        <w:rPr>
          <w:rFonts w:ascii="Tahoma" w:hAnsi="Tahoma" w:cs="Tahoma"/>
          <w:sz w:val="22"/>
          <w:szCs w:val="22"/>
          <w:rtl/>
        </w:rPr>
        <w:t xml:space="preserve"> עבור האפליקציה.</w:t>
      </w:r>
    </w:p>
    <w:p w14:paraId="093EE4E1" w14:textId="77777777" w:rsidR="00BD575D" w:rsidRDefault="00F31DDB">
      <w:pPr>
        <w:pStyle w:val="2"/>
        <w:pBdr>
          <w:top w:val="none" w:sz="0" w:space="0" w:color="auto"/>
          <w:left w:val="none" w:sz="0" w:space="0" w:color="auto"/>
          <w:bottom w:val="none" w:sz="0" w:space="0" w:color="auto"/>
          <w:right w:val="none" w:sz="0" w:space="0" w:color="auto"/>
        </w:pBdr>
        <w:shd w:val="clear" w:color="auto" w:fill="auto"/>
        <w:bidi/>
        <w:spacing w:after="240" w:line="360" w:lineRule="auto"/>
        <w:jc w:val="both"/>
        <w:rPr>
          <w:rFonts w:ascii="Tahoma" w:hAnsi="Tahoma" w:cs="Tahoma"/>
          <w:b/>
          <w:bCs/>
          <w:color w:val="808080" w:themeColor="background1" w:themeShade="80"/>
          <w:sz w:val="22"/>
          <w:szCs w:val="22"/>
          <w:u w:val="single"/>
          <w:rtl/>
        </w:rPr>
      </w:pPr>
      <w:bookmarkStart w:id="78" w:name="_Toc42553078"/>
      <w:r>
        <w:rPr>
          <w:rFonts w:ascii="Tahoma" w:hAnsi="Tahoma" w:cs="Tahoma"/>
          <w:b/>
          <w:bCs/>
          <w:color w:val="808080" w:themeColor="background1" w:themeShade="80"/>
          <w:sz w:val="22"/>
          <w:szCs w:val="22"/>
          <w:u w:val="single"/>
          <w:rtl/>
        </w:rPr>
        <w:t>עמדת משתמש:</w:t>
      </w:r>
      <w:bookmarkEnd w:id="78"/>
    </w:p>
    <w:p w14:paraId="4CDF547E"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חומרה:</w:t>
      </w:r>
      <w:r>
        <w:rPr>
          <w:rFonts w:ascii="Tahoma" w:hAnsi="Tahoma" w:cs="Tahoma"/>
          <w:sz w:val="22"/>
          <w:szCs w:val="22"/>
          <w:rtl/>
        </w:rPr>
        <w:t xml:space="preserve"> </w:t>
      </w:r>
      <w:r>
        <w:rPr>
          <w:rFonts w:ascii="Tahoma" w:hAnsi="Tahoma" w:cs="Tahoma"/>
          <w:sz w:val="22"/>
          <w:szCs w:val="22"/>
        </w:rPr>
        <w:t xml:space="preserve"> Core i3 or higher, RAM 1024</w:t>
      </w:r>
    </w:p>
    <w:p w14:paraId="2EB94DED"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תוכנות:</w:t>
      </w:r>
      <w:r>
        <w:rPr>
          <w:rFonts w:ascii="Tahoma" w:hAnsi="Tahoma" w:cs="Tahoma"/>
          <w:sz w:val="22"/>
          <w:szCs w:val="22"/>
        </w:rPr>
        <w:t xml:space="preserve"> Internet Explorer 7 and higher, or Firefox or chrome </w:t>
      </w:r>
    </w:p>
    <w:p w14:paraId="15EF4302"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חיבור לרשת:</w:t>
      </w:r>
      <w:r>
        <w:rPr>
          <w:rFonts w:ascii="Tahoma" w:hAnsi="Tahoma" w:cs="Tahoma"/>
          <w:sz w:val="22"/>
          <w:szCs w:val="22"/>
          <w:rtl/>
        </w:rPr>
        <w:t xml:space="preserve">  נדרש</w:t>
      </w:r>
    </w:p>
    <w:p w14:paraId="16EA6943" w14:textId="77777777" w:rsidR="00BD575D" w:rsidRDefault="00BD575D">
      <w:pPr>
        <w:bidi/>
        <w:spacing w:before="100" w:after="200" w:line="360" w:lineRule="auto"/>
        <w:rPr>
          <w:rFonts w:ascii="Tahoma" w:hAnsi="Tahoma" w:cs="Tahoma"/>
          <w:b/>
          <w:bCs/>
          <w:color w:val="FF3300"/>
          <w:rtl/>
          <w14:shadow w14:blurRad="50800" w14:dist="38100" w14:dir="18900000" w14:sx="100000" w14:sy="100000" w14:kx="0" w14:ky="0" w14:algn="bl">
            <w14:srgbClr w14:val="000000">
              <w14:alpha w14:val="60000"/>
            </w14:srgbClr>
          </w14:shadow>
        </w:rPr>
      </w:pPr>
      <w:bookmarkStart w:id="79" w:name="_Toc39972168"/>
    </w:p>
    <w:p w14:paraId="39D4F865" w14:textId="77777777" w:rsidR="00BD575D" w:rsidRDefault="00F31DDB">
      <w:pPr>
        <w:pStyle w:val="1"/>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pPr>
      <w:bookmarkStart w:id="80" w:name="_Toc42553079"/>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t>הסביבה הארגונית</w:t>
      </w:r>
      <w:bookmarkEnd w:id="79"/>
      <w:bookmarkEnd w:id="80"/>
    </w:p>
    <w:p w14:paraId="3A4A185A" w14:textId="77777777" w:rsidR="00BD575D" w:rsidRDefault="00F31DDB">
      <w:pPr>
        <w:bidi/>
        <w:spacing w:after="240" w:line="360" w:lineRule="auto"/>
        <w:jc w:val="both"/>
        <w:rPr>
          <w:rFonts w:ascii="Tahoma" w:hAnsi="Tahoma" w:cs="Tahoma"/>
          <w:b/>
          <w:bCs/>
          <w:color w:val="808080" w:themeColor="background1" w:themeShade="80"/>
          <w:sz w:val="22"/>
          <w:szCs w:val="22"/>
          <w:u w:val="single"/>
          <w:rtl/>
        </w:rPr>
      </w:pPr>
      <w:r>
        <w:rPr>
          <w:rFonts w:ascii="Tahoma" w:hAnsi="Tahoma" w:cs="Tahoma"/>
          <w:b/>
          <w:bCs/>
          <w:color w:val="808080" w:themeColor="background1" w:themeShade="80"/>
          <w:sz w:val="22"/>
          <w:szCs w:val="22"/>
          <w:u w:val="single"/>
          <w:rtl/>
        </w:rPr>
        <w:t xml:space="preserve">האפליקציה תשרת: </w:t>
      </w:r>
    </w:p>
    <w:p w14:paraId="4795107B"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לקוח-</w:t>
      </w:r>
      <w:r>
        <w:rPr>
          <w:rFonts w:ascii="Tahoma" w:hAnsi="Tahoma" w:cs="Tahoma"/>
          <w:sz w:val="22"/>
          <w:szCs w:val="22"/>
          <w:rtl/>
        </w:rPr>
        <w:t xml:space="preserve"> כל אחד יוכל להיעזר באפליקציה כדי לקנות בקלות ובמהירות ולחסוך כסף, זמן </w:t>
      </w:r>
      <w:proofErr w:type="spellStart"/>
      <w:r>
        <w:rPr>
          <w:rFonts w:ascii="Tahoma" w:hAnsi="Tahoma" w:cs="Tahoma"/>
          <w:sz w:val="22"/>
          <w:szCs w:val="22"/>
          <w:rtl/>
        </w:rPr>
        <w:t>וכח</w:t>
      </w:r>
      <w:proofErr w:type="spellEnd"/>
      <w:r>
        <w:rPr>
          <w:rFonts w:ascii="Tahoma" w:hAnsi="Tahoma" w:cs="Tahoma"/>
          <w:sz w:val="22"/>
          <w:szCs w:val="22"/>
          <w:rtl/>
        </w:rPr>
        <w:t>.</w:t>
      </w:r>
    </w:p>
    <w:p w14:paraId="3CA62C14"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בעל חנות-</w:t>
      </w:r>
      <w:r>
        <w:rPr>
          <w:rFonts w:ascii="Tahoma" w:hAnsi="Tahoma" w:cs="Tahoma"/>
          <w:sz w:val="22"/>
          <w:szCs w:val="22"/>
          <w:rtl/>
        </w:rPr>
        <w:t xml:space="preserve"> למשוך לקוחות באמצעות אפליקציה שובה לב ונוחה לשימוש.</w:t>
      </w:r>
    </w:p>
    <w:p w14:paraId="4DF5DC99" w14:textId="77777777" w:rsidR="00BD575D" w:rsidRDefault="00BD575D">
      <w:pPr>
        <w:bidi/>
        <w:spacing w:after="240" w:line="360" w:lineRule="auto"/>
        <w:jc w:val="both"/>
        <w:rPr>
          <w:rFonts w:ascii="Tahoma" w:hAnsi="Tahoma" w:cs="Tahoma"/>
          <w:sz w:val="22"/>
          <w:szCs w:val="22"/>
          <w:rtl/>
        </w:rPr>
      </w:pPr>
    </w:p>
    <w:p w14:paraId="6C1CB18C" w14:textId="77777777" w:rsidR="00BD575D" w:rsidRDefault="00F31DDB">
      <w:pPr>
        <w:jc w:val="center"/>
        <w:rPr>
          <w:rFonts w:ascii="Tahoma" w:hAnsi="Tahoma" w:cs="Tahoma"/>
          <w:b/>
          <w:bCs/>
          <w:caps/>
          <w:color w:val="ED7D31" w:themeColor="accent2"/>
          <w:spacing w:val="15"/>
          <w:sz w:val="32"/>
          <w:szCs w:val="32"/>
          <w14:shadow w14:blurRad="50800" w14:dist="38100" w14:dir="18900000" w14:sx="100000" w14:sy="100000" w14:kx="0" w14:ky="0" w14:algn="bl">
            <w14:srgbClr w14:val="000000">
              <w14:alpha w14:val="60000"/>
            </w14:srgbClr>
          </w14:shadow>
        </w:rPr>
      </w:pPr>
      <w:r>
        <w:rPr>
          <w:rFonts w:ascii="Tahoma" w:hAnsi="Tahoma" w:cs="Tahoma" w:hint="cs"/>
          <w:b/>
          <w:bCs/>
          <w:caps/>
          <w:color w:val="ED7D31" w:themeColor="accent2"/>
          <w:spacing w:val="15"/>
          <w:sz w:val="32"/>
          <w:szCs w:val="32"/>
          <w:rtl/>
          <w14:shadow w14:blurRad="50800" w14:dist="38100" w14:dir="18900000" w14:sx="100000" w14:sy="100000" w14:kx="0" w14:ky="0" w14:algn="bl">
            <w14:srgbClr w14:val="000000">
              <w14:alpha w14:val="60000"/>
            </w14:srgbClr>
          </w14:shadow>
        </w:rPr>
        <w:t>היקף הפרויקט:</w:t>
      </w:r>
    </w:p>
    <w:p w14:paraId="23D42B24" w14:textId="77777777" w:rsidR="00BD575D" w:rsidRDefault="00BD575D">
      <w:pPr>
        <w:jc w:val="center"/>
        <w:rPr>
          <w:rFonts w:ascii="Tahoma" w:hAnsi="Tahoma" w:cs="Tahoma"/>
          <w:b/>
          <w:bCs/>
          <w:caps/>
          <w:color w:val="ED7D31" w:themeColor="accent2"/>
          <w:spacing w:val="15"/>
          <w:sz w:val="32"/>
          <w:szCs w:val="32"/>
          <w14:shadow w14:blurRad="50800" w14:dist="38100" w14:dir="18900000" w14:sx="100000" w14:sy="100000" w14:kx="0" w14:ky="0" w14:algn="bl">
            <w14:srgbClr w14:val="000000">
              <w14:alpha w14:val="60000"/>
            </w14:srgbClr>
          </w14:shadow>
        </w:rPr>
      </w:pPr>
    </w:p>
    <w:p w14:paraId="1D87D17B" w14:textId="77777777" w:rsidR="00BD575D" w:rsidRDefault="00F31DDB">
      <w:pPr>
        <w:bidi/>
        <w:spacing w:after="240" w:line="360" w:lineRule="auto"/>
        <w:jc w:val="center"/>
        <w:rPr>
          <w:rFonts w:ascii="Tahoma" w:hAnsi="Tahoma" w:cs="Tahoma"/>
          <w:sz w:val="22"/>
          <w:szCs w:val="22"/>
          <w:rtl/>
        </w:rPr>
      </w:pPr>
      <w:r>
        <w:rPr>
          <w:rFonts w:ascii="Tahoma" w:hAnsi="Tahoma" w:cs="Tahoma"/>
          <w:rtl/>
        </w:rPr>
        <w:t>1200</w:t>
      </w:r>
      <w:r>
        <w:rPr>
          <w:rFonts w:ascii="Tahoma" w:hAnsi="Tahoma" w:cs="Tahoma" w:hint="cs"/>
          <w:sz w:val="22"/>
          <w:szCs w:val="22"/>
          <w:rtl/>
        </w:rPr>
        <w:t xml:space="preserve"> שעות </w:t>
      </w:r>
    </w:p>
    <w:p w14:paraId="7E7C2782" w14:textId="77777777" w:rsidR="00BD575D" w:rsidRDefault="00F31DDB">
      <w:pPr>
        <w:pStyle w:val="1"/>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ED7D31" w:themeColor="accent2"/>
          <w:sz w:val="24"/>
          <w:szCs w:val="24"/>
          <w:rtl/>
          <w14:shadow w14:blurRad="50800" w14:dist="38100" w14:dir="18900000" w14:sx="100000" w14:sy="100000" w14:kx="0" w14:ky="0" w14:algn="bl">
            <w14:srgbClr w14:val="000000">
              <w14:alpha w14:val="60000"/>
            </w14:srgbClr>
          </w14:shadow>
        </w:rPr>
      </w:pPr>
      <w:bookmarkStart w:id="81" w:name="_Toc39972170"/>
      <w:r>
        <w:rPr>
          <w:rFonts w:ascii="Tahoma" w:hAnsi="Tahoma" w:cs="Tahoma"/>
          <w:b/>
          <w:bCs/>
          <w:color w:val="ED7D31" w:themeColor="accent2"/>
          <w:sz w:val="24"/>
          <w:szCs w:val="24"/>
          <w:rtl/>
          <w14:shadow w14:blurRad="50800" w14:dist="38100" w14:dir="18900000" w14:sx="100000" w14:sy="100000" w14:kx="0" w14:ky="0" w14:algn="bl">
            <w14:srgbClr w14:val="000000">
              <w14:alpha w14:val="60000"/>
            </w14:srgbClr>
          </w14:shadow>
        </w:rPr>
        <w:br w:type="page"/>
      </w:r>
    </w:p>
    <w:p w14:paraId="7C049F88" w14:textId="77777777" w:rsidR="00BD575D" w:rsidRDefault="00F31DDB">
      <w:pPr>
        <w:pStyle w:val="1"/>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pPr>
      <w:bookmarkStart w:id="82" w:name="_Toc42553080"/>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lastRenderedPageBreak/>
        <w:t>מבנה המערכת</w:t>
      </w:r>
      <w:bookmarkEnd w:id="81"/>
      <w:bookmarkEnd w:id="82"/>
    </w:p>
    <w:p w14:paraId="5869279B" w14:textId="77777777" w:rsidR="00BD575D" w:rsidRDefault="00F31DDB">
      <w:pPr>
        <w:bidi/>
        <w:spacing w:after="240" w:line="360" w:lineRule="auto"/>
        <w:jc w:val="both"/>
        <w:rPr>
          <w:rFonts w:ascii="Tahoma" w:hAnsi="Tahoma" w:cs="Tahoma"/>
          <w:sz w:val="22"/>
          <w:szCs w:val="22"/>
        </w:rPr>
      </w:pPr>
      <w:r>
        <w:rPr>
          <w:rFonts w:ascii="Tahoma" w:hAnsi="Tahoma" w:cs="Tahoma"/>
          <w:sz w:val="22"/>
          <w:szCs w:val="22"/>
          <w:rtl/>
        </w:rPr>
        <w:t>בניית המערכת נעשתה תוך שימוש בהפרדת רשויות מלאה ובניית היררכיה ברורה,</w:t>
      </w:r>
      <w:r>
        <w:rPr>
          <w:rFonts w:ascii="Tahoma" w:hAnsi="Tahoma" w:cs="Tahoma"/>
          <w:sz w:val="22"/>
          <w:szCs w:val="22"/>
        </w:rPr>
        <w:t xml:space="preserve"> </w:t>
      </w:r>
      <w:r>
        <w:rPr>
          <w:rFonts w:ascii="Tahoma" w:hAnsi="Tahoma" w:cs="Tahoma"/>
          <w:sz w:val="22"/>
          <w:szCs w:val="22"/>
          <w:rtl/>
        </w:rPr>
        <w:t xml:space="preserve">על מנת למנוע שיבושים בנתונים ובצורת התצוגה. בנוסף, המבנה מאפשר שינוי תכנותי בעתיד, הן בצורת הגישה לנתונים והן בצורת התצוגה ללא הצורך במגע עם שכבות נוספות. </w:t>
      </w:r>
    </w:p>
    <w:p w14:paraId="5521413F" w14:textId="77777777"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t xml:space="preserve">המערכת מתחלקת לשני תחומים: </w:t>
      </w:r>
    </w:p>
    <w:p w14:paraId="77D0E2DA"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האחד</w:t>
      </w:r>
      <w:r>
        <w:rPr>
          <w:rFonts w:ascii="Tahoma" w:hAnsi="Tahoma" w:cs="Tahoma"/>
          <w:b/>
          <w:bCs/>
          <w:sz w:val="22"/>
          <w:szCs w:val="22"/>
          <w:rtl/>
        </w:rPr>
        <w:t>:</w:t>
      </w:r>
      <w:r>
        <w:rPr>
          <w:rFonts w:ascii="Tahoma" w:hAnsi="Tahoma" w:cs="Tahoma"/>
          <w:sz w:val="22"/>
          <w:szCs w:val="22"/>
          <w:rtl/>
        </w:rPr>
        <w:t xml:space="preserve"> </w:t>
      </w:r>
      <w:r>
        <w:rPr>
          <w:rFonts w:ascii="Tahoma" w:hAnsi="Tahoma" w:cs="Tahoma"/>
          <w:b/>
          <w:bCs/>
          <w:sz w:val="22"/>
          <w:szCs w:val="22"/>
          <w:rtl/>
        </w:rPr>
        <w:t>שרת</w:t>
      </w:r>
      <w:r>
        <w:rPr>
          <w:rFonts w:ascii="Tahoma" w:hAnsi="Tahoma" w:cs="Tahoma"/>
          <w:sz w:val="22"/>
          <w:szCs w:val="22"/>
          <w:rtl/>
        </w:rPr>
        <w:t xml:space="preserve"> המבצע את הפעולות הנדרשות תוך התקשרות למסד הנתונים. </w:t>
      </w:r>
    </w:p>
    <w:p w14:paraId="239BC4A7"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השני</w:t>
      </w:r>
      <w:r>
        <w:rPr>
          <w:rFonts w:ascii="Tahoma" w:hAnsi="Tahoma" w:cs="Tahoma"/>
          <w:b/>
          <w:bCs/>
          <w:sz w:val="22"/>
          <w:szCs w:val="22"/>
          <w:rtl/>
        </w:rPr>
        <w:t>:</w:t>
      </w:r>
      <w:r>
        <w:rPr>
          <w:rFonts w:ascii="Tahoma" w:hAnsi="Tahoma" w:cs="Tahoma"/>
          <w:sz w:val="22"/>
          <w:szCs w:val="22"/>
          <w:rtl/>
        </w:rPr>
        <w:t xml:space="preserve"> </w:t>
      </w:r>
      <w:r>
        <w:rPr>
          <w:rFonts w:ascii="Tahoma" w:hAnsi="Tahoma" w:cs="Tahoma"/>
          <w:b/>
          <w:bCs/>
          <w:sz w:val="22"/>
          <w:szCs w:val="22"/>
          <w:rtl/>
        </w:rPr>
        <w:t>ממשק המשתמש</w:t>
      </w:r>
      <w:r>
        <w:rPr>
          <w:rFonts w:ascii="Tahoma" w:hAnsi="Tahoma" w:cs="Tahoma"/>
          <w:sz w:val="22"/>
          <w:szCs w:val="22"/>
          <w:rtl/>
        </w:rPr>
        <w:t xml:space="preserve"> הבנוי בצורת אפליקציה המתקשרת לשרת לצורך ניהול האפליקציה תוך שליפת נתונים ממסד הנתונים והצגתם למשתמש בצורה נאה.</w:t>
      </w:r>
      <w:bookmarkStart w:id="83" w:name="_Toc39972171"/>
    </w:p>
    <w:p w14:paraId="29D3ED19" w14:textId="77777777" w:rsidR="00BD575D" w:rsidRDefault="00F31DDB">
      <w:pPr>
        <w:bidi/>
        <w:spacing w:after="240" w:line="360" w:lineRule="auto"/>
        <w:jc w:val="both"/>
        <w:rPr>
          <w:rFonts w:ascii="Tahoma" w:hAnsi="Tahoma" w:cs="Tahoma"/>
          <w:b/>
          <w:bCs/>
          <w:color w:val="808080" w:themeColor="background1" w:themeShade="80"/>
          <w:sz w:val="22"/>
          <w:szCs w:val="22"/>
          <w:u w:val="single"/>
          <w:rtl/>
        </w:rPr>
      </w:pPr>
      <w:r>
        <w:rPr>
          <w:rFonts w:ascii="Tahoma" w:hAnsi="Tahoma" w:cs="Tahoma"/>
          <w:noProof/>
          <w:color w:val="808080" w:themeColor="background1" w:themeShade="80"/>
          <w:sz w:val="22"/>
          <w:szCs w:val="22"/>
          <w:u w:val="single"/>
        </w:rPr>
        <w:drawing>
          <wp:anchor distT="0" distB="0" distL="114300" distR="114300" simplePos="0" relativeHeight="251717632" behindDoc="0" locked="0" layoutInCell="1" allowOverlap="1" wp14:anchorId="627E1723" wp14:editId="18218FBB">
            <wp:simplePos x="0" y="0"/>
            <wp:positionH relativeFrom="column">
              <wp:posOffset>66675</wp:posOffset>
            </wp:positionH>
            <wp:positionV relativeFrom="paragraph">
              <wp:posOffset>409642</wp:posOffset>
            </wp:positionV>
            <wp:extent cx="5731510" cy="3337560"/>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BEBA8EAE-BF5A-486C-A8C5-ECC9F3942E4B}">
                          <a14:imgProps xmlns:a14="http://schemas.microsoft.com/office/drawing/2010/main">
                            <a14:imgLayer r:embed="rId14">
                              <a14:imgEffect>
                                <a14:colorTemperature colorTemp="88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3337560"/>
                    </a:xfrm>
                    <a:prstGeom prst="rect">
                      <a:avLst/>
                    </a:prstGeom>
                    <a:noFill/>
                    <a:ln>
                      <a:noFill/>
                    </a:ln>
                  </pic:spPr>
                </pic:pic>
              </a:graphicData>
            </a:graphic>
          </wp:anchor>
        </w:drawing>
      </w:r>
      <w:r>
        <w:rPr>
          <w:rFonts w:ascii="Tahoma" w:hAnsi="Tahoma" w:cs="Tahoma"/>
          <w:b/>
          <w:bCs/>
          <w:color w:val="808080" w:themeColor="background1" w:themeShade="80"/>
          <w:sz w:val="22"/>
          <w:szCs w:val="22"/>
          <w:u w:val="single"/>
          <w:rtl/>
        </w:rPr>
        <w:t>זרימת המידע במערכת</w:t>
      </w:r>
      <w:bookmarkEnd w:id="83"/>
    </w:p>
    <w:p w14:paraId="423B94ED" w14:textId="77777777" w:rsidR="00BD575D" w:rsidRDefault="00BD575D">
      <w:pPr>
        <w:bidi/>
        <w:spacing w:after="240" w:line="360" w:lineRule="auto"/>
        <w:jc w:val="both"/>
        <w:rPr>
          <w:rFonts w:ascii="Tahoma" w:hAnsi="Tahoma" w:cs="Tahoma"/>
          <w:sz w:val="22"/>
          <w:szCs w:val="22"/>
          <w:rtl/>
        </w:rPr>
      </w:pPr>
    </w:p>
    <w:p w14:paraId="02CD0E76"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תרשים זה מתאר את מבנה הפרויקט, המכיל 3 חלקים:</w:t>
      </w:r>
    </w:p>
    <w:p w14:paraId="0FB0677D"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1.</w:t>
      </w:r>
      <w:r>
        <w:rPr>
          <w:rFonts w:ascii="Tahoma" w:hAnsi="Tahoma" w:cs="Tahoma"/>
          <w:sz w:val="22"/>
          <w:szCs w:val="22"/>
          <w:rtl/>
        </w:rPr>
        <w:t xml:space="preserve"> שכבת מסד הנתונים (</w:t>
      </w:r>
      <w:r>
        <w:rPr>
          <w:rFonts w:ascii="Tahoma" w:hAnsi="Tahoma" w:cs="Tahoma"/>
          <w:sz w:val="22"/>
          <w:szCs w:val="22"/>
        </w:rPr>
        <w:t>SQL</w:t>
      </w:r>
      <w:r>
        <w:rPr>
          <w:rFonts w:ascii="Tahoma" w:hAnsi="Tahoma" w:cs="Tahoma"/>
          <w:sz w:val="22"/>
          <w:szCs w:val="22"/>
          <w:rtl/>
        </w:rPr>
        <w:t>)</w:t>
      </w:r>
    </w:p>
    <w:p w14:paraId="7D7ED6BD"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2.</w:t>
      </w:r>
      <w:r>
        <w:rPr>
          <w:rFonts w:ascii="Tahoma" w:hAnsi="Tahoma" w:cs="Tahoma"/>
          <w:sz w:val="22"/>
          <w:szCs w:val="22"/>
          <w:rtl/>
        </w:rPr>
        <w:t xml:space="preserve"> צד שרת- </w:t>
      </w:r>
      <w:proofErr w:type="spellStart"/>
      <w:r>
        <w:rPr>
          <w:rFonts w:ascii="Tahoma" w:hAnsi="Tahoma" w:cs="Tahoma"/>
          <w:sz w:val="22"/>
          <w:szCs w:val="22"/>
        </w:rPr>
        <w:t>c#</w:t>
      </w:r>
      <w:proofErr w:type="spellEnd"/>
    </w:p>
    <w:p w14:paraId="06010793"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3.</w:t>
      </w:r>
      <w:r>
        <w:rPr>
          <w:rFonts w:ascii="Tahoma" w:hAnsi="Tahoma" w:cs="Tahoma"/>
          <w:sz w:val="22"/>
          <w:szCs w:val="22"/>
          <w:rtl/>
        </w:rPr>
        <w:t xml:space="preserve"> צד לקוח- האפליקציה</w:t>
      </w:r>
    </w:p>
    <w:p w14:paraId="708C5011" w14:textId="77777777"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lastRenderedPageBreak/>
        <w:t>צד השרת נבנה כמקובל כמודל שלוש השכבות:</w:t>
      </w:r>
    </w:p>
    <w:p w14:paraId="51E888D2" w14:textId="77777777" w:rsidR="00BD575D" w:rsidRDefault="00F31DDB">
      <w:pPr>
        <w:bidi/>
        <w:spacing w:after="240" w:line="360" w:lineRule="auto"/>
        <w:jc w:val="both"/>
        <w:rPr>
          <w:rFonts w:ascii="Tahoma" w:hAnsi="Tahoma" w:cs="Tahoma"/>
          <w:sz w:val="22"/>
          <w:szCs w:val="22"/>
          <w:u w:val="single"/>
          <w:rtl/>
        </w:rPr>
      </w:pPr>
      <w:r>
        <w:rPr>
          <w:rFonts w:ascii="Tahoma" w:hAnsi="Tahoma" w:cs="Tahoma"/>
          <w:b/>
          <w:bCs/>
          <w:sz w:val="22"/>
          <w:szCs w:val="22"/>
          <w:u w:val="single"/>
          <w:rtl/>
        </w:rPr>
        <w:t>1.</w:t>
      </w:r>
      <w:r>
        <w:rPr>
          <w:rFonts w:ascii="Tahoma" w:hAnsi="Tahoma" w:cs="Tahoma"/>
          <w:sz w:val="22"/>
          <w:szCs w:val="22"/>
          <w:u w:val="single"/>
          <w:rtl/>
        </w:rPr>
        <w:t xml:space="preserve"> שכבת הישויות (</w:t>
      </w:r>
      <w:r>
        <w:rPr>
          <w:rFonts w:ascii="Tahoma" w:hAnsi="Tahoma" w:cs="Tahoma"/>
          <w:sz w:val="22"/>
          <w:szCs w:val="22"/>
          <w:u w:val="single"/>
        </w:rPr>
        <w:t>Entity Framework</w:t>
      </w:r>
      <w:r>
        <w:rPr>
          <w:rFonts w:ascii="Tahoma" w:hAnsi="Tahoma" w:cs="Tahoma"/>
          <w:sz w:val="22"/>
          <w:szCs w:val="22"/>
          <w:u w:val="single"/>
          <w:rtl/>
        </w:rPr>
        <w:t>)</w:t>
      </w:r>
      <w:r>
        <w:rPr>
          <w:rFonts w:ascii="Tahoma" w:hAnsi="Tahoma" w:cs="Tahoma"/>
          <w:sz w:val="22"/>
          <w:szCs w:val="22"/>
          <w:u w:val="single"/>
        </w:rPr>
        <w:t xml:space="preserve"> </w:t>
      </w:r>
      <w:r>
        <w:rPr>
          <w:rFonts w:ascii="Tahoma" w:hAnsi="Tahoma" w:cs="Tahoma"/>
          <w:sz w:val="22"/>
          <w:szCs w:val="22"/>
          <w:u w:val="single"/>
          <w:rtl/>
        </w:rPr>
        <w:t>והגישה לבסיס הנתונים</w:t>
      </w:r>
      <w:r>
        <w:rPr>
          <w:rFonts w:ascii="Tahoma" w:hAnsi="Tahoma" w:cs="Tahoma" w:hint="cs"/>
          <w:sz w:val="22"/>
          <w:szCs w:val="22"/>
          <w:u w:val="single"/>
          <w:rtl/>
        </w:rPr>
        <w:t>, ה</w:t>
      </w:r>
      <w:r>
        <w:rPr>
          <w:rFonts w:ascii="Tahoma" w:hAnsi="Tahoma" w:cs="Tahoma"/>
          <w:sz w:val="22"/>
          <w:szCs w:val="22"/>
          <w:u w:val="single"/>
          <w:rtl/>
        </w:rPr>
        <w:t xml:space="preserve"> </w:t>
      </w:r>
      <w:r>
        <w:rPr>
          <w:rFonts w:ascii="Tahoma" w:hAnsi="Tahoma" w:cs="Tahoma" w:hint="cs"/>
          <w:b/>
          <w:bCs/>
          <w:sz w:val="22"/>
          <w:szCs w:val="22"/>
          <w:u w:val="single"/>
          <w:rtl/>
        </w:rPr>
        <w:t>-</w:t>
      </w:r>
      <w:r>
        <w:rPr>
          <w:rFonts w:ascii="Tahoma" w:hAnsi="Tahoma" w:cs="Tahoma"/>
          <w:b/>
          <w:bCs/>
          <w:sz w:val="22"/>
          <w:szCs w:val="22"/>
          <w:u w:val="single"/>
        </w:rPr>
        <w:t>DAL</w:t>
      </w:r>
      <w:r>
        <w:rPr>
          <w:rFonts w:ascii="Tahoma" w:hAnsi="Tahoma" w:cs="Tahoma"/>
          <w:b/>
          <w:bCs/>
          <w:sz w:val="22"/>
          <w:szCs w:val="22"/>
          <w:u w:val="single"/>
          <w:rtl/>
        </w:rPr>
        <w:t>.</w:t>
      </w:r>
    </w:p>
    <w:p w14:paraId="60D5C8D0"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בשכבה זו קיים מודל שנבנה ע"י טכנולוגיית </w:t>
      </w:r>
      <w:proofErr w:type="spellStart"/>
      <w:r>
        <w:rPr>
          <w:rFonts w:ascii="Tahoma" w:hAnsi="Tahoma" w:cs="Tahoma"/>
          <w:sz w:val="22"/>
          <w:szCs w:val="22"/>
        </w:rPr>
        <w:t>EntityFrameWork</w:t>
      </w:r>
      <w:proofErr w:type="spellEnd"/>
      <w:r>
        <w:rPr>
          <w:rFonts w:ascii="Tahoma" w:hAnsi="Tahoma" w:cs="Tahoma"/>
          <w:sz w:val="22"/>
          <w:szCs w:val="22"/>
          <w:rtl/>
        </w:rPr>
        <w:t>, ובו מחלקה מקבילה לכל טבלה במסד הנתונים.</w:t>
      </w:r>
    </w:p>
    <w:p w14:paraId="0485BC51"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בנוסף, יש בו ספריית </w:t>
      </w:r>
      <w:r>
        <w:rPr>
          <w:rFonts w:ascii="Tahoma" w:eastAsiaTheme="minorEastAsia" w:hAnsi="Tahoma" w:cs="Tahoma"/>
          <w:color w:val="2B91AF"/>
          <w:sz w:val="22"/>
          <w:szCs w:val="22"/>
        </w:rPr>
        <w:t>Partial</w:t>
      </w:r>
      <w:r>
        <w:rPr>
          <w:rFonts w:ascii="Tahoma" w:hAnsi="Tahoma" w:cs="Tahoma"/>
          <w:sz w:val="22"/>
          <w:szCs w:val="22"/>
        </w:rPr>
        <w:t xml:space="preserve"> </w:t>
      </w:r>
      <w:r>
        <w:rPr>
          <w:rFonts w:ascii="Tahoma" w:hAnsi="Tahoma" w:cs="Tahoma"/>
          <w:sz w:val="22"/>
          <w:szCs w:val="22"/>
          <w:rtl/>
        </w:rPr>
        <w:t xml:space="preserve"> למחלקות מסוימות, המאפשרת הרחבה למחלקות במודל.</w:t>
      </w:r>
      <w:r>
        <w:rPr>
          <w:rFonts w:ascii="Tahoma" w:hAnsi="Tahoma" w:cs="Tahoma" w:hint="cs"/>
          <w:sz w:val="22"/>
          <w:szCs w:val="22"/>
          <w:rtl/>
        </w:rPr>
        <w:t xml:space="preserve"> הוספנו הרחבות שנדרשו לצורך החישובים בשכבת הלוגיקה. כך הוספנו למחלקה פעולה בונה, הגדרנו מחדש את פונקציית </w:t>
      </w:r>
      <w:r>
        <w:rPr>
          <w:rFonts w:ascii="Tahoma" w:eastAsiaTheme="minorEastAsia" w:hAnsi="Tahoma" w:cs="Tahoma"/>
          <w:color w:val="2B91AF"/>
          <w:sz w:val="22"/>
          <w:szCs w:val="22"/>
        </w:rPr>
        <w:t>Equals</w:t>
      </w:r>
      <w:r>
        <w:rPr>
          <w:rFonts w:ascii="Tahoma" w:hAnsi="Tahoma" w:cs="Tahoma" w:hint="cs"/>
          <w:sz w:val="22"/>
          <w:szCs w:val="22"/>
          <w:rtl/>
        </w:rPr>
        <w:t>,</w:t>
      </w:r>
      <w:r>
        <w:rPr>
          <w:rFonts w:ascii="Tahoma" w:hAnsi="Tahoma" w:cs="Tahoma" w:hint="cs"/>
          <w:sz w:val="22"/>
          <w:szCs w:val="22"/>
        </w:rPr>
        <w:t xml:space="preserve">  </w:t>
      </w:r>
      <w:r>
        <w:rPr>
          <w:rFonts w:ascii="Tahoma" w:hAnsi="Tahoma" w:cs="Tahoma"/>
          <w:sz w:val="22"/>
          <w:szCs w:val="22"/>
        </w:rPr>
        <w:t xml:space="preserve"> </w:t>
      </w:r>
      <w:r>
        <w:rPr>
          <w:rFonts w:ascii="Tahoma" w:hAnsi="Tahoma" w:cs="Tahoma" w:hint="cs"/>
          <w:sz w:val="22"/>
          <w:szCs w:val="22"/>
          <w:rtl/>
        </w:rPr>
        <w:t xml:space="preserve">ומימשנו במחלקה מסוימת את ממשק </w:t>
      </w:r>
      <w:proofErr w:type="spellStart"/>
      <w:r>
        <w:rPr>
          <w:rFonts w:ascii="Tahoma" w:eastAsiaTheme="minorEastAsia" w:hAnsi="Tahoma" w:cs="Tahoma" w:hint="cs"/>
          <w:color w:val="2B91AF"/>
          <w:sz w:val="22"/>
          <w:szCs w:val="22"/>
        </w:rPr>
        <w:t>IC</w:t>
      </w:r>
      <w:r>
        <w:rPr>
          <w:rFonts w:ascii="Tahoma" w:eastAsiaTheme="minorEastAsia" w:hAnsi="Tahoma" w:cs="Tahoma"/>
          <w:color w:val="2B91AF"/>
          <w:sz w:val="22"/>
          <w:szCs w:val="22"/>
        </w:rPr>
        <w:t>omparable</w:t>
      </w:r>
      <w:proofErr w:type="spellEnd"/>
      <w:r>
        <w:rPr>
          <w:rFonts w:ascii="Tahoma" w:hAnsi="Tahoma" w:cs="Tahoma" w:hint="cs"/>
          <w:sz w:val="22"/>
          <w:szCs w:val="22"/>
          <w:rtl/>
        </w:rPr>
        <w:t>.</w:t>
      </w:r>
    </w:p>
    <w:p w14:paraId="1996205B" w14:textId="77777777"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 xml:space="preserve">המחלקות בספריה זו בעלות שמות זהים לשמות המחלקות שבמודל, וכוללות בכותרת המחלקה את ההגדרה </w:t>
      </w:r>
      <w:r>
        <w:rPr>
          <w:rFonts w:ascii="Tahoma" w:eastAsiaTheme="minorEastAsia" w:hAnsi="Tahoma" w:cs="Tahoma" w:hint="cs"/>
          <w:color w:val="2B91AF"/>
          <w:sz w:val="22"/>
          <w:szCs w:val="22"/>
          <w:rtl/>
        </w:rPr>
        <w:t>'</w:t>
      </w:r>
      <w:r>
        <w:rPr>
          <w:rFonts w:ascii="Tahoma" w:eastAsiaTheme="minorEastAsia" w:hAnsi="Tahoma" w:cs="Tahoma"/>
          <w:color w:val="2B91AF"/>
          <w:sz w:val="22"/>
          <w:szCs w:val="22"/>
        </w:rPr>
        <w:t>partial</w:t>
      </w:r>
      <w:r>
        <w:rPr>
          <w:rFonts w:ascii="Tahoma" w:eastAsiaTheme="minorEastAsia" w:hAnsi="Tahoma" w:cs="Tahoma" w:hint="cs"/>
          <w:color w:val="2B91AF"/>
          <w:sz w:val="22"/>
          <w:szCs w:val="22"/>
          <w:rtl/>
        </w:rPr>
        <w:t>'</w:t>
      </w:r>
      <w:r>
        <w:rPr>
          <w:rFonts w:ascii="Tahoma" w:hAnsi="Tahoma" w:cs="Tahoma" w:hint="cs"/>
          <w:sz w:val="22"/>
          <w:szCs w:val="22"/>
          <w:rtl/>
        </w:rPr>
        <w:t xml:space="preserve"> וכך המערכת מזהה כי מדובר בהרחבה למחלקה קיימת.</w:t>
      </w:r>
    </w:p>
    <w:p w14:paraId="2F640DFD" w14:textId="77777777" w:rsidR="00BD575D" w:rsidRDefault="00F31DDB">
      <w:pPr>
        <w:bidi/>
        <w:spacing w:after="240" w:line="360" w:lineRule="auto"/>
        <w:jc w:val="both"/>
        <w:rPr>
          <w:rFonts w:ascii="Tahoma" w:hAnsi="Tahoma" w:cs="Tahoma"/>
          <w:sz w:val="22"/>
          <w:szCs w:val="22"/>
          <w:u w:val="single"/>
          <w:rtl/>
        </w:rPr>
      </w:pPr>
      <w:r>
        <w:rPr>
          <w:rFonts w:ascii="Tahoma" w:hAnsi="Tahoma" w:cs="Tahoma"/>
          <w:b/>
          <w:bCs/>
          <w:sz w:val="22"/>
          <w:szCs w:val="22"/>
          <w:u w:val="single"/>
          <w:rtl/>
        </w:rPr>
        <w:t>2.</w:t>
      </w:r>
      <w:r>
        <w:rPr>
          <w:rFonts w:ascii="Tahoma" w:hAnsi="Tahoma" w:cs="Tahoma"/>
          <w:sz w:val="22"/>
          <w:szCs w:val="22"/>
          <w:u w:val="single"/>
          <w:rtl/>
        </w:rPr>
        <w:t xml:space="preserve"> שכבת הקוד ה</w:t>
      </w:r>
      <w:r>
        <w:rPr>
          <w:rFonts w:ascii="Tahoma" w:hAnsi="Tahoma" w:cs="Tahoma"/>
          <w:b/>
          <w:bCs/>
          <w:sz w:val="22"/>
          <w:szCs w:val="22"/>
          <w:u w:val="single"/>
        </w:rPr>
        <w:t>BLL</w:t>
      </w:r>
      <w:r>
        <w:rPr>
          <w:rFonts w:ascii="Tahoma" w:hAnsi="Tahoma" w:cs="Tahoma"/>
          <w:sz w:val="22"/>
          <w:szCs w:val="22"/>
          <w:u w:val="single"/>
        </w:rPr>
        <w:t>-</w:t>
      </w:r>
      <w:r>
        <w:rPr>
          <w:rFonts w:ascii="Tahoma" w:hAnsi="Tahoma" w:cs="Tahoma"/>
          <w:sz w:val="22"/>
          <w:szCs w:val="22"/>
          <w:u w:val="single"/>
          <w:rtl/>
        </w:rPr>
        <w:t xml:space="preserve"> </w:t>
      </w:r>
    </w:p>
    <w:p w14:paraId="2C796EF7"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שכבה זו מכילה את הלוגיקה של הפרויקט. כמו כן, משמשת כמתווכת בין שכבת ה</w:t>
      </w:r>
      <w:r>
        <w:rPr>
          <w:rFonts w:ascii="Tahoma" w:hAnsi="Tahoma" w:cs="Tahoma"/>
          <w:sz w:val="22"/>
          <w:szCs w:val="22"/>
        </w:rPr>
        <w:t>DAL</w:t>
      </w:r>
      <w:r>
        <w:rPr>
          <w:rFonts w:ascii="Tahoma" w:hAnsi="Tahoma" w:cs="Tahoma"/>
          <w:sz w:val="22"/>
          <w:szCs w:val="22"/>
          <w:rtl/>
        </w:rPr>
        <w:t xml:space="preserve"> לשכבת ה-</w:t>
      </w:r>
      <w:proofErr w:type="spellStart"/>
      <w:r>
        <w:rPr>
          <w:rFonts w:ascii="Tahoma" w:hAnsi="Tahoma" w:cs="Tahoma"/>
          <w:sz w:val="22"/>
          <w:szCs w:val="22"/>
        </w:rPr>
        <w:t>WebApi</w:t>
      </w:r>
      <w:proofErr w:type="spellEnd"/>
      <w:r>
        <w:rPr>
          <w:rFonts w:ascii="Tahoma" w:hAnsi="Tahoma" w:cs="Tahoma"/>
          <w:sz w:val="22"/>
          <w:szCs w:val="22"/>
          <w:rtl/>
        </w:rPr>
        <w:t>, בשליפת ובעדכון הנתונים.</w:t>
      </w:r>
    </w:p>
    <w:p w14:paraId="49A2BB38"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הספריות שבחלק זה:</w:t>
      </w:r>
    </w:p>
    <w:p w14:paraId="02F523BF" w14:textId="77777777" w:rsidR="00BD575D" w:rsidRDefault="00F31DDB">
      <w:pPr>
        <w:pStyle w:val="a3"/>
        <w:numPr>
          <w:ilvl w:val="0"/>
          <w:numId w:val="25"/>
        </w:numPr>
        <w:bidi/>
        <w:spacing w:after="240" w:line="360" w:lineRule="auto"/>
        <w:jc w:val="both"/>
        <w:rPr>
          <w:rFonts w:ascii="Tahoma" w:hAnsi="Tahoma" w:cs="Tahoma"/>
          <w:sz w:val="22"/>
          <w:szCs w:val="22"/>
        </w:rPr>
      </w:pPr>
      <w:r>
        <w:rPr>
          <w:rFonts w:ascii="Tahoma" w:hAnsi="Tahoma" w:cs="Tahoma"/>
          <w:b/>
          <w:bCs/>
          <w:sz w:val="22"/>
          <w:szCs w:val="22"/>
        </w:rPr>
        <w:t>Logic</w:t>
      </w:r>
      <w:r>
        <w:rPr>
          <w:rFonts w:ascii="Tahoma" w:hAnsi="Tahoma" w:cs="Tahoma"/>
          <w:b/>
          <w:bCs/>
          <w:sz w:val="22"/>
          <w:szCs w:val="22"/>
          <w:rtl/>
        </w:rPr>
        <w:t>-</w:t>
      </w:r>
      <w:r>
        <w:rPr>
          <w:rFonts w:ascii="Tahoma" w:hAnsi="Tahoma" w:cs="Tahoma"/>
          <w:sz w:val="22"/>
          <w:szCs w:val="22"/>
          <w:rtl/>
        </w:rPr>
        <w:t xml:space="preserve"> כאן יהיו מחלקות שונות המטפלות בחישוב המסלול ובשאר חלקי הלוגיקה.</w:t>
      </w:r>
    </w:p>
    <w:p w14:paraId="1169060B" w14:textId="77777777" w:rsidR="00BD575D" w:rsidRDefault="00F31DDB">
      <w:pPr>
        <w:pStyle w:val="a3"/>
        <w:numPr>
          <w:ilvl w:val="0"/>
          <w:numId w:val="25"/>
        </w:numPr>
        <w:bidi/>
        <w:spacing w:after="240" w:line="360" w:lineRule="auto"/>
        <w:jc w:val="both"/>
        <w:rPr>
          <w:rFonts w:ascii="Tahoma" w:hAnsi="Tahoma" w:cs="Tahoma"/>
          <w:sz w:val="22"/>
          <w:szCs w:val="22"/>
        </w:rPr>
      </w:pPr>
      <w:r>
        <w:rPr>
          <w:rFonts w:ascii="Tahoma" w:hAnsi="Tahoma" w:cs="Tahoma"/>
          <w:b/>
          <w:bCs/>
          <w:sz w:val="22"/>
          <w:szCs w:val="22"/>
        </w:rPr>
        <w:t>DTO</w:t>
      </w:r>
      <w:r>
        <w:rPr>
          <w:rFonts w:ascii="Tahoma" w:hAnsi="Tahoma" w:cs="Tahoma"/>
          <w:b/>
          <w:bCs/>
          <w:sz w:val="22"/>
          <w:szCs w:val="22"/>
          <w:rtl/>
        </w:rPr>
        <w:t>-</w:t>
      </w:r>
      <w:r>
        <w:rPr>
          <w:rFonts w:ascii="Tahoma" w:hAnsi="Tahoma" w:cs="Tahoma"/>
          <w:sz w:val="22"/>
          <w:szCs w:val="22"/>
          <w:rtl/>
        </w:rPr>
        <w:t xml:space="preserve"> ספריה זו מכילה את מחלקות מקבילות למבנה הנתונים כדי לקשר בין שכבת ה</w:t>
      </w:r>
      <w:r>
        <w:rPr>
          <w:rFonts w:ascii="Tahoma" w:hAnsi="Tahoma" w:cs="Tahoma"/>
          <w:sz w:val="22"/>
          <w:szCs w:val="22"/>
        </w:rPr>
        <w:t>DAL-</w:t>
      </w:r>
      <w:r>
        <w:rPr>
          <w:rFonts w:ascii="Tahoma" w:hAnsi="Tahoma" w:cs="Tahoma"/>
          <w:sz w:val="22"/>
          <w:szCs w:val="22"/>
          <w:rtl/>
        </w:rPr>
        <w:t xml:space="preserve"> וה-</w:t>
      </w:r>
      <w:proofErr w:type="spellStart"/>
      <w:r>
        <w:rPr>
          <w:rFonts w:ascii="Tahoma" w:hAnsi="Tahoma" w:cs="Tahoma"/>
          <w:sz w:val="22"/>
          <w:szCs w:val="22"/>
        </w:rPr>
        <w:t>WebApi</w:t>
      </w:r>
      <w:proofErr w:type="spellEnd"/>
      <w:r>
        <w:rPr>
          <w:rFonts w:ascii="Tahoma" w:hAnsi="Tahoma" w:cs="Tahoma"/>
          <w:sz w:val="22"/>
          <w:szCs w:val="22"/>
          <w:rtl/>
        </w:rPr>
        <w:t>.</w:t>
      </w:r>
    </w:p>
    <w:p w14:paraId="05199B8F" w14:textId="77777777" w:rsidR="00BD575D" w:rsidRDefault="00F31DDB">
      <w:pPr>
        <w:pStyle w:val="a3"/>
        <w:numPr>
          <w:ilvl w:val="0"/>
          <w:numId w:val="25"/>
        </w:numPr>
        <w:bidi/>
        <w:spacing w:after="240" w:line="360" w:lineRule="auto"/>
        <w:jc w:val="both"/>
        <w:rPr>
          <w:rFonts w:ascii="Tahoma" w:hAnsi="Tahoma" w:cs="Tahoma"/>
          <w:sz w:val="22"/>
          <w:szCs w:val="22"/>
          <w:rtl/>
        </w:rPr>
      </w:pPr>
      <w:r>
        <w:rPr>
          <w:rFonts w:ascii="Tahoma" w:hAnsi="Tahoma" w:cs="Tahoma"/>
          <w:b/>
          <w:bCs/>
          <w:sz w:val="22"/>
          <w:szCs w:val="22"/>
        </w:rPr>
        <w:t>Utilities</w:t>
      </w:r>
      <w:proofErr w:type="gramStart"/>
      <w:r>
        <w:rPr>
          <w:rFonts w:ascii="Tahoma" w:hAnsi="Tahoma" w:cs="Tahoma"/>
          <w:b/>
          <w:bCs/>
          <w:sz w:val="22"/>
          <w:szCs w:val="22"/>
          <w:rtl/>
        </w:rPr>
        <w:t>-</w:t>
      </w:r>
      <w:r>
        <w:rPr>
          <w:rFonts w:ascii="Tahoma" w:hAnsi="Tahoma" w:cs="Tahoma"/>
          <w:b/>
          <w:bCs/>
          <w:sz w:val="22"/>
          <w:szCs w:val="22"/>
        </w:rPr>
        <w:t xml:space="preserve">  </w:t>
      </w:r>
      <w:r>
        <w:rPr>
          <w:rFonts w:ascii="Tahoma" w:hAnsi="Tahoma" w:cs="Tahoma" w:hint="cs"/>
          <w:sz w:val="22"/>
          <w:szCs w:val="22"/>
          <w:rtl/>
        </w:rPr>
        <w:t>מחלקות</w:t>
      </w:r>
      <w:proofErr w:type="gramEnd"/>
      <w:r>
        <w:rPr>
          <w:rFonts w:ascii="Tahoma" w:hAnsi="Tahoma" w:cs="Tahoma" w:hint="cs"/>
          <w:sz w:val="22"/>
          <w:szCs w:val="22"/>
          <w:rtl/>
        </w:rPr>
        <w:t xml:space="preserve"> </w:t>
      </w:r>
      <w:r>
        <w:rPr>
          <w:rFonts w:ascii="Tahoma" w:hAnsi="Tahoma" w:cs="Tahoma"/>
          <w:sz w:val="22"/>
          <w:szCs w:val="22"/>
          <w:rtl/>
        </w:rPr>
        <w:t>עזר המסייעות לתקשורת בין השכבות</w:t>
      </w:r>
    </w:p>
    <w:p w14:paraId="427172F9" w14:textId="77777777" w:rsidR="00BD575D" w:rsidRDefault="00F31DDB">
      <w:pPr>
        <w:bidi/>
        <w:spacing w:after="240" w:line="360" w:lineRule="auto"/>
        <w:jc w:val="both"/>
        <w:rPr>
          <w:rFonts w:ascii="Tahoma" w:hAnsi="Tahoma" w:cs="Tahoma"/>
          <w:sz w:val="22"/>
          <w:szCs w:val="22"/>
          <w:u w:val="single"/>
          <w:rtl/>
        </w:rPr>
      </w:pPr>
      <w:r>
        <w:rPr>
          <w:rFonts w:ascii="Tahoma" w:hAnsi="Tahoma" w:cs="Tahoma"/>
          <w:b/>
          <w:bCs/>
          <w:sz w:val="22"/>
          <w:szCs w:val="22"/>
          <w:u w:val="single"/>
          <w:rtl/>
        </w:rPr>
        <w:t>3.</w:t>
      </w:r>
      <w:r>
        <w:rPr>
          <w:rFonts w:ascii="Tahoma" w:hAnsi="Tahoma" w:cs="Tahoma"/>
          <w:sz w:val="22"/>
          <w:szCs w:val="22"/>
          <w:u w:val="single"/>
          <w:rtl/>
        </w:rPr>
        <w:t xml:space="preserve"> שכבת הקישור</w:t>
      </w:r>
      <w:r>
        <w:rPr>
          <w:rFonts w:ascii="Tahoma" w:hAnsi="Tahoma" w:cs="Tahoma" w:hint="cs"/>
          <w:sz w:val="22"/>
          <w:szCs w:val="22"/>
          <w:u w:val="single"/>
          <w:rtl/>
        </w:rPr>
        <w:t>-</w:t>
      </w:r>
      <w:r>
        <w:rPr>
          <w:rFonts w:ascii="Tahoma" w:hAnsi="Tahoma" w:cs="Tahoma"/>
          <w:sz w:val="22"/>
          <w:szCs w:val="22"/>
          <w:u w:val="single"/>
          <w:rtl/>
        </w:rPr>
        <w:t xml:space="preserve"> </w:t>
      </w:r>
      <w:proofErr w:type="spellStart"/>
      <w:r>
        <w:rPr>
          <w:rFonts w:ascii="Tahoma" w:hAnsi="Tahoma" w:cs="Tahoma"/>
          <w:b/>
          <w:bCs/>
          <w:sz w:val="22"/>
          <w:szCs w:val="22"/>
          <w:u w:val="single"/>
        </w:rPr>
        <w:t>WebApi</w:t>
      </w:r>
      <w:proofErr w:type="spellEnd"/>
    </w:p>
    <w:p w14:paraId="155492E0"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שכבה זו מתקשרת עם צד הלקוח, באמצעות </w:t>
      </w:r>
      <w:proofErr w:type="spellStart"/>
      <w:r>
        <w:rPr>
          <w:rFonts w:ascii="Tahoma" w:hAnsi="Tahoma" w:cs="Tahoma"/>
          <w:sz w:val="22"/>
          <w:szCs w:val="22"/>
          <w:rtl/>
        </w:rPr>
        <w:t>קונטרולרים</w:t>
      </w:r>
      <w:proofErr w:type="spellEnd"/>
      <w:r>
        <w:rPr>
          <w:rFonts w:ascii="Tahoma" w:hAnsi="Tahoma" w:cs="Tahoma"/>
          <w:sz w:val="22"/>
          <w:szCs w:val="22"/>
          <w:rtl/>
        </w:rPr>
        <w:t xml:space="preserve"> – בקרים, המקבלים פניות מהלקוח ומאחזרים מידע בהתאם.</w:t>
      </w:r>
    </w:p>
    <w:p w14:paraId="68935BBC"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בשיטה זו קיימת הפרדת ישויות מוחלטת וכל שכבה עומדת באופן עצמאי לחלוטין ומתקשרת רק עם השכבה שמעליה. </w:t>
      </w:r>
    </w:p>
    <w:p w14:paraId="78333C9F" w14:textId="77777777"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t>צד הלקוח - ממשק המשתמש:</w:t>
      </w:r>
    </w:p>
    <w:p w14:paraId="60A98D3B"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ממשק המשתמש  נכתב ב </w:t>
      </w:r>
      <w:r>
        <w:rPr>
          <w:rFonts w:ascii="Tahoma" w:hAnsi="Tahoma" w:cs="Tahoma"/>
          <w:sz w:val="22"/>
          <w:szCs w:val="22"/>
        </w:rPr>
        <w:t>Angular</w:t>
      </w:r>
      <w:r>
        <w:rPr>
          <w:rFonts w:ascii="Tahoma" w:hAnsi="Tahoma" w:cs="Tahoma"/>
          <w:sz w:val="22"/>
          <w:szCs w:val="22"/>
          <w:rtl/>
        </w:rPr>
        <w:t xml:space="preserve"> תוך שימוש ב8 </w:t>
      </w:r>
      <w:r>
        <w:rPr>
          <w:rFonts w:ascii="Tahoma" w:hAnsi="Tahoma" w:cs="Tahoma"/>
          <w:sz w:val="22"/>
          <w:szCs w:val="22"/>
        </w:rPr>
        <w:t>Angular</w:t>
      </w:r>
      <w:r>
        <w:rPr>
          <w:rFonts w:ascii="Tahoma" w:hAnsi="Tahoma" w:cs="Tahoma"/>
          <w:sz w:val="22"/>
          <w:szCs w:val="22"/>
          <w:rtl/>
        </w:rPr>
        <w:t xml:space="preserve">. מומש ב </w:t>
      </w:r>
      <w:r>
        <w:rPr>
          <w:rFonts w:ascii="Tahoma" w:hAnsi="Tahoma" w:cs="Tahoma"/>
          <w:sz w:val="22"/>
          <w:szCs w:val="22"/>
        </w:rPr>
        <w:t>CSS, Html, TypeScript</w:t>
      </w:r>
      <w:r>
        <w:rPr>
          <w:rFonts w:ascii="Tahoma" w:hAnsi="Tahoma" w:cs="Tahoma"/>
          <w:sz w:val="22"/>
          <w:szCs w:val="22"/>
          <w:rtl/>
        </w:rPr>
        <w:t xml:space="preserve">. </w:t>
      </w:r>
    </w:p>
    <w:p w14:paraId="639BF8CF"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הממשק כולל את המסכים שיוצגו לבעל החנות ואת המסכים שיוצגו ללקוח בחנות.</w:t>
      </w:r>
      <w:bookmarkStart w:id="84" w:name="_Toc39972172"/>
    </w:p>
    <w:p w14:paraId="71A4F802" w14:textId="1591ADDA" w:rsidR="00BD575D" w:rsidRDefault="00F31DDB">
      <w:pPr>
        <w:bidi/>
        <w:spacing w:after="240" w:line="360" w:lineRule="auto"/>
        <w:jc w:val="center"/>
        <w:rPr>
          <w:rFonts w:ascii="Tahoma" w:hAnsi="Tahoma" w:cs="Tahoma"/>
          <w:b/>
          <w:bCs/>
          <w:color w:val="ED7D31" w:themeColor="accent2"/>
          <w:sz w:val="22"/>
          <w:szCs w:val="22"/>
          <w:u w:val="single"/>
          <w:rtl/>
        </w:rPr>
      </w:pPr>
      <w:r>
        <w:rPr>
          <w:rFonts w:ascii="Tahoma" w:hAnsi="Tahoma" w:cs="Tahoma" w:hint="cs"/>
          <w:b/>
          <w:bCs/>
          <w:color w:val="ED7D31" w:themeColor="accent2"/>
          <w:sz w:val="22"/>
          <w:szCs w:val="22"/>
          <w:u w:val="single"/>
        </w:rPr>
        <w:lastRenderedPageBreak/>
        <w:t>D</w:t>
      </w:r>
      <w:r>
        <w:rPr>
          <w:rFonts w:ascii="Tahoma" w:hAnsi="Tahoma" w:cs="Tahoma"/>
          <w:b/>
          <w:bCs/>
          <w:color w:val="ED7D31" w:themeColor="accent2"/>
          <w:sz w:val="22"/>
          <w:szCs w:val="22"/>
          <w:u w:val="single"/>
        </w:rPr>
        <w:t>ata Diagram</w:t>
      </w:r>
    </w:p>
    <w:p w14:paraId="60CB6A9F" w14:textId="00853F88"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להלן התרשימים המתארים את המחלקות מהן מורכב הפרויקט:</w:t>
      </w:r>
    </w:p>
    <w:p w14:paraId="76C64660" w14:textId="12E2E860" w:rsidR="00BD575D" w:rsidRDefault="00B27589" w:rsidP="00B27589">
      <w:pPr>
        <w:bidi/>
        <w:spacing w:after="240" w:line="360" w:lineRule="auto"/>
        <w:jc w:val="both"/>
        <w:rPr>
          <w:rFonts w:ascii="Tahoma" w:hAnsi="Tahoma" w:cs="Tahoma"/>
          <w:color w:val="3B3838" w:themeColor="background2" w:themeShade="40"/>
          <w:sz w:val="22"/>
          <w:szCs w:val="22"/>
          <w:rtl/>
        </w:rPr>
      </w:pPr>
      <w:r w:rsidRPr="00B27589">
        <w:rPr>
          <w:rFonts w:ascii="Tahoma" w:hAnsi="Tahoma" w:cs="Tahoma"/>
          <w:b/>
          <w:bCs/>
          <w:noProof/>
          <w:color w:val="3B3838" w:themeColor="background2" w:themeShade="40"/>
          <w:sz w:val="22"/>
          <w:szCs w:val="22"/>
          <w:rtl/>
        </w:rPr>
        <w:drawing>
          <wp:anchor distT="0" distB="0" distL="114300" distR="114300" simplePos="0" relativeHeight="251820032" behindDoc="0" locked="0" layoutInCell="1" allowOverlap="1" wp14:anchorId="61CC8542" wp14:editId="5A93C4D6">
            <wp:simplePos x="0" y="0"/>
            <wp:positionH relativeFrom="column">
              <wp:posOffset>2736850</wp:posOffset>
            </wp:positionH>
            <wp:positionV relativeFrom="paragraph">
              <wp:posOffset>255905</wp:posOffset>
            </wp:positionV>
            <wp:extent cx="2799704" cy="1876345"/>
            <wp:effectExtent l="0" t="0" r="1270" b="0"/>
            <wp:wrapTopAndBottom/>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99704" cy="1876345"/>
                    </a:xfrm>
                    <a:prstGeom prst="rect">
                      <a:avLst/>
                    </a:prstGeom>
                  </pic:spPr>
                </pic:pic>
              </a:graphicData>
            </a:graphic>
          </wp:anchor>
        </w:drawing>
      </w:r>
      <w:r w:rsidR="00F31DDB">
        <w:rPr>
          <w:rFonts w:ascii="Tahoma" w:hAnsi="Tahoma" w:cs="Tahoma" w:hint="cs"/>
          <w:b/>
          <w:bCs/>
          <w:color w:val="3B3838" w:themeColor="background2" w:themeShade="40"/>
          <w:sz w:val="22"/>
          <w:szCs w:val="22"/>
          <w:rtl/>
        </w:rPr>
        <w:t>שכבת ה-</w:t>
      </w:r>
      <w:r w:rsidR="00F31DDB">
        <w:rPr>
          <w:rFonts w:ascii="Tahoma" w:hAnsi="Tahoma" w:cs="Tahoma" w:hint="cs"/>
          <w:b/>
          <w:bCs/>
          <w:color w:val="3B3838" w:themeColor="background2" w:themeShade="40"/>
          <w:sz w:val="22"/>
          <w:szCs w:val="22"/>
        </w:rPr>
        <w:t>DA</w:t>
      </w:r>
      <w:r w:rsidR="00F31DDB">
        <w:rPr>
          <w:rFonts w:ascii="Tahoma" w:hAnsi="Tahoma" w:cs="Tahoma"/>
          <w:b/>
          <w:bCs/>
          <w:color w:val="3B3838" w:themeColor="background2" w:themeShade="40"/>
          <w:sz w:val="22"/>
          <w:szCs w:val="22"/>
        </w:rPr>
        <w:t>L</w:t>
      </w:r>
      <w:r w:rsidR="00F31DDB">
        <w:rPr>
          <w:rFonts w:ascii="Tahoma" w:hAnsi="Tahoma" w:cs="Tahoma" w:hint="cs"/>
          <w:b/>
          <w:bCs/>
          <w:color w:val="3B3838" w:themeColor="background2" w:themeShade="40"/>
          <w:sz w:val="22"/>
          <w:szCs w:val="22"/>
          <w:rtl/>
        </w:rPr>
        <w:t>, המחלקות להן קיימת הרחבה בספריית ה-</w:t>
      </w:r>
      <w:r w:rsidR="00F31DDB">
        <w:rPr>
          <w:rFonts w:ascii="Tahoma" w:hAnsi="Tahoma" w:cs="Tahoma"/>
          <w:b/>
          <w:bCs/>
          <w:color w:val="3B3838" w:themeColor="background2" w:themeShade="40"/>
          <w:sz w:val="22"/>
          <w:szCs w:val="22"/>
        </w:rPr>
        <w:t>partial</w:t>
      </w:r>
      <w:r w:rsidR="00F31DDB">
        <w:rPr>
          <w:rFonts w:ascii="Tahoma" w:hAnsi="Tahoma" w:cs="Tahoma" w:hint="cs"/>
          <w:b/>
          <w:bCs/>
          <w:color w:val="3B3838" w:themeColor="background2" w:themeShade="40"/>
          <w:sz w:val="22"/>
          <w:szCs w:val="22"/>
          <w:rtl/>
        </w:rPr>
        <w:t>:</w:t>
      </w:r>
    </w:p>
    <w:p w14:paraId="2F86D14E" w14:textId="71392B39" w:rsidR="00BD575D" w:rsidRDefault="00F31DDB">
      <w:pPr>
        <w:bidi/>
        <w:spacing w:after="240" w:line="360" w:lineRule="auto"/>
        <w:jc w:val="both"/>
        <w:rPr>
          <w:rFonts w:ascii="Tahoma" w:hAnsi="Tahoma" w:cs="Tahoma"/>
          <w:b/>
          <w:bCs/>
          <w:color w:val="3B3838" w:themeColor="background2" w:themeShade="40"/>
          <w:sz w:val="22"/>
          <w:szCs w:val="22"/>
        </w:rPr>
      </w:pPr>
      <w:r>
        <w:rPr>
          <w:rFonts w:ascii="Tahoma" w:hAnsi="Tahoma" w:cs="Tahoma"/>
          <w:b/>
          <w:bCs/>
          <w:noProof/>
          <w:color w:val="3B3838" w:themeColor="background2" w:themeShade="40"/>
          <w:sz w:val="22"/>
          <w:szCs w:val="22"/>
        </w:rPr>
        <w:drawing>
          <wp:anchor distT="0" distB="0" distL="114300" distR="114300" simplePos="0" relativeHeight="251764736" behindDoc="0" locked="0" layoutInCell="1" allowOverlap="1" wp14:anchorId="76CD3CDB" wp14:editId="71F31FA7">
            <wp:simplePos x="0" y="0"/>
            <wp:positionH relativeFrom="margin">
              <wp:align>center</wp:align>
            </wp:positionH>
            <wp:positionV relativeFrom="paragraph">
              <wp:posOffset>2200160</wp:posOffset>
            </wp:positionV>
            <wp:extent cx="7132955" cy="3382645"/>
            <wp:effectExtent l="0" t="0" r="0" b="8255"/>
            <wp:wrapSquare wrapText="bothSides"/>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326" t="14188" r="1618" b="11035"/>
                    <a:stretch/>
                  </pic:blipFill>
                  <pic:spPr bwMode="auto">
                    <a:xfrm>
                      <a:off x="0" y="0"/>
                      <a:ext cx="7132955" cy="3382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ahoma" w:hAnsi="Tahoma" w:cs="Tahoma" w:hint="cs"/>
          <w:b/>
          <w:bCs/>
          <w:color w:val="3B3838" w:themeColor="background2" w:themeShade="40"/>
          <w:sz w:val="22"/>
          <w:szCs w:val="22"/>
          <w:rtl/>
        </w:rPr>
        <w:t>תרשים המחלקות בשכבת ה-</w:t>
      </w:r>
      <w:r>
        <w:rPr>
          <w:rFonts w:ascii="Tahoma" w:hAnsi="Tahoma" w:cs="Tahoma" w:hint="cs"/>
          <w:b/>
          <w:bCs/>
          <w:color w:val="3B3838" w:themeColor="background2" w:themeShade="40"/>
          <w:sz w:val="22"/>
          <w:szCs w:val="22"/>
        </w:rPr>
        <w:t>BL</w:t>
      </w:r>
      <w:r>
        <w:rPr>
          <w:rFonts w:ascii="Tahoma" w:hAnsi="Tahoma" w:cs="Tahoma"/>
          <w:b/>
          <w:bCs/>
          <w:color w:val="3B3838" w:themeColor="background2" w:themeShade="40"/>
          <w:sz w:val="22"/>
          <w:szCs w:val="22"/>
        </w:rPr>
        <w:t>L</w:t>
      </w:r>
    </w:p>
    <w:p w14:paraId="62185DB3" w14:textId="799AA912" w:rsidR="00BD575D" w:rsidRDefault="00F31DDB">
      <w:pPr>
        <w:bidi/>
        <w:spacing w:after="240" w:line="360" w:lineRule="auto"/>
        <w:jc w:val="both"/>
        <w:rPr>
          <w:rFonts w:ascii="Tahoma" w:hAnsi="Tahoma" w:cs="Tahoma"/>
          <w:b/>
          <w:bCs/>
          <w:color w:val="3B3838" w:themeColor="background2" w:themeShade="40"/>
          <w:sz w:val="22"/>
          <w:szCs w:val="22"/>
          <w:rtl/>
        </w:rPr>
      </w:pPr>
      <w:r>
        <w:rPr>
          <w:rFonts w:ascii="Tahoma" w:hAnsi="Tahoma" w:cs="Tahoma" w:hint="cs"/>
          <w:b/>
          <w:bCs/>
          <w:color w:val="3B3838" w:themeColor="background2" w:themeShade="40"/>
          <w:sz w:val="22"/>
          <w:szCs w:val="22"/>
          <w:rtl/>
        </w:rPr>
        <w:t>ה-</w:t>
      </w:r>
      <w:r>
        <w:rPr>
          <w:rFonts w:ascii="Tahoma" w:hAnsi="Tahoma" w:cs="Tahoma" w:hint="cs"/>
          <w:b/>
          <w:bCs/>
          <w:color w:val="3B3838" w:themeColor="background2" w:themeShade="40"/>
          <w:sz w:val="22"/>
          <w:szCs w:val="22"/>
        </w:rPr>
        <w:t>C</w:t>
      </w:r>
      <w:r>
        <w:rPr>
          <w:rFonts w:ascii="Tahoma" w:hAnsi="Tahoma" w:cs="Tahoma"/>
          <w:b/>
          <w:bCs/>
          <w:color w:val="3B3838" w:themeColor="background2" w:themeShade="40"/>
          <w:sz w:val="22"/>
          <w:szCs w:val="22"/>
        </w:rPr>
        <w:t>ontrols</w:t>
      </w:r>
      <w:r>
        <w:rPr>
          <w:rFonts w:ascii="Tahoma" w:hAnsi="Tahoma" w:cs="Tahoma" w:hint="cs"/>
          <w:b/>
          <w:bCs/>
          <w:color w:val="3B3838" w:themeColor="background2" w:themeShade="40"/>
          <w:sz w:val="22"/>
          <w:szCs w:val="22"/>
          <w:rtl/>
        </w:rPr>
        <w:t xml:space="preserve"> בשכבת ה-</w:t>
      </w:r>
      <w:proofErr w:type="spellStart"/>
      <w:r>
        <w:rPr>
          <w:rFonts w:ascii="Tahoma" w:hAnsi="Tahoma" w:cs="Tahoma" w:hint="cs"/>
          <w:b/>
          <w:bCs/>
          <w:color w:val="3B3838" w:themeColor="background2" w:themeShade="40"/>
          <w:sz w:val="22"/>
          <w:szCs w:val="22"/>
        </w:rPr>
        <w:t>W</w:t>
      </w:r>
      <w:r>
        <w:rPr>
          <w:rFonts w:ascii="Tahoma" w:hAnsi="Tahoma" w:cs="Tahoma"/>
          <w:b/>
          <w:bCs/>
          <w:color w:val="3B3838" w:themeColor="background2" w:themeShade="40"/>
          <w:sz w:val="22"/>
          <w:szCs w:val="22"/>
        </w:rPr>
        <w:t>ebApi</w:t>
      </w:r>
      <w:proofErr w:type="spellEnd"/>
      <w:r>
        <w:rPr>
          <w:rFonts w:ascii="Tahoma" w:hAnsi="Tahoma" w:cs="Tahoma" w:hint="cs"/>
          <w:b/>
          <w:bCs/>
          <w:color w:val="3B3838" w:themeColor="background2" w:themeShade="40"/>
          <w:sz w:val="22"/>
          <w:szCs w:val="22"/>
          <w:rtl/>
        </w:rPr>
        <w:t>:</w:t>
      </w:r>
    </w:p>
    <w:p w14:paraId="5BCF76FD" w14:textId="77777777" w:rsidR="00BD575D" w:rsidRDefault="00F31DDB">
      <w:pPr>
        <w:bidi/>
        <w:spacing w:after="240" w:line="360" w:lineRule="auto"/>
        <w:jc w:val="both"/>
        <w:rPr>
          <w:rFonts w:ascii="Tahoma" w:hAnsi="Tahoma" w:cs="Tahoma"/>
          <w:sz w:val="22"/>
          <w:szCs w:val="22"/>
        </w:rPr>
      </w:pPr>
      <w:r>
        <w:rPr>
          <w:noProof/>
        </w:rPr>
        <w:drawing>
          <wp:inline distT="0" distB="0" distL="0" distR="0" wp14:anchorId="563FAADD" wp14:editId="171248AD">
            <wp:extent cx="3811744" cy="1356410"/>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6205" t="19180" r="31390" b="41322"/>
                    <a:stretch/>
                  </pic:blipFill>
                  <pic:spPr bwMode="auto">
                    <a:xfrm>
                      <a:off x="0" y="0"/>
                      <a:ext cx="3836323" cy="1365156"/>
                    </a:xfrm>
                    <a:prstGeom prst="rect">
                      <a:avLst/>
                    </a:prstGeom>
                    <a:ln>
                      <a:noFill/>
                    </a:ln>
                    <a:extLst>
                      <a:ext uri="{53640926-AAD7-44D8-BBD7-CCE9431645EC}">
                        <a14:shadowObscured xmlns:a14="http://schemas.microsoft.com/office/drawing/2010/main"/>
                      </a:ext>
                    </a:extLst>
                  </pic:spPr>
                </pic:pic>
              </a:graphicData>
            </a:graphic>
          </wp:inline>
        </w:drawing>
      </w:r>
    </w:p>
    <w:p w14:paraId="4114B561" w14:textId="77777777" w:rsidR="00BD575D" w:rsidRDefault="00F31DDB">
      <w:pPr>
        <w:bidi/>
        <w:spacing w:after="240" w:line="360" w:lineRule="auto"/>
        <w:jc w:val="both"/>
        <w:rPr>
          <w:rFonts w:ascii="Tahoma" w:hAnsi="Tahoma" w:cs="Tahoma"/>
          <w:b/>
          <w:bCs/>
          <w:color w:val="808080" w:themeColor="background1" w:themeShade="80"/>
          <w:sz w:val="22"/>
          <w:szCs w:val="22"/>
          <w:u w:val="single"/>
          <w:rtl/>
        </w:rPr>
      </w:pPr>
      <w:r>
        <w:rPr>
          <w:rFonts w:ascii="Tahoma" w:hAnsi="Tahoma" w:cs="Tahoma"/>
          <w:b/>
          <w:bCs/>
          <w:color w:val="808080" w:themeColor="background1" w:themeShade="80"/>
          <w:sz w:val="22"/>
          <w:szCs w:val="22"/>
          <w:u w:val="single"/>
          <w:rtl/>
        </w:rPr>
        <w:lastRenderedPageBreak/>
        <w:t>בסיס הנתונים</w:t>
      </w:r>
      <w:bookmarkEnd w:id="84"/>
    </w:p>
    <w:p w14:paraId="527F328A" w14:textId="77777777" w:rsidR="00BD575D" w:rsidRDefault="00F31DDB">
      <w:pPr>
        <w:bidi/>
        <w:spacing w:before="240" w:after="240" w:line="360" w:lineRule="auto"/>
        <w:jc w:val="both"/>
        <w:rPr>
          <w:rFonts w:ascii="Tahoma" w:hAnsi="Tahoma" w:cs="Tahoma"/>
          <w:sz w:val="22"/>
          <w:szCs w:val="22"/>
          <w:rtl/>
        </w:rPr>
      </w:pPr>
      <w:r>
        <w:rPr>
          <w:rFonts w:ascii="Tahoma" w:hAnsi="Tahoma" w:cs="Tahoma"/>
          <w:sz w:val="22"/>
          <w:szCs w:val="22"/>
          <w:rtl/>
        </w:rPr>
        <w:t>מהלך ניתוח המערכת עבר חשיבה רבה כיצד לבנות את מסד הנתונים בצורה הנכונה והמדויקת ביותר.</w:t>
      </w:r>
    </w:p>
    <w:p w14:paraId="74C2ABFA" w14:textId="77777777" w:rsidR="00BD575D" w:rsidRDefault="00F31DDB">
      <w:pPr>
        <w:bidi/>
        <w:spacing w:before="240" w:after="240" w:line="360" w:lineRule="auto"/>
        <w:jc w:val="both"/>
        <w:rPr>
          <w:rFonts w:ascii="Tahoma" w:hAnsi="Tahoma" w:cs="Tahoma"/>
          <w:sz w:val="22"/>
          <w:szCs w:val="22"/>
          <w:rtl/>
        </w:rPr>
      </w:pPr>
      <w:r>
        <w:rPr>
          <w:rFonts w:ascii="Tahoma" w:hAnsi="Tahoma" w:cs="Tahoma"/>
          <w:sz w:val="22"/>
          <w:szCs w:val="22"/>
          <w:rtl/>
        </w:rPr>
        <w:t xml:space="preserve">מאגר הנתונים הרלוונטיים למערכת מכיל אוסף גדול של נתונים. עם זאת, הפרויקט שלנו המתמקד דווקא בחישוב אינו צריך את כל הנתונים אלא את רובם. </w:t>
      </w:r>
    </w:p>
    <w:p w14:paraId="6B4C7979" w14:textId="77777777" w:rsidR="00BD575D" w:rsidRDefault="00F31DDB">
      <w:pPr>
        <w:bidi/>
        <w:spacing w:before="240" w:after="240" w:line="360" w:lineRule="auto"/>
        <w:jc w:val="both"/>
        <w:rPr>
          <w:rFonts w:ascii="Tahoma" w:hAnsi="Tahoma" w:cs="Tahoma"/>
          <w:sz w:val="22"/>
          <w:szCs w:val="22"/>
          <w:rtl/>
        </w:rPr>
      </w:pPr>
      <w:r>
        <w:rPr>
          <w:rFonts w:ascii="Tahoma" w:hAnsi="Tahoma" w:cs="Tahoma"/>
          <w:sz w:val="22"/>
          <w:szCs w:val="22"/>
          <w:rtl/>
        </w:rPr>
        <w:t xml:space="preserve">בכל זאת הושקעו שעות רבות באפיון בסיס הנתונים כך שיכיל רק את הנחוץ בלי כפילות נתונים, וכן שישמור נתונים שיבואו לידי שימוש בהמשך פיתוח המערכת, ע"מ לאפשר פיתוח ושדרוג של המערכת בלי זעזועים לחלקים הקיימים. </w:t>
      </w:r>
    </w:p>
    <w:p w14:paraId="6FDD0746" w14:textId="77777777" w:rsidR="00BD575D" w:rsidRDefault="00F31DDB">
      <w:pPr>
        <w:bidi/>
        <w:spacing w:before="240" w:after="240" w:line="360" w:lineRule="auto"/>
        <w:jc w:val="both"/>
        <w:rPr>
          <w:rFonts w:ascii="Tahoma" w:hAnsi="Tahoma" w:cs="Tahoma"/>
          <w:sz w:val="22"/>
          <w:szCs w:val="22"/>
          <w:rtl/>
        </w:rPr>
      </w:pPr>
      <w:r>
        <w:rPr>
          <w:rFonts w:ascii="Tahoma" w:hAnsi="Tahoma" w:cs="Tahoma"/>
          <w:sz w:val="22"/>
          <w:szCs w:val="22"/>
          <w:rtl/>
        </w:rPr>
        <w:t xml:space="preserve">הנתונים נשמרים בצורה טבלאית בבסיס נתונים </w:t>
      </w:r>
      <w:r>
        <w:rPr>
          <w:rFonts w:ascii="Tahoma" w:hAnsi="Tahoma" w:cs="Tahoma"/>
          <w:sz w:val="22"/>
          <w:szCs w:val="22"/>
        </w:rPr>
        <w:t>SQL</w:t>
      </w:r>
      <w:r>
        <w:rPr>
          <w:rFonts w:ascii="Tahoma" w:hAnsi="Tahoma" w:cs="Tahoma"/>
          <w:sz w:val="22"/>
          <w:szCs w:val="22"/>
          <w:rtl/>
        </w:rPr>
        <w:t xml:space="preserve">. כל החנויות הרשומות במערכת שמורות בטבלת חנויות וכך גם כל המוצרים של החנות, הקירות, </w:t>
      </w:r>
      <w:r>
        <w:rPr>
          <w:rFonts w:ascii="Tahoma" w:hAnsi="Tahoma" w:cs="Tahoma" w:hint="cs"/>
          <w:sz w:val="22"/>
          <w:szCs w:val="22"/>
          <w:rtl/>
        </w:rPr>
        <w:t>הסטנדים</w:t>
      </w:r>
      <w:r>
        <w:rPr>
          <w:rFonts w:ascii="Tahoma" w:hAnsi="Tahoma" w:cs="Tahoma"/>
          <w:sz w:val="22"/>
          <w:szCs w:val="22"/>
          <w:rtl/>
        </w:rPr>
        <w:t xml:space="preserve"> והמדפים, נקודות הגישה והקשתות.</w:t>
      </w:r>
    </w:p>
    <w:p w14:paraId="0D6CED10" w14:textId="77777777" w:rsidR="00BD575D" w:rsidRDefault="00F31DDB">
      <w:pPr>
        <w:bidi/>
        <w:spacing w:before="240" w:after="240" w:line="360" w:lineRule="auto"/>
        <w:jc w:val="both"/>
        <w:rPr>
          <w:rFonts w:ascii="Tahoma" w:hAnsi="Tahoma" w:cs="Tahoma"/>
          <w:sz w:val="22"/>
          <w:szCs w:val="22"/>
          <w:rtl/>
        </w:rPr>
      </w:pPr>
      <w:r>
        <w:rPr>
          <w:rFonts w:ascii="Tahoma" w:hAnsi="Tahoma" w:cs="Tahoma"/>
          <w:sz w:val="22"/>
          <w:szCs w:val="22"/>
          <w:rtl/>
        </w:rPr>
        <w:t xml:space="preserve">מטריצת המרחקים הבסיסית של החנות מחושבת כשנוצרת החנות ונשמרת בקובץ </w:t>
      </w:r>
      <w:r>
        <w:rPr>
          <w:rFonts w:ascii="Tahoma" w:hAnsi="Tahoma" w:cs="Tahoma"/>
          <w:sz w:val="22"/>
          <w:szCs w:val="22"/>
        </w:rPr>
        <w:t>XML</w:t>
      </w:r>
      <w:r>
        <w:rPr>
          <w:rFonts w:ascii="Tahoma" w:hAnsi="Tahoma" w:cs="Tahoma"/>
          <w:sz w:val="22"/>
          <w:szCs w:val="22"/>
          <w:rtl/>
        </w:rPr>
        <w:t>.</w:t>
      </w:r>
    </w:p>
    <w:p w14:paraId="26CF3031" w14:textId="77777777" w:rsidR="00BD575D" w:rsidRDefault="00F31DDB">
      <w:pPr>
        <w:bidi/>
        <w:spacing w:before="240" w:after="240" w:line="360" w:lineRule="auto"/>
        <w:jc w:val="both"/>
        <w:rPr>
          <w:rFonts w:ascii="Tahoma" w:hAnsi="Tahoma" w:cs="Tahoma"/>
          <w:sz w:val="22"/>
          <w:szCs w:val="22"/>
        </w:rPr>
      </w:pPr>
      <w:r>
        <w:rPr>
          <w:rFonts w:ascii="Tahoma" w:hAnsi="Tahoma" w:cs="Tahoma"/>
          <w:sz w:val="22"/>
          <w:szCs w:val="22"/>
          <w:rtl/>
        </w:rPr>
        <w:t xml:space="preserve">כשבעל החנות מזין את חנותו הוא מצרף קובץ </w:t>
      </w:r>
      <w:r>
        <w:rPr>
          <w:rFonts w:ascii="Tahoma" w:hAnsi="Tahoma" w:cs="Tahoma"/>
          <w:sz w:val="22"/>
          <w:szCs w:val="22"/>
        </w:rPr>
        <w:t>XML</w:t>
      </w:r>
      <w:r>
        <w:rPr>
          <w:rFonts w:ascii="Tahoma" w:hAnsi="Tahoma" w:cs="Tahoma"/>
          <w:sz w:val="22"/>
          <w:szCs w:val="22"/>
          <w:rtl/>
        </w:rPr>
        <w:t xml:space="preserve"> שמומר לאובייקט חנות וכך מתקבלים כל הנתונים על החנות. נתוני החנות נשמרים בטבלאות. הקובץ לא נשמר.</w:t>
      </w:r>
    </w:p>
    <w:p w14:paraId="7578962C" w14:textId="77777777" w:rsidR="00BD575D" w:rsidRDefault="00F31DDB">
      <w:pPr>
        <w:bidi/>
        <w:spacing w:before="240" w:after="240" w:line="360" w:lineRule="auto"/>
        <w:jc w:val="both"/>
        <w:rPr>
          <w:rFonts w:ascii="Tahoma" w:hAnsi="Tahoma" w:cs="Tahoma"/>
          <w:sz w:val="22"/>
          <w:szCs w:val="22"/>
        </w:rPr>
      </w:pPr>
      <w:r>
        <w:rPr>
          <w:rFonts w:ascii="Tahoma" w:hAnsi="Tahoma" w:cs="Tahoma"/>
          <w:sz w:val="22"/>
          <w:szCs w:val="22"/>
          <w:rtl/>
        </w:rPr>
        <w:t xml:space="preserve">לאחר שהחנות נשמרת באפשרותו לערוך את הנתונים, לשנות מיקום מוצרים </w:t>
      </w:r>
      <w:r>
        <w:rPr>
          <w:rFonts w:ascii="Tahoma" w:hAnsi="Tahoma" w:cs="Tahoma" w:hint="cs"/>
          <w:sz w:val="22"/>
          <w:szCs w:val="22"/>
          <w:rtl/>
        </w:rPr>
        <w:t>בסטנדים</w:t>
      </w:r>
      <w:r>
        <w:rPr>
          <w:rFonts w:ascii="Tahoma" w:hAnsi="Tahoma" w:cs="Tahoma"/>
          <w:sz w:val="22"/>
          <w:szCs w:val="22"/>
          <w:rtl/>
        </w:rPr>
        <w:t>, להוסיף מוצרים ועוד.</w:t>
      </w:r>
    </w:p>
    <w:p w14:paraId="2E26160A" w14:textId="77777777" w:rsidR="00BD575D" w:rsidRDefault="00F31DDB">
      <w:pPr>
        <w:bidi/>
        <w:spacing w:after="240" w:line="360" w:lineRule="auto"/>
        <w:jc w:val="both"/>
        <w:rPr>
          <w:rFonts w:ascii="Tahoma" w:hAnsi="Tahoma" w:cs="Tahoma"/>
          <w:b/>
          <w:bCs/>
          <w:color w:val="808080" w:themeColor="background1" w:themeShade="80"/>
          <w:sz w:val="22"/>
          <w:szCs w:val="22"/>
          <w:u w:val="single"/>
          <w:rtl/>
        </w:rPr>
      </w:pPr>
      <w:bookmarkStart w:id="85" w:name="_Toc39972173"/>
      <w:r>
        <w:rPr>
          <w:rFonts w:ascii="Tahoma" w:hAnsi="Tahoma" w:cs="Tahoma"/>
          <w:b/>
          <w:bCs/>
          <w:color w:val="808080" w:themeColor="background1" w:themeShade="80"/>
          <w:sz w:val="22"/>
          <w:szCs w:val="22"/>
          <w:u w:val="single"/>
          <w:rtl/>
        </w:rPr>
        <w:t>תרשים מסד נתונים</w:t>
      </w:r>
      <w:bookmarkEnd w:id="85"/>
    </w:p>
    <w:p w14:paraId="06284172"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מסד הנתונים מכיל טבלאות עם קשרי גומלין ביניהם ע"מ לאפשר שמירה על חוקיות הנתונים ותאימות תבין החלקים השונים.</w:t>
      </w:r>
    </w:p>
    <w:p w14:paraId="516374A6"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כמו כן מכיל המסד שדות מפתח שמונעים כפילות נתונים אסורה ומזרזים את שליפת הנתונים.</w:t>
      </w:r>
    </w:p>
    <w:p w14:paraId="6F7EF405" w14:textId="77777777" w:rsidR="00BD575D" w:rsidRDefault="00F31DDB">
      <w:pPr>
        <w:bidi/>
        <w:spacing w:after="240" w:line="360" w:lineRule="auto"/>
        <w:jc w:val="both"/>
        <w:rPr>
          <w:rFonts w:ascii="Tahoma" w:hAnsi="Tahoma" w:cs="Tahoma"/>
          <w:sz w:val="22"/>
          <w:szCs w:val="22"/>
        </w:rPr>
      </w:pPr>
      <w:r>
        <w:rPr>
          <w:rFonts w:ascii="Tahoma" w:hAnsi="Tahoma" w:cs="Tahoma"/>
          <w:sz w:val="22"/>
          <w:szCs w:val="22"/>
          <w:rtl/>
        </w:rPr>
        <w:t>בתרשים הבא ניתן לראות את הטבלאות בהן השתמשנו:</w:t>
      </w:r>
    </w:p>
    <w:p w14:paraId="74645D59" w14:textId="22458A4D" w:rsidR="00BD575D" w:rsidRDefault="006D1BD9">
      <w:pPr>
        <w:bidi/>
        <w:spacing w:after="240" w:line="360" w:lineRule="auto"/>
        <w:jc w:val="both"/>
        <w:rPr>
          <w:rFonts w:ascii="Tahoma" w:hAnsi="Tahoma" w:cs="Tahoma"/>
          <w:b/>
          <w:bCs/>
          <w:color w:val="808080" w:themeColor="background1" w:themeShade="80"/>
          <w:sz w:val="22"/>
          <w:szCs w:val="22"/>
          <w:u w:val="single"/>
          <w:rtl/>
        </w:rPr>
      </w:pPr>
      <w:bookmarkStart w:id="86" w:name="_Toc39972174"/>
      <w:bookmarkStart w:id="87" w:name="_Toc39972175"/>
      <w:r w:rsidRPr="006D1BD9">
        <w:rPr>
          <w:rFonts w:ascii="Tahoma" w:hAnsi="Tahoma" w:cs="Tahoma"/>
          <w:b/>
          <w:bCs/>
          <w:noProof/>
          <w:color w:val="808080" w:themeColor="background1" w:themeShade="80"/>
          <w:sz w:val="22"/>
          <w:szCs w:val="22"/>
          <w:u w:val="single"/>
          <w:rtl/>
        </w:rPr>
        <w:lastRenderedPageBreak/>
        <w:drawing>
          <wp:inline distT="0" distB="0" distL="0" distR="0" wp14:anchorId="58FEC17E" wp14:editId="337AC3D4">
            <wp:extent cx="4648603" cy="2568163"/>
            <wp:effectExtent l="0" t="0" r="0" b="381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8603" cy="2568163"/>
                    </a:xfrm>
                    <a:prstGeom prst="rect">
                      <a:avLst/>
                    </a:prstGeom>
                  </pic:spPr>
                </pic:pic>
              </a:graphicData>
            </a:graphic>
          </wp:inline>
        </w:drawing>
      </w:r>
    </w:p>
    <w:p w14:paraId="495E1126" w14:textId="77777777" w:rsidR="00BD575D" w:rsidRDefault="00F31DDB">
      <w:pPr>
        <w:bidi/>
        <w:spacing w:after="240" w:line="360" w:lineRule="auto"/>
        <w:jc w:val="center"/>
        <w:rPr>
          <w:rFonts w:ascii="Tahoma" w:hAnsi="Tahoma" w:cs="Tahoma"/>
          <w:color w:val="000000" w:themeColor="text1"/>
          <w:rtl/>
        </w:rPr>
      </w:pPr>
      <w:r>
        <w:rPr>
          <w:rFonts w:ascii="Tahoma" w:hAnsi="Tahoma" w:cs="Tahoma"/>
          <w:b/>
          <w:bCs/>
          <w:color w:val="000000" w:themeColor="text1"/>
          <w:rtl/>
        </w:rPr>
        <w:t>טבלאות</w:t>
      </w:r>
      <w:bookmarkEnd w:id="86"/>
    </w:p>
    <w:p w14:paraId="38C4B559"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הנתונים נשמרים בתוך טבלאות, השדות נשמרים בצורה טבלאית כשלכל שדה יש שם שנשמר במערכת </w:t>
      </w:r>
      <w:proofErr w:type="spellStart"/>
      <w:r>
        <w:rPr>
          <w:rFonts w:ascii="Tahoma" w:hAnsi="Tahoma" w:cs="Tahoma"/>
          <w:sz w:val="22"/>
          <w:szCs w:val="22"/>
        </w:rPr>
        <w:t>SqlServer</w:t>
      </w:r>
      <w:proofErr w:type="spellEnd"/>
      <w:r>
        <w:rPr>
          <w:rFonts w:ascii="Tahoma" w:hAnsi="Tahoma" w:cs="Tahoma"/>
          <w:sz w:val="22"/>
          <w:szCs w:val="22"/>
          <w:rtl/>
        </w:rPr>
        <w:t>, ולפי השמות של השדות נשלפים הנתונים.</w:t>
      </w:r>
    </w:p>
    <w:p w14:paraId="6D6DE94D" w14:textId="567E1055" w:rsidR="00BD575D" w:rsidRDefault="00F31DDB">
      <w:pPr>
        <w:bidi/>
        <w:spacing w:line="360" w:lineRule="auto"/>
        <w:jc w:val="center"/>
        <w:rPr>
          <w:rFonts w:ascii="Tahoma" w:hAnsi="Tahoma" w:cs="Tahoma"/>
          <w:b/>
          <w:bCs/>
          <w:color w:val="ED7D31" w:themeColor="accent2"/>
          <w:sz w:val="22"/>
          <w:szCs w:val="22"/>
        </w:rPr>
      </w:pPr>
      <w:r>
        <w:rPr>
          <w:rFonts w:ascii="Tahoma" w:hAnsi="Tahoma" w:cs="Tahoma"/>
          <w:b/>
          <w:bCs/>
          <w:color w:val="ED7D31" w:themeColor="accent2"/>
          <w:sz w:val="22"/>
          <w:szCs w:val="22"/>
          <w:rtl/>
        </w:rPr>
        <w:t xml:space="preserve">טבלת </w:t>
      </w:r>
      <w:r w:rsidR="006D1BD9">
        <w:rPr>
          <w:rFonts w:ascii="Tahoma" w:hAnsi="Tahoma" w:cs="Tahoma" w:hint="cs"/>
          <w:b/>
          <w:bCs/>
          <w:color w:val="ED7D31" w:themeColor="accent2"/>
          <w:sz w:val="22"/>
          <w:szCs w:val="22"/>
          <w:rtl/>
        </w:rPr>
        <w:t>משתמשים</w:t>
      </w:r>
      <w:r>
        <w:rPr>
          <w:rFonts w:ascii="Tahoma" w:hAnsi="Tahoma" w:cs="Tahoma"/>
          <w:b/>
          <w:bCs/>
          <w:color w:val="ED7D31" w:themeColor="accent2"/>
          <w:sz w:val="22"/>
          <w:szCs w:val="22"/>
          <w:rtl/>
        </w:rPr>
        <w:t xml:space="preserve">- </w:t>
      </w:r>
      <w:r w:rsidR="006D1BD9">
        <w:rPr>
          <w:rFonts w:ascii="Tahoma" w:hAnsi="Tahoma" w:cs="Tahoma" w:hint="cs"/>
          <w:b/>
          <w:bCs/>
          <w:color w:val="ED7D31" w:themeColor="accent2"/>
          <w:sz w:val="22"/>
          <w:szCs w:val="22"/>
        </w:rPr>
        <w:t>U</w:t>
      </w:r>
      <w:r w:rsidR="006D1BD9">
        <w:rPr>
          <w:rFonts w:ascii="Tahoma" w:hAnsi="Tahoma" w:cs="Tahoma"/>
          <w:b/>
          <w:bCs/>
          <w:color w:val="ED7D31" w:themeColor="accent2"/>
          <w:sz w:val="22"/>
          <w:szCs w:val="22"/>
        </w:rPr>
        <w:t>sers</w:t>
      </w:r>
    </w:p>
    <w:p w14:paraId="2C9C243D" w14:textId="3A6F5B3C" w:rsidR="00BD575D" w:rsidRDefault="00F31DDB">
      <w:pPr>
        <w:bidi/>
        <w:spacing w:line="360" w:lineRule="auto"/>
        <w:jc w:val="both"/>
        <w:rPr>
          <w:rFonts w:ascii="Tahoma" w:hAnsi="Tahoma" w:cs="Tahoma"/>
          <w:sz w:val="22"/>
          <w:szCs w:val="22"/>
          <w:rtl/>
        </w:rPr>
      </w:pPr>
      <w:r>
        <w:rPr>
          <w:rFonts w:ascii="Tahoma" w:hAnsi="Tahoma" w:cs="Tahoma" w:hint="cs"/>
          <w:sz w:val="22"/>
          <w:szCs w:val="22"/>
          <w:rtl/>
        </w:rPr>
        <w:t xml:space="preserve">הטבלה מכילה את </w:t>
      </w:r>
      <w:r>
        <w:rPr>
          <w:rFonts w:ascii="Tahoma" w:hAnsi="Tahoma" w:cs="Tahoma"/>
          <w:sz w:val="22"/>
          <w:szCs w:val="22"/>
          <w:rtl/>
        </w:rPr>
        <w:t xml:space="preserve">נתוני </w:t>
      </w:r>
      <w:r w:rsidR="004D2842">
        <w:rPr>
          <w:rFonts w:ascii="Tahoma" w:hAnsi="Tahoma" w:cs="Tahoma" w:hint="cs"/>
          <w:sz w:val="22"/>
          <w:szCs w:val="22"/>
          <w:rtl/>
        </w:rPr>
        <w:t>המשתמשים</w:t>
      </w:r>
      <w:r>
        <w:rPr>
          <w:rFonts w:ascii="Tahoma" w:hAnsi="Tahoma" w:cs="Tahoma" w:hint="cs"/>
          <w:sz w:val="22"/>
          <w:szCs w:val="22"/>
          <w:rtl/>
        </w:rPr>
        <w:t>.</w:t>
      </w:r>
    </w:p>
    <w:tbl>
      <w:tblPr>
        <w:tblStyle w:val="13"/>
        <w:bidiVisual/>
        <w:tblW w:w="0" w:type="auto"/>
        <w:tblLook w:val="04A0" w:firstRow="1" w:lastRow="0" w:firstColumn="1" w:lastColumn="0" w:noHBand="0" w:noVBand="1"/>
      </w:tblPr>
      <w:tblGrid>
        <w:gridCol w:w="1803"/>
        <w:gridCol w:w="1803"/>
        <w:gridCol w:w="1803"/>
        <w:gridCol w:w="2054"/>
        <w:gridCol w:w="1553"/>
      </w:tblGrid>
      <w:tr w:rsidR="00BD575D" w14:paraId="6259DFFE" w14:textId="77777777" w:rsidTr="009413DF">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7D26F5F9" w14:textId="77777777" w:rsidR="00BD575D" w:rsidRDefault="00F31DDB">
            <w:pPr>
              <w:bidi/>
              <w:spacing w:line="360" w:lineRule="auto"/>
              <w:jc w:val="center"/>
              <w:rPr>
                <w:rFonts w:ascii="Tahoma" w:hAnsi="Tahoma" w:cs="Tahoma"/>
                <w:color w:val="ED7D31" w:themeColor="accent2"/>
                <w:sz w:val="22"/>
                <w:szCs w:val="22"/>
                <w:rtl/>
              </w:rPr>
            </w:pPr>
            <w:r>
              <w:rPr>
                <w:rFonts w:ascii="Tahoma" w:hAnsi="Tahoma" w:cs="Tahoma" w:hint="cs"/>
                <w:color w:val="ED7D31" w:themeColor="accent2"/>
                <w:sz w:val="22"/>
                <w:szCs w:val="22"/>
                <w:rtl/>
              </w:rPr>
              <w:t>מפתחות</w:t>
            </w:r>
          </w:p>
        </w:tc>
        <w:tc>
          <w:tcPr>
            <w:tcW w:w="1803" w:type="dxa"/>
            <w:vAlign w:val="center"/>
          </w:tcPr>
          <w:p w14:paraId="5AB74C0A" w14:textId="77777777"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r>
              <w:rPr>
                <w:rFonts w:ascii="Tahoma" w:hAnsi="Tahoma" w:cs="Tahoma" w:hint="cs"/>
                <w:color w:val="ED7D31" w:themeColor="accent2"/>
                <w:sz w:val="22"/>
                <w:szCs w:val="22"/>
                <w:rtl/>
              </w:rPr>
              <w:t>שם השדה</w:t>
            </w:r>
          </w:p>
        </w:tc>
        <w:tc>
          <w:tcPr>
            <w:tcW w:w="1803" w:type="dxa"/>
            <w:vAlign w:val="center"/>
          </w:tcPr>
          <w:p w14:paraId="44ECFBC4" w14:textId="77777777"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r>
              <w:rPr>
                <w:rFonts w:ascii="Tahoma" w:hAnsi="Tahoma" w:cs="Tahoma" w:hint="cs"/>
                <w:color w:val="ED7D31" w:themeColor="accent2"/>
                <w:sz w:val="22"/>
                <w:szCs w:val="22"/>
                <w:rtl/>
              </w:rPr>
              <w:t>סוג השדה</w:t>
            </w:r>
          </w:p>
        </w:tc>
        <w:tc>
          <w:tcPr>
            <w:tcW w:w="2054" w:type="dxa"/>
            <w:vAlign w:val="center"/>
          </w:tcPr>
          <w:p w14:paraId="528369C4" w14:textId="77777777"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proofErr w:type="spellStart"/>
            <w:r>
              <w:rPr>
                <w:rFonts w:ascii="Tahoma" w:hAnsi="Tahoma" w:cs="Tahoma" w:hint="cs"/>
                <w:color w:val="ED7D31" w:themeColor="accent2"/>
                <w:sz w:val="22"/>
                <w:szCs w:val="22"/>
                <w:rtl/>
              </w:rPr>
              <w:t>תאור</w:t>
            </w:r>
            <w:proofErr w:type="spellEnd"/>
          </w:p>
        </w:tc>
        <w:tc>
          <w:tcPr>
            <w:tcW w:w="1553" w:type="dxa"/>
            <w:vAlign w:val="center"/>
          </w:tcPr>
          <w:p w14:paraId="167D5CB2" w14:textId="77777777"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r>
              <w:rPr>
                <w:rFonts w:ascii="Tahoma" w:hAnsi="Tahoma" w:cs="Tahoma" w:hint="cs"/>
                <w:color w:val="ED7D31" w:themeColor="accent2"/>
                <w:sz w:val="22"/>
                <w:szCs w:val="22"/>
                <w:rtl/>
              </w:rPr>
              <w:t>שדה חובה</w:t>
            </w:r>
          </w:p>
        </w:tc>
      </w:tr>
      <w:tr w:rsidR="00BD575D" w14:paraId="63A420B1" w14:textId="77777777" w:rsidTr="009413D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2CF3107B" w14:textId="77777777" w:rsidR="00BD575D" w:rsidRDefault="00F31DDB">
            <w:pPr>
              <w:bidi/>
              <w:spacing w:line="360" w:lineRule="auto"/>
              <w:jc w:val="center"/>
              <w:rPr>
                <w:rFonts w:ascii="Tahoma" w:hAnsi="Tahoma" w:cs="Tahoma"/>
                <w:sz w:val="22"/>
                <w:szCs w:val="22"/>
              </w:rPr>
            </w:pPr>
            <w:r>
              <w:rPr>
                <w:rFonts w:ascii="Tahoma" w:hAnsi="Tahoma" w:cs="Tahoma" w:hint="cs"/>
                <w:sz w:val="22"/>
                <w:szCs w:val="22"/>
              </w:rPr>
              <w:t>PK</w:t>
            </w:r>
          </w:p>
        </w:tc>
        <w:tc>
          <w:tcPr>
            <w:tcW w:w="1803" w:type="dxa"/>
            <w:vAlign w:val="center"/>
          </w:tcPr>
          <w:p w14:paraId="03CC062B" w14:textId="77777777"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r>
              <w:rPr>
                <w:rFonts w:ascii="Tahoma" w:hAnsi="Tahoma" w:cs="Tahoma"/>
                <w:sz w:val="22"/>
                <w:szCs w:val="22"/>
              </w:rPr>
              <w:t>Code</w:t>
            </w:r>
          </w:p>
        </w:tc>
        <w:tc>
          <w:tcPr>
            <w:tcW w:w="1803" w:type="dxa"/>
            <w:vAlign w:val="center"/>
          </w:tcPr>
          <w:p w14:paraId="45155E09" w14:textId="76944FD4" w:rsidR="00BD575D" w:rsidRDefault="004D2842">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t>int</w:t>
            </w:r>
          </w:p>
        </w:tc>
        <w:tc>
          <w:tcPr>
            <w:tcW w:w="2054" w:type="dxa"/>
            <w:vAlign w:val="center"/>
          </w:tcPr>
          <w:p w14:paraId="5FC564DF" w14:textId="77777777"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קוד</w:t>
            </w:r>
          </w:p>
        </w:tc>
        <w:tc>
          <w:tcPr>
            <w:tcW w:w="1553" w:type="dxa"/>
            <w:vAlign w:val="center"/>
          </w:tcPr>
          <w:p w14:paraId="32BBA48A" w14:textId="77777777"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C90567" w14:paraId="7C0C5D5D" w14:textId="77777777" w:rsidTr="00442D9E">
        <w:trPr>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2A8708FC" w14:textId="77777777" w:rsidR="00C90567" w:rsidRDefault="00C90567" w:rsidP="00C90567">
            <w:pPr>
              <w:bidi/>
              <w:spacing w:line="360" w:lineRule="auto"/>
              <w:jc w:val="center"/>
              <w:rPr>
                <w:rFonts w:ascii="Tahoma" w:hAnsi="Tahoma" w:cs="Tahoma"/>
                <w:sz w:val="22"/>
                <w:szCs w:val="22"/>
                <w:rtl/>
              </w:rPr>
            </w:pPr>
          </w:p>
        </w:tc>
        <w:tc>
          <w:tcPr>
            <w:tcW w:w="1803" w:type="dxa"/>
            <w:vAlign w:val="center"/>
          </w:tcPr>
          <w:p w14:paraId="1970677E" w14:textId="621E674E" w:rsidR="00C90567" w:rsidRDefault="00C90567" w:rsidP="00C90567">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proofErr w:type="spellStart"/>
            <w:r>
              <w:rPr>
                <w:rFonts w:ascii="Tahoma" w:hAnsi="Tahoma" w:cs="Tahoma"/>
                <w:sz w:val="22"/>
                <w:szCs w:val="22"/>
              </w:rPr>
              <w:t>firstName</w:t>
            </w:r>
            <w:proofErr w:type="spellEnd"/>
          </w:p>
        </w:tc>
        <w:tc>
          <w:tcPr>
            <w:tcW w:w="1803" w:type="dxa"/>
          </w:tcPr>
          <w:p w14:paraId="083F0C3E" w14:textId="2F872514" w:rsidR="00C90567" w:rsidRDefault="00C90567" w:rsidP="00C90567">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proofErr w:type="gramStart"/>
            <w:r w:rsidRPr="000C70A3">
              <w:t>varchar(</w:t>
            </w:r>
            <w:proofErr w:type="gramEnd"/>
            <w:r w:rsidRPr="000C70A3">
              <w:t>50)</w:t>
            </w:r>
          </w:p>
        </w:tc>
        <w:tc>
          <w:tcPr>
            <w:tcW w:w="2054" w:type="dxa"/>
            <w:vAlign w:val="center"/>
          </w:tcPr>
          <w:p w14:paraId="75C5543A" w14:textId="4FABE8B9" w:rsidR="00C90567" w:rsidRDefault="00C90567" w:rsidP="00C90567">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שם משתמש</w:t>
            </w:r>
          </w:p>
        </w:tc>
        <w:tc>
          <w:tcPr>
            <w:tcW w:w="1553" w:type="dxa"/>
            <w:vAlign w:val="center"/>
          </w:tcPr>
          <w:p w14:paraId="2E3D2DA2" w14:textId="77777777" w:rsidR="00C90567" w:rsidRDefault="00C90567" w:rsidP="00C90567">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C90567" w14:paraId="18D3B737" w14:textId="77777777" w:rsidTr="00442D9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450F62F7" w14:textId="77777777" w:rsidR="00C90567" w:rsidRDefault="00C90567" w:rsidP="00C90567">
            <w:pPr>
              <w:bidi/>
              <w:spacing w:line="360" w:lineRule="auto"/>
              <w:jc w:val="center"/>
              <w:rPr>
                <w:rFonts w:ascii="Tahoma" w:hAnsi="Tahoma" w:cs="Tahoma"/>
                <w:sz w:val="22"/>
                <w:szCs w:val="22"/>
                <w:rtl/>
              </w:rPr>
            </w:pPr>
          </w:p>
        </w:tc>
        <w:tc>
          <w:tcPr>
            <w:tcW w:w="1803" w:type="dxa"/>
            <w:vAlign w:val="center"/>
          </w:tcPr>
          <w:p w14:paraId="7A54728C" w14:textId="6DB66927" w:rsidR="00C90567" w:rsidRDefault="00C90567" w:rsidP="00C90567">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proofErr w:type="spellStart"/>
            <w:r>
              <w:rPr>
                <w:rFonts w:ascii="Tahoma" w:hAnsi="Tahoma" w:cs="Tahoma"/>
                <w:sz w:val="22"/>
                <w:szCs w:val="22"/>
              </w:rPr>
              <w:t>lastName</w:t>
            </w:r>
            <w:proofErr w:type="spellEnd"/>
          </w:p>
        </w:tc>
        <w:tc>
          <w:tcPr>
            <w:tcW w:w="1803" w:type="dxa"/>
          </w:tcPr>
          <w:p w14:paraId="14BB5661" w14:textId="7A1A1AA3" w:rsidR="00C90567" w:rsidRDefault="00C90567" w:rsidP="00C90567">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proofErr w:type="gramStart"/>
            <w:r w:rsidRPr="000C70A3">
              <w:t>varchar(</w:t>
            </w:r>
            <w:proofErr w:type="gramEnd"/>
            <w:r w:rsidRPr="000C70A3">
              <w:t>50)</w:t>
            </w:r>
          </w:p>
        </w:tc>
        <w:tc>
          <w:tcPr>
            <w:tcW w:w="2054" w:type="dxa"/>
            <w:vAlign w:val="center"/>
          </w:tcPr>
          <w:p w14:paraId="71ED81E8" w14:textId="1BB576A7" w:rsidR="00C90567" w:rsidRDefault="00C90567" w:rsidP="00C90567">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משפחת המשתמש</w:t>
            </w:r>
          </w:p>
        </w:tc>
        <w:tc>
          <w:tcPr>
            <w:tcW w:w="1553" w:type="dxa"/>
            <w:vAlign w:val="center"/>
          </w:tcPr>
          <w:p w14:paraId="3F9D83BD" w14:textId="15F0931C" w:rsidR="00C90567" w:rsidRDefault="00C90567" w:rsidP="00C90567">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r>
              <w:rPr>
                <w:rFonts w:ascii="Tahoma" w:hAnsi="Tahoma" w:cs="Tahoma"/>
                <w:sz w:val="22"/>
                <w:szCs w:val="22"/>
              </w:rPr>
              <w:sym w:font="Wingdings" w:char="F0FC"/>
            </w:r>
          </w:p>
        </w:tc>
      </w:tr>
      <w:tr w:rsidR="00C90567" w14:paraId="6CDFBDDC" w14:textId="77777777" w:rsidTr="00442D9E">
        <w:trPr>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4589F508" w14:textId="77777777" w:rsidR="00C90567" w:rsidRDefault="00C90567" w:rsidP="00C90567">
            <w:pPr>
              <w:bidi/>
              <w:spacing w:line="360" w:lineRule="auto"/>
              <w:jc w:val="center"/>
              <w:rPr>
                <w:rFonts w:ascii="Tahoma" w:hAnsi="Tahoma" w:cs="Tahoma"/>
                <w:sz w:val="22"/>
                <w:szCs w:val="22"/>
                <w:rtl/>
              </w:rPr>
            </w:pPr>
          </w:p>
        </w:tc>
        <w:tc>
          <w:tcPr>
            <w:tcW w:w="1803" w:type="dxa"/>
            <w:vAlign w:val="center"/>
          </w:tcPr>
          <w:p w14:paraId="588A0953" w14:textId="3E38085F" w:rsidR="00C90567" w:rsidRDefault="00C90567" w:rsidP="00C90567">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proofErr w:type="spellStart"/>
            <w:r>
              <w:rPr>
                <w:rFonts w:ascii="Tahoma" w:hAnsi="Tahoma" w:cs="Tahoma"/>
                <w:sz w:val="22"/>
                <w:szCs w:val="22"/>
              </w:rPr>
              <w:t>userName</w:t>
            </w:r>
            <w:proofErr w:type="spellEnd"/>
          </w:p>
        </w:tc>
        <w:tc>
          <w:tcPr>
            <w:tcW w:w="1803" w:type="dxa"/>
          </w:tcPr>
          <w:p w14:paraId="429491B0" w14:textId="0CF8FBA0" w:rsidR="00C90567" w:rsidRDefault="00C90567" w:rsidP="00C90567">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proofErr w:type="gramStart"/>
            <w:r w:rsidRPr="000C70A3">
              <w:t>varchar(</w:t>
            </w:r>
            <w:proofErr w:type="gramEnd"/>
            <w:r w:rsidRPr="000C70A3">
              <w:t>50)</w:t>
            </w:r>
          </w:p>
        </w:tc>
        <w:tc>
          <w:tcPr>
            <w:tcW w:w="2054" w:type="dxa"/>
            <w:vAlign w:val="center"/>
          </w:tcPr>
          <w:p w14:paraId="58A5F34A" w14:textId="772B9AD9" w:rsidR="00C90567" w:rsidRDefault="00C90567" w:rsidP="00C90567">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שם משתמש</w:t>
            </w:r>
          </w:p>
        </w:tc>
        <w:tc>
          <w:tcPr>
            <w:tcW w:w="1553" w:type="dxa"/>
            <w:vAlign w:val="center"/>
          </w:tcPr>
          <w:p w14:paraId="71733C5D" w14:textId="7F4687D0" w:rsidR="00C90567" w:rsidRDefault="00C90567" w:rsidP="00C90567">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r>
              <w:rPr>
                <w:rFonts w:ascii="Tahoma" w:hAnsi="Tahoma" w:cs="Tahoma"/>
                <w:sz w:val="22"/>
                <w:szCs w:val="22"/>
              </w:rPr>
              <w:sym w:font="Wingdings" w:char="F0FC"/>
            </w:r>
          </w:p>
        </w:tc>
      </w:tr>
      <w:tr w:rsidR="00C90567" w14:paraId="649AF377" w14:textId="77777777" w:rsidTr="00442D9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485DCC54" w14:textId="77777777" w:rsidR="00C90567" w:rsidRDefault="00C90567" w:rsidP="00C90567">
            <w:pPr>
              <w:bidi/>
              <w:spacing w:line="360" w:lineRule="auto"/>
              <w:jc w:val="center"/>
              <w:rPr>
                <w:rFonts w:ascii="Tahoma" w:hAnsi="Tahoma" w:cs="Tahoma"/>
                <w:sz w:val="22"/>
                <w:szCs w:val="22"/>
                <w:rtl/>
              </w:rPr>
            </w:pPr>
          </w:p>
        </w:tc>
        <w:tc>
          <w:tcPr>
            <w:tcW w:w="1803" w:type="dxa"/>
            <w:vAlign w:val="center"/>
          </w:tcPr>
          <w:p w14:paraId="5174A0F6" w14:textId="524406AD" w:rsidR="00C90567" w:rsidRDefault="00C90567" w:rsidP="00C90567">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r>
              <w:rPr>
                <w:rFonts w:ascii="Tahoma" w:hAnsi="Tahoma" w:cs="Tahoma"/>
                <w:sz w:val="22"/>
                <w:szCs w:val="22"/>
              </w:rPr>
              <w:t>email</w:t>
            </w:r>
          </w:p>
        </w:tc>
        <w:tc>
          <w:tcPr>
            <w:tcW w:w="1803" w:type="dxa"/>
          </w:tcPr>
          <w:p w14:paraId="024FCD2B" w14:textId="2F77EB8A" w:rsidR="00C90567" w:rsidRDefault="00C90567" w:rsidP="00C90567">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proofErr w:type="gramStart"/>
            <w:r w:rsidRPr="000C70A3">
              <w:t>varchar(</w:t>
            </w:r>
            <w:proofErr w:type="gramEnd"/>
            <w:r w:rsidRPr="000C70A3">
              <w:t>50)</w:t>
            </w:r>
          </w:p>
        </w:tc>
        <w:tc>
          <w:tcPr>
            <w:tcW w:w="2054" w:type="dxa"/>
            <w:vAlign w:val="center"/>
          </w:tcPr>
          <w:p w14:paraId="4A7EAF41" w14:textId="0DF15FD7" w:rsidR="00C90567" w:rsidRDefault="00C90567" w:rsidP="00C90567">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מייל</w:t>
            </w:r>
          </w:p>
        </w:tc>
        <w:tc>
          <w:tcPr>
            <w:tcW w:w="1553" w:type="dxa"/>
            <w:vAlign w:val="center"/>
          </w:tcPr>
          <w:p w14:paraId="79163923" w14:textId="55BC96B3" w:rsidR="00C90567" w:rsidRDefault="00C90567" w:rsidP="00C90567">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r>
              <w:rPr>
                <w:rFonts w:ascii="Tahoma" w:hAnsi="Tahoma" w:cs="Tahoma"/>
                <w:sz w:val="22"/>
                <w:szCs w:val="22"/>
              </w:rPr>
              <w:sym w:font="Wingdings" w:char="F0FC"/>
            </w:r>
          </w:p>
        </w:tc>
      </w:tr>
      <w:tr w:rsidR="00C90567" w14:paraId="5C51496A" w14:textId="77777777" w:rsidTr="00442D9E">
        <w:trPr>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166BDDD" w14:textId="77777777" w:rsidR="00C90567" w:rsidRDefault="00C90567" w:rsidP="00C90567">
            <w:pPr>
              <w:bidi/>
              <w:spacing w:line="360" w:lineRule="auto"/>
              <w:jc w:val="center"/>
              <w:rPr>
                <w:rFonts w:ascii="Tahoma" w:hAnsi="Tahoma" w:cs="Tahoma"/>
                <w:sz w:val="22"/>
                <w:szCs w:val="22"/>
                <w:rtl/>
              </w:rPr>
            </w:pPr>
          </w:p>
        </w:tc>
        <w:tc>
          <w:tcPr>
            <w:tcW w:w="1803" w:type="dxa"/>
            <w:vAlign w:val="center"/>
          </w:tcPr>
          <w:p w14:paraId="5D8E6B2D" w14:textId="25EBFBDB" w:rsidR="00C90567" w:rsidRDefault="00C90567" w:rsidP="00C90567">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sz w:val="22"/>
                <w:szCs w:val="22"/>
              </w:rPr>
              <w:t>password</w:t>
            </w:r>
          </w:p>
        </w:tc>
        <w:tc>
          <w:tcPr>
            <w:tcW w:w="1803" w:type="dxa"/>
          </w:tcPr>
          <w:p w14:paraId="3BB2776A" w14:textId="12B79424" w:rsidR="00C90567" w:rsidRDefault="00C90567" w:rsidP="00C90567">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proofErr w:type="gramStart"/>
            <w:r w:rsidRPr="000C70A3">
              <w:t>varchar(</w:t>
            </w:r>
            <w:proofErr w:type="gramEnd"/>
            <w:r w:rsidRPr="000C70A3">
              <w:t>50)</w:t>
            </w:r>
          </w:p>
        </w:tc>
        <w:tc>
          <w:tcPr>
            <w:tcW w:w="2054" w:type="dxa"/>
            <w:vAlign w:val="center"/>
          </w:tcPr>
          <w:p w14:paraId="489BE92F" w14:textId="475E86D3" w:rsidR="00C90567" w:rsidRDefault="00C90567" w:rsidP="00C90567">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proofErr w:type="spellStart"/>
            <w:r>
              <w:rPr>
                <w:rFonts w:ascii="Tahoma" w:hAnsi="Tahoma" w:cs="Tahoma" w:hint="cs"/>
                <w:sz w:val="22"/>
                <w:szCs w:val="22"/>
                <w:rtl/>
              </w:rPr>
              <w:t>ססמה</w:t>
            </w:r>
            <w:proofErr w:type="spellEnd"/>
          </w:p>
        </w:tc>
        <w:tc>
          <w:tcPr>
            <w:tcW w:w="1553" w:type="dxa"/>
            <w:vAlign w:val="center"/>
          </w:tcPr>
          <w:p w14:paraId="204D9B73" w14:textId="77A2232B" w:rsidR="00C90567" w:rsidRDefault="00C90567" w:rsidP="00C90567">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14:paraId="386FFD6E" w14:textId="77777777" w:rsidTr="009413D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357A6204" w14:textId="77777777" w:rsidR="00BD575D" w:rsidRDefault="00F31DDB">
            <w:pPr>
              <w:bidi/>
              <w:spacing w:line="360" w:lineRule="auto"/>
              <w:jc w:val="center"/>
              <w:rPr>
                <w:rFonts w:ascii="Tahoma" w:hAnsi="Tahoma" w:cs="Tahoma"/>
                <w:b w:val="0"/>
                <w:bCs w:val="0"/>
                <w:sz w:val="22"/>
                <w:szCs w:val="22"/>
                <w:rtl/>
              </w:rPr>
            </w:pPr>
            <w:r>
              <w:rPr>
                <w:rFonts w:ascii="Tahoma" w:hAnsi="Tahoma" w:cs="Tahoma" w:hint="cs"/>
                <w:sz w:val="22"/>
                <w:szCs w:val="22"/>
              </w:rPr>
              <w:t>FK</w:t>
            </w:r>
            <w:r>
              <w:rPr>
                <w:rFonts w:ascii="Tahoma" w:hAnsi="Tahoma" w:cs="Tahoma" w:hint="cs"/>
                <w:sz w:val="22"/>
                <w:szCs w:val="22"/>
                <w:rtl/>
              </w:rPr>
              <w:t xml:space="preserve"> </w:t>
            </w:r>
          </w:p>
          <w:p w14:paraId="330F0C9E" w14:textId="77777777" w:rsidR="00BD575D" w:rsidRDefault="00F31DDB">
            <w:pPr>
              <w:bidi/>
              <w:spacing w:line="360" w:lineRule="auto"/>
              <w:jc w:val="center"/>
              <w:rPr>
                <w:rFonts w:ascii="Tahoma" w:hAnsi="Tahoma" w:cs="Tahoma"/>
                <w:b w:val="0"/>
                <w:bCs w:val="0"/>
                <w:sz w:val="22"/>
                <w:szCs w:val="22"/>
                <w:rtl/>
              </w:rPr>
            </w:pPr>
            <w:r>
              <w:rPr>
                <w:rFonts w:ascii="Tahoma" w:hAnsi="Tahoma" w:cs="Tahoma" w:hint="cs"/>
                <w:b w:val="0"/>
                <w:bCs w:val="0"/>
                <w:sz w:val="16"/>
                <w:szCs w:val="16"/>
                <w:rtl/>
              </w:rPr>
              <w:t>לטבלת נקודות גישה</w:t>
            </w:r>
          </w:p>
        </w:tc>
        <w:tc>
          <w:tcPr>
            <w:tcW w:w="1803" w:type="dxa"/>
            <w:vAlign w:val="center"/>
          </w:tcPr>
          <w:p w14:paraId="6363E914" w14:textId="77777777"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r>
              <w:rPr>
                <w:rFonts w:ascii="Tahoma" w:hAnsi="Tahoma" w:cs="Tahoma"/>
                <w:color w:val="ED7D31" w:themeColor="accent2"/>
                <w:sz w:val="22"/>
                <w:szCs w:val="22"/>
              </w:rPr>
              <w:t>*</w:t>
            </w:r>
            <w:proofErr w:type="spellStart"/>
            <w:r>
              <w:rPr>
                <w:rFonts w:ascii="Tahoma" w:hAnsi="Tahoma" w:cs="Tahoma"/>
                <w:sz w:val="22"/>
                <w:szCs w:val="22"/>
              </w:rPr>
              <w:t>CodeGetaway</w:t>
            </w:r>
            <w:proofErr w:type="spellEnd"/>
          </w:p>
        </w:tc>
        <w:tc>
          <w:tcPr>
            <w:tcW w:w="1803" w:type="dxa"/>
            <w:vAlign w:val="center"/>
          </w:tcPr>
          <w:p w14:paraId="0AF1A2C0" w14:textId="77777777"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r>
              <w:rPr>
                <w:rFonts w:ascii="Tahoma" w:hAnsi="Tahoma" w:cs="Tahoma"/>
                <w:sz w:val="22"/>
                <w:szCs w:val="22"/>
              </w:rPr>
              <w:t>int</w:t>
            </w:r>
          </w:p>
        </w:tc>
        <w:tc>
          <w:tcPr>
            <w:tcW w:w="2054" w:type="dxa"/>
            <w:vAlign w:val="center"/>
          </w:tcPr>
          <w:p w14:paraId="72FD443D" w14:textId="77777777"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hint="cs"/>
                <w:sz w:val="20"/>
                <w:szCs w:val="20"/>
                <w:rtl/>
              </w:rPr>
              <w:t>קוד נקודת גישה שהיא פתח החנות</w:t>
            </w:r>
          </w:p>
        </w:tc>
        <w:tc>
          <w:tcPr>
            <w:tcW w:w="1553" w:type="dxa"/>
            <w:vAlign w:val="center"/>
          </w:tcPr>
          <w:p w14:paraId="792FC39B" w14:textId="77777777"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bl>
    <w:p w14:paraId="3B5A42FF" w14:textId="77777777" w:rsidR="00BD575D" w:rsidRDefault="00BD575D">
      <w:pPr>
        <w:bidi/>
        <w:spacing w:line="360" w:lineRule="auto"/>
        <w:jc w:val="both"/>
        <w:rPr>
          <w:rFonts w:ascii="Tahoma" w:hAnsi="Tahoma" w:cs="Tahoma"/>
          <w:sz w:val="22"/>
          <w:szCs w:val="22"/>
          <w:rtl/>
        </w:rPr>
      </w:pPr>
    </w:p>
    <w:p w14:paraId="10C908E8" w14:textId="77777777" w:rsidR="00BD575D" w:rsidRDefault="00F31DDB">
      <w:pPr>
        <w:bidi/>
        <w:spacing w:after="240" w:line="360" w:lineRule="auto"/>
        <w:jc w:val="both"/>
        <w:rPr>
          <w:rFonts w:ascii="Tahoma" w:hAnsi="Tahoma" w:cs="Tahoma"/>
          <w:sz w:val="22"/>
          <w:szCs w:val="22"/>
          <w:rtl/>
        </w:rPr>
      </w:pPr>
      <w:r>
        <w:rPr>
          <w:rFonts w:ascii="Tahoma" w:hAnsi="Tahoma" w:cs="Tahoma" w:hint="cs"/>
          <w:color w:val="ED7D31" w:themeColor="accent2"/>
          <w:sz w:val="22"/>
          <w:szCs w:val="22"/>
          <w:rtl/>
        </w:rPr>
        <w:t>*</w:t>
      </w:r>
      <w:r>
        <w:rPr>
          <w:rFonts w:ascii="Tahoma" w:hAnsi="Tahoma" w:cs="Tahoma" w:hint="cs"/>
          <w:sz w:val="22"/>
          <w:szCs w:val="22"/>
          <w:rtl/>
        </w:rPr>
        <w:t>פתח החנות נשמר גם כ-</w:t>
      </w:r>
      <w:r>
        <w:rPr>
          <w:rFonts w:ascii="Tahoma" w:hAnsi="Tahoma" w:cs="Tahoma"/>
          <w:sz w:val="22"/>
          <w:szCs w:val="22"/>
        </w:rPr>
        <w:t>Getaway</w:t>
      </w:r>
      <w:r>
        <w:rPr>
          <w:rFonts w:ascii="Tahoma" w:hAnsi="Tahoma" w:cs="Tahoma" w:hint="cs"/>
          <w:sz w:val="22"/>
          <w:szCs w:val="22"/>
          <w:rtl/>
        </w:rPr>
        <w:t>. שמרנו בטבלה זו לכל חנות את הפתח שלה, וכך נוכל לחשב את התחלת המסלול מהפתח כאופציית ברירת מחדל [במידה ולא יבחר מיקום אחר בחנות להתחלת המסלול]</w:t>
      </w:r>
    </w:p>
    <w:p w14:paraId="0B675EB6" w14:textId="77777777" w:rsidR="00BD575D" w:rsidRDefault="00BD575D">
      <w:pPr>
        <w:bidi/>
        <w:spacing w:line="360" w:lineRule="auto"/>
        <w:jc w:val="center"/>
        <w:rPr>
          <w:rFonts w:ascii="Tahoma" w:hAnsi="Tahoma" w:cs="Tahoma"/>
          <w:b/>
          <w:bCs/>
          <w:color w:val="ED7D31" w:themeColor="accent2"/>
          <w:sz w:val="22"/>
          <w:szCs w:val="22"/>
          <w:rtl/>
        </w:rPr>
      </w:pPr>
    </w:p>
    <w:p w14:paraId="41F12AE3" w14:textId="77777777" w:rsidR="006D1BD9" w:rsidRDefault="006D1BD9">
      <w:pPr>
        <w:bidi/>
        <w:spacing w:line="360" w:lineRule="auto"/>
        <w:jc w:val="center"/>
        <w:rPr>
          <w:rFonts w:ascii="Tahoma" w:hAnsi="Tahoma" w:cs="Tahoma"/>
          <w:b/>
          <w:bCs/>
          <w:color w:val="ED7D31" w:themeColor="accent2"/>
          <w:sz w:val="22"/>
          <w:szCs w:val="22"/>
          <w:rtl/>
        </w:rPr>
      </w:pPr>
    </w:p>
    <w:p w14:paraId="6B2F0372" w14:textId="77777777" w:rsidR="006D1BD9" w:rsidRDefault="006D1BD9" w:rsidP="006D1BD9">
      <w:pPr>
        <w:bidi/>
        <w:spacing w:line="360" w:lineRule="auto"/>
        <w:jc w:val="center"/>
        <w:rPr>
          <w:rFonts w:ascii="Tahoma" w:hAnsi="Tahoma" w:cs="Tahoma"/>
          <w:b/>
          <w:bCs/>
          <w:color w:val="ED7D31" w:themeColor="accent2"/>
          <w:sz w:val="22"/>
          <w:szCs w:val="22"/>
          <w:rtl/>
        </w:rPr>
      </w:pPr>
    </w:p>
    <w:p w14:paraId="29109046" w14:textId="77777777" w:rsidR="006D1BD9" w:rsidRDefault="006D1BD9" w:rsidP="004D2842">
      <w:pPr>
        <w:bidi/>
        <w:spacing w:line="360" w:lineRule="auto"/>
        <w:rPr>
          <w:rFonts w:ascii="Tahoma" w:hAnsi="Tahoma" w:cs="Tahoma"/>
          <w:b/>
          <w:bCs/>
          <w:color w:val="ED7D31" w:themeColor="accent2"/>
          <w:sz w:val="22"/>
          <w:szCs w:val="22"/>
          <w:rtl/>
        </w:rPr>
      </w:pPr>
    </w:p>
    <w:p w14:paraId="17A928F6" w14:textId="2AA35DF0" w:rsidR="00BD575D" w:rsidRDefault="00F31DDB" w:rsidP="006D1BD9">
      <w:pPr>
        <w:bidi/>
        <w:spacing w:line="360" w:lineRule="auto"/>
        <w:jc w:val="center"/>
        <w:rPr>
          <w:rFonts w:ascii="Tahoma" w:hAnsi="Tahoma" w:cs="Tahoma"/>
          <w:b/>
          <w:bCs/>
          <w:color w:val="ED7D31" w:themeColor="accent2"/>
          <w:sz w:val="22"/>
          <w:szCs w:val="22"/>
          <w:rtl/>
        </w:rPr>
      </w:pPr>
      <w:r>
        <w:rPr>
          <w:rFonts w:ascii="Tahoma" w:hAnsi="Tahoma" w:cs="Tahoma"/>
          <w:b/>
          <w:bCs/>
          <w:color w:val="ED7D31" w:themeColor="accent2"/>
          <w:sz w:val="22"/>
          <w:szCs w:val="22"/>
          <w:rtl/>
        </w:rPr>
        <w:t xml:space="preserve">טבלת </w:t>
      </w:r>
      <w:r w:rsidR="002869C3">
        <w:rPr>
          <w:rFonts w:ascii="Tahoma" w:hAnsi="Tahoma" w:cs="Tahoma" w:hint="cs"/>
          <w:b/>
          <w:bCs/>
          <w:color w:val="ED7D31" w:themeColor="accent2"/>
          <w:sz w:val="22"/>
          <w:szCs w:val="22"/>
          <w:rtl/>
        </w:rPr>
        <w:t>גרפים</w:t>
      </w:r>
      <w:r>
        <w:rPr>
          <w:rFonts w:ascii="Tahoma" w:hAnsi="Tahoma" w:cs="Tahoma"/>
          <w:b/>
          <w:bCs/>
          <w:color w:val="ED7D31" w:themeColor="accent2"/>
          <w:sz w:val="22"/>
          <w:szCs w:val="22"/>
          <w:rtl/>
        </w:rPr>
        <w:t xml:space="preserve">- </w:t>
      </w:r>
      <w:r w:rsidR="002869C3">
        <w:rPr>
          <w:rFonts w:ascii="Tahoma" w:hAnsi="Tahoma" w:cs="Tahoma"/>
          <w:b/>
          <w:bCs/>
          <w:color w:val="ED7D31" w:themeColor="accent2"/>
          <w:sz w:val="22"/>
          <w:szCs w:val="22"/>
        </w:rPr>
        <w:t>Graph</w:t>
      </w:r>
    </w:p>
    <w:p w14:paraId="4F952BB9" w14:textId="031D9265"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 xml:space="preserve">טבלה המכילה </w:t>
      </w:r>
      <w:r w:rsidR="002869C3">
        <w:rPr>
          <w:rFonts w:ascii="Tahoma" w:hAnsi="Tahoma" w:cs="Tahoma" w:hint="cs"/>
          <w:sz w:val="22"/>
          <w:szCs w:val="22"/>
          <w:rtl/>
        </w:rPr>
        <w:t>גרפים</w:t>
      </w:r>
      <w:r>
        <w:rPr>
          <w:rFonts w:ascii="Tahoma" w:hAnsi="Tahoma" w:cs="Tahoma" w:hint="cs"/>
          <w:sz w:val="22"/>
          <w:szCs w:val="22"/>
          <w:rtl/>
        </w:rPr>
        <w:t xml:space="preserve">. </w:t>
      </w:r>
    </w:p>
    <w:tbl>
      <w:tblPr>
        <w:tblStyle w:val="13"/>
        <w:bidiVisual/>
        <w:tblW w:w="0" w:type="auto"/>
        <w:tblLook w:val="04A0" w:firstRow="1" w:lastRow="0" w:firstColumn="1" w:lastColumn="0" w:noHBand="0" w:noVBand="1"/>
      </w:tblPr>
      <w:tblGrid>
        <w:gridCol w:w="1803"/>
        <w:gridCol w:w="1803"/>
        <w:gridCol w:w="1803"/>
        <w:gridCol w:w="1803"/>
        <w:gridCol w:w="1804"/>
      </w:tblGrid>
      <w:tr w:rsidR="00BD575D" w14:paraId="46371C43" w14:textId="77777777" w:rsidTr="00BD575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28BB478D" w14:textId="77777777" w:rsidR="00BD575D" w:rsidRDefault="00F31DDB">
            <w:pPr>
              <w:bidi/>
              <w:spacing w:line="360" w:lineRule="auto"/>
              <w:jc w:val="center"/>
              <w:rPr>
                <w:rFonts w:ascii="Tahoma" w:hAnsi="Tahoma" w:cs="Tahoma"/>
                <w:color w:val="ED7D31" w:themeColor="accent2"/>
                <w:sz w:val="22"/>
                <w:szCs w:val="22"/>
                <w:rtl/>
              </w:rPr>
            </w:pPr>
            <w:r>
              <w:rPr>
                <w:rFonts w:ascii="Tahoma" w:hAnsi="Tahoma" w:cs="Tahoma" w:hint="cs"/>
                <w:color w:val="ED7D31" w:themeColor="accent2"/>
                <w:sz w:val="22"/>
                <w:szCs w:val="22"/>
                <w:rtl/>
              </w:rPr>
              <w:t>מפתחות</w:t>
            </w:r>
          </w:p>
        </w:tc>
        <w:tc>
          <w:tcPr>
            <w:tcW w:w="1803" w:type="dxa"/>
            <w:vAlign w:val="center"/>
          </w:tcPr>
          <w:p w14:paraId="33B4C2EA" w14:textId="77777777"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r>
              <w:rPr>
                <w:rFonts w:ascii="Tahoma" w:hAnsi="Tahoma" w:cs="Tahoma" w:hint="cs"/>
                <w:color w:val="ED7D31" w:themeColor="accent2"/>
                <w:sz w:val="22"/>
                <w:szCs w:val="22"/>
                <w:rtl/>
              </w:rPr>
              <w:t>שם השדה</w:t>
            </w:r>
          </w:p>
        </w:tc>
        <w:tc>
          <w:tcPr>
            <w:tcW w:w="1803" w:type="dxa"/>
            <w:vAlign w:val="center"/>
          </w:tcPr>
          <w:p w14:paraId="38A66AEB" w14:textId="77777777"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r>
              <w:rPr>
                <w:rFonts w:ascii="Tahoma" w:hAnsi="Tahoma" w:cs="Tahoma" w:hint="cs"/>
                <w:color w:val="ED7D31" w:themeColor="accent2"/>
                <w:sz w:val="22"/>
                <w:szCs w:val="22"/>
                <w:rtl/>
              </w:rPr>
              <w:t>סוג השדה</w:t>
            </w:r>
          </w:p>
        </w:tc>
        <w:tc>
          <w:tcPr>
            <w:tcW w:w="1803" w:type="dxa"/>
            <w:vAlign w:val="center"/>
          </w:tcPr>
          <w:p w14:paraId="63608007" w14:textId="77777777"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proofErr w:type="spellStart"/>
            <w:r>
              <w:rPr>
                <w:rFonts w:ascii="Tahoma" w:hAnsi="Tahoma" w:cs="Tahoma" w:hint="cs"/>
                <w:color w:val="ED7D31" w:themeColor="accent2"/>
                <w:sz w:val="22"/>
                <w:szCs w:val="22"/>
                <w:rtl/>
              </w:rPr>
              <w:t>תאור</w:t>
            </w:r>
            <w:proofErr w:type="spellEnd"/>
          </w:p>
        </w:tc>
        <w:tc>
          <w:tcPr>
            <w:tcW w:w="1804" w:type="dxa"/>
            <w:vAlign w:val="center"/>
          </w:tcPr>
          <w:p w14:paraId="081C7166" w14:textId="77777777"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r>
              <w:rPr>
                <w:rFonts w:ascii="Tahoma" w:hAnsi="Tahoma" w:cs="Tahoma" w:hint="cs"/>
                <w:color w:val="ED7D31" w:themeColor="accent2"/>
                <w:sz w:val="22"/>
                <w:szCs w:val="22"/>
                <w:rtl/>
              </w:rPr>
              <w:t>שדה חובה</w:t>
            </w:r>
          </w:p>
        </w:tc>
      </w:tr>
      <w:tr w:rsidR="00BD575D" w14:paraId="44DD1D24" w14:textId="77777777" w:rsidTr="00BD57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4B4417BF" w14:textId="77777777" w:rsidR="00BD575D" w:rsidRDefault="00F31DDB">
            <w:pPr>
              <w:bidi/>
              <w:spacing w:line="360" w:lineRule="auto"/>
              <w:jc w:val="center"/>
              <w:rPr>
                <w:rFonts w:ascii="Tahoma" w:hAnsi="Tahoma" w:cs="Tahoma"/>
                <w:sz w:val="22"/>
                <w:szCs w:val="22"/>
              </w:rPr>
            </w:pPr>
            <w:r>
              <w:rPr>
                <w:rFonts w:ascii="Tahoma" w:hAnsi="Tahoma" w:cs="Tahoma" w:hint="cs"/>
                <w:sz w:val="22"/>
                <w:szCs w:val="22"/>
              </w:rPr>
              <w:t>PK</w:t>
            </w:r>
          </w:p>
        </w:tc>
        <w:tc>
          <w:tcPr>
            <w:tcW w:w="1803" w:type="dxa"/>
            <w:vAlign w:val="center"/>
          </w:tcPr>
          <w:p w14:paraId="0E4FD953" w14:textId="567ECD13" w:rsidR="00BD575D" w:rsidRDefault="002869C3">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proofErr w:type="spellStart"/>
            <w:r>
              <w:rPr>
                <w:rFonts w:ascii="Tahoma" w:hAnsi="Tahoma" w:cs="Tahoma"/>
                <w:sz w:val="22"/>
                <w:szCs w:val="22"/>
              </w:rPr>
              <w:t>graph</w:t>
            </w:r>
            <w:r w:rsidR="00F31DDB">
              <w:rPr>
                <w:rFonts w:ascii="Tahoma" w:hAnsi="Tahoma" w:cs="Tahoma"/>
                <w:sz w:val="22"/>
                <w:szCs w:val="22"/>
              </w:rPr>
              <w:t>Code</w:t>
            </w:r>
            <w:proofErr w:type="spellEnd"/>
          </w:p>
        </w:tc>
        <w:tc>
          <w:tcPr>
            <w:tcW w:w="1803" w:type="dxa"/>
            <w:vAlign w:val="center"/>
          </w:tcPr>
          <w:p w14:paraId="2850FDF3" w14:textId="77777777"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t>int</w:t>
            </w:r>
          </w:p>
        </w:tc>
        <w:tc>
          <w:tcPr>
            <w:tcW w:w="1803" w:type="dxa"/>
            <w:vAlign w:val="center"/>
          </w:tcPr>
          <w:p w14:paraId="462B20FA" w14:textId="46D370A0" w:rsidR="00BD575D" w:rsidRDefault="00B82EBD">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קוד גרף</w:t>
            </w:r>
          </w:p>
        </w:tc>
        <w:tc>
          <w:tcPr>
            <w:tcW w:w="1804" w:type="dxa"/>
            <w:vAlign w:val="center"/>
          </w:tcPr>
          <w:p w14:paraId="7F9CFE84" w14:textId="77777777"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14:paraId="32ECAC19" w14:textId="77777777" w:rsidTr="00BD575D">
        <w:trPr>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71B3CC69" w14:textId="77777777" w:rsidR="00BD575D" w:rsidRDefault="00BD575D">
            <w:pPr>
              <w:bidi/>
              <w:spacing w:line="360" w:lineRule="auto"/>
              <w:jc w:val="center"/>
              <w:rPr>
                <w:rFonts w:ascii="Tahoma" w:hAnsi="Tahoma" w:cs="Tahoma"/>
                <w:sz w:val="22"/>
                <w:szCs w:val="22"/>
                <w:rtl/>
              </w:rPr>
            </w:pPr>
          </w:p>
        </w:tc>
        <w:tc>
          <w:tcPr>
            <w:tcW w:w="1803" w:type="dxa"/>
            <w:vAlign w:val="center"/>
          </w:tcPr>
          <w:p w14:paraId="19B5CC49" w14:textId="7429B605" w:rsidR="00BD575D" w:rsidRDefault="002869C3">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proofErr w:type="spellStart"/>
            <w:r>
              <w:rPr>
                <w:rFonts w:ascii="Tahoma" w:hAnsi="Tahoma" w:cs="Tahoma"/>
                <w:sz w:val="22"/>
                <w:szCs w:val="22"/>
              </w:rPr>
              <w:t>graphString</w:t>
            </w:r>
            <w:proofErr w:type="spellEnd"/>
          </w:p>
        </w:tc>
        <w:tc>
          <w:tcPr>
            <w:tcW w:w="1803" w:type="dxa"/>
            <w:vAlign w:val="center"/>
          </w:tcPr>
          <w:p w14:paraId="6E6AD4F9" w14:textId="4DFEE9D5" w:rsidR="00BD575D" w:rsidRDefault="00783554">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proofErr w:type="gramStart"/>
            <w:r w:rsidRPr="00783554">
              <w:rPr>
                <w:rFonts w:ascii="Tahoma" w:hAnsi="Tahoma" w:cs="Tahoma"/>
                <w:sz w:val="22"/>
                <w:szCs w:val="22"/>
              </w:rPr>
              <w:t>varchar</w:t>
            </w:r>
            <w:r w:rsidRPr="00783554">
              <w:rPr>
                <w:rFonts w:ascii="Tahoma" w:hAnsi="Tahoma" w:cs="Tahoma"/>
                <w:sz w:val="22"/>
                <w:szCs w:val="22"/>
                <w:rtl/>
              </w:rPr>
              <w:t>(</w:t>
            </w:r>
            <w:proofErr w:type="gramEnd"/>
            <w:r w:rsidRPr="00783554">
              <w:rPr>
                <w:rFonts w:ascii="Tahoma" w:hAnsi="Tahoma" w:cs="Tahoma"/>
                <w:sz w:val="22"/>
                <w:szCs w:val="22"/>
                <w:rtl/>
              </w:rPr>
              <w:t>50)</w:t>
            </w:r>
          </w:p>
        </w:tc>
        <w:tc>
          <w:tcPr>
            <w:tcW w:w="1803" w:type="dxa"/>
            <w:vAlign w:val="center"/>
          </w:tcPr>
          <w:p w14:paraId="1379471A" w14:textId="45893E0B" w:rsidR="00BD575D" w:rsidRDefault="00B82EBD">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מחרוזת הגרף</w:t>
            </w:r>
          </w:p>
        </w:tc>
        <w:tc>
          <w:tcPr>
            <w:tcW w:w="1804" w:type="dxa"/>
            <w:vAlign w:val="center"/>
          </w:tcPr>
          <w:p w14:paraId="2EA960A0" w14:textId="77777777"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14:paraId="57428CF2" w14:textId="77777777" w:rsidTr="00BD57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FF2C649" w14:textId="71410E2F" w:rsidR="00BD575D" w:rsidRPr="004D2842" w:rsidRDefault="00BD575D" w:rsidP="004D2842">
            <w:pPr>
              <w:bidi/>
              <w:spacing w:line="360" w:lineRule="auto"/>
              <w:rPr>
                <w:rFonts w:ascii="Tahoma" w:hAnsi="Tahoma" w:cs="Tahoma"/>
                <w:sz w:val="20"/>
                <w:szCs w:val="20"/>
                <w:rtl/>
              </w:rPr>
            </w:pPr>
          </w:p>
        </w:tc>
        <w:tc>
          <w:tcPr>
            <w:tcW w:w="1803" w:type="dxa"/>
            <w:vAlign w:val="center"/>
          </w:tcPr>
          <w:p w14:paraId="4FADD222" w14:textId="272D14AC" w:rsidR="00BD575D" w:rsidRDefault="00C8350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proofErr w:type="spellStart"/>
            <w:r>
              <w:rPr>
                <w:rFonts w:ascii="Tahoma" w:hAnsi="Tahoma" w:cs="Tahoma"/>
                <w:sz w:val="22"/>
                <w:szCs w:val="22"/>
              </w:rPr>
              <w:t>userCode</w:t>
            </w:r>
            <w:proofErr w:type="spellEnd"/>
          </w:p>
        </w:tc>
        <w:tc>
          <w:tcPr>
            <w:tcW w:w="1803" w:type="dxa"/>
            <w:vAlign w:val="center"/>
          </w:tcPr>
          <w:p w14:paraId="5A6346AE" w14:textId="77777777"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t>int</w:t>
            </w:r>
          </w:p>
        </w:tc>
        <w:tc>
          <w:tcPr>
            <w:tcW w:w="1803" w:type="dxa"/>
            <w:vAlign w:val="center"/>
          </w:tcPr>
          <w:p w14:paraId="2D9B635E" w14:textId="2CCD52D4" w:rsidR="00BD575D" w:rsidRDefault="00B82EBD">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קוד משתמש</w:t>
            </w:r>
          </w:p>
        </w:tc>
        <w:tc>
          <w:tcPr>
            <w:tcW w:w="1804" w:type="dxa"/>
            <w:vAlign w:val="center"/>
          </w:tcPr>
          <w:p w14:paraId="3D3FE50A" w14:textId="77777777"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14:paraId="7C5EA328" w14:textId="77777777" w:rsidTr="00BD575D">
        <w:trPr>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2F25F15D" w14:textId="77777777" w:rsidR="00BD575D" w:rsidRDefault="00BD575D">
            <w:pPr>
              <w:bidi/>
              <w:spacing w:line="360" w:lineRule="auto"/>
              <w:jc w:val="center"/>
              <w:rPr>
                <w:rFonts w:ascii="Tahoma" w:hAnsi="Tahoma" w:cs="Tahoma"/>
                <w:sz w:val="22"/>
                <w:szCs w:val="22"/>
                <w:rtl/>
              </w:rPr>
            </w:pPr>
          </w:p>
        </w:tc>
        <w:tc>
          <w:tcPr>
            <w:tcW w:w="1803" w:type="dxa"/>
            <w:vAlign w:val="center"/>
          </w:tcPr>
          <w:p w14:paraId="5DA94145" w14:textId="7CA4C346" w:rsidR="00BD575D" w:rsidRDefault="00C8350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proofErr w:type="spellStart"/>
            <w:r>
              <w:rPr>
                <w:rFonts w:ascii="Tahoma" w:hAnsi="Tahoma" w:cs="Tahoma"/>
                <w:sz w:val="22"/>
                <w:szCs w:val="22"/>
              </w:rPr>
              <w:t>creationDate</w:t>
            </w:r>
            <w:proofErr w:type="spellEnd"/>
          </w:p>
        </w:tc>
        <w:tc>
          <w:tcPr>
            <w:tcW w:w="1803" w:type="dxa"/>
            <w:vAlign w:val="center"/>
          </w:tcPr>
          <w:p w14:paraId="4139CEA8" w14:textId="4334CD0E" w:rsidR="00BD575D" w:rsidRDefault="00783554">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r w:rsidRPr="00783554">
              <w:rPr>
                <w:rFonts w:ascii="Tahoma" w:hAnsi="Tahoma" w:cs="Tahoma"/>
                <w:sz w:val="22"/>
                <w:szCs w:val="22"/>
              </w:rPr>
              <w:t>datetime</w:t>
            </w:r>
          </w:p>
        </w:tc>
        <w:tc>
          <w:tcPr>
            <w:tcW w:w="1803" w:type="dxa"/>
            <w:vAlign w:val="center"/>
          </w:tcPr>
          <w:p w14:paraId="61B9CDA8" w14:textId="1111BE8B" w:rsidR="00BD575D" w:rsidRDefault="00B82EBD">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תאריך יצירה</w:t>
            </w:r>
          </w:p>
        </w:tc>
        <w:tc>
          <w:tcPr>
            <w:tcW w:w="1804" w:type="dxa"/>
            <w:vAlign w:val="center"/>
          </w:tcPr>
          <w:p w14:paraId="3013A2F0" w14:textId="77777777" w:rsidR="00BD575D" w:rsidRDefault="00BD575D">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p>
        </w:tc>
      </w:tr>
    </w:tbl>
    <w:p w14:paraId="4717F33B" w14:textId="77777777" w:rsidR="00BD575D" w:rsidRDefault="00F31DDB">
      <w:pPr>
        <w:bidi/>
        <w:spacing w:before="240" w:after="240" w:line="360" w:lineRule="auto"/>
        <w:jc w:val="both"/>
        <w:rPr>
          <w:rFonts w:ascii="Tahoma" w:hAnsi="Tahoma" w:cs="Tahoma"/>
          <w:sz w:val="22"/>
          <w:szCs w:val="22"/>
          <w:rtl/>
        </w:rPr>
      </w:pPr>
      <w:r>
        <w:rPr>
          <w:rFonts w:ascii="Tahoma" w:hAnsi="Tahoma" w:cs="Tahoma" w:hint="cs"/>
          <w:sz w:val="22"/>
          <w:szCs w:val="22"/>
          <w:rtl/>
        </w:rPr>
        <w:t>פרטי המוצר הם</w:t>
      </w:r>
      <w:r>
        <w:rPr>
          <w:rFonts w:ascii="Tahoma" w:hAnsi="Tahoma" w:cs="Tahoma"/>
          <w:sz w:val="22"/>
          <w:szCs w:val="22"/>
          <w:rtl/>
        </w:rPr>
        <w:t xml:space="preserve"> </w:t>
      </w:r>
      <w:r>
        <w:rPr>
          <w:rFonts w:ascii="Tahoma" w:hAnsi="Tahoma" w:cs="Tahoma" w:hint="cs"/>
          <w:sz w:val="22"/>
          <w:szCs w:val="22"/>
          <w:rtl/>
        </w:rPr>
        <w:t>נתונים</w:t>
      </w:r>
      <w:r>
        <w:rPr>
          <w:rFonts w:ascii="Tahoma" w:hAnsi="Tahoma" w:cs="Tahoma"/>
          <w:sz w:val="22"/>
          <w:szCs w:val="22"/>
          <w:rtl/>
        </w:rPr>
        <w:t xml:space="preserve"> </w:t>
      </w:r>
      <w:proofErr w:type="spellStart"/>
      <w:r>
        <w:rPr>
          <w:rFonts w:ascii="Tahoma" w:hAnsi="Tahoma" w:cs="Tahoma"/>
          <w:sz w:val="22"/>
          <w:szCs w:val="22"/>
          <w:rtl/>
        </w:rPr>
        <w:t>הרלווטים</w:t>
      </w:r>
      <w:proofErr w:type="spellEnd"/>
      <w:r>
        <w:rPr>
          <w:rFonts w:ascii="Tahoma" w:hAnsi="Tahoma" w:cs="Tahoma"/>
          <w:sz w:val="22"/>
          <w:szCs w:val="22"/>
          <w:rtl/>
        </w:rPr>
        <w:t xml:space="preserve"> להצגה למשתמש</w:t>
      </w:r>
      <w:r>
        <w:rPr>
          <w:rFonts w:ascii="Tahoma" w:hAnsi="Tahoma" w:cs="Tahoma" w:hint="cs"/>
          <w:sz w:val="22"/>
          <w:szCs w:val="22"/>
          <w:rtl/>
        </w:rPr>
        <w:t xml:space="preserve"> [שם החברה, התמונה, והגודל אינם נצרכים לחישובים ומשמשים לתצוגה בלבד]. </w:t>
      </w:r>
    </w:p>
    <w:p w14:paraId="7CDB04A2" w14:textId="77777777" w:rsidR="00BD575D" w:rsidRDefault="00F31DDB">
      <w:pPr>
        <w:bidi/>
        <w:spacing w:after="240" w:line="360" w:lineRule="auto"/>
        <w:jc w:val="both"/>
        <w:rPr>
          <w:rFonts w:ascii="Tahoma" w:hAnsi="Tahoma" w:cs="Tahoma"/>
          <w:sz w:val="22"/>
          <w:szCs w:val="22"/>
          <w:rtl/>
        </w:rPr>
      </w:pPr>
      <w:r>
        <w:rPr>
          <w:rFonts w:ascii="Tahoma" w:hAnsi="Tahoma" w:cs="Tahoma" w:hint="cs"/>
          <w:color w:val="ED7D31" w:themeColor="accent2"/>
          <w:sz w:val="22"/>
          <w:szCs w:val="22"/>
          <w:rtl/>
        </w:rPr>
        <w:t>*</w:t>
      </w:r>
      <w:r>
        <w:rPr>
          <w:rFonts w:ascii="Tahoma" w:hAnsi="Tahoma" w:cs="Tahoma" w:hint="cs"/>
          <w:sz w:val="22"/>
          <w:szCs w:val="22"/>
          <w:rtl/>
        </w:rPr>
        <w:t>השדה גודל הינו מחרוזת המייצגת תיאור על גודל המוצר ויחידת המידה שלו, כמו "1 ליטר", "אריזה משפחתית", על פי החלטת בעל החנות המזין את הנתונים, ללא אכיפה</w:t>
      </w:r>
      <w:r>
        <w:rPr>
          <w:rFonts w:ascii="Tahoma" w:hAnsi="Tahoma" w:cs="Tahoma"/>
          <w:sz w:val="22"/>
          <w:szCs w:val="22"/>
          <w:rtl/>
        </w:rPr>
        <w:t>.</w:t>
      </w:r>
    </w:p>
    <w:p w14:paraId="794DB1C2" w14:textId="77777777" w:rsidR="00BD575D" w:rsidRDefault="00F31DDB">
      <w:pPr>
        <w:bidi/>
        <w:spacing w:after="240" w:line="360" w:lineRule="auto"/>
        <w:jc w:val="both"/>
        <w:rPr>
          <w:rFonts w:ascii="Tahoma" w:hAnsi="Tahoma" w:cs="Tahoma"/>
          <w:sz w:val="22"/>
          <w:szCs w:val="22"/>
          <w:rtl/>
        </w:rPr>
      </w:pPr>
      <w:r>
        <w:rPr>
          <w:rFonts w:ascii="Tahoma" w:hAnsi="Tahoma" w:cs="Tahoma" w:hint="cs"/>
          <w:color w:val="ED7D31" w:themeColor="accent2"/>
          <w:sz w:val="22"/>
          <w:szCs w:val="22"/>
          <w:rtl/>
        </w:rPr>
        <w:t>**</w:t>
      </w:r>
      <w:r>
        <w:rPr>
          <w:rFonts w:ascii="Tahoma" w:hAnsi="Tahoma" w:cs="Tahoma" w:hint="cs"/>
          <w:sz w:val="22"/>
          <w:szCs w:val="22"/>
          <w:rtl/>
        </w:rPr>
        <w:t xml:space="preserve">השדה </w:t>
      </w:r>
      <w:proofErr w:type="spellStart"/>
      <w:r>
        <w:rPr>
          <w:rFonts w:ascii="Tahoma" w:hAnsi="Tahoma" w:cs="Tahoma"/>
          <w:sz w:val="22"/>
          <w:szCs w:val="22"/>
        </w:rPr>
        <w:t>Src</w:t>
      </w:r>
      <w:proofErr w:type="spellEnd"/>
      <w:r>
        <w:rPr>
          <w:rFonts w:ascii="Tahoma" w:hAnsi="Tahoma" w:cs="Tahoma" w:hint="cs"/>
          <w:sz w:val="22"/>
          <w:szCs w:val="22"/>
          <w:rtl/>
        </w:rPr>
        <w:t xml:space="preserve"> שומר את נתוני התמונה כמחרוזת המכילה את נתוני התמונה בביטים.</w:t>
      </w:r>
    </w:p>
    <w:p w14:paraId="2B9638A8" w14:textId="77777777" w:rsidR="004D2842" w:rsidRDefault="004D2842">
      <w:pPr>
        <w:bidi/>
        <w:spacing w:after="240" w:line="360" w:lineRule="auto"/>
        <w:jc w:val="both"/>
        <w:rPr>
          <w:rFonts w:ascii="Tahoma" w:hAnsi="Tahoma" w:cs="Tahoma"/>
          <w:b/>
          <w:bCs/>
          <w:color w:val="808080" w:themeColor="background1" w:themeShade="80"/>
          <w:sz w:val="22"/>
          <w:szCs w:val="22"/>
          <w:u w:val="single"/>
          <w:rtl/>
        </w:rPr>
      </w:pPr>
    </w:p>
    <w:p w14:paraId="2830656C" w14:textId="77777777" w:rsidR="004D2842" w:rsidRDefault="004D2842" w:rsidP="004D2842">
      <w:pPr>
        <w:bidi/>
        <w:spacing w:after="240" w:line="360" w:lineRule="auto"/>
        <w:jc w:val="both"/>
        <w:rPr>
          <w:rFonts w:ascii="Tahoma" w:hAnsi="Tahoma" w:cs="Tahoma"/>
          <w:b/>
          <w:bCs/>
          <w:color w:val="808080" w:themeColor="background1" w:themeShade="80"/>
          <w:sz w:val="22"/>
          <w:szCs w:val="22"/>
          <w:u w:val="single"/>
          <w:rtl/>
        </w:rPr>
      </w:pPr>
    </w:p>
    <w:p w14:paraId="204A5B35" w14:textId="77777777" w:rsidR="004D2842" w:rsidRDefault="004D2842" w:rsidP="004D2842">
      <w:pPr>
        <w:bidi/>
        <w:spacing w:after="240" w:line="360" w:lineRule="auto"/>
        <w:jc w:val="both"/>
        <w:rPr>
          <w:rFonts w:ascii="Tahoma" w:hAnsi="Tahoma" w:cs="Tahoma"/>
          <w:b/>
          <w:bCs/>
          <w:color w:val="808080" w:themeColor="background1" w:themeShade="80"/>
          <w:sz w:val="22"/>
          <w:szCs w:val="22"/>
          <w:u w:val="single"/>
          <w:rtl/>
        </w:rPr>
      </w:pPr>
    </w:p>
    <w:p w14:paraId="2231241E" w14:textId="77777777" w:rsidR="004D2842" w:rsidRDefault="004D2842" w:rsidP="004D2842">
      <w:pPr>
        <w:bidi/>
        <w:spacing w:after="240" w:line="360" w:lineRule="auto"/>
        <w:jc w:val="both"/>
        <w:rPr>
          <w:rFonts w:ascii="Tahoma" w:hAnsi="Tahoma" w:cs="Tahoma"/>
          <w:b/>
          <w:bCs/>
          <w:color w:val="808080" w:themeColor="background1" w:themeShade="80"/>
          <w:sz w:val="22"/>
          <w:szCs w:val="22"/>
          <w:u w:val="single"/>
          <w:rtl/>
        </w:rPr>
      </w:pPr>
    </w:p>
    <w:p w14:paraId="0806034C" w14:textId="77777777" w:rsidR="004D2842" w:rsidRDefault="004D2842" w:rsidP="004D2842">
      <w:pPr>
        <w:bidi/>
        <w:spacing w:after="240" w:line="360" w:lineRule="auto"/>
        <w:jc w:val="both"/>
        <w:rPr>
          <w:rFonts w:ascii="Tahoma" w:hAnsi="Tahoma" w:cs="Tahoma"/>
          <w:b/>
          <w:bCs/>
          <w:color w:val="808080" w:themeColor="background1" w:themeShade="80"/>
          <w:sz w:val="22"/>
          <w:szCs w:val="22"/>
          <w:u w:val="single"/>
          <w:rtl/>
        </w:rPr>
      </w:pPr>
    </w:p>
    <w:p w14:paraId="6ACDCFBA" w14:textId="77777777" w:rsidR="004D2842" w:rsidRDefault="004D2842" w:rsidP="004D2842">
      <w:pPr>
        <w:bidi/>
        <w:spacing w:after="240" w:line="360" w:lineRule="auto"/>
        <w:jc w:val="both"/>
        <w:rPr>
          <w:rFonts w:ascii="Tahoma" w:hAnsi="Tahoma" w:cs="Tahoma"/>
          <w:b/>
          <w:bCs/>
          <w:color w:val="808080" w:themeColor="background1" w:themeShade="80"/>
          <w:sz w:val="22"/>
          <w:szCs w:val="22"/>
          <w:u w:val="single"/>
          <w:rtl/>
        </w:rPr>
      </w:pPr>
    </w:p>
    <w:p w14:paraId="7798A998" w14:textId="77777777" w:rsidR="004D2842" w:rsidRDefault="004D2842" w:rsidP="004D2842">
      <w:pPr>
        <w:bidi/>
        <w:spacing w:after="240" w:line="360" w:lineRule="auto"/>
        <w:jc w:val="both"/>
        <w:rPr>
          <w:rFonts w:ascii="Tahoma" w:hAnsi="Tahoma" w:cs="Tahoma"/>
          <w:b/>
          <w:bCs/>
          <w:color w:val="808080" w:themeColor="background1" w:themeShade="80"/>
          <w:sz w:val="22"/>
          <w:szCs w:val="22"/>
          <w:u w:val="single"/>
          <w:rtl/>
        </w:rPr>
      </w:pPr>
    </w:p>
    <w:p w14:paraId="1CE20F5D" w14:textId="77777777" w:rsidR="004D2842" w:rsidRDefault="004D2842" w:rsidP="004D2842">
      <w:pPr>
        <w:bidi/>
        <w:spacing w:after="240" w:line="360" w:lineRule="auto"/>
        <w:jc w:val="both"/>
        <w:rPr>
          <w:rFonts w:ascii="Tahoma" w:hAnsi="Tahoma" w:cs="Tahoma"/>
          <w:b/>
          <w:bCs/>
          <w:color w:val="808080" w:themeColor="background1" w:themeShade="80"/>
          <w:sz w:val="22"/>
          <w:szCs w:val="22"/>
          <w:u w:val="single"/>
          <w:rtl/>
        </w:rPr>
      </w:pPr>
    </w:p>
    <w:p w14:paraId="63A613F5" w14:textId="77777777" w:rsidR="004D2842" w:rsidRDefault="004D2842" w:rsidP="004D2842">
      <w:pPr>
        <w:bidi/>
        <w:spacing w:after="240" w:line="360" w:lineRule="auto"/>
        <w:jc w:val="both"/>
        <w:rPr>
          <w:rFonts w:ascii="Tahoma" w:hAnsi="Tahoma" w:cs="Tahoma"/>
          <w:b/>
          <w:bCs/>
          <w:color w:val="808080" w:themeColor="background1" w:themeShade="80"/>
          <w:sz w:val="22"/>
          <w:szCs w:val="22"/>
          <w:u w:val="single"/>
          <w:rtl/>
        </w:rPr>
      </w:pPr>
    </w:p>
    <w:p w14:paraId="296CB11F" w14:textId="25FF365F" w:rsidR="00BD575D" w:rsidRDefault="00F31DDB" w:rsidP="004D2842">
      <w:pPr>
        <w:bidi/>
        <w:spacing w:after="240" w:line="360" w:lineRule="auto"/>
        <w:jc w:val="both"/>
        <w:rPr>
          <w:rFonts w:ascii="Tahoma" w:hAnsi="Tahoma" w:cs="Tahoma"/>
          <w:b/>
          <w:bCs/>
          <w:color w:val="808080" w:themeColor="background1" w:themeShade="80"/>
          <w:sz w:val="22"/>
          <w:szCs w:val="22"/>
          <w:u w:val="single"/>
          <w:rtl/>
        </w:rPr>
      </w:pPr>
      <w:r>
        <w:rPr>
          <w:rFonts w:ascii="Tahoma" w:hAnsi="Tahoma" w:cs="Tahoma"/>
          <w:b/>
          <w:bCs/>
          <w:color w:val="808080" w:themeColor="background1" w:themeShade="80"/>
          <w:sz w:val="22"/>
          <w:szCs w:val="22"/>
          <w:u w:val="single"/>
          <w:rtl/>
        </w:rPr>
        <w:lastRenderedPageBreak/>
        <w:t>דוגמא לזרימת המידע במערכת</w:t>
      </w:r>
      <w:bookmarkEnd w:id="87"/>
      <w:r>
        <w:rPr>
          <w:rFonts w:ascii="Tahoma" w:hAnsi="Tahoma" w:cs="Tahoma"/>
          <w:b/>
          <w:bCs/>
          <w:color w:val="808080" w:themeColor="background1" w:themeShade="80"/>
          <w:sz w:val="22"/>
          <w:szCs w:val="22"/>
          <w:u w:val="single"/>
          <w:rtl/>
        </w:rPr>
        <w:t>:</w:t>
      </w:r>
    </w:p>
    <w:p w14:paraId="49D3B4CC" w14:textId="041B50D9"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לכל מחלקה יש מחלקה מקבילה בשרת ובלקוח.</w:t>
      </w:r>
    </w:p>
    <w:p w14:paraId="7CAA5B4A" w14:textId="070CF885" w:rsidR="006E2824" w:rsidRDefault="00FC4932" w:rsidP="005E1242">
      <w:pPr>
        <w:bidi/>
        <w:spacing w:after="240" w:line="360" w:lineRule="auto"/>
        <w:jc w:val="both"/>
        <w:rPr>
          <w:rFonts w:ascii="Tahoma" w:hAnsi="Tahoma" w:cs="Tahoma"/>
          <w:sz w:val="22"/>
          <w:szCs w:val="22"/>
          <w:rtl/>
        </w:rPr>
      </w:pPr>
      <w:r w:rsidRPr="005E1242">
        <w:rPr>
          <w:rFonts w:ascii="Tahoma" w:hAnsi="Tahoma" w:cs="Tahoma"/>
          <w:noProof/>
          <w:sz w:val="22"/>
          <w:szCs w:val="22"/>
          <w:rtl/>
        </w:rPr>
        <mc:AlternateContent>
          <mc:Choice Requires="wps">
            <w:drawing>
              <wp:anchor distT="45720" distB="45720" distL="114300" distR="114300" simplePos="0" relativeHeight="251813888" behindDoc="1" locked="0" layoutInCell="1" allowOverlap="1" wp14:anchorId="5FC931F0" wp14:editId="07B77196">
                <wp:simplePos x="0" y="0"/>
                <wp:positionH relativeFrom="column">
                  <wp:posOffset>19050</wp:posOffset>
                </wp:positionH>
                <wp:positionV relativeFrom="paragraph">
                  <wp:posOffset>322580</wp:posOffset>
                </wp:positionV>
                <wp:extent cx="4286250" cy="1924050"/>
                <wp:effectExtent l="0" t="0" r="0" b="0"/>
                <wp:wrapSquare wrapText="bothSides"/>
                <wp:docPr id="3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286250" cy="1924050"/>
                        </a:xfrm>
                        <a:prstGeom prst="rect">
                          <a:avLst/>
                        </a:prstGeom>
                        <a:solidFill>
                          <a:schemeClr val="accent2">
                            <a:lumMod val="20000"/>
                            <a:lumOff val="80000"/>
                          </a:schemeClr>
                        </a:solidFill>
                        <a:ln w="9525">
                          <a:noFill/>
                          <a:miter lim="800000"/>
                          <a:headEnd/>
                          <a:tailEnd/>
                        </a:ln>
                      </wps:spPr>
                      <wps:txbx>
                        <w:txbxContent>
                          <w:p w14:paraId="5EDA812A" w14:textId="6E8A9F47" w:rsidR="00FC4932" w:rsidRPr="00FC4932" w:rsidRDefault="00FC4932" w:rsidP="00FC4932">
                            <w:pPr>
                              <w:rPr>
                                <w:sz w:val="28"/>
                                <w:szCs w:val="28"/>
                              </w:rPr>
                            </w:pPr>
                            <w:r w:rsidRPr="00FC4932">
                              <w:rPr>
                                <w:sz w:val="28"/>
                                <w:szCs w:val="28"/>
                              </w:rPr>
                              <w:t>public partial class Graphs</w:t>
                            </w:r>
                          </w:p>
                          <w:p w14:paraId="7F9A0564" w14:textId="77777777" w:rsidR="00FC4932" w:rsidRPr="00FC4932" w:rsidRDefault="00FC4932" w:rsidP="00FC4932">
                            <w:pPr>
                              <w:rPr>
                                <w:sz w:val="28"/>
                                <w:szCs w:val="28"/>
                              </w:rPr>
                            </w:pPr>
                            <w:r w:rsidRPr="00FC4932">
                              <w:rPr>
                                <w:sz w:val="28"/>
                                <w:szCs w:val="28"/>
                              </w:rPr>
                              <w:t xml:space="preserve">    {</w:t>
                            </w:r>
                          </w:p>
                          <w:p w14:paraId="52CDC510" w14:textId="77777777" w:rsidR="00FC4932" w:rsidRPr="00FC4932" w:rsidRDefault="00FC4932" w:rsidP="00FC4932">
                            <w:pPr>
                              <w:rPr>
                                <w:sz w:val="28"/>
                                <w:szCs w:val="28"/>
                              </w:rPr>
                            </w:pPr>
                            <w:r w:rsidRPr="00FC4932">
                              <w:rPr>
                                <w:sz w:val="28"/>
                                <w:szCs w:val="28"/>
                              </w:rPr>
                              <w:t xml:space="preserve">        public long </w:t>
                            </w:r>
                            <w:proofErr w:type="spellStart"/>
                            <w:r w:rsidRPr="00FC4932">
                              <w:rPr>
                                <w:sz w:val="28"/>
                                <w:szCs w:val="28"/>
                              </w:rPr>
                              <w:t>graphCode</w:t>
                            </w:r>
                            <w:proofErr w:type="spellEnd"/>
                            <w:r w:rsidRPr="00FC4932">
                              <w:rPr>
                                <w:sz w:val="28"/>
                                <w:szCs w:val="28"/>
                              </w:rPr>
                              <w:t xml:space="preserve"> </w:t>
                            </w:r>
                            <w:proofErr w:type="gramStart"/>
                            <w:r w:rsidRPr="00FC4932">
                              <w:rPr>
                                <w:sz w:val="28"/>
                                <w:szCs w:val="28"/>
                              </w:rPr>
                              <w:t>{ get</w:t>
                            </w:r>
                            <w:proofErr w:type="gramEnd"/>
                            <w:r w:rsidRPr="00FC4932">
                              <w:rPr>
                                <w:sz w:val="28"/>
                                <w:szCs w:val="28"/>
                              </w:rPr>
                              <w:t>; set; }</w:t>
                            </w:r>
                          </w:p>
                          <w:p w14:paraId="3B0DDAD8" w14:textId="77777777" w:rsidR="00FC4932" w:rsidRPr="00FC4932" w:rsidRDefault="00FC4932" w:rsidP="00FC4932">
                            <w:pPr>
                              <w:rPr>
                                <w:sz w:val="28"/>
                                <w:szCs w:val="28"/>
                              </w:rPr>
                            </w:pPr>
                            <w:r w:rsidRPr="00FC4932">
                              <w:rPr>
                                <w:sz w:val="28"/>
                                <w:szCs w:val="28"/>
                              </w:rPr>
                              <w:t xml:space="preserve">        public string </w:t>
                            </w:r>
                            <w:proofErr w:type="spellStart"/>
                            <w:r w:rsidRPr="00FC4932">
                              <w:rPr>
                                <w:sz w:val="28"/>
                                <w:szCs w:val="28"/>
                              </w:rPr>
                              <w:t>graphString</w:t>
                            </w:r>
                            <w:proofErr w:type="spellEnd"/>
                            <w:r w:rsidRPr="00FC4932">
                              <w:rPr>
                                <w:sz w:val="28"/>
                                <w:szCs w:val="28"/>
                              </w:rPr>
                              <w:t xml:space="preserve"> </w:t>
                            </w:r>
                            <w:proofErr w:type="gramStart"/>
                            <w:r w:rsidRPr="00FC4932">
                              <w:rPr>
                                <w:sz w:val="28"/>
                                <w:szCs w:val="28"/>
                              </w:rPr>
                              <w:t>{ get</w:t>
                            </w:r>
                            <w:proofErr w:type="gramEnd"/>
                            <w:r w:rsidRPr="00FC4932">
                              <w:rPr>
                                <w:sz w:val="28"/>
                                <w:szCs w:val="28"/>
                              </w:rPr>
                              <w:t>; set; }</w:t>
                            </w:r>
                          </w:p>
                          <w:p w14:paraId="1D9156C1" w14:textId="77777777" w:rsidR="00FC4932" w:rsidRPr="00FC4932" w:rsidRDefault="00FC4932" w:rsidP="00FC4932">
                            <w:pPr>
                              <w:rPr>
                                <w:sz w:val="28"/>
                                <w:szCs w:val="28"/>
                              </w:rPr>
                            </w:pPr>
                            <w:r w:rsidRPr="00FC4932">
                              <w:rPr>
                                <w:sz w:val="28"/>
                                <w:szCs w:val="28"/>
                              </w:rPr>
                              <w:t xml:space="preserve">        public long </w:t>
                            </w:r>
                            <w:proofErr w:type="spellStart"/>
                            <w:r w:rsidRPr="00FC4932">
                              <w:rPr>
                                <w:sz w:val="28"/>
                                <w:szCs w:val="28"/>
                              </w:rPr>
                              <w:t>userCode</w:t>
                            </w:r>
                            <w:proofErr w:type="spellEnd"/>
                            <w:r w:rsidRPr="00FC4932">
                              <w:rPr>
                                <w:sz w:val="28"/>
                                <w:szCs w:val="28"/>
                              </w:rPr>
                              <w:t xml:space="preserve"> </w:t>
                            </w:r>
                            <w:proofErr w:type="gramStart"/>
                            <w:r w:rsidRPr="00FC4932">
                              <w:rPr>
                                <w:sz w:val="28"/>
                                <w:szCs w:val="28"/>
                              </w:rPr>
                              <w:t>{ get</w:t>
                            </w:r>
                            <w:proofErr w:type="gramEnd"/>
                            <w:r w:rsidRPr="00FC4932">
                              <w:rPr>
                                <w:sz w:val="28"/>
                                <w:szCs w:val="28"/>
                              </w:rPr>
                              <w:t>; set; }</w:t>
                            </w:r>
                          </w:p>
                          <w:p w14:paraId="6BB9EC1F" w14:textId="77777777" w:rsidR="00FC4932" w:rsidRPr="00FC4932" w:rsidRDefault="00FC4932" w:rsidP="00FC4932">
                            <w:pPr>
                              <w:rPr>
                                <w:sz w:val="28"/>
                                <w:szCs w:val="28"/>
                              </w:rPr>
                            </w:pPr>
                            <w:r w:rsidRPr="00FC4932">
                              <w:rPr>
                                <w:sz w:val="28"/>
                                <w:szCs w:val="28"/>
                              </w:rPr>
                              <w:t xml:space="preserve">        public </w:t>
                            </w:r>
                            <w:proofErr w:type="spellStart"/>
                            <w:r w:rsidRPr="00FC4932">
                              <w:rPr>
                                <w:sz w:val="28"/>
                                <w:szCs w:val="28"/>
                              </w:rPr>
                              <w:t>System.DateTime</w:t>
                            </w:r>
                            <w:proofErr w:type="spellEnd"/>
                            <w:r w:rsidRPr="00FC4932">
                              <w:rPr>
                                <w:sz w:val="28"/>
                                <w:szCs w:val="28"/>
                              </w:rPr>
                              <w:t xml:space="preserve"> </w:t>
                            </w:r>
                            <w:proofErr w:type="spellStart"/>
                            <w:r w:rsidRPr="00FC4932">
                              <w:rPr>
                                <w:sz w:val="28"/>
                                <w:szCs w:val="28"/>
                              </w:rPr>
                              <w:t>creationDate</w:t>
                            </w:r>
                            <w:proofErr w:type="spellEnd"/>
                            <w:r w:rsidRPr="00FC4932">
                              <w:rPr>
                                <w:sz w:val="28"/>
                                <w:szCs w:val="28"/>
                              </w:rPr>
                              <w:t xml:space="preserve"> </w:t>
                            </w:r>
                            <w:proofErr w:type="gramStart"/>
                            <w:r w:rsidRPr="00FC4932">
                              <w:rPr>
                                <w:sz w:val="28"/>
                                <w:szCs w:val="28"/>
                              </w:rPr>
                              <w:t>{ get</w:t>
                            </w:r>
                            <w:proofErr w:type="gramEnd"/>
                            <w:r w:rsidRPr="00FC4932">
                              <w:rPr>
                                <w:sz w:val="28"/>
                                <w:szCs w:val="28"/>
                              </w:rPr>
                              <w:t>; set; }</w:t>
                            </w:r>
                          </w:p>
                          <w:p w14:paraId="56A46270" w14:textId="77777777" w:rsidR="00FC4932" w:rsidRPr="00FC4932" w:rsidRDefault="00FC4932" w:rsidP="00FC4932">
                            <w:pPr>
                              <w:rPr>
                                <w:sz w:val="28"/>
                                <w:szCs w:val="28"/>
                              </w:rPr>
                            </w:pPr>
                            <w:r w:rsidRPr="00FC4932">
                              <w:rPr>
                                <w:sz w:val="28"/>
                                <w:szCs w:val="28"/>
                              </w:rPr>
                              <w:t xml:space="preserve">    </w:t>
                            </w:r>
                          </w:p>
                          <w:p w14:paraId="7B614238" w14:textId="77777777" w:rsidR="00FC4932" w:rsidRPr="00FC4932" w:rsidRDefault="00FC4932" w:rsidP="00FC4932">
                            <w:pPr>
                              <w:rPr>
                                <w:sz w:val="28"/>
                                <w:szCs w:val="28"/>
                              </w:rPr>
                            </w:pPr>
                            <w:r w:rsidRPr="00FC4932">
                              <w:rPr>
                                <w:sz w:val="28"/>
                                <w:szCs w:val="28"/>
                              </w:rPr>
                              <w:t xml:space="preserve">        public virtual Users </w:t>
                            </w:r>
                            <w:proofErr w:type="spellStart"/>
                            <w:r w:rsidRPr="00FC4932">
                              <w:rPr>
                                <w:sz w:val="28"/>
                                <w:szCs w:val="28"/>
                              </w:rPr>
                              <w:t>Users</w:t>
                            </w:r>
                            <w:proofErr w:type="spellEnd"/>
                            <w:r w:rsidRPr="00FC4932">
                              <w:rPr>
                                <w:sz w:val="28"/>
                                <w:szCs w:val="28"/>
                              </w:rPr>
                              <w:t xml:space="preserve"> </w:t>
                            </w:r>
                            <w:proofErr w:type="gramStart"/>
                            <w:r w:rsidRPr="00FC4932">
                              <w:rPr>
                                <w:sz w:val="28"/>
                                <w:szCs w:val="28"/>
                              </w:rPr>
                              <w:t>{ get</w:t>
                            </w:r>
                            <w:proofErr w:type="gramEnd"/>
                            <w:r w:rsidRPr="00FC4932">
                              <w:rPr>
                                <w:sz w:val="28"/>
                                <w:szCs w:val="28"/>
                              </w:rPr>
                              <w:t>; set; }</w:t>
                            </w:r>
                          </w:p>
                          <w:p w14:paraId="400105A4" w14:textId="4ABDCDBD" w:rsidR="005E1242" w:rsidRDefault="00FC4932" w:rsidP="00FC4932">
                            <w:r w:rsidRPr="00FC4932">
                              <w:t xml:space="preserve">    </w:t>
                            </w:r>
                            <w:r w:rsidRPr="00FC4932">
                              <w:rPr>
                                <w:lang w:val="he-I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931F0" id="_x0000_s1033" type="#_x0000_t202" style="position:absolute;left:0;text-align:left;margin-left:1.5pt;margin-top:25.4pt;width:337.5pt;height:151.5pt;flip:x;z-index:-251502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" fillcolor="#fbe4d5 [661]" stroked="f">
                <v:textbox>
                  <w:txbxContent>
                    <w:p w14:paraId="5EDA812A" w14:textId="6E8A9F47" w:rsidR="00FC4932" w:rsidRPr="00FC4932" w:rsidRDefault="00FC4932" w:rsidP="00FC4932">
                      <w:pPr>
                        <w:rPr>
                          <w:sz w:val="28"/>
                          <w:szCs w:val="28"/>
                        </w:rPr>
                      </w:pPr>
                      <w:r w:rsidRPr="00FC4932">
                        <w:rPr>
                          <w:sz w:val="28"/>
                          <w:szCs w:val="28"/>
                        </w:rPr>
                        <w:t>public partial class Graphs</w:t>
                      </w:r>
                    </w:p>
                    <w:p w14:paraId="7F9A0564" w14:textId="77777777" w:rsidR="00FC4932" w:rsidRPr="00FC4932" w:rsidRDefault="00FC4932" w:rsidP="00FC4932">
                      <w:pPr>
                        <w:rPr>
                          <w:sz w:val="28"/>
                          <w:szCs w:val="28"/>
                        </w:rPr>
                      </w:pPr>
                      <w:r w:rsidRPr="00FC4932">
                        <w:rPr>
                          <w:sz w:val="28"/>
                          <w:szCs w:val="28"/>
                        </w:rPr>
                        <w:t xml:space="preserve">    {</w:t>
                      </w:r>
                    </w:p>
                    <w:p w14:paraId="52CDC510" w14:textId="77777777" w:rsidR="00FC4932" w:rsidRPr="00FC4932" w:rsidRDefault="00FC4932" w:rsidP="00FC4932">
                      <w:pPr>
                        <w:rPr>
                          <w:sz w:val="28"/>
                          <w:szCs w:val="28"/>
                        </w:rPr>
                      </w:pPr>
                      <w:r w:rsidRPr="00FC4932">
                        <w:rPr>
                          <w:sz w:val="28"/>
                          <w:szCs w:val="28"/>
                        </w:rPr>
                        <w:t xml:space="preserve">        public long </w:t>
                      </w:r>
                      <w:proofErr w:type="spellStart"/>
                      <w:r w:rsidRPr="00FC4932">
                        <w:rPr>
                          <w:sz w:val="28"/>
                          <w:szCs w:val="28"/>
                        </w:rPr>
                        <w:t>graphCode</w:t>
                      </w:r>
                      <w:proofErr w:type="spellEnd"/>
                      <w:r w:rsidRPr="00FC4932">
                        <w:rPr>
                          <w:sz w:val="28"/>
                          <w:szCs w:val="28"/>
                        </w:rPr>
                        <w:t xml:space="preserve"> </w:t>
                      </w:r>
                      <w:proofErr w:type="gramStart"/>
                      <w:r w:rsidRPr="00FC4932">
                        <w:rPr>
                          <w:sz w:val="28"/>
                          <w:szCs w:val="28"/>
                        </w:rPr>
                        <w:t>{ get</w:t>
                      </w:r>
                      <w:proofErr w:type="gramEnd"/>
                      <w:r w:rsidRPr="00FC4932">
                        <w:rPr>
                          <w:sz w:val="28"/>
                          <w:szCs w:val="28"/>
                        </w:rPr>
                        <w:t>; set; }</w:t>
                      </w:r>
                    </w:p>
                    <w:p w14:paraId="3B0DDAD8" w14:textId="77777777" w:rsidR="00FC4932" w:rsidRPr="00FC4932" w:rsidRDefault="00FC4932" w:rsidP="00FC4932">
                      <w:pPr>
                        <w:rPr>
                          <w:sz w:val="28"/>
                          <w:szCs w:val="28"/>
                        </w:rPr>
                      </w:pPr>
                      <w:r w:rsidRPr="00FC4932">
                        <w:rPr>
                          <w:sz w:val="28"/>
                          <w:szCs w:val="28"/>
                        </w:rPr>
                        <w:t xml:space="preserve">        public string </w:t>
                      </w:r>
                      <w:proofErr w:type="spellStart"/>
                      <w:r w:rsidRPr="00FC4932">
                        <w:rPr>
                          <w:sz w:val="28"/>
                          <w:szCs w:val="28"/>
                        </w:rPr>
                        <w:t>graphString</w:t>
                      </w:r>
                      <w:proofErr w:type="spellEnd"/>
                      <w:r w:rsidRPr="00FC4932">
                        <w:rPr>
                          <w:sz w:val="28"/>
                          <w:szCs w:val="28"/>
                        </w:rPr>
                        <w:t xml:space="preserve"> </w:t>
                      </w:r>
                      <w:proofErr w:type="gramStart"/>
                      <w:r w:rsidRPr="00FC4932">
                        <w:rPr>
                          <w:sz w:val="28"/>
                          <w:szCs w:val="28"/>
                        </w:rPr>
                        <w:t>{ get</w:t>
                      </w:r>
                      <w:proofErr w:type="gramEnd"/>
                      <w:r w:rsidRPr="00FC4932">
                        <w:rPr>
                          <w:sz w:val="28"/>
                          <w:szCs w:val="28"/>
                        </w:rPr>
                        <w:t>; set; }</w:t>
                      </w:r>
                    </w:p>
                    <w:p w14:paraId="1D9156C1" w14:textId="77777777" w:rsidR="00FC4932" w:rsidRPr="00FC4932" w:rsidRDefault="00FC4932" w:rsidP="00FC4932">
                      <w:pPr>
                        <w:rPr>
                          <w:sz w:val="28"/>
                          <w:szCs w:val="28"/>
                        </w:rPr>
                      </w:pPr>
                      <w:r w:rsidRPr="00FC4932">
                        <w:rPr>
                          <w:sz w:val="28"/>
                          <w:szCs w:val="28"/>
                        </w:rPr>
                        <w:t xml:space="preserve">        public long </w:t>
                      </w:r>
                      <w:proofErr w:type="spellStart"/>
                      <w:r w:rsidRPr="00FC4932">
                        <w:rPr>
                          <w:sz w:val="28"/>
                          <w:szCs w:val="28"/>
                        </w:rPr>
                        <w:t>userCode</w:t>
                      </w:r>
                      <w:proofErr w:type="spellEnd"/>
                      <w:r w:rsidRPr="00FC4932">
                        <w:rPr>
                          <w:sz w:val="28"/>
                          <w:szCs w:val="28"/>
                        </w:rPr>
                        <w:t xml:space="preserve"> </w:t>
                      </w:r>
                      <w:proofErr w:type="gramStart"/>
                      <w:r w:rsidRPr="00FC4932">
                        <w:rPr>
                          <w:sz w:val="28"/>
                          <w:szCs w:val="28"/>
                        </w:rPr>
                        <w:t>{ get</w:t>
                      </w:r>
                      <w:proofErr w:type="gramEnd"/>
                      <w:r w:rsidRPr="00FC4932">
                        <w:rPr>
                          <w:sz w:val="28"/>
                          <w:szCs w:val="28"/>
                        </w:rPr>
                        <w:t>; set; }</w:t>
                      </w:r>
                    </w:p>
                    <w:p w14:paraId="6BB9EC1F" w14:textId="77777777" w:rsidR="00FC4932" w:rsidRPr="00FC4932" w:rsidRDefault="00FC4932" w:rsidP="00FC4932">
                      <w:pPr>
                        <w:rPr>
                          <w:sz w:val="28"/>
                          <w:szCs w:val="28"/>
                        </w:rPr>
                      </w:pPr>
                      <w:r w:rsidRPr="00FC4932">
                        <w:rPr>
                          <w:sz w:val="28"/>
                          <w:szCs w:val="28"/>
                        </w:rPr>
                        <w:t xml:space="preserve">        public </w:t>
                      </w:r>
                      <w:proofErr w:type="spellStart"/>
                      <w:r w:rsidRPr="00FC4932">
                        <w:rPr>
                          <w:sz w:val="28"/>
                          <w:szCs w:val="28"/>
                        </w:rPr>
                        <w:t>System.DateTime</w:t>
                      </w:r>
                      <w:proofErr w:type="spellEnd"/>
                      <w:r w:rsidRPr="00FC4932">
                        <w:rPr>
                          <w:sz w:val="28"/>
                          <w:szCs w:val="28"/>
                        </w:rPr>
                        <w:t xml:space="preserve"> </w:t>
                      </w:r>
                      <w:proofErr w:type="spellStart"/>
                      <w:r w:rsidRPr="00FC4932">
                        <w:rPr>
                          <w:sz w:val="28"/>
                          <w:szCs w:val="28"/>
                        </w:rPr>
                        <w:t>creationDate</w:t>
                      </w:r>
                      <w:proofErr w:type="spellEnd"/>
                      <w:r w:rsidRPr="00FC4932">
                        <w:rPr>
                          <w:sz w:val="28"/>
                          <w:szCs w:val="28"/>
                        </w:rPr>
                        <w:t xml:space="preserve"> </w:t>
                      </w:r>
                      <w:proofErr w:type="gramStart"/>
                      <w:r w:rsidRPr="00FC4932">
                        <w:rPr>
                          <w:sz w:val="28"/>
                          <w:szCs w:val="28"/>
                        </w:rPr>
                        <w:t>{ get</w:t>
                      </w:r>
                      <w:proofErr w:type="gramEnd"/>
                      <w:r w:rsidRPr="00FC4932">
                        <w:rPr>
                          <w:sz w:val="28"/>
                          <w:szCs w:val="28"/>
                        </w:rPr>
                        <w:t>; set; }</w:t>
                      </w:r>
                    </w:p>
                    <w:p w14:paraId="56A46270" w14:textId="77777777" w:rsidR="00FC4932" w:rsidRPr="00FC4932" w:rsidRDefault="00FC4932" w:rsidP="00FC4932">
                      <w:pPr>
                        <w:rPr>
                          <w:sz w:val="28"/>
                          <w:szCs w:val="28"/>
                        </w:rPr>
                      </w:pPr>
                      <w:r w:rsidRPr="00FC4932">
                        <w:rPr>
                          <w:sz w:val="28"/>
                          <w:szCs w:val="28"/>
                        </w:rPr>
                        <w:t xml:space="preserve">    </w:t>
                      </w:r>
                    </w:p>
                    <w:p w14:paraId="7B614238" w14:textId="77777777" w:rsidR="00FC4932" w:rsidRPr="00FC4932" w:rsidRDefault="00FC4932" w:rsidP="00FC4932">
                      <w:pPr>
                        <w:rPr>
                          <w:sz w:val="28"/>
                          <w:szCs w:val="28"/>
                        </w:rPr>
                      </w:pPr>
                      <w:r w:rsidRPr="00FC4932">
                        <w:rPr>
                          <w:sz w:val="28"/>
                          <w:szCs w:val="28"/>
                        </w:rPr>
                        <w:t xml:space="preserve">        public virtual Users </w:t>
                      </w:r>
                      <w:proofErr w:type="spellStart"/>
                      <w:r w:rsidRPr="00FC4932">
                        <w:rPr>
                          <w:sz w:val="28"/>
                          <w:szCs w:val="28"/>
                        </w:rPr>
                        <w:t>Users</w:t>
                      </w:r>
                      <w:proofErr w:type="spellEnd"/>
                      <w:r w:rsidRPr="00FC4932">
                        <w:rPr>
                          <w:sz w:val="28"/>
                          <w:szCs w:val="28"/>
                        </w:rPr>
                        <w:t xml:space="preserve"> </w:t>
                      </w:r>
                      <w:proofErr w:type="gramStart"/>
                      <w:r w:rsidRPr="00FC4932">
                        <w:rPr>
                          <w:sz w:val="28"/>
                          <w:szCs w:val="28"/>
                        </w:rPr>
                        <w:t>{ get</w:t>
                      </w:r>
                      <w:proofErr w:type="gramEnd"/>
                      <w:r w:rsidRPr="00FC4932">
                        <w:rPr>
                          <w:sz w:val="28"/>
                          <w:szCs w:val="28"/>
                        </w:rPr>
                        <w:t>; set; }</w:t>
                      </w:r>
                    </w:p>
                    <w:p w14:paraId="400105A4" w14:textId="4ABDCDBD" w:rsidR="005E1242" w:rsidRDefault="00FC4932" w:rsidP="00FC4932">
                      <w:r w:rsidRPr="00FC4932">
                        <w:t xml:space="preserve">    </w:t>
                      </w:r>
                      <w:r w:rsidRPr="00FC4932">
                        <w:rPr>
                          <w:lang w:val="he-IL"/>
                        </w:rPr>
                        <w:t>}</w:t>
                      </w:r>
                    </w:p>
                  </w:txbxContent>
                </v:textbox>
                <w10:wrap type="square"/>
              </v:shape>
            </w:pict>
          </mc:Fallback>
        </mc:AlternateContent>
      </w:r>
      <w:r w:rsidR="00F31DDB">
        <w:rPr>
          <w:rFonts w:ascii="Tahoma" w:hAnsi="Tahoma" w:cs="Tahoma"/>
          <w:sz w:val="22"/>
          <w:szCs w:val="22"/>
          <w:rtl/>
        </w:rPr>
        <w:t xml:space="preserve">לדוגמא מחלקת </w:t>
      </w:r>
      <w:r w:rsidR="00AF1A6A">
        <w:rPr>
          <w:rFonts w:ascii="Tahoma" w:hAnsi="Tahoma" w:cs="Tahoma"/>
          <w:color w:val="2B91AF"/>
          <w:sz w:val="22"/>
          <w:szCs w:val="22"/>
        </w:rPr>
        <w:t>Graphs</w:t>
      </w:r>
      <w:r w:rsidR="00F31DDB">
        <w:rPr>
          <w:rFonts w:ascii="Tahoma" w:hAnsi="Tahoma" w:cs="Tahoma"/>
          <w:sz w:val="22"/>
          <w:szCs w:val="22"/>
          <w:rtl/>
        </w:rPr>
        <w:t xml:space="preserve"> בשכבת ה</w:t>
      </w:r>
      <w:r w:rsidR="00F31DDB">
        <w:rPr>
          <w:rFonts w:ascii="Tahoma" w:hAnsi="Tahoma" w:cs="Tahoma"/>
          <w:sz w:val="22"/>
          <w:szCs w:val="22"/>
        </w:rPr>
        <w:t>DAL</w:t>
      </w:r>
      <w:r w:rsidR="00F31DDB">
        <w:rPr>
          <w:rFonts w:ascii="Tahoma" w:hAnsi="Tahoma" w:cs="Tahoma"/>
          <w:sz w:val="22"/>
          <w:szCs w:val="22"/>
          <w:rtl/>
        </w:rPr>
        <w:t>:</w:t>
      </w:r>
    </w:p>
    <w:p w14:paraId="266725AB" w14:textId="7C11D523" w:rsidR="005E1242" w:rsidRDefault="005E1242" w:rsidP="005E1242">
      <w:pPr>
        <w:bidi/>
        <w:spacing w:after="240" w:line="360" w:lineRule="auto"/>
        <w:jc w:val="both"/>
        <w:rPr>
          <w:rFonts w:ascii="Tahoma" w:hAnsi="Tahoma" w:cs="Tahoma"/>
          <w:sz w:val="22"/>
          <w:szCs w:val="22"/>
          <w:rtl/>
        </w:rPr>
      </w:pPr>
    </w:p>
    <w:p w14:paraId="4901F8FB" w14:textId="77777777" w:rsidR="005E1242" w:rsidRDefault="005E1242">
      <w:pPr>
        <w:bidi/>
        <w:spacing w:before="240" w:after="240" w:line="360" w:lineRule="auto"/>
        <w:jc w:val="both"/>
        <w:rPr>
          <w:rFonts w:ascii="Tahoma" w:hAnsi="Tahoma" w:cs="Tahoma"/>
          <w:sz w:val="22"/>
          <w:szCs w:val="22"/>
          <w:rtl/>
        </w:rPr>
      </w:pPr>
    </w:p>
    <w:p w14:paraId="14CBF74A" w14:textId="77777777" w:rsidR="005E1242" w:rsidRDefault="005E1242" w:rsidP="005E1242">
      <w:pPr>
        <w:bidi/>
        <w:spacing w:before="240" w:after="240" w:line="360" w:lineRule="auto"/>
        <w:jc w:val="both"/>
        <w:rPr>
          <w:rFonts w:ascii="Tahoma" w:hAnsi="Tahoma" w:cs="Tahoma"/>
          <w:sz w:val="22"/>
          <w:szCs w:val="22"/>
          <w:rtl/>
        </w:rPr>
      </w:pPr>
    </w:p>
    <w:p w14:paraId="30516888" w14:textId="77777777" w:rsidR="005E1242" w:rsidRDefault="005E1242" w:rsidP="005E1242">
      <w:pPr>
        <w:bidi/>
        <w:spacing w:before="240" w:after="240" w:line="360" w:lineRule="auto"/>
        <w:jc w:val="both"/>
        <w:rPr>
          <w:rFonts w:ascii="Tahoma" w:hAnsi="Tahoma" w:cs="Tahoma"/>
          <w:sz w:val="22"/>
          <w:szCs w:val="22"/>
          <w:rtl/>
        </w:rPr>
      </w:pPr>
    </w:p>
    <w:p w14:paraId="0372BE08" w14:textId="77777777" w:rsidR="005E1242" w:rsidRDefault="005E1242" w:rsidP="005E1242">
      <w:pPr>
        <w:bidi/>
        <w:spacing w:before="240" w:after="240" w:line="360" w:lineRule="auto"/>
        <w:jc w:val="both"/>
        <w:rPr>
          <w:rFonts w:ascii="Tahoma" w:hAnsi="Tahoma" w:cs="Tahoma"/>
          <w:sz w:val="22"/>
          <w:szCs w:val="22"/>
          <w:rtl/>
        </w:rPr>
      </w:pPr>
    </w:p>
    <w:p w14:paraId="76EA2A55" w14:textId="297B85C5" w:rsidR="00FC4932" w:rsidRDefault="00FC4932" w:rsidP="00FC4932">
      <w:pPr>
        <w:bidi/>
        <w:spacing w:before="240" w:after="240" w:line="360" w:lineRule="auto"/>
        <w:jc w:val="both"/>
        <w:rPr>
          <w:rFonts w:ascii="Tahoma" w:hAnsi="Tahoma" w:cstheme="minorBidi"/>
          <w:sz w:val="22"/>
          <w:szCs w:val="22"/>
          <w:rtl/>
        </w:rPr>
      </w:pPr>
      <w:r w:rsidRPr="005E1242">
        <w:rPr>
          <w:rFonts w:ascii="Tahoma" w:hAnsi="Tahoma" w:cs="Tahoma"/>
          <w:noProof/>
          <w:sz w:val="22"/>
          <w:szCs w:val="22"/>
          <w:rtl/>
        </w:rPr>
        <mc:AlternateContent>
          <mc:Choice Requires="wps">
            <w:drawing>
              <wp:anchor distT="45720" distB="45720" distL="114300" distR="114300" simplePos="0" relativeHeight="251815936" behindDoc="0" locked="0" layoutInCell="1" allowOverlap="1" wp14:anchorId="2E79209C" wp14:editId="238D4B9B">
                <wp:simplePos x="0" y="0"/>
                <wp:positionH relativeFrom="column">
                  <wp:posOffset>19050</wp:posOffset>
                </wp:positionH>
                <wp:positionV relativeFrom="paragraph">
                  <wp:posOffset>347980</wp:posOffset>
                </wp:positionV>
                <wp:extent cx="4286250" cy="1924050"/>
                <wp:effectExtent l="0" t="0" r="0" b="0"/>
                <wp:wrapNone/>
                <wp:docPr id="3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286250" cy="1924050"/>
                        </a:xfrm>
                        <a:prstGeom prst="rect">
                          <a:avLst/>
                        </a:prstGeom>
                        <a:solidFill>
                          <a:schemeClr val="accent2">
                            <a:lumMod val="20000"/>
                            <a:lumOff val="80000"/>
                          </a:schemeClr>
                        </a:solidFill>
                        <a:ln w="9525">
                          <a:noFill/>
                          <a:miter lim="800000"/>
                          <a:headEnd/>
                          <a:tailEnd/>
                        </a:ln>
                      </wps:spPr>
                      <wps:txbx>
                        <w:txbxContent>
                          <w:p w14:paraId="2AB1512F" w14:textId="77777777" w:rsidR="00FC4932" w:rsidRPr="00FC4932" w:rsidRDefault="00FC4932" w:rsidP="00FC4932">
                            <w:pPr>
                              <w:rPr>
                                <w:sz w:val="32"/>
                                <w:szCs w:val="32"/>
                              </w:rPr>
                            </w:pPr>
                            <w:r w:rsidRPr="00FC4932">
                              <w:rPr>
                                <w:sz w:val="32"/>
                                <w:szCs w:val="32"/>
                              </w:rPr>
                              <w:t xml:space="preserve">public class </w:t>
                            </w:r>
                            <w:proofErr w:type="spellStart"/>
                            <w:r w:rsidRPr="00FC4932">
                              <w:rPr>
                                <w:sz w:val="32"/>
                                <w:szCs w:val="32"/>
                              </w:rPr>
                              <w:t>DtoGraph</w:t>
                            </w:r>
                            <w:proofErr w:type="spellEnd"/>
                          </w:p>
                          <w:p w14:paraId="6F843284" w14:textId="77777777" w:rsidR="00FC4932" w:rsidRPr="00FC4932" w:rsidRDefault="00FC4932" w:rsidP="00FC4932">
                            <w:pPr>
                              <w:rPr>
                                <w:sz w:val="32"/>
                                <w:szCs w:val="32"/>
                              </w:rPr>
                            </w:pPr>
                            <w:r w:rsidRPr="00FC4932">
                              <w:rPr>
                                <w:sz w:val="32"/>
                                <w:szCs w:val="32"/>
                              </w:rPr>
                              <w:t xml:space="preserve">    {</w:t>
                            </w:r>
                          </w:p>
                          <w:p w14:paraId="3D92E5DE" w14:textId="77777777" w:rsidR="00FC4932" w:rsidRPr="00FC4932" w:rsidRDefault="00FC4932" w:rsidP="00FC4932">
                            <w:pPr>
                              <w:rPr>
                                <w:sz w:val="32"/>
                                <w:szCs w:val="32"/>
                              </w:rPr>
                            </w:pPr>
                            <w:r w:rsidRPr="00FC4932">
                              <w:rPr>
                                <w:sz w:val="32"/>
                                <w:szCs w:val="32"/>
                              </w:rPr>
                              <w:t xml:space="preserve">        public long </w:t>
                            </w:r>
                            <w:proofErr w:type="spellStart"/>
                            <w:r w:rsidRPr="00FC4932">
                              <w:rPr>
                                <w:sz w:val="32"/>
                                <w:szCs w:val="32"/>
                              </w:rPr>
                              <w:t>graphCode</w:t>
                            </w:r>
                            <w:proofErr w:type="spellEnd"/>
                            <w:r w:rsidRPr="00FC4932">
                              <w:rPr>
                                <w:sz w:val="32"/>
                                <w:szCs w:val="32"/>
                              </w:rPr>
                              <w:t xml:space="preserve"> </w:t>
                            </w:r>
                            <w:proofErr w:type="gramStart"/>
                            <w:r w:rsidRPr="00FC4932">
                              <w:rPr>
                                <w:sz w:val="32"/>
                                <w:szCs w:val="32"/>
                              </w:rPr>
                              <w:t>{ get</w:t>
                            </w:r>
                            <w:proofErr w:type="gramEnd"/>
                            <w:r w:rsidRPr="00FC4932">
                              <w:rPr>
                                <w:sz w:val="32"/>
                                <w:szCs w:val="32"/>
                              </w:rPr>
                              <w:t>; set; }</w:t>
                            </w:r>
                          </w:p>
                          <w:p w14:paraId="47894F7D" w14:textId="77777777" w:rsidR="00FC4932" w:rsidRPr="00FC4932" w:rsidRDefault="00FC4932" w:rsidP="00FC4932">
                            <w:pPr>
                              <w:rPr>
                                <w:sz w:val="32"/>
                                <w:szCs w:val="32"/>
                              </w:rPr>
                            </w:pPr>
                            <w:r w:rsidRPr="00FC4932">
                              <w:rPr>
                                <w:sz w:val="32"/>
                                <w:szCs w:val="32"/>
                              </w:rPr>
                              <w:t xml:space="preserve">        public string </w:t>
                            </w:r>
                            <w:proofErr w:type="spellStart"/>
                            <w:r w:rsidRPr="00FC4932">
                              <w:rPr>
                                <w:sz w:val="32"/>
                                <w:szCs w:val="32"/>
                              </w:rPr>
                              <w:t>graphString</w:t>
                            </w:r>
                            <w:proofErr w:type="spellEnd"/>
                            <w:r w:rsidRPr="00FC4932">
                              <w:rPr>
                                <w:sz w:val="32"/>
                                <w:szCs w:val="32"/>
                              </w:rPr>
                              <w:t xml:space="preserve"> </w:t>
                            </w:r>
                            <w:proofErr w:type="gramStart"/>
                            <w:r w:rsidRPr="00FC4932">
                              <w:rPr>
                                <w:sz w:val="32"/>
                                <w:szCs w:val="32"/>
                              </w:rPr>
                              <w:t>{ get</w:t>
                            </w:r>
                            <w:proofErr w:type="gramEnd"/>
                            <w:r w:rsidRPr="00FC4932">
                              <w:rPr>
                                <w:sz w:val="32"/>
                                <w:szCs w:val="32"/>
                              </w:rPr>
                              <w:t>; set; }</w:t>
                            </w:r>
                          </w:p>
                          <w:p w14:paraId="79BB4014" w14:textId="77777777" w:rsidR="00FC4932" w:rsidRPr="00FC4932" w:rsidRDefault="00FC4932" w:rsidP="00FC4932">
                            <w:pPr>
                              <w:rPr>
                                <w:sz w:val="32"/>
                                <w:szCs w:val="32"/>
                              </w:rPr>
                            </w:pPr>
                            <w:r w:rsidRPr="00FC4932">
                              <w:rPr>
                                <w:sz w:val="32"/>
                                <w:szCs w:val="32"/>
                              </w:rPr>
                              <w:t xml:space="preserve">        public long </w:t>
                            </w:r>
                            <w:proofErr w:type="spellStart"/>
                            <w:r w:rsidRPr="00FC4932">
                              <w:rPr>
                                <w:sz w:val="32"/>
                                <w:szCs w:val="32"/>
                              </w:rPr>
                              <w:t>userCode</w:t>
                            </w:r>
                            <w:proofErr w:type="spellEnd"/>
                            <w:r w:rsidRPr="00FC4932">
                              <w:rPr>
                                <w:sz w:val="32"/>
                                <w:szCs w:val="32"/>
                              </w:rPr>
                              <w:t xml:space="preserve"> </w:t>
                            </w:r>
                            <w:proofErr w:type="gramStart"/>
                            <w:r w:rsidRPr="00FC4932">
                              <w:rPr>
                                <w:sz w:val="32"/>
                                <w:szCs w:val="32"/>
                              </w:rPr>
                              <w:t>{ get</w:t>
                            </w:r>
                            <w:proofErr w:type="gramEnd"/>
                            <w:r w:rsidRPr="00FC4932">
                              <w:rPr>
                                <w:sz w:val="32"/>
                                <w:szCs w:val="32"/>
                              </w:rPr>
                              <w:t>; set; }</w:t>
                            </w:r>
                          </w:p>
                          <w:p w14:paraId="57C5135A" w14:textId="61FC711D" w:rsidR="00FC4932" w:rsidRPr="00FC4932" w:rsidRDefault="00FC4932" w:rsidP="00FC4932">
                            <w:pPr>
                              <w:rPr>
                                <w:sz w:val="28"/>
                                <w:szCs w:val="28"/>
                              </w:rPr>
                            </w:pPr>
                            <w:r w:rsidRPr="00FC4932">
                              <w:rPr>
                                <w:sz w:val="32"/>
                                <w:szCs w:val="32"/>
                              </w:rPr>
                              <w:t xml:space="preserve">        public </w:t>
                            </w:r>
                            <w:proofErr w:type="spellStart"/>
                            <w:r w:rsidRPr="00FC4932">
                              <w:rPr>
                                <w:sz w:val="32"/>
                                <w:szCs w:val="32"/>
                              </w:rPr>
                              <w:t>DateTime</w:t>
                            </w:r>
                            <w:proofErr w:type="spellEnd"/>
                            <w:r w:rsidRPr="00FC4932">
                              <w:rPr>
                                <w:sz w:val="32"/>
                                <w:szCs w:val="32"/>
                              </w:rPr>
                              <w:t xml:space="preserve"> </w:t>
                            </w:r>
                            <w:proofErr w:type="spellStart"/>
                            <w:r w:rsidRPr="00FC4932">
                              <w:rPr>
                                <w:sz w:val="32"/>
                                <w:szCs w:val="32"/>
                              </w:rPr>
                              <w:t>creationDate</w:t>
                            </w:r>
                            <w:proofErr w:type="spellEnd"/>
                            <w:r w:rsidRPr="00FC4932">
                              <w:rPr>
                                <w:sz w:val="32"/>
                                <w:szCs w:val="32"/>
                              </w:rPr>
                              <w:t xml:space="preserve"> </w:t>
                            </w:r>
                            <w:proofErr w:type="gramStart"/>
                            <w:r w:rsidRPr="00FC4932">
                              <w:rPr>
                                <w:sz w:val="32"/>
                                <w:szCs w:val="32"/>
                              </w:rPr>
                              <w:t>{ get</w:t>
                            </w:r>
                            <w:proofErr w:type="gramEnd"/>
                            <w:r w:rsidRPr="00FC4932">
                              <w:rPr>
                                <w:sz w:val="32"/>
                                <w:szCs w:val="32"/>
                              </w:rPr>
                              <w:t>; set; }</w:t>
                            </w:r>
                          </w:p>
                          <w:p w14:paraId="7E389C88" w14:textId="63E84F9E" w:rsidR="00FC4932" w:rsidRPr="00FC4932" w:rsidRDefault="00FC4932" w:rsidP="00FC4932">
                            <w:pPr>
                              <w:rPr>
                                <w:sz w:val="32"/>
                                <w:szCs w:val="32"/>
                              </w:rPr>
                            </w:pPr>
                            <w:r w:rsidRPr="00FC4932">
                              <w:rPr>
                                <w:sz w:val="28"/>
                                <w:szCs w:val="28"/>
                              </w:rPr>
                              <w:t xml:space="preserve">     </w:t>
                            </w:r>
                            <w:r w:rsidRPr="00FC4932">
                              <w:rPr>
                                <w:sz w:val="32"/>
                                <w:szCs w:val="32"/>
                              </w:rPr>
                              <w:t>}</w:t>
                            </w:r>
                          </w:p>
                          <w:p w14:paraId="2C8C5E9F" w14:textId="5CDA15A0" w:rsidR="00FC4932" w:rsidRPr="00FC4932" w:rsidRDefault="00FC4932" w:rsidP="00FC4932">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79209C" id="_x0000_s1034" type="#_x0000_t202" style="position:absolute;left:0;text-align:left;margin-left:1.5pt;margin-top:27.4pt;width:337.5pt;height:151.5pt;flip:x;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" fillcolor="#fbe4d5 [661]" stroked="f">
                <v:textbox>
                  <w:txbxContent>
                    <w:p w14:paraId="2AB1512F" w14:textId="77777777" w:rsidR="00FC4932" w:rsidRPr="00FC4932" w:rsidRDefault="00FC4932" w:rsidP="00FC4932">
                      <w:pPr>
                        <w:rPr>
                          <w:sz w:val="32"/>
                          <w:szCs w:val="32"/>
                        </w:rPr>
                      </w:pPr>
                      <w:r w:rsidRPr="00FC4932">
                        <w:rPr>
                          <w:sz w:val="32"/>
                          <w:szCs w:val="32"/>
                        </w:rPr>
                        <w:t xml:space="preserve">public class </w:t>
                      </w:r>
                      <w:proofErr w:type="spellStart"/>
                      <w:r w:rsidRPr="00FC4932">
                        <w:rPr>
                          <w:sz w:val="32"/>
                          <w:szCs w:val="32"/>
                        </w:rPr>
                        <w:t>DtoGraph</w:t>
                      </w:r>
                      <w:proofErr w:type="spellEnd"/>
                    </w:p>
                    <w:p w14:paraId="6F843284" w14:textId="77777777" w:rsidR="00FC4932" w:rsidRPr="00FC4932" w:rsidRDefault="00FC4932" w:rsidP="00FC4932">
                      <w:pPr>
                        <w:rPr>
                          <w:sz w:val="32"/>
                          <w:szCs w:val="32"/>
                        </w:rPr>
                      </w:pPr>
                      <w:r w:rsidRPr="00FC4932">
                        <w:rPr>
                          <w:sz w:val="32"/>
                          <w:szCs w:val="32"/>
                        </w:rPr>
                        <w:t xml:space="preserve">    {</w:t>
                      </w:r>
                    </w:p>
                    <w:p w14:paraId="3D92E5DE" w14:textId="77777777" w:rsidR="00FC4932" w:rsidRPr="00FC4932" w:rsidRDefault="00FC4932" w:rsidP="00FC4932">
                      <w:pPr>
                        <w:rPr>
                          <w:sz w:val="32"/>
                          <w:szCs w:val="32"/>
                        </w:rPr>
                      </w:pPr>
                      <w:r w:rsidRPr="00FC4932">
                        <w:rPr>
                          <w:sz w:val="32"/>
                          <w:szCs w:val="32"/>
                        </w:rPr>
                        <w:t xml:space="preserve">        public long </w:t>
                      </w:r>
                      <w:proofErr w:type="spellStart"/>
                      <w:r w:rsidRPr="00FC4932">
                        <w:rPr>
                          <w:sz w:val="32"/>
                          <w:szCs w:val="32"/>
                        </w:rPr>
                        <w:t>graphCode</w:t>
                      </w:r>
                      <w:proofErr w:type="spellEnd"/>
                      <w:r w:rsidRPr="00FC4932">
                        <w:rPr>
                          <w:sz w:val="32"/>
                          <w:szCs w:val="32"/>
                        </w:rPr>
                        <w:t xml:space="preserve"> </w:t>
                      </w:r>
                      <w:proofErr w:type="gramStart"/>
                      <w:r w:rsidRPr="00FC4932">
                        <w:rPr>
                          <w:sz w:val="32"/>
                          <w:szCs w:val="32"/>
                        </w:rPr>
                        <w:t>{ get</w:t>
                      </w:r>
                      <w:proofErr w:type="gramEnd"/>
                      <w:r w:rsidRPr="00FC4932">
                        <w:rPr>
                          <w:sz w:val="32"/>
                          <w:szCs w:val="32"/>
                        </w:rPr>
                        <w:t>; set; }</w:t>
                      </w:r>
                    </w:p>
                    <w:p w14:paraId="47894F7D" w14:textId="77777777" w:rsidR="00FC4932" w:rsidRPr="00FC4932" w:rsidRDefault="00FC4932" w:rsidP="00FC4932">
                      <w:pPr>
                        <w:rPr>
                          <w:sz w:val="32"/>
                          <w:szCs w:val="32"/>
                        </w:rPr>
                      </w:pPr>
                      <w:r w:rsidRPr="00FC4932">
                        <w:rPr>
                          <w:sz w:val="32"/>
                          <w:szCs w:val="32"/>
                        </w:rPr>
                        <w:t xml:space="preserve">        public string </w:t>
                      </w:r>
                      <w:proofErr w:type="spellStart"/>
                      <w:r w:rsidRPr="00FC4932">
                        <w:rPr>
                          <w:sz w:val="32"/>
                          <w:szCs w:val="32"/>
                        </w:rPr>
                        <w:t>graphString</w:t>
                      </w:r>
                      <w:proofErr w:type="spellEnd"/>
                      <w:r w:rsidRPr="00FC4932">
                        <w:rPr>
                          <w:sz w:val="32"/>
                          <w:szCs w:val="32"/>
                        </w:rPr>
                        <w:t xml:space="preserve"> </w:t>
                      </w:r>
                      <w:proofErr w:type="gramStart"/>
                      <w:r w:rsidRPr="00FC4932">
                        <w:rPr>
                          <w:sz w:val="32"/>
                          <w:szCs w:val="32"/>
                        </w:rPr>
                        <w:t>{ get</w:t>
                      </w:r>
                      <w:proofErr w:type="gramEnd"/>
                      <w:r w:rsidRPr="00FC4932">
                        <w:rPr>
                          <w:sz w:val="32"/>
                          <w:szCs w:val="32"/>
                        </w:rPr>
                        <w:t>; set; }</w:t>
                      </w:r>
                    </w:p>
                    <w:p w14:paraId="79BB4014" w14:textId="77777777" w:rsidR="00FC4932" w:rsidRPr="00FC4932" w:rsidRDefault="00FC4932" w:rsidP="00FC4932">
                      <w:pPr>
                        <w:rPr>
                          <w:sz w:val="32"/>
                          <w:szCs w:val="32"/>
                        </w:rPr>
                      </w:pPr>
                      <w:r w:rsidRPr="00FC4932">
                        <w:rPr>
                          <w:sz w:val="32"/>
                          <w:szCs w:val="32"/>
                        </w:rPr>
                        <w:t xml:space="preserve">        public long </w:t>
                      </w:r>
                      <w:proofErr w:type="spellStart"/>
                      <w:r w:rsidRPr="00FC4932">
                        <w:rPr>
                          <w:sz w:val="32"/>
                          <w:szCs w:val="32"/>
                        </w:rPr>
                        <w:t>userCode</w:t>
                      </w:r>
                      <w:proofErr w:type="spellEnd"/>
                      <w:r w:rsidRPr="00FC4932">
                        <w:rPr>
                          <w:sz w:val="32"/>
                          <w:szCs w:val="32"/>
                        </w:rPr>
                        <w:t xml:space="preserve"> </w:t>
                      </w:r>
                      <w:proofErr w:type="gramStart"/>
                      <w:r w:rsidRPr="00FC4932">
                        <w:rPr>
                          <w:sz w:val="32"/>
                          <w:szCs w:val="32"/>
                        </w:rPr>
                        <w:t>{ get</w:t>
                      </w:r>
                      <w:proofErr w:type="gramEnd"/>
                      <w:r w:rsidRPr="00FC4932">
                        <w:rPr>
                          <w:sz w:val="32"/>
                          <w:szCs w:val="32"/>
                        </w:rPr>
                        <w:t>; set; }</w:t>
                      </w:r>
                    </w:p>
                    <w:p w14:paraId="57C5135A" w14:textId="61FC711D" w:rsidR="00FC4932" w:rsidRPr="00FC4932" w:rsidRDefault="00FC4932" w:rsidP="00FC4932">
                      <w:pPr>
                        <w:rPr>
                          <w:sz w:val="28"/>
                          <w:szCs w:val="28"/>
                        </w:rPr>
                      </w:pPr>
                      <w:r w:rsidRPr="00FC4932">
                        <w:rPr>
                          <w:sz w:val="32"/>
                          <w:szCs w:val="32"/>
                        </w:rPr>
                        <w:t xml:space="preserve">        public </w:t>
                      </w:r>
                      <w:proofErr w:type="spellStart"/>
                      <w:r w:rsidRPr="00FC4932">
                        <w:rPr>
                          <w:sz w:val="32"/>
                          <w:szCs w:val="32"/>
                        </w:rPr>
                        <w:t>DateTime</w:t>
                      </w:r>
                      <w:proofErr w:type="spellEnd"/>
                      <w:r w:rsidRPr="00FC4932">
                        <w:rPr>
                          <w:sz w:val="32"/>
                          <w:szCs w:val="32"/>
                        </w:rPr>
                        <w:t xml:space="preserve"> </w:t>
                      </w:r>
                      <w:proofErr w:type="spellStart"/>
                      <w:r w:rsidRPr="00FC4932">
                        <w:rPr>
                          <w:sz w:val="32"/>
                          <w:szCs w:val="32"/>
                        </w:rPr>
                        <w:t>creationDate</w:t>
                      </w:r>
                      <w:proofErr w:type="spellEnd"/>
                      <w:r w:rsidRPr="00FC4932">
                        <w:rPr>
                          <w:sz w:val="32"/>
                          <w:szCs w:val="32"/>
                        </w:rPr>
                        <w:t xml:space="preserve"> </w:t>
                      </w:r>
                      <w:proofErr w:type="gramStart"/>
                      <w:r w:rsidRPr="00FC4932">
                        <w:rPr>
                          <w:sz w:val="32"/>
                          <w:szCs w:val="32"/>
                        </w:rPr>
                        <w:t>{ get</w:t>
                      </w:r>
                      <w:proofErr w:type="gramEnd"/>
                      <w:r w:rsidRPr="00FC4932">
                        <w:rPr>
                          <w:sz w:val="32"/>
                          <w:szCs w:val="32"/>
                        </w:rPr>
                        <w:t>; set; }</w:t>
                      </w:r>
                    </w:p>
                    <w:p w14:paraId="7E389C88" w14:textId="63E84F9E" w:rsidR="00FC4932" w:rsidRPr="00FC4932" w:rsidRDefault="00FC4932" w:rsidP="00FC4932">
                      <w:pPr>
                        <w:rPr>
                          <w:sz w:val="32"/>
                          <w:szCs w:val="32"/>
                        </w:rPr>
                      </w:pPr>
                      <w:r w:rsidRPr="00FC4932">
                        <w:rPr>
                          <w:sz w:val="28"/>
                          <w:szCs w:val="28"/>
                        </w:rPr>
                        <w:t xml:space="preserve">     </w:t>
                      </w:r>
                      <w:r w:rsidRPr="00FC4932">
                        <w:rPr>
                          <w:sz w:val="32"/>
                          <w:szCs w:val="32"/>
                        </w:rPr>
                        <w:t>}</w:t>
                      </w:r>
                    </w:p>
                    <w:p w14:paraId="2C8C5E9F" w14:textId="5CDA15A0" w:rsidR="00FC4932" w:rsidRPr="00FC4932" w:rsidRDefault="00FC4932" w:rsidP="00FC4932">
                      <w:pPr>
                        <w:rPr>
                          <w:sz w:val="28"/>
                          <w:szCs w:val="28"/>
                        </w:rPr>
                      </w:pPr>
                    </w:p>
                  </w:txbxContent>
                </v:textbox>
              </v:shape>
            </w:pict>
          </mc:Fallback>
        </mc:AlternateContent>
      </w:r>
      <w:r w:rsidR="00F31DDB">
        <w:rPr>
          <w:rFonts w:ascii="Tahoma" w:hAnsi="Tahoma" w:cs="Tahoma"/>
          <w:sz w:val="22"/>
          <w:szCs w:val="22"/>
          <w:rtl/>
        </w:rPr>
        <w:t>בנוסף, קיימת בספריית ה</w:t>
      </w:r>
      <w:r w:rsidR="00F31DDB">
        <w:rPr>
          <w:rFonts w:ascii="Tahoma" w:hAnsi="Tahoma" w:cs="Tahoma"/>
          <w:sz w:val="22"/>
          <w:szCs w:val="22"/>
        </w:rPr>
        <w:t>DTO</w:t>
      </w:r>
      <w:r w:rsidR="00F31DDB">
        <w:rPr>
          <w:rFonts w:ascii="Tahoma" w:hAnsi="Tahoma" w:cs="Tahoma"/>
          <w:sz w:val="22"/>
          <w:szCs w:val="22"/>
          <w:rtl/>
        </w:rPr>
        <w:t xml:space="preserve"> בשכבת ה</w:t>
      </w:r>
      <w:r w:rsidR="00F31DDB">
        <w:rPr>
          <w:rFonts w:ascii="Tahoma" w:hAnsi="Tahoma" w:cs="Tahoma"/>
          <w:sz w:val="22"/>
          <w:szCs w:val="22"/>
        </w:rPr>
        <w:t>BLL</w:t>
      </w:r>
      <w:r w:rsidR="00F31DDB">
        <w:rPr>
          <w:rFonts w:ascii="Tahoma" w:hAnsi="Tahoma" w:cs="Tahoma"/>
          <w:sz w:val="22"/>
          <w:szCs w:val="22"/>
          <w:rtl/>
        </w:rPr>
        <w:t xml:space="preserve"> מחלקת </w:t>
      </w:r>
      <w:proofErr w:type="spellStart"/>
      <w:r w:rsidR="00AF1A6A" w:rsidRPr="00AF1A6A">
        <w:rPr>
          <w:rFonts w:ascii="Tahoma" w:hAnsi="Tahoma" w:cs="Tahoma"/>
          <w:color w:val="2B91AF"/>
          <w:sz w:val="22"/>
          <w:szCs w:val="22"/>
          <w:highlight w:val="white"/>
        </w:rPr>
        <w:t>DtoGraph</w:t>
      </w:r>
      <w:proofErr w:type="spellEnd"/>
      <w:r w:rsidR="00F31DDB">
        <w:rPr>
          <w:rFonts w:ascii="Tahoma" w:hAnsi="Tahoma" w:cs="Tahoma"/>
          <w:sz w:val="22"/>
          <w:szCs w:val="22"/>
          <w:rtl/>
        </w:rPr>
        <w:t>:</w:t>
      </w:r>
    </w:p>
    <w:p w14:paraId="4F77427F" w14:textId="4A3BCD81" w:rsidR="00FC4932" w:rsidRDefault="00FC4932" w:rsidP="00FC4932">
      <w:pPr>
        <w:tabs>
          <w:tab w:val="left" w:pos="7166"/>
        </w:tabs>
        <w:bidi/>
        <w:spacing w:before="240" w:after="240" w:line="360" w:lineRule="auto"/>
        <w:jc w:val="both"/>
        <w:rPr>
          <w:rFonts w:ascii="Tahoma" w:hAnsi="Tahoma" w:cstheme="minorBidi"/>
          <w:sz w:val="22"/>
          <w:szCs w:val="22"/>
          <w:rtl/>
        </w:rPr>
      </w:pPr>
      <w:r>
        <w:rPr>
          <w:rFonts w:ascii="Tahoma" w:hAnsi="Tahoma" w:cstheme="minorBidi"/>
          <w:sz w:val="22"/>
          <w:szCs w:val="22"/>
          <w:rtl/>
        </w:rPr>
        <w:tab/>
      </w:r>
    </w:p>
    <w:p w14:paraId="5E8CE2DF" w14:textId="5DE86FC8" w:rsidR="00FC4932" w:rsidRDefault="00FC4932" w:rsidP="00FC4932">
      <w:pPr>
        <w:bidi/>
        <w:spacing w:before="240" w:after="240" w:line="360" w:lineRule="auto"/>
        <w:jc w:val="both"/>
        <w:rPr>
          <w:rFonts w:ascii="Tahoma" w:hAnsi="Tahoma" w:cstheme="minorBidi"/>
          <w:sz w:val="22"/>
          <w:szCs w:val="22"/>
          <w:rtl/>
        </w:rPr>
      </w:pPr>
    </w:p>
    <w:p w14:paraId="391545A4" w14:textId="5E5E94CF" w:rsidR="00FC4932" w:rsidRPr="00FC4932" w:rsidRDefault="00FC4932" w:rsidP="00FC4932">
      <w:pPr>
        <w:tabs>
          <w:tab w:val="left" w:pos="8126"/>
        </w:tabs>
        <w:bidi/>
        <w:spacing w:before="240" w:after="240" w:line="360" w:lineRule="auto"/>
        <w:jc w:val="both"/>
        <w:rPr>
          <w:rFonts w:ascii="Tahoma" w:hAnsi="Tahoma" w:cstheme="minorBidi"/>
          <w:sz w:val="22"/>
          <w:szCs w:val="22"/>
          <w:rtl/>
        </w:rPr>
      </w:pPr>
      <w:r>
        <w:rPr>
          <w:rFonts w:ascii="Tahoma" w:hAnsi="Tahoma" w:cstheme="minorBidi"/>
          <w:sz w:val="22"/>
          <w:szCs w:val="22"/>
          <w:rtl/>
        </w:rPr>
        <w:tab/>
      </w:r>
    </w:p>
    <w:p w14:paraId="09292B31" w14:textId="77777777" w:rsidR="00FC4932" w:rsidRDefault="00FC4932">
      <w:pPr>
        <w:bidi/>
        <w:spacing w:after="240" w:line="360" w:lineRule="auto"/>
        <w:jc w:val="both"/>
        <w:rPr>
          <w:rFonts w:ascii="Tahoma" w:hAnsi="Tahoma" w:cs="Tahoma"/>
          <w:sz w:val="22"/>
          <w:szCs w:val="22"/>
          <w:rtl/>
        </w:rPr>
      </w:pPr>
    </w:p>
    <w:p w14:paraId="0BCF4124" w14:textId="77777777" w:rsidR="00FC4932" w:rsidRDefault="00FC4932" w:rsidP="00FC4932">
      <w:pPr>
        <w:bidi/>
        <w:spacing w:after="240" w:line="360" w:lineRule="auto"/>
        <w:jc w:val="both"/>
        <w:rPr>
          <w:rFonts w:ascii="Tahoma" w:hAnsi="Tahoma" w:cs="Tahoma"/>
          <w:sz w:val="22"/>
          <w:szCs w:val="22"/>
          <w:rtl/>
        </w:rPr>
      </w:pPr>
    </w:p>
    <w:p w14:paraId="6ACD59CB" w14:textId="77777777" w:rsidR="00FC4932" w:rsidRDefault="00FC4932" w:rsidP="00FC4932">
      <w:pPr>
        <w:bidi/>
        <w:spacing w:after="240" w:line="360" w:lineRule="auto"/>
        <w:jc w:val="both"/>
        <w:rPr>
          <w:rFonts w:ascii="Tahoma" w:hAnsi="Tahoma" w:cs="Tahoma"/>
          <w:sz w:val="22"/>
          <w:szCs w:val="22"/>
          <w:rtl/>
        </w:rPr>
      </w:pPr>
    </w:p>
    <w:p w14:paraId="0FADB462" w14:textId="2902C85D" w:rsidR="00BD575D" w:rsidRDefault="00F31DDB" w:rsidP="00FC4932">
      <w:pPr>
        <w:bidi/>
        <w:spacing w:after="240" w:line="360" w:lineRule="auto"/>
        <w:jc w:val="both"/>
        <w:rPr>
          <w:rFonts w:ascii="Tahoma" w:hAnsi="Tahoma" w:cs="Tahoma"/>
          <w:sz w:val="22"/>
          <w:szCs w:val="22"/>
        </w:rPr>
      </w:pPr>
      <w:r>
        <w:rPr>
          <w:rFonts w:ascii="Tahoma" w:hAnsi="Tahoma" w:cs="Tahoma"/>
          <w:sz w:val="22"/>
          <w:szCs w:val="22"/>
          <w:rtl/>
        </w:rPr>
        <w:t xml:space="preserve">למעשה, המחלקה </w:t>
      </w:r>
      <w:proofErr w:type="spellStart"/>
      <w:r>
        <w:rPr>
          <w:rFonts w:ascii="Tahoma" w:hAnsi="Tahoma" w:cs="Tahoma"/>
          <w:color w:val="2B91AF"/>
          <w:sz w:val="22"/>
          <w:szCs w:val="22"/>
          <w:highlight w:val="white"/>
        </w:rPr>
        <w:t>dtoShop</w:t>
      </w:r>
      <w:proofErr w:type="spellEnd"/>
      <w:r>
        <w:rPr>
          <w:rFonts w:ascii="Tahoma" w:hAnsi="Tahoma" w:cs="Tahoma"/>
          <w:sz w:val="22"/>
          <w:szCs w:val="22"/>
          <w:rtl/>
        </w:rPr>
        <w:t xml:space="preserve"> מכילה באופן היררכי את כל נתוני החנות באמצעות רשימות אובייקטים המכילות אף הם תתי רשימות</w:t>
      </w:r>
      <w:r>
        <w:rPr>
          <w:rFonts w:ascii="Tahoma" w:hAnsi="Tahoma" w:cs="Tahoma" w:hint="cs"/>
          <w:sz w:val="22"/>
          <w:szCs w:val="22"/>
        </w:rPr>
        <w:t xml:space="preserve"> </w:t>
      </w:r>
      <w:r>
        <w:rPr>
          <w:rFonts w:ascii="Tahoma" w:hAnsi="Tahoma" w:cs="Tahoma" w:hint="cs"/>
          <w:sz w:val="22"/>
          <w:szCs w:val="22"/>
          <w:rtl/>
        </w:rPr>
        <w:t xml:space="preserve"> ואובייקטים</w:t>
      </w:r>
      <w:r>
        <w:rPr>
          <w:rFonts w:ascii="Tahoma" w:hAnsi="Tahoma" w:cs="Tahoma"/>
          <w:sz w:val="22"/>
          <w:szCs w:val="22"/>
          <w:rtl/>
        </w:rPr>
        <w:t>:</w:t>
      </w:r>
    </w:p>
    <w:p w14:paraId="15EDC55B" w14:textId="77777777" w:rsidR="00BD575D" w:rsidRDefault="00F31DDB">
      <w:pPr>
        <w:pStyle w:val="a3"/>
        <w:tabs>
          <w:tab w:val="num" w:pos="360"/>
        </w:tabs>
        <w:ind w:left="360"/>
        <w:contextualSpacing w:val="0"/>
        <w:jc w:val="both"/>
        <w:rPr>
          <w:rFonts w:ascii="Tahoma" w:hAnsi="Tahoma" w:cs="Tahoma"/>
          <w:color w:val="ED7D31" w:themeColor="accent2"/>
          <w:sz w:val="28"/>
          <w:szCs w:val="28"/>
        </w:rPr>
      </w:pPr>
      <w:r>
        <w:rPr>
          <w:rFonts w:ascii="Tahoma" w:hAnsi="Tahoma" w:cs="Tahoma"/>
          <w:color w:val="ED7D31" w:themeColor="accent2"/>
          <w:sz w:val="28"/>
          <w:szCs w:val="28"/>
        </w:rPr>
        <w:t>Shop</w:t>
      </w:r>
    </w:p>
    <w:p w14:paraId="5DB8FEE9" w14:textId="77777777" w:rsidR="00BD575D" w:rsidRDefault="00F31DDB">
      <w:pPr>
        <w:pStyle w:val="a3"/>
        <w:numPr>
          <w:ilvl w:val="0"/>
          <w:numId w:val="20"/>
        </w:numPr>
        <w:contextualSpacing w:val="0"/>
        <w:jc w:val="both"/>
        <w:rPr>
          <w:rFonts w:ascii="Tahoma" w:hAnsi="Tahoma" w:cs="Tahoma"/>
          <w:color w:val="FF0000"/>
          <w:sz w:val="22"/>
          <w:szCs w:val="22"/>
          <w:rtl/>
        </w:rPr>
      </w:pPr>
      <w:r>
        <w:rPr>
          <w:rFonts w:ascii="Tahoma" w:hAnsi="Tahoma" w:cs="Tahoma"/>
          <w:color w:val="FF0000"/>
          <w:sz w:val="22"/>
          <w:szCs w:val="22"/>
        </w:rPr>
        <w:t>Walls</w:t>
      </w:r>
    </w:p>
    <w:p w14:paraId="1D181C18" w14:textId="77777777" w:rsidR="00BD575D" w:rsidRDefault="00F31DDB">
      <w:pPr>
        <w:pStyle w:val="a3"/>
        <w:contextualSpacing w:val="0"/>
        <w:jc w:val="both"/>
        <w:rPr>
          <w:rFonts w:ascii="Tahoma" w:hAnsi="Tahoma" w:cs="Tahoma"/>
          <w:color w:val="00B0F0"/>
          <w:sz w:val="22"/>
          <w:szCs w:val="22"/>
        </w:rPr>
      </w:pPr>
      <w:r>
        <w:rPr>
          <w:rFonts w:ascii="Tahoma" w:hAnsi="Tahoma" w:cs="Tahoma"/>
          <w:color w:val="00B0F0"/>
          <w:sz w:val="22"/>
          <w:szCs w:val="22"/>
        </w:rPr>
        <w:t>1.1 Alias</w:t>
      </w:r>
    </w:p>
    <w:p w14:paraId="40FA8A54" w14:textId="77777777" w:rsidR="00BD575D" w:rsidRDefault="00F31DDB">
      <w:pPr>
        <w:pStyle w:val="a3"/>
        <w:numPr>
          <w:ilvl w:val="0"/>
          <w:numId w:val="20"/>
        </w:numPr>
        <w:contextualSpacing w:val="0"/>
        <w:jc w:val="both"/>
        <w:rPr>
          <w:rFonts w:ascii="Tahoma" w:hAnsi="Tahoma" w:cs="Tahoma"/>
          <w:color w:val="FF0000"/>
          <w:sz w:val="22"/>
          <w:szCs w:val="22"/>
        </w:rPr>
      </w:pPr>
      <w:r>
        <w:rPr>
          <w:rFonts w:ascii="Tahoma" w:hAnsi="Tahoma" w:cs="Tahoma"/>
          <w:color w:val="FF0000"/>
          <w:sz w:val="22"/>
          <w:szCs w:val="22"/>
        </w:rPr>
        <w:t>Stands</w:t>
      </w:r>
    </w:p>
    <w:p w14:paraId="66998889" w14:textId="77777777" w:rsidR="00BD575D" w:rsidRDefault="00F31DDB">
      <w:pPr>
        <w:pStyle w:val="a3"/>
        <w:contextualSpacing w:val="0"/>
        <w:jc w:val="both"/>
        <w:rPr>
          <w:rFonts w:ascii="Tahoma" w:hAnsi="Tahoma" w:cs="Tahoma"/>
          <w:color w:val="00B0F0"/>
          <w:sz w:val="22"/>
          <w:szCs w:val="22"/>
        </w:rPr>
      </w:pPr>
      <w:r>
        <w:rPr>
          <w:rFonts w:ascii="Tahoma" w:hAnsi="Tahoma" w:cs="Tahoma"/>
          <w:color w:val="00B0F0"/>
          <w:sz w:val="22"/>
          <w:szCs w:val="22"/>
        </w:rPr>
        <w:t>2.1 Alias</w:t>
      </w:r>
    </w:p>
    <w:p w14:paraId="2B17EFAC" w14:textId="77777777" w:rsidR="00BD575D" w:rsidRDefault="00F31DDB">
      <w:pPr>
        <w:pStyle w:val="a3"/>
        <w:contextualSpacing w:val="0"/>
        <w:jc w:val="both"/>
        <w:rPr>
          <w:rFonts w:ascii="Tahoma" w:hAnsi="Tahoma" w:cs="Tahoma"/>
          <w:color w:val="FF0000"/>
          <w:sz w:val="22"/>
          <w:szCs w:val="22"/>
        </w:rPr>
      </w:pPr>
      <w:r>
        <w:rPr>
          <w:rFonts w:ascii="Tahoma" w:hAnsi="Tahoma" w:cs="Tahoma"/>
          <w:color w:val="00B0F0"/>
          <w:sz w:val="22"/>
          <w:szCs w:val="22"/>
        </w:rPr>
        <w:t>2.2 Shelves</w:t>
      </w:r>
    </w:p>
    <w:p w14:paraId="505275A5" w14:textId="77777777" w:rsidR="00BD575D" w:rsidRDefault="00F31DDB">
      <w:pPr>
        <w:pStyle w:val="a3"/>
        <w:ind w:firstLine="360"/>
        <w:contextualSpacing w:val="0"/>
        <w:jc w:val="both"/>
        <w:rPr>
          <w:rFonts w:ascii="Tahoma" w:hAnsi="Tahoma" w:cs="Tahoma"/>
          <w:color w:val="767171" w:themeColor="background2" w:themeShade="80"/>
          <w:sz w:val="22"/>
          <w:szCs w:val="22"/>
        </w:rPr>
      </w:pPr>
      <w:r>
        <w:rPr>
          <w:rFonts w:ascii="Tahoma" w:hAnsi="Tahoma" w:cs="Tahoma"/>
          <w:color w:val="767171" w:themeColor="background2" w:themeShade="80"/>
          <w:sz w:val="22"/>
          <w:szCs w:val="22"/>
        </w:rPr>
        <w:t>2.2.1 alias</w:t>
      </w:r>
    </w:p>
    <w:p w14:paraId="067824D2" w14:textId="77777777" w:rsidR="00BD575D" w:rsidRDefault="00F31DDB">
      <w:pPr>
        <w:pStyle w:val="a3"/>
        <w:ind w:firstLine="360"/>
        <w:contextualSpacing w:val="0"/>
        <w:jc w:val="both"/>
        <w:rPr>
          <w:rFonts w:ascii="Tahoma" w:hAnsi="Tahoma" w:cs="Tahoma"/>
          <w:color w:val="767171" w:themeColor="background2" w:themeShade="80"/>
          <w:sz w:val="22"/>
          <w:szCs w:val="22"/>
        </w:rPr>
      </w:pPr>
      <w:r>
        <w:rPr>
          <w:rFonts w:ascii="Tahoma" w:hAnsi="Tahoma" w:cs="Tahoma"/>
          <w:color w:val="767171" w:themeColor="background2" w:themeShade="80"/>
          <w:sz w:val="22"/>
          <w:szCs w:val="22"/>
        </w:rPr>
        <w:t xml:space="preserve">2.2.2 </w:t>
      </w:r>
      <w:proofErr w:type="spellStart"/>
      <w:r>
        <w:rPr>
          <w:rFonts w:ascii="Tahoma" w:hAnsi="Tahoma" w:cs="Tahoma"/>
          <w:color w:val="767171" w:themeColor="background2" w:themeShade="80"/>
          <w:sz w:val="22"/>
          <w:szCs w:val="22"/>
        </w:rPr>
        <w:t>ProductsShelves</w:t>
      </w:r>
      <w:proofErr w:type="spellEnd"/>
    </w:p>
    <w:p w14:paraId="4A2932A7" w14:textId="77777777" w:rsidR="00BD575D" w:rsidRDefault="00F31DDB">
      <w:pPr>
        <w:pStyle w:val="a3"/>
        <w:ind w:left="1800" w:firstLine="720"/>
        <w:contextualSpacing w:val="0"/>
        <w:jc w:val="both"/>
        <w:rPr>
          <w:rFonts w:ascii="Tahoma" w:hAnsi="Tahoma" w:cs="Tahoma"/>
          <w:color w:val="538135" w:themeColor="accent6" w:themeShade="BF"/>
          <w:sz w:val="22"/>
          <w:szCs w:val="22"/>
        </w:rPr>
      </w:pPr>
      <w:r>
        <w:rPr>
          <w:rFonts w:ascii="Tahoma" w:hAnsi="Tahoma" w:cs="Tahoma"/>
          <w:color w:val="538135" w:themeColor="accent6" w:themeShade="BF"/>
          <w:sz w:val="22"/>
          <w:szCs w:val="22"/>
        </w:rPr>
        <w:t>2.2.2.1 Product</w:t>
      </w:r>
    </w:p>
    <w:p w14:paraId="29890A82" w14:textId="77777777" w:rsidR="00BD575D" w:rsidRDefault="00F31DDB">
      <w:pPr>
        <w:pStyle w:val="a3"/>
        <w:ind w:left="2160" w:firstLine="720"/>
        <w:contextualSpacing w:val="0"/>
        <w:jc w:val="both"/>
        <w:rPr>
          <w:rFonts w:ascii="Tahoma" w:hAnsi="Tahoma" w:cs="Tahoma"/>
          <w:color w:val="C45911" w:themeColor="accent2" w:themeShade="BF"/>
          <w:sz w:val="22"/>
          <w:szCs w:val="22"/>
        </w:rPr>
      </w:pPr>
      <w:r>
        <w:rPr>
          <w:rFonts w:ascii="Tahoma" w:hAnsi="Tahoma" w:cs="Tahoma"/>
          <w:color w:val="C45911" w:themeColor="accent2" w:themeShade="BF"/>
          <w:sz w:val="22"/>
          <w:szCs w:val="22"/>
        </w:rPr>
        <w:t>2.2.2.1.1 Alias</w:t>
      </w:r>
    </w:p>
    <w:p w14:paraId="0964EEE7" w14:textId="77777777" w:rsidR="00BD575D" w:rsidRDefault="00F31DDB">
      <w:pPr>
        <w:pStyle w:val="a3"/>
        <w:ind w:left="2160" w:firstLine="720"/>
        <w:contextualSpacing w:val="0"/>
        <w:jc w:val="both"/>
        <w:rPr>
          <w:rFonts w:ascii="Tahoma" w:hAnsi="Tahoma" w:cs="Tahoma"/>
          <w:color w:val="C45911" w:themeColor="accent2" w:themeShade="BF"/>
          <w:sz w:val="22"/>
          <w:szCs w:val="22"/>
        </w:rPr>
      </w:pPr>
      <w:r>
        <w:rPr>
          <w:rFonts w:ascii="Tahoma" w:hAnsi="Tahoma" w:cs="Tahoma"/>
          <w:color w:val="C45911" w:themeColor="accent2" w:themeShade="BF"/>
          <w:sz w:val="22"/>
          <w:szCs w:val="22"/>
        </w:rPr>
        <w:t xml:space="preserve">2.2.2.1.2 </w:t>
      </w:r>
      <w:proofErr w:type="spellStart"/>
      <w:r>
        <w:rPr>
          <w:rFonts w:ascii="Tahoma" w:hAnsi="Tahoma" w:cs="Tahoma"/>
          <w:color w:val="C45911" w:themeColor="accent2" w:themeShade="BF"/>
          <w:sz w:val="22"/>
          <w:szCs w:val="22"/>
        </w:rPr>
        <w:t>productAlias</w:t>
      </w:r>
      <w:proofErr w:type="spellEnd"/>
    </w:p>
    <w:p w14:paraId="002DC6F3" w14:textId="77777777" w:rsidR="00BD575D" w:rsidRDefault="00F31DDB">
      <w:pPr>
        <w:pStyle w:val="a3"/>
        <w:ind w:left="3960" w:firstLine="360"/>
        <w:contextualSpacing w:val="0"/>
        <w:jc w:val="both"/>
        <w:rPr>
          <w:rFonts w:ascii="Tahoma" w:hAnsi="Tahoma" w:cs="Tahoma"/>
          <w:color w:val="7030A0"/>
          <w:sz w:val="22"/>
          <w:szCs w:val="22"/>
        </w:rPr>
      </w:pPr>
      <w:r>
        <w:rPr>
          <w:rFonts w:ascii="Tahoma" w:hAnsi="Tahoma" w:cs="Tahoma"/>
          <w:color w:val="7030A0"/>
          <w:sz w:val="22"/>
          <w:szCs w:val="22"/>
        </w:rPr>
        <w:t xml:space="preserve">2.1.2.1.2.1 </w:t>
      </w:r>
      <w:r>
        <w:rPr>
          <w:rFonts w:ascii="Tahoma" w:hAnsi="Tahoma" w:cs="Tahoma" w:hint="cs"/>
          <w:color w:val="7030A0"/>
          <w:sz w:val="22"/>
          <w:szCs w:val="22"/>
        </w:rPr>
        <w:t>A</w:t>
      </w:r>
      <w:r>
        <w:rPr>
          <w:rFonts w:ascii="Tahoma" w:hAnsi="Tahoma" w:cs="Tahoma"/>
          <w:color w:val="7030A0"/>
          <w:sz w:val="22"/>
          <w:szCs w:val="22"/>
        </w:rPr>
        <w:t>lias</w:t>
      </w:r>
    </w:p>
    <w:p w14:paraId="77360023" w14:textId="77777777" w:rsidR="00BD575D" w:rsidRDefault="00F31DDB">
      <w:pPr>
        <w:pStyle w:val="a3"/>
        <w:numPr>
          <w:ilvl w:val="0"/>
          <w:numId w:val="20"/>
        </w:numPr>
        <w:contextualSpacing w:val="0"/>
        <w:jc w:val="both"/>
        <w:rPr>
          <w:rFonts w:ascii="Tahoma" w:hAnsi="Tahoma" w:cs="Tahoma"/>
          <w:color w:val="FF0000"/>
          <w:sz w:val="22"/>
          <w:szCs w:val="22"/>
        </w:rPr>
      </w:pPr>
      <w:r>
        <w:rPr>
          <w:rFonts w:ascii="Tahoma" w:hAnsi="Tahoma" w:cs="Tahoma"/>
          <w:color w:val="FF0000"/>
          <w:sz w:val="22"/>
          <w:szCs w:val="22"/>
        </w:rPr>
        <w:lastRenderedPageBreak/>
        <w:t>Connections</w:t>
      </w:r>
    </w:p>
    <w:p w14:paraId="6DB030D4" w14:textId="77777777" w:rsidR="00BD575D" w:rsidRDefault="00F31DDB">
      <w:pPr>
        <w:pStyle w:val="a3"/>
        <w:numPr>
          <w:ilvl w:val="0"/>
          <w:numId w:val="20"/>
        </w:numPr>
        <w:spacing w:after="240"/>
        <w:contextualSpacing w:val="0"/>
        <w:jc w:val="both"/>
        <w:rPr>
          <w:rFonts w:ascii="Tahoma" w:hAnsi="Tahoma" w:cs="Tahoma"/>
          <w:color w:val="FF0000"/>
          <w:sz w:val="22"/>
          <w:szCs w:val="22"/>
        </w:rPr>
      </w:pPr>
      <w:r>
        <w:rPr>
          <w:rFonts w:ascii="Tahoma" w:hAnsi="Tahoma" w:cs="Tahoma"/>
          <w:color w:val="FF0000"/>
          <w:sz w:val="22"/>
          <w:szCs w:val="22"/>
        </w:rPr>
        <w:t>Getaways</w:t>
      </w:r>
    </w:p>
    <w:p w14:paraId="1B4E35D2" w14:textId="2B17EE9C"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כדי להמיר אובייקטים משכבת </w:t>
      </w:r>
      <w:r>
        <w:rPr>
          <w:rFonts w:ascii="Tahoma" w:hAnsi="Tahoma" w:cs="Tahoma"/>
          <w:sz w:val="22"/>
          <w:szCs w:val="22"/>
        </w:rPr>
        <w:t>DAL</w:t>
      </w:r>
      <w:r>
        <w:rPr>
          <w:rFonts w:ascii="Tahoma" w:hAnsi="Tahoma" w:cs="Tahoma"/>
          <w:sz w:val="22"/>
          <w:szCs w:val="22"/>
          <w:rtl/>
        </w:rPr>
        <w:t xml:space="preserve"> </w:t>
      </w:r>
      <w:proofErr w:type="spellStart"/>
      <w:r>
        <w:rPr>
          <w:rFonts w:ascii="Tahoma" w:hAnsi="Tahoma" w:cs="Tahoma"/>
          <w:sz w:val="22"/>
          <w:szCs w:val="22"/>
          <w:rtl/>
        </w:rPr>
        <w:t>לאובייקטי</w:t>
      </w:r>
      <w:proofErr w:type="spellEnd"/>
      <w:r>
        <w:rPr>
          <w:rFonts w:ascii="Tahoma" w:hAnsi="Tahoma" w:cs="Tahoma"/>
          <w:sz w:val="22"/>
          <w:szCs w:val="22"/>
          <w:rtl/>
        </w:rPr>
        <w:t xml:space="preserve"> ה</w:t>
      </w:r>
      <w:r>
        <w:rPr>
          <w:rFonts w:ascii="Tahoma" w:hAnsi="Tahoma" w:cs="Tahoma"/>
          <w:sz w:val="22"/>
          <w:szCs w:val="22"/>
        </w:rPr>
        <w:t>DTO</w:t>
      </w:r>
      <w:r>
        <w:rPr>
          <w:rFonts w:ascii="Tahoma" w:hAnsi="Tahoma" w:cs="Tahoma"/>
          <w:sz w:val="22"/>
          <w:szCs w:val="22"/>
          <w:rtl/>
        </w:rPr>
        <w:t>, קיימת בשכבת ה</w:t>
      </w:r>
      <w:r>
        <w:rPr>
          <w:rFonts w:ascii="Tahoma" w:hAnsi="Tahoma" w:cs="Tahoma"/>
          <w:sz w:val="22"/>
          <w:szCs w:val="22"/>
        </w:rPr>
        <w:t>BLL</w:t>
      </w:r>
      <w:r>
        <w:rPr>
          <w:rFonts w:ascii="Tahoma" w:hAnsi="Tahoma" w:cs="Tahoma"/>
          <w:sz w:val="22"/>
          <w:szCs w:val="22"/>
          <w:rtl/>
        </w:rPr>
        <w:t xml:space="preserve"> בספריית </w:t>
      </w:r>
      <w:r>
        <w:rPr>
          <w:rFonts w:ascii="Tahoma" w:eastAsiaTheme="minorEastAsia" w:hAnsi="Tahoma" w:cs="Tahoma"/>
          <w:color w:val="2B91AF"/>
          <w:sz w:val="22"/>
          <w:szCs w:val="22"/>
        </w:rPr>
        <w:t>Utilities</w:t>
      </w:r>
      <w:r>
        <w:rPr>
          <w:rFonts w:ascii="Tahoma" w:hAnsi="Tahoma" w:cs="Tahoma"/>
          <w:sz w:val="22"/>
          <w:szCs w:val="22"/>
          <w:rtl/>
        </w:rPr>
        <w:t xml:space="preserve"> מחלקת </w:t>
      </w:r>
      <w:r>
        <w:rPr>
          <w:rFonts w:ascii="Tahoma" w:eastAsiaTheme="minorEastAsia" w:hAnsi="Tahoma" w:cs="Tahoma"/>
          <w:color w:val="2B91AF"/>
          <w:sz w:val="22"/>
          <w:szCs w:val="22"/>
        </w:rPr>
        <w:t>Converts</w:t>
      </w:r>
      <w:r>
        <w:rPr>
          <w:rFonts w:ascii="Tahoma" w:hAnsi="Tahoma" w:cs="Tahoma"/>
          <w:sz w:val="22"/>
          <w:szCs w:val="22"/>
          <w:rtl/>
        </w:rPr>
        <w:t>.</w:t>
      </w:r>
    </w:p>
    <w:p w14:paraId="2273760F" w14:textId="1E8A15A9" w:rsidR="00BD575D" w:rsidRDefault="008F2EE5">
      <w:pPr>
        <w:bidi/>
        <w:spacing w:after="240" w:line="360" w:lineRule="auto"/>
        <w:jc w:val="both"/>
        <w:rPr>
          <w:rFonts w:ascii="Tahoma" w:hAnsi="Tahoma" w:cs="Tahoma"/>
          <w:sz w:val="22"/>
          <w:szCs w:val="22"/>
          <w:rtl/>
        </w:rPr>
      </w:pPr>
      <w:r w:rsidRPr="005E1242">
        <w:rPr>
          <w:rFonts w:ascii="Tahoma" w:hAnsi="Tahoma" w:cs="Tahoma"/>
          <w:noProof/>
          <w:sz w:val="22"/>
          <w:szCs w:val="22"/>
          <w:rtl/>
        </w:rPr>
        <mc:AlternateContent>
          <mc:Choice Requires="wps">
            <w:drawing>
              <wp:anchor distT="45720" distB="45720" distL="114300" distR="114300" simplePos="0" relativeHeight="251817984" behindDoc="1" locked="0" layoutInCell="1" allowOverlap="1" wp14:anchorId="3A2DBDEB" wp14:editId="7E9A310D">
                <wp:simplePos x="0" y="0"/>
                <wp:positionH relativeFrom="column">
                  <wp:posOffset>-153035</wp:posOffset>
                </wp:positionH>
                <wp:positionV relativeFrom="paragraph">
                  <wp:posOffset>366395</wp:posOffset>
                </wp:positionV>
                <wp:extent cx="5095875" cy="4476750"/>
                <wp:effectExtent l="0" t="0" r="9525" b="0"/>
                <wp:wrapTopAndBottom/>
                <wp:docPr id="2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095875" cy="4476750"/>
                        </a:xfrm>
                        <a:prstGeom prst="rect">
                          <a:avLst/>
                        </a:prstGeom>
                        <a:solidFill>
                          <a:schemeClr val="accent2">
                            <a:lumMod val="20000"/>
                            <a:lumOff val="80000"/>
                          </a:schemeClr>
                        </a:solidFill>
                        <a:ln w="9525">
                          <a:noFill/>
                          <a:miter lim="800000"/>
                          <a:headEnd/>
                          <a:tailEnd/>
                        </a:ln>
                      </wps:spPr>
                      <wps:txbx>
                        <w:txbxContent>
                          <w:p w14:paraId="7FAC8D5C"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FF"/>
                                <w:sz w:val="19"/>
                                <w:szCs w:val="19"/>
                              </w:rPr>
                              <w:t>public</w:t>
                            </w:r>
                            <w:r>
                              <w:rPr>
                                <w:rFonts w:ascii="Cascadia Mono" w:eastAsiaTheme="minorEastAsia" w:hAnsi="Cascadia Mono" w:cs="Cascadia Mono"/>
                                <w:color w:val="000000"/>
                                <w:sz w:val="19"/>
                                <w:szCs w:val="19"/>
                              </w:rPr>
                              <w:t xml:space="preserve"> </w:t>
                            </w:r>
                            <w:proofErr w:type="spellStart"/>
                            <w:proofErr w:type="gramStart"/>
                            <w:r>
                              <w:rPr>
                                <w:rFonts w:ascii="Cascadia Mono" w:eastAsiaTheme="minorEastAsia" w:hAnsi="Cascadia Mono" w:cs="Cascadia Mono"/>
                                <w:color w:val="2B91AF"/>
                                <w:sz w:val="19"/>
                                <w:szCs w:val="19"/>
                              </w:rPr>
                              <w:t>DtoGraph</w:t>
                            </w:r>
                            <w:proofErr w:type="spellEnd"/>
                            <w:r>
                              <w:rPr>
                                <w:rFonts w:ascii="Cascadia Mono" w:eastAsiaTheme="minorEastAsia" w:hAnsi="Cascadia Mono" w:cs="Cascadia Mono"/>
                                <w:color w:val="000000"/>
                                <w:sz w:val="19"/>
                                <w:szCs w:val="19"/>
                              </w:rPr>
                              <w:t>(</w:t>
                            </w:r>
                            <w:proofErr w:type="gramEnd"/>
                            <w:r>
                              <w:rPr>
                                <w:rFonts w:ascii="Cascadia Mono" w:eastAsiaTheme="minorEastAsia" w:hAnsi="Cascadia Mono" w:cs="Cascadia Mono"/>
                                <w:color w:val="000000"/>
                                <w:sz w:val="19"/>
                                <w:szCs w:val="19"/>
                              </w:rPr>
                              <w:t>Graphs g)</w:t>
                            </w:r>
                          </w:p>
                          <w:p w14:paraId="19B7F49E"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w:t>
                            </w:r>
                          </w:p>
                          <w:p w14:paraId="412FFDFB"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w:t>
                            </w:r>
                            <w:proofErr w:type="spellStart"/>
                            <w:r>
                              <w:rPr>
                                <w:rFonts w:ascii="Cascadia Mono" w:eastAsiaTheme="minorEastAsia" w:hAnsi="Cascadia Mono" w:cs="Cascadia Mono"/>
                                <w:color w:val="000000"/>
                                <w:sz w:val="19"/>
                                <w:szCs w:val="19"/>
                              </w:rPr>
                              <w:t>graphCode</w:t>
                            </w:r>
                            <w:proofErr w:type="spellEnd"/>
                            <w:r>
                              <w:rPr>
                                <w:rFonts w:ascii="Cascadia Mono" w:eastAsiaTheme="minorEastAsia" w:hAnsi="Cascadia Mono" w:cs="Cascadia Mono"/>
                                <w:color w:val="000000"/>
                                <w:sz w:val="19"/>
                                <w:szCs w:val="19"/>
                              </w:rPr>
                              <w:t xml:space="preserve"> = (</w:t>
                            </w:r>
                            <w:r>
                              <w:rPr>
                                <w:rFonts w:ascii="Cascadia Mono" w:eastAsiaTheme="minorEastAsia" w:hAnsi="Cascadia Mono" w:cs="Cascadia Mono"/>
                                <w:color w:val="0000FF"/>
                                <w:sz w:val="19"/>
                                <w:szCs w:val="19"/>
                              </w:rPr>
                              <w:t>long</w:t>
                            </w:r>
                            <w:r>
                              <w:rPr>
                                <w:rFonts w:ascii="Cascadia Mono" w:eastAsiaTheme="minorEastAsia" w:hAnsi="Cascadia Mono" w:cs="Cascadia Mono"/>
                                <w:color w:val="000000"/>
                                <w:sz w:val="19"/>
                                <w:szCs w:val="19"/>
                              </w:rPr>
                              <w:t>)</w:t>
                            </w:r>
                            <w:proofErr w:type="spellStart"/>
                            <w:proofErr w:type="gramStart"/>
                            <w:r>
                              <w:rPr>
                                <w:rFonts w:ascii="Cascadia Mono" w:eastAsiaTheme="minorEastAsia" w:hAnsi="Cascadia Mono" w:cs="Cascadia Mono"/>
                                <w:color w:val="000000"/>
                                <w:sz w:val="19"/>
                                <w:szCs w:val="19"/>
                              </w:rPr>
                              <w:t>g.graphCode</w:t>
                            </w:r>
                            <w:proofErr w:type="spellEnd"/>
                            <w:proofErr w:type="gramEnd"/>
                            <w:r>
                              <w:rPr>
                                <w:rFonts w:ascii="Cascadia Mono" w:eastAsiaTheme="minorEastAsia" w:hAnsi="Cascadia Mono" w:cs="Cascadia Mono"/>
                                <w:color w:val="000000"/>
                                <w:sz w:val="19"/>
                                <w:szCs w:val="19"/>
                              </w:rPr>
                              <w:t>;</w:t>
                            </w:r>
                          </w:p>
                          <w:p w14:paraId="692F62F1"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w:t>
                            </w:r>
                            <w:proofErr w:type="spellStart"/>
                            <w:r>
                              <w:rPr>
                                <w:rFonts w:ascii="Cascadia Mono" w:eastAsiaTheme="minorEastAsia" w:hAnsi="Cascadia Mono" w:cs="Cascadia Mono"/>
                                <w:color w:val="000000"/>
                                <w:sz w:val="19"/>
                                <w:szCs w:val="19"/>
                              </w:rPr>
                              <w:t>graphString</w:t>
                            </w:r>
                            <w:proofErr w:type="spellEnd"/>
                            <w:r>
                              <w:rPr>
                                <w:rFonts w:ascii="Cascadia Mono" w:eastAsiaTheme="minorEastAsia" w:hAnsi="Cascadia Mono" w:cs="Cascadia Mono"/>
                                <w:color w:val="000000"/>
                                <w:sz w:val="19"/>
                                <w:szCs w:val="19"/>
                              </w:rPr>
                              <w:t xml:space="preserve"> = </w:t>
                            </w:r>
                            <w:proofErr w:type="spellStart"/>
                            <w:proofErr w:type="gramStart"/>
                            <w:r>
                              <w:rPr>
                                <w:rFonts w:ascii="Cascadia Mono" w:eastAsiaTheme="minorEastAsia" w:hAnsi="Cascadia Mono" w:cs="Cascadia Mono"/>
                                <w:color w:val="000000"/>
                                <w:sz w:val="19"/>
                                <w:szCs w:val="19"/>
                              </w:rPr>
                              <w:t>g.graphString</w:t>
                            </w:r>
                            <w:proofErr w:type="spellEnd"/>
                            <w:proofErr w:type="gramEnd"/>
                            <w:r>
                              <w:rPr>
                                <w:rFonts w:ascii="Cascadia Mono" w:eastAsiaTheme="minorEastAsia" w:hAnsi="Cascadia Mono" w:cs="Cascadia Mono"/>
                                <w:color w:val="000000"/>
                                <w:sz w:val="19"/>
                                <w:szCs w:val="19"/>
                              </w:rPr>
                              <w:t>;</w:t>
                            </w:r>
                          </w:p>
                          <w:p w14:paraId="59F3B2CE"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w:t>
                            </w:r>
                            <w:proofErr w:type="spellStart"/>
                            <w:r>
                              <w:rPr>
                                <w:rFonts w:ascii="Cascadia Mono" w:eastAsiaTheme="minorEastAsia" w:hAnsi="Cascadia Mono" w:cs="Cascadia Mono"/>
                                <w:color w:val="000000"/>
                                <w:sz w:val="19"/>
                                <w:szCs w:val="19"/>
                              </w:rPr>
                              <w:t>userCode</w:t>
                            </w:r>
                            <w:proofErr w:type="spellEnd"/>
                            <w:r>
                              <w:rPr>
                                <w:rFonts w:ascii="Cascadia Mono" w:eastAsiaTheme="minorEastAsia" w:hAnsi="Cascadia Mono" w:cs="Cascadia Mono"/>
                                <w:color w:val="000000"/>
                                <w:sz w:val="19"/>
                                <w:szCs w:val="19"/>
                              </w:rPr>
                              <w:t xml:space="preserve"> = (</w:t>
                            </w:r>
                            <w:r>
                              <w:rPr>
                                <w:rFonts w:ascii="Cascadia Mono" w:eastAsiaTheme="minorEastAsia" w:hAnsi="Cascadia Mono" w:cs="Cascadia Mono"/>
                                <w:color w:val="0000FF"/>
                                <w:sz w:val="19"/>
                                <w:szCs w:val="19"/>
                              </w:rPr>
                              <w:t>long</w:t>
                            </w:r>
                            <w:r>
                              <w:rPr>
                                <w:rFonts w:ascii="Cascadia Mono" w:eastAsiaTheme="minorEastAsia" w:hAnsi="Cascadia Mono" w:cs="Cascadia Mono"/>
                                <w:color w:val="000000"/>
                                <w:sz w:val="19"/>
                                <w:szCs w:val="19"/>
                              </w:rPr>
                              <w:t>)</w:t>
                            </w:r>
                            <w:proofErr w:type="spellStart"/>
                            <w:proofErr w:type="gramStart"/>
                            <w:r>
                              <w:rPr>
                                <w:rFonts w:ascii="Cascadia Mono" w:eastAsiaTheme="minorEastAsia" w:hAnsi="Cascadia Mono" w:cs="Cascadia Mono"/>
                                <w:color w:val="000000"/>
                                <w:sz w:val="19"/>
                                <w:szCs w:val="19"/>
                              </w:rPr>
                              <w:t>g.userCode</w:t>
                            </w:r>
                            <w:proofErr w:type="spellEnd"/>
                            <w:proofErr w:type="gramEnd"/>
                            <w:r>
                              <w:rPr>
                                <w:rFonts w:ascii="Cascadia Mono" w:eastAsiaTheme="minorEastAsia" w:hAnsi="Cascadia Mono" w:cs="Cascadia Mono"/>
                                <w:color w:val="000000"/>
                                <w:sz w:val="19"/>
                                <w:szCs w:val="19"/>
                              </w:rPr>
                              <w:t>;</w:t>
                            </w:r>
                          </w:p>
                          <w:p w14:paraId="751F8151"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w:t>
                            </w:r>
                            <w:proofErr w:type="spellStart"/>
                            <w:r>
                              <w:rPr>
                                <w:rFonts w:ascii="Cascadia Mono" w:eastAsiaTheme="minorEastAsia" w:hAnsi="Cascadia Mono" w:cs="Cascadia Mono"/>
                                <w:color w:val="000000"/>
                                <w:sz w:val="19"/>
                                <w:szCs w:val="19"/>
                              </w:rPr>
                              <w:t>creationDate</w:t>
                            </w:r>
                            <w:proofErr w:type="spellEnd"/>
                            <w:r>
                              <w:rPr>
                                <w:rFonts w:ascii="Cascadia Mono" w:eastAsiaTheme="minorEastAsia" w:hAnsi="Cascadia Mono" w:cs="Cascadia Mono"/>
                                <w:color w:val="000000"/>
                                <w:sz w:val="19"/>
                                <w:szCs w:val="19"/>
                              </w:rPr>
                              <w:t xml:space="preserve"> = (</w:t>
                            </w:r>
                            <w:proofErr w:type="spellStart"/>
                            <w:r>
                              <w:rPr>
                                <w:rFonts w:ascii="Cascadia Mono" w:eastAsiaTheme="minorEastAsia" w:hAnsi="Cascadia Mono" w:cs="Cascadia Mono"/>
                                <w:color w:val="000000"/>
                                <w:sz w:val="19"/>
                                <w:szCs w:val="19"/>
                              </w:rPr>
                              <w:t>DateTime</w:t>
                            </w:r>
                            <w:proofErr w:type="spellEnd"/>
                            <w:r>
                              <w:rPr>
                                <w:rFonts w:ascii="Cascadia Mono" w:eastAsiaTheme="minorEastAsia" w:hAnsi="Cascadia Mono" w:cs="Cascadia Mono"/>
                                <w:color w:val="000000"/>
                                <w:sz w:val="19"/>
                                <w:szCs w:val="19"/>
                              </w:rPr>
                              <w:t>)</w:t>
                            </w:r>
                            <w:proofErr w:type="spellStart"/>
                            <w:proofErr w:type="gramStart"/>
                            <w:r>
                              <w:rPr>
                                <w:rFonts w:ascii="Cascadia Mono" w:eastAsiaTheme="minorEastAsia" w:hAnsi="Cascadia Mono" w:cs="Cascadia Mono"/>
                                <w:color w:val="000000"/>
                                <w:sz w:val="19"/>
                                <w:szCs w:val="19"/>
                              </w:rPr>
                              <w:t>g.creationDate</w:t>
                            </w:r>
                            <w:proofErr w:type="spellEnd"/>
                            <w:proofErr w:type="gramEnd"/>
                            <w:r>
                              <w:rPr>
                                <w:rFonts w:ascii="Cascadia Mono" w:eastAsiaTheme="minorEastAsia" w:hAnsi="Cascadia Mono" w:cs="Cascadia Mono"/>
                                <w:color w:val="000000"/>
                                <w:sz w:val="19"/>
                                <w:szCs w:val="19"/>
                              </w:rPr>
                              <w:t>;</w:t>
                            </w:r>
                          </w:p>
                          <w:p w14:paraId="54B103A0" w14:textId="37B5AD0D"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w:t>
                            </w:r>
                          </w:p>
                          <w:p w14:paraId="4FBC96BA" w14:textId="6EDEEF43" w:rsidR="0013421D" w:rsidRDefault="0013421D" w:rsidP="008F2EE5">
                            <w:pPr>
                              <w:autoSpaceDE w:val="0"/>
                              <w:autoSpaceDN w:val="0"/>
                              <w:adjustRightInd w:val="0"/>
                              <w:rPr>
                                <w:rFonts w:ascii="Cascadia Mono" w:eastAsiaTheme="minorEastAsia" w:hAnsi="Cascadia Mono" w:cs="Cascadia Mono"/>
                                <w:color w:val="000000"/>
                                <w:sz w:val="19"/>
                                <w:szCs w:val="19"/>
                              </w:rPr>
                            </w:pPr>
                          </w:p>
                          <w:p w14:paraId="798DD632" w14:textId="77777777" w:rsidR="0013421D" w:rsidRDefault="0013421D" w:rsidP="008F2EE5">
                            <w:pPr>
                              <w:autoSpaceDE w:val="0"/>
                              <w:autoSpaceDN w:val="0"/>
                              <w:adjustRightInd w:val="0"/>
                              <w:rPr>
                                <w:rFonts w:ascii="Cascadia Mono" w:eastAsiaTheme="minorEastAsia" w:hAnsi="Cascadia Mono" w:cs="Cascadia Mono"/>
                                <w:color w:val="000000"/>
                                <w:sz w:val="19"/>
                                <w:szCs w:val="19"/>
                              </w:rPr>
                            </w:pPr>
                          </w:p>
                          <w:p w14:paraId="25E4ED10" w14:textId="515F3BEB" w:rsidR="008F2EE5" w:rsidRDefault="008F2EE5" w:rsidP="0013421D">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FF"/>
                                <w:sz w:val="19"/>
                                <w:szCs w:val="19"/>
                              </w:rPr>
                              <w:t>public</w:t>
                            </w:r>
                            <w:r>
                              <w:rPr>
                                <w:rFonts w:ascii="Cascadia Mono" w:eastAsiaTheme="minorEastAsia" w:hAnsi="Cascadia Mono" w:cs="Cascadia Mono"/>
                                <w:color w:val="000000"/>
                                <w:sz w:val="19"/>
                                <w:szCs w:val="19"/>
                              </w:rPr>
                              <w:t xml:space="preserve"> </w:t>
                            </w:r>
                            <w:r>
                              <w:rPr>
                                <w:rFonts w:ascii="Cascadia Mono" w:eastAsiaTheme="minorEastAsia" w:hAnsi="Cascadia Mono" w:cs="Cascadia Mono"/>
                                <w:color w:val="0000FF"/>
                                <w:sz w:val="19"/>
                                <w:szCs w:val="19"/>
                              </w:rPr>
                              <w:t>static</w:t>
                            </w:r>
                            <w:r>
                              <w:rPr>
                                <w:rFonts w:ascii="Cascadia Mono" w:eastAsiaTheme="minorEastAsia" w:hAnsi="Cascadia Mono" w:cs="Cascadia Mono"/>
                                <w:color w:val="000000"/>
                                <w:sz w:val="19"/>
                                <w:szCs w:val="19"/>
                              </w:rPr>
                              <w:t xml:space="preserve"> List&lt;</w:t>
                            </w:r>
                            <w:proofErr w:type="spellStart"/>
                            <w:r>
                              <w:rPr>
                                <w:rFonts w:ascii="Cascadia Mono" w:eastAsiaTheme="minorEastAsia" w:hAnsi="Cascadia Mono" w:cs="Cascadia Mono"/>
                                <w:color w:val="000000"/>
                                <w:sz w:val="19"/>
                                <w:szCs w:val="19"/>
                              </w:rPr>
                              <w:t>DtoGraph</w:t>
                            </w:r>
                            <w:proofErr w:type="spellEnd"/>
                            <w:r>
                              <w:rPr>
                                <w:rFonts w:ascii="Cascadia Mono" w:eastAsiaTheme="minorEastAsia" w:hAnsi="Cascadia Mono" w:cs="Cascadia Mono"/>
                                <w:color w:val="000000"/>
                                <w:sz w:val="19"/>
                                <w:szCs w:val="19"/>
                              </w:rPr>
                              <w:t xml:space="preserve">&gt; </w:t>
                            </w:r>
                            <w:proofErr w:type="spellStart"/>
                            <w:proofErr w:type="gramStart"/>
                            <w:r>
                              <w:rPr>
                                <w:rFonts w:ascii="Cascadia Mono" w:eastAsiaTheme="minorEastAsia" w:hAnsi="Cascadia Mono" w:cs="Cascadia Mono"/>
                                <w:color w:val="000000"/>
                                <w:sz w:val="19"/>
                                <w:szCs w:val="19"/>
                              </w:rPr>
                              <w:t>DTOtoList</w:t>
                            </w:r>
                            <w:proofErr w:type="spellEnd"/>
                            <w:r>
                              <w:rPr>
                                <w:rFonts w:ascii="Cascadia Mono" w:eastAsiaTheme="minorEastAsia" w:hAnsi="Cascadia Mono" w:cs="Cascadia Mono"/>
                                <w:color w:val="000000"/>
                                <w:sz w:val="19"/>
                                <w:szCs w:val="19"/>
                              </w:rPr>
                              <w:t>(</w:t>
                            </w:r>
                            <w:proofErr w:type="gramEnd"/>
                            <w:r>
                              <w:rPr>
                                <w:rFonts w:ascii="Cascadia Mono" w:eastAsiaTheme="minorEastAsia" w:hAnsi="Cascadia Mono" w:cs="Cascadia Mono"/>
                                <w:color w:val="000000"/>
                                <w:sz w:val="19"/>
                                <w:szCs w:val="19"/>
                              </w:rPr>
                              <w:t>List&lt;Graphs&gt; list)</w:t>
                            </w:r>
                          </w:p>
                          <w:p w14:paraId="5A6753C8"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w:t>
                            </w:r>
                          </w:p>
                          <w:p w14:paraId="4905F8BF"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List&lt;</w:t>
                            </w:r>
                            <w:proofErr w:type="spellStart"/>
                            <w:r>
                              <w:rPr>
                                <w:rFonts w:ascii="Cascadia Mono" w:eastAsiaTheme="minorEastAsia" w:hAnsi="Cascadia Mono" w:cs="Cascadia Mono"/>
                                <w:color w:val="000000"/>
                                <w:sz w:val="19"/>
                                <w:szCs w:val="19"/>
                              </w:rPr>
                              <w:t>DtoGraph</w:t>
                            </w:r>
                            <w:proofErr w:type="spellEnd"/>
                            <w:r>
                              <w:rPr>
                                <w:rFonts w:ascii="Cascadia Mono" w:eastAsiaTheme="minorEastAsia" w:hAnsi="Cascadia Mono" w:cs="Cascadia Mono"/>
                                <w:color w:val="000000"/>
                                <w:sz w:val="19"/>
                                <w:szCs w:val="19"/>
                              </w:rPr>
                              <w:t xml:space="preserve">&gt; </w:t>
                            </w:r>
                            <w:proofErr w:type="spellStart"/>
                            <w:r>
                              <w:rPr>
                                <w:rFonts w:ascii="Cascadia Mono" w:eastAsiaTheme="minorEastAsia" w:hAnsi="Cascadia Mono" w:cs="Cascadia Mono"/>
                                <w:color w:val="000000"/>
                                <w:sz w:val="19"/>
                                <w:szCs w:val="19"/>
                              </w:rPr>
                              <w:t>DTOlist</w:t>
                            </w:r>
                            <w:proofErr w:type="spellEnd"/>
                            <w:r>
                              <w:rPr>
                                <w:rFonts w:ascii="Cascadia Mono" w:eastAsiaTheme="minorEastAsia" w:hAnsi="Cascadia Mono" w:cs="Cascadia Mono"/>
                                <w:color w:val="000000"/>
                                <w:sz w:val="19"/>
                                <w:szCs w:val="19"/>
                              </w:rPr>
                              <w:t xml:space="preserve"> = </w:t>
                            </w:r>
                            <w:r>
                              <w:rPr>
                                <w:rFonts w:ascii="Cascadia Mono" w:eastAsiaTheme="minorEastAsia" w:hAnsi="Cascadia Mono" w:cs="Cascadia Mono"/>
                                <w:color w:val="0000FF"/>
                                <w:sz w:val="19"/>
                                <w:szCs w:val="19"/>
                              </w:rPr>
                              <w:t>new</w:t>
                            </w:r>
                            <w:r>
                              <w:rPr>
                                <w:rFonts w:ascii="Cascadia Mono" w:eastAsiaTheme="minorEastAsia" w:hAnsi="Cascadia Mono" w:cs="Cascadia Mono"/>
                                <w:color w:val="000000"/>
                                <w:sz w:val="19"/>
                                <w:szCs w:val="19"/>
                              </w:rPr>
                              <w:t xml:space="preserve"> List&lt;</w:t>
                            </w:r>
                            <w:proofErr w:type="spellStart"/>
                            <w:r>
                              <w:rPr>
                                <w:rFonts w:ascii="Cascadia Mono" w:eastAsiaTheme="minorEastAsia" w:hAnsi="Cascadia Mono" w:cs="Cascadia Mono"/>
                                <w:color w:val="000000"/>
                                <w:sz w:val="19"/>
                                <w:szCs w:val="19"/>
                              </w:rPr>
                              <w:t>DtoGraph</w:t>
                            </w:r>
                            <w:proofErr w:type="spellEnd"/>
                            <w:proofErr w:type="gramStart"/>
                            <w:r>
                              <w:rPr>
                                <w:rFonts w:ascii="Cascadia Mono" w:eastAsiaTheme="minorEastAsia" w:hAnsi="Cascadia Mono" w:cs="Cascadia Mono"/>
                                <w:color w:val="000000"/>
                                <w:sz w:val="19"/>
                                <w:szCs w:val="19"/>
                              </w:rPr>
                              <w:t>&gt;(</w:t>
                            </w:r>
                            <w:proofErr w:type="gramEnd"/>
                            <w:r>
                              <w:rPr>
                                <w:rFonts w:ascii="Cascadia Mono" w:eastAsiaTheme="minorEastAsia" w:hAnsi="Cascadia Mono" w:cs="Cascadia Mono"/>
                                <w:color w:val="000000"/>
                                <w:sz w:val="19"/>
                                <w:szCs w:val="19"/>
                              </w:rPr>
                              <w:t>);</w:t>
                            </w:r>
                          </w:p>
                          <w:p w14:paraId="0524901B"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w:t>
                            </w:r>
                            <w:r>
                              <w:rPr>
                                <w:rFonts w:ascii="Cascadia Mono" w:eastAsiaTheme="minorEastAsia" w:hAnsi="Cascadia Mono" w:cs="Cascadia Mono"/>
                                <w:color w:val="0000FF"/>
                                <w:sz w:val="19"/>
                                <w:szCs w:val="19"/>
                              </w:rPr>
                              <w:t>foreach</w:t>
                            </w:r>
                            <w:r>
                              <w:rPr>
                                <w:rFonts w:ascii="Cascadia Mono" w:eastAsiaTheme="minorEastAsia" w:hAnsi="Cascadia Mono" w:cs="Cascadia Mono"/>
                                <w:color w:val="000000"/>
                                <w:sz w:val="19"/>
                                <w:szCs w:val="19"/>
                              </w:rPr>
                              <w:t xml:space="preserve"> (var g </w:t>
                            </w:r>
                            <w:r>
                              <w:rPr>
                                <w:rFonts w:ascii="Cascadia Mono" w:eastAsiaTheme="minorEastAsia" w:hAnsi="Cascadia Mono" w:cs="Cascadia Mono"/>
                                <w:color w:val="0000FF"/>
                                <w:sz w:val="19"/>
                                <w:szCs w:val="19"/>
                              </w:rPr>
                              <w:t>in</w:t>
                            </w:r>
                            <w:r>
                              <w:rPr>
                                <w:rFonts w:ascii="Cascadia Mono" w:eastAsiaTheme="minorEastAsia" w:hAnsi="Cascadia Mono" w:cs="Cascadia Mono"/>
                                <w:color w:val="000000"/>
                                <w:sz w:val="19"/>
                                <w:szCs w:val="19"/>
                              </w:rPr>
                              <w:t xml:space="preserve"> list)</w:t>
                            </w:r>
                          </w:p>
                          <w:p w14:paraId="66B911AE"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w:t>
                            </w:r>
                          </w:p>
                          <w:p w14:paraId="64E8310D"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w:t>
                            </w:r>
                            <w:proofErr w:type="spellStart"/>
                            <w:r>
                              <w:rPr>
                                <w:rFonts w:ascii="Cascadia Mono" w:eastAsiaTheme="minorEastAsia" w:hAnsi="Cascadia Mono" w:cs="Cascadia Mono"/>
                                <w:color w:val="000000"/>
                                <w:sz w:val="19"/>
                                <w:szCs w:val="19"/>
                              </w:rPr>
                              <w:t>DTOlist.Add</w:t>
                            </w:r>
                            <w:proofErr w:type="spellEnd"/>
                            <w:r>
                              <w:rPr>
                                <w:rFonts w:ascii="Cascadia Mono" w:eastAsiaTheme="minorEastAsia" w:hAnsi="Cascadia Mono" w:cs="Cascadia Mono"/>
                                <w:color w:val="000000"/>
                                <w:sz w:val="19"/>
                                <w:szCs w:val="19"/>
                              </w:rPr>
                              <w:t>(</w:t>
                            </w:r>
                            <w:r>
                              <w:rPr>
                                <w:rFonts w:ascii="Cascadia Mono" w:eastAsiaTheme="minorEastAsia" w:hAnsi="Cascadia Mono" w:cs="Cascadia Mono"/>
                                <w:color w:val="0000FF"/>
                                <w:sz w:val="19"/>
                                <w:szCs w:val="19"/>
                              </w:rPr>
                              <w:t>new</w:t>
                            </w:r>
                            <w:r>
                              <w:rPr>
                                <w:rFonts w:ascii="Cascadia Mono" w:eastAsiaTheme="minorEastAsia" w:hAnsi="Cascadia Mono" w:cs="Cascadia Mono"/>
                                <w:color w:val="000000"/>
                                <w:sz w:val="19"/>
                                <w:szCs w:val="19"/>
                              </w:rPr>
                              <w:t xml:space="preserve"> </w:t>
                            </w:r>
                            <w:proofErr w:type="spellStart"/>
                            <w:r>
                              <w:rPr>
                                <w:rFonts w:ascii="Cascadia Mono" w:eastAsiaTheme="minorEastAsia" w:hAnsi="Cascadia Mono" w:cs="Cascadia Mono"/>
                                <w:color w:val="000000"/>
                                <w:sz w:val="19"/>
                                <w:szCs w:val="19"/>
                              </w:rPr>
                              <w:t>DtoGraph</w:t>
                            </w:r>
                            <w:proofErr w:type="spellEnd"/>
                            <w:r>
                              <w:rPr>
                                <w:rFonts w:ascii="Cascadia Mono" w:eastAsiaTheme="minorEastAsia" w:hAnsi="Cascadia Mono" w:cs="Cascadia Mono"/>
                                <w:color w:val="000000"/>
                                <w:sz w:val="19"/>
                                <w:szCs w:val="19"/>
                              </w:rPr>
                              <w:t>(g));</w:t>
                            </w:r>
                          </w:p>
                          <w:p w14:paraId="3AAEAEB1"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w:t>
                            </w:r>
                          </w:p>
                          <w:p w14:paraId="5A709683"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w:t>
                            </w:r>
                            <w:r>
                              <w:rPr>
                                <w:rFonts w:ascii="Cascadia Mono" w:eastAsiaTheme="minorEastAsia" w:hAnsi="Cascadia Mono" w:cs="Cascadia Mono"/>
                                <w:color w:val="0000FF"/>
                                <w:sz w:val="19"/>
                                <w:szCs w:val="19"/>
                              </w:rPr>
                              <w:t>return</w:t>
                            </w:r>
                            <w:r>
                              <w:rPr>
                                <w:rFonts w:ascii="Cascadia Mono" w:eastAsiaTheme="minorEastAsia" w:hAnsi="Cascadia Mono" w:cs="Cascadia Mono"/>
                                <w:color w:val="000000"/>
                                <w:sz w:val="19"/>
                                <w:szCs w:val="19"/>
                              </w:rPr>
                              <w:t xml:space="preserve"> </w:t>
                            </w:r>
                            <w:proofErr w:type="spellStart"/>
                            <w:r>
                              <w:rPr>
                                <w:rFonts w:ascii="Cascadia Mono" w:eastAsiaTheme="minorEastAsia" w:hAnsi="Cascadia Mono" w:cs="Cascadia Mono"/>
                                <w:color w:val="000000"/>
                                <w:sz w:val="19"/>
                                <w:szCs w:val="19"/>
                              </w:rPr>
                              <w:t>DTOlist</w:t>
                            </w:r>
                            <w:proofErr w:type="spellEnd"/>
                            <w:r>
                              <w:rPr>
                                <w:rFonts w:ascii="Cascadia Mono" w:eastAsiaTheme="minorEastAsia" w:hAnsi="Cascadia Mono" w:cs="Cascadia Mono"/>
                                <w:color w:val="000000"/>
                                <w:sz w:val="19"/>
                                <w:szCs w:val="19"/>
                              </w:rPr>
                              <w:t>;</w:t>
                            </w:r>
                          </w:p>
                          <w:p w14:paraId="2C4B141B"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w:t>
                            </w:r>
                          </w:p>
                          <w:p w14:paraId="574F1497"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p>
                          <w:p w14:paraId="0FD5DB52" w14:textId="0BCE259A"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FF"/>
                                <w:sz w:val="19"/>
                                <w:szCs w:val="19"/>
                              </w:rPr>
                              <w:t>public</w:t>
                            </w:r>
                            <w:r>
                              <w:rPr>
                                <w:rFonts w:ascii="Cascadia Mono" w:eastAsiaTheme="minorEastAsia" w:hAnsi="Cascadia Mono" w:cs="Cascadia Mono"/>
                                <w:color w:val="000000"/>
                                <w:sz w:val="19"/>
                                <w:szCs w:val="19"/>
                              </w:rPr>
                              <w:t xml:space="preserve"> Graphs </w:t>
                            </w:r>
                            <w:proofErr w:type="spellStart"/>
                            <w:proofErr w:type="gramStart"/>
                            <w:r>
                              <w:rPr>
                                <w:rFonts w:ascii="Cascadia Mono" w:eastAsiaTheme="minorEastAsia" w:hAnsi="Cascadia Mono" w:cs="Cascadia Mono"/>
                                <w:color w:val="000000"/>
                                <w:sz w:val="19"/>
                                <w:szCs w:val="19"/>
                              </w:rPr>
                              <w:t>toTableEntity</w:t>
                            </w:r>
                            <w:proofErr w:type="spellEnd"/>
                            <w:r>
                              <w:rPr>
                                <w:rFonts w:ascii="Cascadia Mono" w:eastAsiaTheme="minorEastAsia" w:hAnsi="Cascadia Mono" w:cs="Cascadia Mono"/>
                                <w:color w:val="000000"/>
                                <w:sz w:val="19"/>
                                <w:szCs w:val="19"/>
                              </w:rPr>
                              <w:t>(</w:t>
                            </w:r>
                            <w:proofErr w:type="gramEnd"/>
                            <w:r>
                              <w:rPr>
                                <w:rFonts w:ascii="Cascadia Mono" w:eastAsiaTheme="minorEastAsia" w:hAnsi="Cascadia Mono" w:cs="Cascadia Mono"/>
                                <w:color w:val="000000"/>
                                <w:sz w:val="19"/>
                                <w:szCs w:val="19"/>
                              </w:rPr>
                              <w:t>)</w:t>
                            </w:r>
                          </w:p>
                          <w:p w14:paraId="1A4B92F0"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w:t>
                            </w:r>
                          </w:p>
                          <w:p w14:paraId="6050B2DD"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Graphs g = </w:t>
                            </w:r>
                            <w:r>
                              <w:rPr>
                                <w:rFonts w:ascii="Cascadia Mono" w:eastAsiaTheme="minorEastAsia" w:hAnsi="Cascadia Mono" w:cs="Cascadia Mono"/>
                                <w:color w:val="0000FF"/>
                                <w:sz w:val="19"/>
                                <w:szCs w:val="19"/>
                              </w:rPr>
                              <w:t>new</w:t>
                            </w:r>
                            <w:r>
                              <w:rPr>
                                <w:rFonts w:ascii="Cascadia Mono" w:eastAsiaTheme="minorEastAsia" w:hAnsi="Cascadia Mono" w:cs="Cascadia Mono"/>
                                <w:color w:val="000000"/>
                                <w:sz w:val="19"/>
                                <w:szCs w:val="19"/>
                              </w:rPr>
                              <w:t xml:space="preserve"> </w:t>
                            </w:r>
                            <w:proofErr w:type="gramStart"/>
                            <w:r>
                              <w:rPr>
                                <w:rFonts w:ascii="Cascadia Mono" w:eastAsiaTheme="minorEastAsia" w:hAnsi="Cascadia Mono" w:cs="Cascadia Mono"/>
                                <w:color w:val="000000"/>
                                <w:sz w:val="19"/>
                                <w:szCs w:val="19"/>
                              </w:rPr>
                              <w:t>Graphs(</w:t>
                            </w:r>
                            <w:proofErr w:type="gramEnd"/>
                            <w:r>
                              <w:rPr>
                                <w:rFonts w:ascii="Cascadia Mono" w:eastAsiaTheme="minorEastAsia" w:hAnsi="Cascadia Mono" w:cs="Cascadia Mono"/>
                                <w:color w:val="000000"/>
                                <w:sz w:val="19"/>
                                <w:szCs w:val="19"/>
                              </w:rPr>
                              <w:t>);</w:t>
                            </w:r>
                          </w:p>
                          <w:p w14:paraId="12EAB289"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w:t>
                            </w:r>
                            <w:proofErr w:type="spellStart"/>
                            <w:proofErr w:type="gramStart"/>
                            <w:r>
                              <w:rPr>
                                <w:rFonts w:ascii="Cascadia Mono" w:eastAsiaTheme="minorEastAsia" w:hAnsi="Cascadia Mono" w:cs="Cascadia Mono"/>
                                <w:color w:val="000000"/>
                                <w:sz w:val="19"/>
                                <w:szCs w:val="19"/>
                              </w:rPr>
                              <w:t>g.graphCode</w:t>
                            </w:r>
                            <w:proofErr w:type="spellEnd"/>
                            <w:proofErr w:type="gramEnd"/>
                            <w:r>
                              <w:rPr>
                                <w:rFonts w:ascii="Cascadia Mono" w:eastAsiaTheme="minorEastAsia" w:hAnsi="Cascadia Mono" w:cs="Cascadia Mono"/>
                                <w:color w:val="000000"/>
                                <w:sz w:val="19"/>
                                <w:szCs w:val="19"/>
                              </w:rPr>
                              <w:t xml:space="preserve"> = </w:t>
                            </w:r>
                            <w:proofErr w:type="spellStart"/>
                            <w:r>
                              <w:rPr>
                                <w:rFonts w:ascii="Cascadia Mono" w:eastAsiaTheme="minorEastAsia" w:hAnsi="Cascadia Mono" w:cs="Cascadia Mono"/>
                                <w:color w:val="000000"/>
                                <w:sz w:val="19"/>
                                <w:szCs w:val="19"/>
                              </w:rPr>
                              <w:t>graphCode</w:t>
                            </w:r>
                            <w:proofErr w:type="spellEnd"/>
                            <w:r>
                              <w:rPr>
                                <w:rFonts w:ascii="Cascadia Mono" w:eastAsiaTheme="minorEastAsia" w:hAnsi="Cascadia Mono" w:cs="Cascadia Mono"/>
                                <w:color w:val="000000"/>
                                <w:sz w:val="19"/>
                                <w:szCs w:val="19"/>
                              </w:rPr>
                              <w:t>;</w:t>
                            </w:r>
                          </w:p>
                          <w:p w14:paraId="50CFFAF9"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w:t>
                            </w:r>
                            <w:proofErr w:type="spellStart"/>
                            <w:proofErr w:type="gramStart"/>
                            <w:r>
                              <w:rPr>
                                <w:rFonts w:ascii="Cascadia Mono" w:eastAsiaTheme="minorEastAsia" w:hAnsi="Cascadia Mono" w:cs="Cascadia Mono"/>
                                <w:color w:val="000000"/>
                                <w:sz w:val="19"/>
                                <w:szCs w:val="19"/>
                              </w:rPr>
                              <w:t>g.graphString</w:t>
                            </w:r>
                            <w:proofErr w:type="spellEnd"/>
                            <w:proofErr w:type="gramEnd"/>
                            <w:r>
                              <w:rPr>
                                <w:rFonts w:ascii="Cascadia Mono" w:eastAsiaTheme="minorEastAsia" w:hAnsi="Cascadia Mono" w:cs="Cascadia Mono"/>
                                <w:color w:val="000000"/>
                                <w:sz w:val="19"/>
                                <w:szCs w:val="19"/>
                              </w:rPr>
                              <w:t xml:space="preserve"> = </w:t>
                            </w:r>
                            <w:proofErr w:type="spellStart"/>
                            <w:r>
                              <w:rPr>
                                <w:rFonts w:ascii="Cascadia Mono" w:eastAsiaTheme="minorEastAsia" w:hAnsi="Cascadia Mono" w:cs="Cascadia Mono"/>
                                <w:color w:val="000000"/>
                                <w:sz w:val="19"/>
                                <w:szCs w:val="19"/>
                              </w:rPr>
                              <w:t>graphString</w:t>
                            </w:r>
                            <w:proofErr w:type="spellEnd"/>
                            <w:r>
                              <w:rPr>
                                <w:rFonts w:ascii="Cascadia Mono" w:eastAsiaTheme="minorEastAsia" w:hAnsi="Cascadia Mono" w:cs="Cascadia Mono"/>
                                <w:color w:val="000000"/>
                                <w:sz w:val="19"/>
                                <w:szCs w:val="19"/>
                              </w:rPr>
                              <w:t>;</w:t>
                            </w:r>
                          </w:p>
                          <w:p w14:paraId="55DC0E0E"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w:t>
                            </w:r>
                            <w:proofErr w:type="spellStart"/>
                            <w:proofErr w:type="gramStart"/>
                            <w:r>
                              <w:rPr>
                                <w:rFonts w:ascii="Cascadia Mono" w:eastAsiaTheme="minorEastAsia" w:hAnsi="Cascadia Mono" w:cs="Cascadia Mono"/>
                                <w:color w:val="000000"/>
                                <w:sz w:val="19"/>
                                <w:szCs w:val="19"/>
                              </w:rPr>
                              <w:t>g.userCode</w:t>
                            </w:r>
                            <w:proofErr w:type="spellEnd"/>
                            <w:proofErr w:type="gramEnd"/>
                            <w:r>
                              <w:rPr>
                                <w:rFonts w:ascii="Cascadia Mono" w:eastAsiaTheme="minorEastAsia" w:hAnsi="Cascadia Mono" w:cs="Cascadia Mono"/>
                                <w:color w:val="000000"/>
                                <w:sz w:val="19"/>
                                <w:szCs w:val="19"/>
                              </w:rPr>
                              <w:t xml:space="preserve"> = </w:t>
                            </w:r>
                            <w:proofErr w:type="spellStart"/>
                            <w:r>
                              <w:rPr>
                                <w:rFonts w:ascii="Cascadia Mono" w:eastAsiaTheme="minorEastAsia" w:hAnsi="Cascadia Mono" w:cs="Cascadia Mono"/>
                                <w:color w:val="000000"/>
                                <w:sz w:val="19"/>
                                <w:szCs w:val="19"/>
                              </w:rPr>
                              <w:t>userCode</w:t>
                            </w:r>
                            <w:proofErr w:type="spellEnd"/>
                            <w:r>
                              <w:rPr>
                                <w:rFonts w:ascii="Cascadia Mono" w:eastAsiaTheme="minorEastAsia" w:hAnsi="Cascadia Mono" w:cs="Cascadia Mono"/>
                                <w:color w:val="000000"/>
                                <w:sz w:val="19"/>
                                <w:szCs w:val="19"/>
                              </w:rPr>
                              <w:t>;</w:t>
                            </w:r>
                          </w:p>
                          <w:p w14:paraId="761402A1"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w:t>
                            </w:r>
                            <w:proofErr w:type="spellStart"/>
                            <w:proofErr w:type="gramStart"/>
                            <w:r>
                              <w:rPr>
                                <w:rFonts w:ascii="Cascadia Mono" w:eastAsiaTheme="minorEastAsia" w:hAnsi="Cascadia Mono" w:cs="Cascadia Mono"/>
                                <w:color w:val="000000"/>
                                <w:sz w:val="19"/>
                                <w:szCs w:val="19"/>
                              </w:rPr>
                              <w:t>g.creationDate</w:t>
                            </w:r>
                            <w:proofErr w:type="spellEnd"/>
                            <w:proofErr w:type="gramEnd"/>
                            <w:r>
                              <w:rPr>
                                <w:rFonts w:ascii="Cascadia Mono" w:eastAsiaTheme="minorEastAsia" w:hAnsi="Cascadia Mono" w:cs="Cascadia Mono"/>
                                <w:color w:val="000000"/>
                                <w:sz w:val="19"/>
                                <w:szCs w:val="19"/>
                              </w:rPr>
                              <w:t xml:space="preserve"> = </w:t>
                            </w:r>
                            <w:proofErr w:type="spellStart"/>
                            <w:r>
                              <w:rPr>
                                <w:rFonts w:ascii="Cascadia Mono" w:eastAsiaTheme="minorEastAsia" w:hAnsi="Cascadia Mono" w:cs="Cascadia Mono"/>
                                <w:color w:val="000000"/>
                                <w:sz w:val="19"/>
                                <w:szCs w:val="19"/>
                              </w:rPr>
                              <w:t>creationDate</w:t>
                            </w:r>
                            <w:proofErr w:type="spellEnd"/>
                            <w:r>
                              <w:rPr>
                                <w:rFonts w:ascii="Cascadia Mono" w:eastAsiaTheme="minorEastAsia" w:hAnsi="Cascadia Mono" w:cs="Cascadia Mono"/>
                                <w:color w:val="000000"/>
                                <w:sz w:val="19"/>
                                <w:szCs w:val="19"/>
                              </w:rPr>
                              <w:t>;</w:t>
                            </w:r>
                          </w:p>
                          <w:p w14:paraId="78B5C8A1"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w:t>
                            </w:r>
                            <w:r>
                              <w:rPr>
                                <w:rFonts w:ascii="Cascadia Mono" w:eastAsiaTheme="minorEastAsia" w:hAnsi="Cascadia Mono" w:cs="Cascadia Mono"/>
                                <w:color w:val="0000FF"/>
                                <w:sz w:val="19"/>
                                <w:szCs w:val="19"/>
                              </w:rPr>
                              <w:t>return</w:t>
                            </w:r>
                            <w:r>
                              <w:rPr>
                                <w:rFonts w:ascii="Cascadia Mono" w:eastAsiaTheme="minorEastAsia" w:hAnsi="Cascadia Mono" w:cs="Cascadia Mono"/>
                                <w:color w:val="000000"/>
                                <w:sz w:val="19"/>
                                <w:szCs w:val="19"/>
                              </w:rPr>
                              <w:t xml:space="preserve"> g;</w:t>
                            </w:r>
                          </w:p>
                          <w:p w14:paraId="70DEC94A" w14:textId="3481B85C" w:rsidR="008F2EE5" w:rsidRPr="0013421D" w:rsidRDefault="008F2EE5" w:rsidP="008F2EE5">
                            <w:pPr>
                              <w:bidi/>
                              <w:spacing w:before="240" w:after="240" w:line="360" w:lineRule="auto"/>
                              <w:jc w:val="both"/>
                              <w:rPr>
                                <w:rFonts w:ascii="Tahoma" w:hAnsi="Tahoma" w:cstheme="minorBidi"/>
                                <w:sz w:val="22"/>
                                <w:szCs w:val="22"/>
                                <w:rtl/>
                              </w:rPr>
                            </w:pPr>
                            <w:r>
                              <w:rPr>
                                <w:rFonts w:ascii="Cascadia Mono" w:eastAsiaTheme="minorEastAsia" w:hAnsi="Cascadia Mono" w:cs="Cascadia Mono"/>
                                <w:color w:val="000000"/>
                                <w:sz w:val="19"/>
                                <w:szCs w:val="19"/>
                              </w:rPr>
                              <w:t xml:space="preserve">        </w:t>
                            </w:r>
                            <w:r>
                              <w:rPr>
                                <w:rFonts w:ascii="Cascadia Mono" w:eastAsiaTheme="minorEastAsia" w:hAnsi="Cascadia Mono" w:cs="Cascadia Mono"/>
                                <w:color w:val="000000"/>
                                <w:sz w:val="19"/>
                                <w:szCs w:val="19"/>
                              </w:rPr>
                              <w:tab/>
                            </w:r>
                            <w:r>
                              <w:rPr>
                                <w:rFonts w:ascii="Cascadia Mono" w:eastAsiaTheme="minorEastAsia" w:hAnsi="Cascadia Mono" w:cs="Cascadia Mono"/>
                                <w:color w:val="000000"/>
                                <w:sz w:val="19"/>
                                <w:szCs w:val="19"/>
                              </w:rPr>
                              <w:tab/>
                            </w:r>
                            <w:r>
                              <w:rPr>
                                <w:rFonts w:ascii="Cascadia Mono" w:eastAsiaTheme="minorEastAsia" w:hAnsi="Cascadia Mono" w:cs="Cascadia Mono"/>
                                <w:color w:val="000000"/>
                                <w:sz w:val="19"/>
                                <w:szCs w:val="19"/>
                              </w:rPr>
                              <w:tab/>
                            </w:r>
                            <w:r>
                              <w:rPr>
                                <w:rFonts w:ascii="Cascadia Mono" w:eastAsiaTheme="minorEastAsia" w:hAnsi="Cascadia Mono" w:cs="Cascadia Mono"/>
                                <w:color w:val="000000"/>
                                <w:sz w:val="19"/>
                                <w:szCs w:val="19"/>
                              </w:rPr>
                              <w:tab/>
                            </w:r>
                            <w:r>
                              <w:rPr>
                                <w:rFonts w:ascii="Cascadia Mono" w:eastAsiaTheme="minorEastAsia" w:hAnsi="Cascadia Mono" w:cs="Cascadia Mono"/>
                                <w:color w:val="000000"/>
                                <w:sz w:val="19"/>
                                <w:szCs w:val="19"/>
                              </w:rPr>
                              <w:tab/>
                            </w:r>
                            <w:r>
                              <w:rPr>
                                <w:rFonts w:ascii="Cascadia Mono" w:eastAsiaTheme="minorEastAsia" w:hAnsi="Cascadia Mono" w:cs="Cascadia Mono"/>
                                <w:color w:val="000000"/>
                                <w:sz w:val="19"/>
                                <w:szCs w:val="19"/>
                              </w:rPr>
                              <w:tab/>
                            </w:r>
                            <w:r>
                              <w:rPr>
                                <w:rFonts w:ascii="Cascadia Mono" w:eastAsiaTheme="minorEastAsia" w:hAnsi="Cascadia Mono" w:cs="Cascadia Mono"/>
                                <w:color w:val="000000"/>
                                <w:sz w:val="19"/>
                                <w:szCs w:val="19"/>
                              </w:rPr>
                              <w:tab/>
                            </w:r>
                            <w:r>
                              <w:rPr>
                                <w:rFonts w:ascii="Cascadia Mono" w:eastAsiaTheme="minorEastAsia" w:hAnsi="Cascadia Mono" w:cs="Cascadia Mono"/>
                                <w:color w:val="000000"/>
                                <w:sz w:val="19"/>
                                <w:szCs w:val="19"/>
                              </w:rPr>
                              <w:tab/>
                            </w:r>
                            <w:r>
                              <w:rPr>
                                <w:rFonts w:ascii="Cascadia Mono" w:eastAsiaTheme="minorEastAsia" w:hAnsi="Cascadia Mono" w:cs="Cascadia Mono"/>
                                <w:color w:val="000000"/>
                                <w:sz w:val="19"/>
                                <w:szCs w:val="19"/>
                              </w:rPr>
                              <w:tab/>
                            </w:r>
                            <w:r w:rsidR="0013421D">
                              <w:rPr>
                                <w:rFonts w:ascii="Cascadia Mono" w:eastAsiaTheme="minorEastAsia" w:hAnsi="Cascadia Mono" w:cs="Cascadia Mono"/>
                                <w:color w:val="000000"/>
                                <w:sz w:val="19"/>
                                <w:szCs w:val="19"/>
                              </w:rPr>
                              <w:t xml:space="preserve"> }</w:t>
                            </w:r>
                            <w:r w:rsidR="0013421D">
                              <w:rPr>
                                <w:rFonts w:ascii="Tahoma" w:hAnsi="Tahoma" w:cstheme="minorBidi" w:hint="cs"/>
                                <w:sz w:val="22"/>
                                <w:szCs w:val="22"/>
                                <w:rtl/>
                              </w:rPr>
                              <w:t xml:space="preserve">    </w:t>
                            </w:r>
                          </w:p>
                          <w:p w14:paraId="1CEA5765" w14:textId="77777777" w:rsidR="008F2EE5" w:rsidRPr="00FC4932" w:rsidRDefault="008F2EE5" w:rsidP="008F2EE5">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DBDEB" id="_x0000_s1035" type="#_x0000_t202" style="position:absolute;left:0;text-align:left;margin-left:-12.05pt;margin-top:28.85pt;width:401.25pt;height:352.5pt;flip:x;z-index:-251498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" fillcolor="#fbe4d5 [661]" stroked="f">
                <v:textbox>
                  <w:txbxContent>
                    <w:p w14:paraId="7FAC8D5C"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FF"/>
                          <w:sz w:val="19"/>
                          <w:szCs w:val="19"/>
                        </w:rPr>
                        <w:t>public</w:t>
                      </w:r>
                      <w:r>
                        <w:rPr>
                          <w:rFonts w:ascii="Cascadia Mono" w:eastAsiaTheme="minorEastAsia" w:hAnsi="Cascadia Mono" w:cs="Cascadia Mono"/>
                          <w:color w:val="000000"/>
                          <w:sz w:val="19"/>
                          <w:szCs w:val="19"/>
                        </w:rPr>
                        <w:t xml:space="preserve"> </w:t>
                      </w:r>
                      <w:proofErr w:type="spellStart"/>
                      <w:proofErr w:type="gramStart"/>
                      <w:r>
                        <w:rPr>
                          <w:rFonts w:ascii="Cascadia Mono" w:eastAsiaTheme="minorEastAsia" w:hAnsi="Cascadia Mono" w:cs="Cascadia Mono"/>
                          <w:color w:val="2B91AF"/>
                          <w:sz w:val="19"/>
                          <w:szCs w:val="19"/>
                        </w:rPr>
                        <w:t>DtoGraph</w:t>
                      </w:r>
                      <w:proofErr w:type="spellEnd"/>
                      <w:r>
                        <w:rPr>
                          <w:rFonts w:ascii="Cascadia Mono" w:eastAsiaTheme="minorEastAsia" w:hAnsi="Cascadia Mono" w:cs="Cascadia Mono"/>
                          <w:color w:val="000000"/>
                          <w:sz w:val="19"/>
                          <w:szCs w:val="19"/>
                        </w:rPr>
                        <w:t>(</w:t>
                      </w:r>
                      <w:proofErr w:type="gramEnd"/>
                      <w:r>
                        <w:rPr>
                          <w:rFonts w:ascii="Cascadia Mono" w:eastAsiaTheme="minorEastAsia" w:hAnsi="Cascadia Mono" w:cs="Cascadia Mono"/>
                          <w:color w:val="000000"/>
                          <w:sz w:val="19"/>
                          <w:szCs w:val="19"/>
                        </w:rPr>
                        <w:t>Graphs g)</w:t>
                      </w:r>
                    </w:p>
                    <w:p w14:paraId="19B7F49E"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w:t>
                      </w:r>
                    </w:p>
                    <w:p w14:paraId="412FFDFB"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w:t>
                      </w:r>
                      <w:proofErr w:type="spellStart"/>
                      <w:r>
                        <w:rPr>
                          <w:rFonts w:ascii="Cascadia Mono" w:eastAsiaTheme="minorEastAsia" w:hAnsi="Cascadia Mono" w:cs="Cascadia Mono"/>
                          <w:color w:val="000000"/>
                          <w:sz w:val="19"/>
                          <w:szCs w:val="19"/>
                        </w:rPr>
                        <w:t>graphCode</w:t>
                      </w:r>
                      <w:proofErr w:type="spellEnd"/>
                      <w:r>
                        <w:rPr>
                          <w:rFonts w:ascii="Cascadia Mono" w:eastAsiaTheme="minorEastAsia" w:hAnsi="Cascadia Mono" w:cs="Cascadia Mono"/>
                          <w:color w:val="000000"/>
                          <w:sz w:val="19"/>
                          <w:szCs w:val="19"/>
                        </w:rPr>
                        <w:t xml:space="preserve"> = (</w:t>
                      </w:r>
                      <w:r>
                        <w:rPr>
                          <w:rFonts w:ascii="Cascadia Mono" w:eastAsiaTheme="minorEastAsia" w:hAnsi="Cascadia Mono" w:cs="Cascadia Mono"/>
                          <w:color w:val="0000FF"/>
                          <w:sz w:val="19"/>
                          <w:szCs w:val="19"/>
                        </w:rPr>
                        <w:t>long</w:t>
                      </w:r>
                      <w:r>
                        <w:rPr>
                          <w:rFonts w:ascii="Cascadia Mono" w:eastAsiaTheme="minorEastAsia" w:hAnsi="Cascadia Mono" w:cs="Cascadia Mono"/>
                          <w:color w:val="000000"/>
                          <w:sz w:val="19"/>
                          <w:szCs w:val="19"/>
                        </w:rPr>
                        <w:t>)</w:t>
                      </w:r>
                      <w:proofErr w:type="spellStart"/>
                      <w:proofErr w:type="gramStart"/>
                      <w:r>
                        <w:rPr>
                          <w:rFonts w:ascii="Cascadia Mono" w:eastAsiaTheme="minorEastAsia" w:hAnsi="Cascadia Mono" w:cs="Cascadia Mono"/>
                          <w:color w:val="000000"/>
                          <w:sz w:val="19"/>
                          <w:szCs w:val="19"/>
                        </w:rPr>
                        <w:t>g.graphCode</w:t>
                      </w:r>
                      <w:proofErr w:type="spellEnd"/>
                      <w:proofErr w:type="gramEnd"/>
                      <w:r>
                        <w:rPr>
                          <w:rFonts w:ascii="Cascadia Mono" w:eastAsiaTheme="minorEastAsia" w:hAnsi="Cascadia Mono" w:cs="Cascadia Mono"/>
                          <w:color w:val="000000"/>
                          <w:sz w:val="19"/>
                          <w:szCs w:val="19"/>
                        </w:rPr>
                        <w:t>;</w:t>
                      </w:r>
                    </w:p>
                    <w:p w14:paraId="692F62F1"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w:t>
                      </w:r>
                      <w:proofErr w:type="spellStart"/>
                      <w:r>
                        <w:rPr>
                          <w:rFonts w:ascii="Cascadia Mono" w:eastAsiaTheme="minorEastAsia" w:hAnsi="Cascadia Mono" w:cs="Cascadia Mono"/>
                          <w:color w:val="000000"/>
                          <w:sz w:val="19"/>
                          <w:szCs w:val="19"/>
                        </w:rPr>
                        <w:t>graphString</w:t>
                      </w:r>
                      <w:proofErr w:type="spellEnd"/>
                      <w:r>
                        <w:rPr>
                          <w:rFonts w:ascii="Cascadia Mono" w:eastAsiaTheme="minorEastAsia" w:hAnsi="Cascadia Mono" w:cs="Cascadia Mono"/>
                          <w:color w:val="000000"/>
                          <w:sz w:val="19"/>
                          <w:szCs w:val="19"/>
                        </w:rPr>
                        <w:t xml:space="preserve"> = </w:t>
                      </w:r>
                      <w:proofErr w:type="spellStart"/>
                      <w:proofErr w:type="gramStart"/>
                      <w:r>
                        <w:rPr>
                          <w:rFonts w:ascii="Cascadia Mono" w:eastAsiaTheme="minorEastAsia" w:hAnsi="Cascadia Mono" w:cs="Cascadia Mono"/>
                          <w:color w:val="000000"/>
                          <w:sz w:val="19"/>
                          <w:szCs w:val="19"/>
                        </w:rPr>
                        <w:t>g.graphString</w:t>
                      </w:r>
                      <w:proofErr w:type="spellEnd"/>
                      <w:proofErr w:type="gramEnd"/>
                      <w:r>
                        <w:rPr>
                          <w:rFonts w:ascii="Cascadia Mono" w:eastAsiaTheme="minorEastAsia" w:hAnsi="Cascadia Mono" w:cs="Cascadia Mono"/>
                          <w:color w:val="000000"/>
                          <w:sz w:val="19"/>
                          <w:szCs w:val="19"/>
                        </w:rPr>
                        <w:t>;</w:t>
                      </w:r>
                    </w:p>
                    <w:p w14:paraId="59F3B2CE"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w:t>
                      </w:r>
                      <w:proofErr w:type="spellStart"/>
                      <w:r>
                        <w:rPr>
                          <w:rFonts w:ascii="Cascadia Mono" w:eastAsiaTheme="minorEastAsia" w:hAnsi="Cascadia Mono" w:cs="Cascadia Mono"/>
                          <w:color w:val="000000"/>
                          <w:sz w:val="19"/>
                          <w:szCs w:val="19"/>
                        </w:rPr>
                        <w:t>userCode</w:t>
                      </w:r>
                      <w:proofErr w:type="spellEnd"/>
                      <w:r>
                        <w:rPr>
                          <w:rFonts w:ascii="Cascadia Mono" w:eastAsiaTheme="minorEastAsia" w:hAnsi="Cascadia Mono" w:cs="Cascadia Mono"/>
                          <w:color w:val="000000"/>
                          <w:sz w:val="19"/>
                          <w:szCs w:val="19"/>
                        </w:rPr>
                        <w:t xml:space="preserve"> = (</w:t>
                      </w:r>
                      <w:r>
                        <w:rPr>
                          <w:rFonts w:ascii="Cascadia Mono" w:eastAsiaTheme="minorEastAsia" w:hAnsi="Cascadia Mono" w:cs="Cascadia Mono"/>
                          <w:color w:val="0000FF"/>
                          <w:sz w:val="19"/>
                          <w:szCs w:val="19"/>
                        </w:rPr>
                        <w:t>long</w:t>
                      </w:r>
                      <w:r>
                        <w:rPr>
                          <w:rFonts w:ascii="Cascadia Mono" w:eastAsiaTheme="minorEastAsia" w:hAnsi="Cascadia Mono" w:cs="Cascadia Mono"/>
                          <w:color w:val="000000"/>
                          <w:sz w:val="19"/>
                          <w:szCs w:val="19"/>
                        </w:rPr>
                        <w:t>)</w:t>
                      </w:r>
                      <w:proofErr w:type="spellStart"/>
                      <w:proofErr w:type="gramStart"/>
                      <w:r>
                        <w:rPr>
                          <w:rFonts w:ascii="Cascadia Mono" w:eastAsiaTheme="minorEastAsia" w:hAnsi="Cascadia Mono" w:cs="Cascadia Mono"/>
                          <w:color w:val="000000"/>
                          <w:sz w:val="19"/>
                          <w:szCs w:val="19"/>
                        </w:rPr>
                        <w:t>g.userCode</w:t>
                      </w:r>
                      <w:proofErr w:type="spellEnd"/>
                      <w:proofErr w:type="gramEnd"/>
                      <w:r>
                        <w:rPr>
                          <w:rFonts w:ascii="Cascadia Mono" w:eastAsiaTheme="minorEastAsia" w:hAnsi="Cascadia Mono" w:cs="Cascadia Mono"/>
                          <w:color w:val="000000"/>
                          <w:sz w:val="19"/>
                          <w:szCs w:val="19"/>
                        </w:rPr>
                        <w:t>;</w:t>
                      </w:r>
                    </w:p>
                    <w:p w14:paraId="751F8151"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w:t>
                      </w:r>
                      <w:proofErr w:type="spellStart"/>
                      <w:r>
                        <w:rPr>
                          <w:rFonts w:ascii="Cascadia Mono" w:eastAsiaTheme="minorEastAsia" w:hAnsi="Cascadia Mono" w:cs="Cascadia Mono"/>
                          <w:color w:val="000000"/>
                          <w:sz w:val="19"/>
                          <w:szCs w:val="19"/>
                        </w:rPr>
                        <w:t>creationDate</w:t>
                      </w:r>
                      <w:proofErr w:type="spellEnd"/>
                      <w:r>
                        <w:rPr>
                          <w:rFonts w:ascii="Cascadia Mono" w:eastAsiaTheme="minorEastAsia" w:hAnsi="Cascadia Mono" w:cs="Cascadia Mono"/>
                          <w:color w:val="000000"/>
                          <w:sz w:val="19"/>
                          <w:szCs w:val="19"/>
                        </w:rPr>
                        <w:t xml:space="preserve"> = (</w:t>
                      </w:r>
                      <w:proofErr w:type="spellStart"/>
                      <w:r>
                        <w:rPr>
                          <w:rFonts w:ascii="Cascadia Mono" w:eastAsiaTheme="minorEastAsia" w:hAnsi="Cascadia Mono" w:cs="Cascadia Mono"/>
                          <w:color w:val="000000"/>
                          <w:sz w:val="19"/>
                          <w:szCs w:val="19"/>
                        </w:rPr>
                        <w:t>DateTime</w:t>
                      </w:r>
                      <w:proofErr w:type="spellEnd"/>
                      <w:r>
                        <w:rPr>
                          <w:rFonts w:ascii="Cascadia Mono" w:eastAsiaTheme="minorEastAsia" w:hAnsi="Cascadia Mono" w:cs="Cascadia Mono"/>
                          <w:color w:val="000000"/>
                          <w:sz w:val="19"/>
                          <w:szCs w:val="19"/>
                        </w:rPr>
                        <w:t>)</w:t>
                      </w:r>
                      <w:proofErr w:type="spellStart"/>
                      <w:proofErr w:type="gramStart"/>
                      <w:r>
                        <w:rPr>
                          <w:rFonts w:ascii="Cascadia Mono" w:eastAsiaTheme="minorEastAsia" w:hAnsi="Cascadia Mono" w:cs="Cascadia Mono"/>
                          <w:color w:val="000000"/>
                          <w:sz w:val="19"/>
                          <w:szCs w:val="19"/>
                        </w:rPr>
                        <w:t>g.creationDate</w:t>
                      </w:r>
                      <w:proofErr w:type="spellEnd"/>
                      <w:proofErr w:type="gramEnd"/>
                      <w:r>
                        <w:rPr>
                          <w:rFonts w:ascii="Cascadia Mono" w:eastAsiaTheme="minorEastAsia" w:hAnsi="Cascadia Mono" w:cs="Cascadia Mono"/>
                          <w:color w:val="000000"/>
                          <w:sz w:val="19"/>
                          <w:szCs w:val="19"/>
                        </w:rPr>
                        <w:t>;</w:t>
                      </w:r>
                    </w:p>
                    <w:p w14:paraId="54B103A0" w14:textId="37B5AD0D"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w:t>
                      </w:r>
                    </w:p>
                    <w:p w14:paraId="4FBC96BA" w14:textId="6EDEEF43" w:rsidR="0013421D" w:rsidRDefault="0013421D" w:rsidP="008F2EE5">
                      <w:pPr>
                        <w:autoSpaceDE w:val="0"/>
                        <w:autoSpaceDN w:val="0"/>
                        <w:adjustRightInd w:val="0"/>
                        <w:rPr>
                          <w:rFonts w:ascii="Cascadia Mono" w:eastAsiaTheme="minorEastAsia" w:hAnsi="Cascadia Mono" w:cs="Cascadia Mono"/>
                          <w:color w:val="000000"/>
                          <w:sz w:val="19"/>
                          <w:szCs w:val="19"/>
                        </w:rPr>
                      </w:pPr>
                    </w:p>
                    <w:p w14:paraId="798DD632" w14:textId="77777777" w:rsidR="0013421D" w:rsidRDefault="0013421D" w:rsidP="008F2EE5">
                      <w:pPr>
                        <w:autoSpaceDE w:val="0"/>
                        <w:autoSpaceDN w:val="0"/>
                        <w:adjustRightInd w:val="0"/>
                        <w:rPr>
                          <w:rFonts w:ascii="Cascadia Mono" w:eastAsiaTheme="minorEastAsia" w:hAnsi="Cascadia Mono" w:cs="Cascadia Mono"/>
                          <w:color w:val="000000"/>
                          <w:sz w:val="19"/>
                          <w:szCs w:val="19"/>
                        </w:rPr>
                      </w:pPr>
                    </w:p>
                    <w:p w14:paraId="25E4ED10" w14:textId="515F3BEB" w:rsidR="008F2EE5" w:rsidRDefault="008F2EE5" w:rsidP="0013421D">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FF"/>
                          <w:sz w:val="19"/>
                          <w:szCs w:val="19"/>
                        </w:rPr>
                        <w:t>public</w:t>
                      </w:r>
                      <w:r>
                        <w:rPr>
                          <w:rFonts w:ascii="Cascadia Mono" w:eastAsiaTheme="minorEastAsia" w:hAnsi="Cascadia Mono" w:cs="Cascadia Mono"/>
                          <w:color w:val="000000"/>
                          <w:sz w:val="19"/>
                          <w:szCs w:val="19"/>
                        </w:rPr>
                        <w:t xml:space="preserve"> </w:t>
                      </w:r>
                      <w:r>
                        <w:rPr>
                          <w:rFonts w:ascii="Cascadia Mono" w:eastAsiaTheme="minorEastAsia" w:hAnsi="Cascadia Mono" w:cs="Cascadia Mono"/>
                          <w:color w:val="0000FF"/>
                          <w:sz w:val="19"/>
                          <w:szCs w:val="19"/>
                        </w:rPr>
                        <w:t>static</w:t>
                      </w:r>
                      <w:r>
                        <w:rPr>
                          <w:rFonts w:ascii="Cascadia Mono" w:eastAsiaTheme="minorEastAsia" w:hAnsi="Cascadia Mono" w:cs="Cascadia Mono"/>
                          <w:color w:val="000000"/>
                          <w:sz w:val="19"/>
                          <w:szCs w:val="19"/>
                        </w:rPr>
                        <w:t xml:space="preserve"> List&lt;</w:t>
                      </w:r>
                      <w:proofErr w:type="spellStart"/>
                      <w:r>
                        <w:rPr>
                          <w:rFonts w:ascii="Cascadia Mono" w:eastAsiaTheme="minorEastAsia" w:hAnsi="Cascadia Mono" w:cs="Cascadia Mono"/>
                          <w:color w:val="000000"/>
                          <w:sz w:val="19"/>
                          <w:szCs w:val="19"/>
                        </w:rPr>
                        <w:t>DtoGraph</w:t>
                      </w:r>
                      <w:proofErr w:type="spellEnd"/>
                      <w:r>
                        <w:rPr>
                          <w:rFonts w:ascii="Cascadia Mono" w:eastAsiaTheme="minorEastAsia" w:hAnsi="Cascadia Mono" w:cs="Cascadia Mono"/>
                          <w:color w:val="000000"/>
                          <w:sz w:val="19"/>
                          <w:szCs w:val="19"/>
                        </w:rPr>
                        <w:t xml:space="preserve">&gt; </w:t>
                      </w:r>
                      <w:proofErr w:type="spellStart"/>
                      <w:proofErr w:type="gramStart"/>
                      <w:r>
                        <w:rPr>
                          <w:rFonts w:ascii="Cascadia Mono" w:eastAsiaTheme="minorEastAsia" w:hAnsi="Cascadia Mono" w:cs="Cascadia Mono"/>
                          <w:color w:val="000000"/>
                          <w:sz w:val="19"/>
                          <w:szCs w:val="19"/>
                        </w:rPr>
                        <w:t>DTOtoList</w:t>
                      </w:r>
                      <w:proofErr w:type="spellEnd"/>
                      <w:r>
                        <w:rPr>
                          <w:rFonts w:ascii="Cascadia Mono" w:eastAsiaTheme="minorEastAsia" w:hAnsi="Cascadia Mono" w:cs="Cascadia Mono"/>
                          <w:color w:val="000000"/>
                          <w:sz w:val="19"/>
                          <w:szCs w:val="19"/>
                        </w:rPr>
                        <w:t>(</w:t>
                      </w:r>
                      <w:proofErr w:type="gramEnd"/>
                      <w:r>
                        <w:rPr>
                          <w:rFonts w:ascii="Cascadia Mono" w:eastAsiaTheme="minorEastAsia" w:hAnsi="Cascadia Mono" w:cs="Cascadia Mono"/>
                          <w:color w:val="000000"/>
                          <w:sz w:val="19"/>
                          <w:szCs w:val="19"/>
                        </w:rPr>
                        <w:t>List&lt;Graphs&gt; list)</w:t>
                      </w:r>
                    </w:p>
                    <w:p w14:paraId="5A6753C8"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w:t>
                      </w:r>
                    </w:p>
                    <w:p w14:paraId="4905F8BF"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List&lt;</w:t>
                      </w:r>
                      <w:proofErr w:type="spellStart"/>
                      <w:r>
                        <w:rPr>
                          <w:rFonts w:ascii="Cascadia Mono" w:eastAsiaTheme="minorEastAsia" w:hAnsi="Cascadia Mono" w:cs="Cascadia Mono"/>
                          <w:color w:val="000000"/>
                          <w:sz w:val="19"/>
                          <w:szCs w:val="19"/>
                        </w:rPr>
                        <w:t>DtoGraph</w:t>
                      </w:r>
                      <w:proofErr w:type="spellEnd"/>
                      <w:r>
                        <w:rPr>
                          <w:rFonts w:ascii="Cascadia Mono" w:eastAsiaTheme="minorEastAsia" w:hAnsi="Cascadia Mono" w:cs="Cascadia Mono"/>
                          <w:color w:val="000000"/>
                          <w:sz w:val="19"/>
                          <w:szCs w:val="19"/>
                        </w:rPr>
                        <w:t xml:space="preserve">&gt; </w:t>
                      </w:r>
                      <w:proofErr w:type="spellStart"/>
                      <w:r>
                        <w:rPr>
                          <w:rFonts w:ascii="Cascadia Mono" w:eastAsiaTheme="minorEastAsia" w:hAnsi="Cascadia Mono" w:cs="Cascadia Mono"/>
                          <w:color w:val="000000"/>
                          <w:sz w:val="19"/>
                          <w:szCs w:val="19"/>
                        </w:rPr>
                        <w:t>DTOlist</w:t>
                      </w:r>
                      <w:proofErr w:type="spellEnd"/>
                      <w:r>
                        <w:rPr>
                          <w:rFonts w:ascii="Cascadia Mono" w:eastAsiaTheme="minorEastAsia" w:hAnsi="Cascadia Mono" w:cs="Cascadia Mono"/>
                          <w:color w:val="000000"/>
                          <w:sz w:val="19"/>
                          <w:szCs w:val="19"/>
                        </w:rPr>
                        <w:t xml:space="preserve"> = </w:t>
                      </w:r>
                      <w:r>
                        <w:rPr>
                          <w:rFonts w:ascii="Cascadia Mono" w:eastAsiaTheme="minorEastAsia" w:hAnsi="Cascadia Mono" w:cs="Cascadia Mono"/>
                          <w:color w:val="0000FF"/>
                          <w:sz w:val="19"/>
                          <w:szCs w:val="19"/>
                        </w:rPr>
                        <w:t>new</w:t>
                      </w:r>
                      <w:r>
                        <w:rPr>
                          <w:rFonts w:ascii="Cascadia Mono" w:eastAsiaTheme="minorEastAsia" w:hAnsi="Cascadia Mono" w:cs="Cascadia Mono"/>
                          <w:color w:val="000000"/>
                          <w:sz w:val="19"/>
                          <w:szCs w:val="19"/>
                        </w:rPr>
                        <w:t xml:space="preserve"> List&lt;</w:t>
                      </w:r>
                      <w:proofErr w:type="spellStart"/>
                      <w:r>
                        <w:rPr>
                          <w:rFonts w:ascii="Cascadia Mono" w:eastAsiaTheme="minorEastAsia" w:hAnsi="Cascadia Mono" w:cs="Cascadia Mono"/>
                          <w:color w:val="000000"/>
                          <w:sz w:val="19"/>
                          <w:szCs w:val="19"/>
                        </w:rPr>
                        <w:t>DtoGraph</w:t>
                      </w:r>
                      <w:proofErr w:type="spellEnd"/>
                      <w:proofErr w:type="gramStart"/>
                      <w:r>
                        <w:rPr>
                          <w:rFonts w:ascii="Cascadia Mono" w:eastAsiaTheme="minorEastAsia" w:hAnsi="Cascadia Mono" w:cs="Cascadia Mono"/>
                          <w:color w:val="000000"/>
                          <w:sz w:val="19"/>
                          <w:szCs w:val="19"/>
                        </w:rPr>
                        <w:t>&gt;(</w:t>
                      </w:r>
                      <w:proofErr w:type="gramEnd"/>
                      <w:r>
                        <w:rPr>
                          <w:rFonts w:ascii="Cascadia Mono" w:eastAsiaTheme="minorEastAsia" w:hAnsi="Cascadia Mono" w:cs="Cascadia Mono"/>
                          <w:color w:val="000000"/>
                          <w:sz w:val="19"/>
                          <w:szCs w:val="19"/>
                        </w:rPr>
                        <w:t>);</w:t>
                      </w:r>
                    </w:p>
                    <w:p w14:paraId="0524901B"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w:t>
                      </w:r>
                      <w:r>
                        <w:rPr>
                          <w:rFonts w:ascii="Cascadia Mono" w:eastAsiaTheme="minorEastAsia" w:hAnsi="Cascadia Mono" w:cs="Cascadia Mono"/>
                          <w:color w:val="0000FF"/>
                          <w:sz w:val="19"/>
                          <w:szCs w:val="19"/>
                        </w:rPr>
                        <w:t>foreach</w:t>
                      </w:r>
                      <w:r>
                        <w:rPr>
                          <w:rFonts w:ascii="Cascadia Mono" w:eastAsiaTheme="minorEastAsia" w:hAnsi="Cascadia Mono" w:cs="Cascadia Mono"/>
                          <w:color w:val="000000"/>
                          <w:sz w:val="19"/>
                          <w:szCs w:val="19"/>
                        </w:rPr>
                        <w:t xml:space="preserve"> (var g </w:t>
                      </w:r>
                      <w:r>
                        <w:rPr>
                          <w:rFonts w:ascii="Cascadia Mono" w:eastAsiaTheme="minorEastAsia" w:hAnsi="Cascadia Mono" w:cs="Cascadia Mono"/>
                          <w:color w:val="0000FF"/>
                          <w:sz w:val="19"/>
                          <w:szCs w:val="19"/>
                        </w:rPr>
                        <w:t>in</w:t>
                      </w:r>
                      <w:r>
                        <w:rPr>
                          <w:rFonts w:ascii="Cascadia Mono" w:eastAsiaTheme="minorEastAsia" w:hAnsi="Cascadia Mono" w:cs="Cascadia Mono"/>
                          <w:color w:val="000000"/>
                          <w:sz w:val="19"/>
                          <w:szCs w:val="19"/>
                        </w:rPr>
                        <w:t xml:space="preserve"> list)</w:t>
                      </w:r>
                    </w:p>
                    <w:p w14:paraId="66B911AE"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w:t>
                      </w:r>
                    </w:p>
                    <w:p w14:paraId="64E8310D"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w:t>
                      </w:r>
                      <w:proofErr w:type="spellStart"/>
                      <w:r>
                        <w:rPr>
                          <w:rFonts w:ascii="Cascadia Mono" w:eastAsiaTheme="minorEastAsia" w:hAnsi="Cascadia Mono" w:cs="Cascadia Mono"/>
                          <w:color w:val="000000"/>
                          <w:sz w:val="19"/>
                          <w:szCs w:val="19"/>
                        </w:rPr>
                        <w:t>DTOlist.Add</w:t>
                      </w:r>
                      <w:proofErr w:type="spellEnd"/>
                      <w:r>
                        <w:rPr>
                          <w:rFonts w:ascii="Cascadia Mono" w:eastAsiaTheme="minorEastAsia" w:hAnsi="Cascadia Mono" w:cs="Cascadia Mono"/>
                          <w:color w:val="000000"/>
                          <w:sz w:val="19"/>
                          <w:szCs w:val="19"/>
                        </w:rPr>
                        <w:t>(</w:t>
                      </w:r>
                      <w:r>
                        <w:rPr>
                          <w:rFonts w:ascii="Cascadia Mono" w:eastAsiaTheme="minorEastAsia" w:hAnsi="Cascadia Mono" w:cs="Cascadia Mono"/>
                          <w:color w:val="0000FF"/>
                          <w:sz w:val="19"/>
                          <w:szCs w:val="19"/>
                        </w:rPr>
                        <w:t>new</w:t>
                      </w:r>
                      <w:r>
                        <w:rPr>
                          <w:rFonts w:ascii="Cascadia Mono" w:eastAsiaTheme="minorEastAsia" w:hAnsi="Cascadia Mono" w:cs="Cascadia Mono"/>
                          <w:color w:val="000000"/>
                          <w:sz w:val="19"/>
                          <w:szCs w:val="19"/>
                        </w:rPr>
                        <w:t xml:space="preserve"> </w:t>
                      </w:r>
                      <w:proofErr w:type="spellStart"/>
                      <w:r>
                        <w:rPr>
                          <w:rFonts w:ascii="Cascadia Mono" w:eastAsiaTheme="minorEastAsia" w:hAnsi="Cascadia Mono" w:cs="Cascadia Mono"/>
                          <w:color w:val="000000"/>
                          <w:sz w:val="19"/>
                          <w:szCs w:val="19"/>
                        </w:rPr>
                        <w:t>DtoGraph</w:t>
                      </w:r>
                      <w:proofErr w:type="spellEnd"/>
                      <w:r>
                        <w:rPr>
                          <w:rFonts w:ascii="Cascadia Mono" w:eastAsiaTheme="minorEastAsia" w:hAnsi="Cascadia Mono" w:cs="Cascadia Mono"/>
                          <w:color w:val="000000"/>
                          <w:sz w:val="19"/>
                          <w:szCs w:val="19"/>
                        </w:rPr>
                        <w:t>(g));</w:t>
                      </w:r>
                    </w:p>
                    <w:p w14:paraId="3AAEAEB1"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w:t>
                      </w:r>
                    </w:p>
                    <w:p w14:paraId="5A709683"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w:t>
                      </w:r>
                      <w:r>
                        <w:rPr>
                          <w:rFonts w:ascii="Cascadia Mono" w:eastAsiaTheme="minorEastAsia" w:hAnsi="Cascadia Mono" w:cs="Cascadia Mono"/>
                          <w:color w:val="0000FF"/>
                          <w:sz w:val="19"/>
                          <w:szCs w:val="19"/>
                        </w:rPr>
                        <w:t>return</w:t>
                      </w:r>
                      <w:r>
                        <w:rPr>
                          <w:rFonts w:ascii="Cascadia Mono" w:eastAsiaTheme="minorEastAsia" w:hAnsi="Cascadia Mono" w:cs="Cascadia Mono"/>
                          <w:color w:val="000000"/>
                          <w:sz w:val="19"/>
                          <w:szCs w:val="19"/>
                        </w:rPr>
                        <w:t xml:space="preserve"> </w:t>
                      </w:r>
                      <w:proofErr w:type="spellStart"/>
                      <w:r>
                        <w:rPr>
                          <w:rFonts w:ascii="Cascadia Mono" w:eastAsiaTheme="minorEastAsia" w:hAnsi="Cascadia Mono" w:cs="Cascadia Mono"/>
                          <w:color w:val="000000"/>
                          <w:sz w:val="19"/>
                          <w:szCs w:val="19"/>
                        </w:rPr>
                        <w:t>DTOlist</w:t>
                      </w:r>
                      <w:proofErr w:type="spellEnd"/>
                      <w:r>
                        <w:rPr>
                          <w:rFonts w:ascii="Cascadia Mono" w:eastAsiaTheme="minorEastAsia" w:hAnsi="Cascadia Mono" w:cs="Cascadia Mono"/>
                          <w:color w:val="000000"/>
                          <w:sz w:val="19"/>
                          <w:szCs w:val="19"/>
                        </w:rPr>
                        <w:t>;</w:t>
                      </w:r>
                    </w:p>
                    <w:p w14:paraId="2C4B141B"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w:t>
                      </w:r>
                    </w:p>
                    <w:p w14:paraId="574F1497"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p>
                    <w:p w14:paraId="0FD5DB52" w14:textId="0BCE259A"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FF"/>
                          <w:sz w:val="19"/>
                          <w:szCs w:val="19"/>
                        </w:rPr>
                        <w:t>public</w:t>
                      </w:r>
                      <w:r>
                        <w:rPr>
                          <w:rFonts w:ascii="Cascadia Mono" w:eastAsiaTheme="minorEastAsia" w:hAnsi="Cascadia Mono" w:cs="Cascadia Mono"/>
                          <w:color w:val="000000"/>
                          <w:sz w:val="19"/>
                          <w:szCs w:val="19"/>
                        </w:rPr>
                        <w:t xml:space="preserve"> Graphs </w:t>
                      </w:r>
                      <w:proofErr w:type="spellStart"/>
                      <w:proofErr w:type="gramStart"/>
                      <w:r>
                        <w:rPr>
                          <w:rFonts w:ascii="Cascadia Mono" w:eastAsiaTheme="minorEastAsia" w:hAnsi="Cascadia Mono" w:cs="Cascadia Mono"/>
                          <w:color w:val="000000"/>
                          <w:sz w:val="19"/>
                          <w:szCs w:val="19"/>
                        </w:rPr>
                        <w:t>toTableEntity</w:t>
                      </w:r>
                      <w:proofErr w:type="spellEnd"/>
                      <w:r>
                        <w:rPr>
                          <w:rFonts w:ascii="Cascadia Mono" w:eastAsiaTheme="minorEastAsia" w:hAnsi="Cascadia Mono" w:cs="Cascadia Mono"/>
                          <w:color w:val="000000"/>
                          <w:sz w:val="19"/>
                          <w:szCs w:val="19"/>
                        </w:rPr>
                        <w:t>(</w:t>
                      </w:r>
                      <w:proofErr w:type="gramEnd"/>
                      <w:r>
                        <w:rPr>
                          <w:rFonts w:ascii="Cascadia Mono" w:eastAsiaTheme="minorEastAsia" w:hAnsi="Cascadia Mono" w:cs="Cascadia Mono"/>
                          <w:color w:val="000000"/>
                          <w:sz w:val="19"/>
                          <w:szCs w:val="19"/>
                        </w:rPr>
                        <w:t>)</w:t>
                      </w:r>
                    </w:p>
                    <w:p w14:paraId="1A4B92F0"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w:t>
                      </w:r>
                    </w:p>
                    <w:p w14:paraId="6050B2DD"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Graphs g = </w:t>
                      </w:r>
                      <w:r>
                        <w:rPr>
                          <w:rFonts w:ascii="Cascadia Mono" w:eastAsiaTheme="minorEastAsia" w:hAnsi="Cascadia Mono" w:cs="Cascadia Mono"/>
                          <w:color w:val="0000FF"/>
                          <w:sz w:val="19"/>
                          <w:szCs w:val="19"/>
                        </w:rPr>
                        <w:t>new</w:t>
                      </w:r>
                      <w:r>
                        <w:rPr>
                          <w:rFonts w:ascii="Cascadia Mono" w:eastAsiaTheme="minorEastAsia" w:hAnsi="Cascadia Mono" w:cs="Cascadia Mono"/>
                          <w:color w:val="000000"/>
                          <w:sz w:val="19"/>
                          <w:szCs w:val="19"/>
                        </w:rPr>
                        <w:t xml:space="preserve"> </w:t>
                      </w:r>
                      <w:proofErr w:type="gramStart"/>
                      <w:r>
                        <w:rPr>
                          <w:rFonts w:ascii="Cascadia Mono" w:eastAsiaTheme="minorEastAsia" w:hAnsi="Cascadia Mono" w:cs="Cascadia Mono"/>
                          <w:color w:val="000000"/>
                          <w:sz w:val="19"/>
                          <w:szCs w:val="19"/>
                        </w:rPr>
                        <w:t>Graphs(</w:t>
                      </w:r>
                      <w:proofErr w:type="gramEnd"/>
                      <w:r>
                        <w:rPr>
                          <w:rFonts w:ascii="Cascadia Mono" w:eastAsiaTheme="minorEastAsia" w:hAnsi="Cascadia Mono" w:cs="Cascadia Mono"/>
                          <w:color w:val="000000"/>
                          <w:sz w:val="19"/>
                          <w:szCs w:val="19"/>
                        </w:rPr>
                        <w:t>);</w:t>
                      </w:r>
                    </w:p>
                    <w:p w14:paraId="12EAB289"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w:t>
                      </w:r>
                      <w:proofErr w:type="spellStart"/>
                      <w:proofErr w:type="gramStart"/>
                      <w:r>
                        <w:rPr>
                          <w:rFonts w:ascii="Cascadia Mono" w:eastAsiaTheme="minorEastAsia" w:hAnsi="Cascadia Mono" w:cs="Cascadia Mono"/>
                          <w:color w:val="000000"/>
                          <w:sz w:val="19"/>
                          <w:szCs w:val="19"/>
                        </w:rPr>
                        <w:t>g.graphCode</w:t>
                      </w:r>
                      <w:proofErr w:type="spellEnd"/>
                      <w:proofErr w:type="gramEnd"/>
                      <w:r>
                        <w:rPr>
                          <w:rFonts w:ascii="Cascadia Mono" w:eastAsiaTheme="minorEastAsia" w:hAnsi="Cascadia Mono" w:cs="Cascadia Mono"/>
                          <w:color w:val="000000"/>
                          <w:sz w:val="19"/>
                          <w:szCs w:val="19"/>
                        </w:rPr>
                        <w:t xml:space="preserve"> = </w:t>
                      </w:r>
                      <w:proofErr w:type="spellStart"/>
                      <w:r>
                        <w:rPr>
                          <w:rFonts w:ascii="Cascadia Mono" w:eastAsiaTheme="minorEastAsia" w:hAnsi="Cascadia Mono" w:cs="Cascadia Mono"/>
                          <w:color w:val="000000"/>
                          <w:sz w:val="19"/>
                          <w:szCs w:val="19"/>
                        </w:rPr>
                        <w:t>graphCode</w:t>
                      </w:r>
                      <w:proofErr w:type="spellEnd"/>
                      <w:r>
                        <w:rPr>
                          <w:rFonts w:ascii="Cascadia Mono" w:eastAsiaTheme="minorEastAsia" w:hAnsi="Cascadia Mono" w:cs="Cascadia Mono"/>
                          <w:color w:val="000000"/>
                          <w:sz w:val="19"/>
                          <w:szCs w:val="19"/>
                        </w:rPr>
                        <w:t>;</w:t>
                      </w:r>
                    </w:p>
                    <w:p w14:paraId="50CFFAF9"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w:t>
                      </w:r>
                      <w:proofErr w:type="spellStart"/>
                      <w:proofErr w:type="gramStart"/>
                      <w:r>
                        <w:rPr>
                          <w:rFonts w:ascii="Cascadia Mono" w:eastAsiaTheme="minorEastAsia" w:hAnsi="Cascadia Mono" w:cs="Cascadia Mono"/>
                          <w:color w:val="000000"/>
                          <w:sz w:val="19"/>
                          <w:szCs w:val="19"/>
                        </w:rPr>
                        <w:t>g.graphString</w:t>
                      </w:r>
                      <w:proofErr w:type="spellEnd"/>
                      <w:proofErr w:type="gramEnd"/>
                      <w:r>
                        <w:rPr>
                          <w:rFonts w:ascii="Cascadia Mono" w:eastAsiaTheme="minorEastAsia" w:hAnsi="Cascadia Mono" w:cs="Cascadia Mono"/>
                          <w:color w:val="000000"/>
                          <w:sz w:val="19"/>
                          <w:szCs w:val="19"/>
                        </w:rPr>
                        <w:t xml:space="preserve"> = </w:t>
                      </w:r>
                      <w:proofErr w:type="spellStart"/>
                      <w:r>
                        <w:rPr>
                          <w:rFonts w:ascii="Cascadia Mono" w:eastAsiaTheme="minorEastAsia" w:hAnsi="Cascadia Mono" w:cs="Cascadia Mono"/>
                          <w:color w:val="000000"/>
                          <w:sz w:val="19"/>
                          <w:szCs w:val="19"/>
                        </w:rPr>
                        <w:t>graphString</w:t>
                      </w:r>
                      <w:proofErr w:type="spellEnd"/>
                      <w:r>
                        <w:rPr>
                          <w:rFonts w:ascii="Cascadia Mono" w:eastAsiaTheme="minorEastAsia" w:hAnsi="Cascadia Mono" w:cs="Cascadia Mono"/>
                          <w:color w:val="000000"/>
                          <w:sz w:val="19"/>
                          <w:szCs w:val="19"/>
                        </w:rPr>
                        <w:t>;</w:t>
                      </w:r>
                    </w:p>
                    <w:p w14:paraId="55DC0E0E"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w:t>
                      </w:r>
                      <w:proofErr w:type="spellStart"/>
                      <w:proofErr w:type="gramStart"/>
                      <w:r>
                        <w:rPr>
                          <w:rFonts w:ascii="Cascadia Mono" w:eastAsiaTheme="minorEastAsia" w:hAnsi="Cascadia Mono" w:cs="Cascadia Mono"/>
                          <w:color w:val="000000"/>
                          <w:sz w:val="19"/>
                          <w:szCs w:val="19"/>
                        </w:rPr>
                        <w:t>g.userCode</w:t>
                      </w:r>
                      <w:proofErr w:type="spellEnd"/>
                      <w:proofErr w:type="gramEnd"/>
                      <w:r>
                        <w:rPr>
                          <w:rFonts w:ascii="Cascadia Mono" w:eastAsiaTheme="minorEastAsia" w:hAnsi="Cascadia Mono" w:cs="Cascadia Mono"/>
                          <w:color w:val="000000"/>
                          <w:sz w:val="19"/>
                          <w:szCs w:val="19"/>
                        </w:rPr>
                        <w:t xml:space="preserve"> = </w:t>
                      </w:r>
                      <w:proofErr w:type="spellStart"/>
                      <w:r>
                        <w:rPr>
                          <w:rFonts w:ascii="Cascadia Mono" w:eastAsiaTheme="minorEastAsia" w:hAnsi="Cascadia Mono" w:cs="Cascadia Mono"/>
                          <w:color w:val="000000"/>
                          <w:sz w:val="19"/>
                          <w:szCs w:val="19"/>
                        </w:rPr>
                        <w:t>userCode</w:t>
                      </w:r>
                      <w:proofErr w:type="spellEnd"/>
                      <w:r>
                        <w:rPr>
                          <w:rFonts w:ascii="Cascadia Mono" w:eastAsiaTheme="minorEastAsia" w:hAnsi="Cascadia Mono" w:cs="Cascadia Mono"/>
                          <w:color w:val="000000"/>
                          <w:sz w:val="19"/>
                          <w:szCs w:val="19"/>
                        </w:rPr>
                        <w:t>;</w:t>
                      </w:r>
                    </w:p>
                    <w:p w14:paraId="761402A1"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w:t>
                      </w:r>
                      <w:proofErr w:type="spellStart"/>
                      <w:proofErr w:type="gramStart"/>
                      <w:r>
                        <w:rPr>
                          <w:rFonts w:ascii="Cascadia Mono" w:eastAsiaTheme="minorEastAsia" w:hAnsi="Cascadia Mono" w:cs="Cascadia Mono"/>
                          <w:color w:val="000000"/>
                          <w:sz w:val="19"/>
                          <w:szCs w:val="19"/>
                        </w:rPr>
                        <w:t>g.creationDate</w:t>
                      </w:r>
                      <w:proofErr w:type="spellEnd"/>
                      <w:proofErr w:type="gramEnd"/>
                      <w:r>
                        <w:rPr>
                          <w:rFonts w:ascii="Cascadia Mono" w:eastAsiaTheme="minorEastAsia" w:hAnsi="Cascadia Mono" w:cs="Cascadia Mono"/>
                          <w:color w:val="000000"/>
                          <w:sz w:val="19"/>
                          <w:szCs w:val="19"/>
                        </w:rPr>
                        <w:t xml:space="preserve"> = </w:t>
                      </w:r>
                      <w:proofErr w:type="spellStart"/>
                      <w:r>
                        <w:rPr>
                          <w:rFonts w:ascii="Cascadia Mono" w:eastAsiaTheme="minorEastAsia" w:hAnsi="Cascadia Mono" w:cs="Cascadia Mono"/>
                          <w:color w:val="000000"/>
                          <w:sz w:val="19"/>
                          <w:szCs w:val="19"/>
                        </w:rPr>
                        <w:t>creationDate</w:t>
                      </w:r>
                      <w:proofErr w:type="spellEnd"/>
                      <w:r>
                        <w:rPr>
                          <w:rFonts w:ascii="Cascadia Mono" w:eastAsiaTheme="minorEastAsia" w:hAnsi="Cascadia Mono" w:cs="Cascadia Mono"/>
                          <w:color w:val="000000"/>
                          <w:sz w:val="19"/>
                          <w:szCs w:val="19"/>
                        </w:rPr>
                        <w:t>;</w:t>
                      </w:r>
                    </w:p>
                    <w:p w14:paraId="78B5C8A1" w14:textId="77777777" w:rsidR="008F2EE5" w:rsidRDefault="008F2EE5" w:rsidP="008F2EE5">
                      <w:pPr>
                        <w:autoSpaceDE w:val="0"/>
                        <w:autoSpaceDN w:val="0"/>
                        <w:adjustRightInd w:val="0"/>
                        <w:rPr>
                          <w:rFonts w:ascii="Cascadia Mono" w:eastAsiaTheme="minorEastAsia" w:hAnsi="Cascadia Mono" w:cs="Cascadia Mono"/>
                          <w:color w:val="000000"/>
                          <w:sz w:val="19"/>
                          <w:szCs w:val="19"/>
                        </w:rPr>
                      </w:pPr>
                      <w:r>
                        <w:rPr>
                          <w:rFonts w:ascii="Cascadia Mono" w:eastAsiaTheme="minorEastAsia" w:hAnsi="Cascadia Mono" w:cs="Cascadia Mono"/>
                          <w:color w:val="000000"/>
                          <w:sz w:val="19"/>
                          <w:szCs w:val="19"/>
                        </w:rPr>
                        <w:t xml:space="preserve">            </w:t>
                      </w:r>
                      <w:r>
                        <w:rPr>
                          <w:rFonts w:ascii="Cascadia Mono" w:eastAsiaTheme="minorEastAsia" w:hAnsi="Cascadia Mono" w:cs="Cascadia Mono"/>
                          <w:color w:val="0000FF"/>
                          <w:sz w:val="19"/>
                          <w:szCs w:val="19"/>
                        </w:rPr>
                        <w:t>return</w:t>
                      </w:r>
                      <w:r>
                        <w:rPr>
                          <w:rFonts w:ascii="Cascadia Mono" w:eastAsiaTheme="minorEastAsia" w:hAnsi="Cascadia Mono" w:cs="Cascadia Mono"/>
                          <w:color w:val="000000"/>
                          <w:sz w:val="19"/>
                          <w:szCs w:val="19"/>
                        </w:rPr>
                        <w:t xml:space="preserve"> g;</w:t>
                      </w:r>
                    </w:p>
                    <w:p w14:paraId="70DEC94A" w14:textId="3481B85C" w:rsidR="008F2EE5" w:rsidRPr="0013421D" w:rsidRDefault="008F2EE5" w:rsidP="008F2EE5">
                      <w:pPr>
                        <w:bidi/>
                        <w:spacing w:before="240" w:after="240" w:line="360" w:lineRule="auto"/>
                        <w:jc w:val="both"/>
                        <w:rPr>
                          <w:rFonts w:ascii="Tahoma" w:hAnsi="Tahoma" w:cstheme="minorBidi"/>
                          <w:sz w:val="22"/>
                          <w:szCs w:val="22"/>
                          <w:rtl/>
                        </w:rPr>
                      </w:pPr>
                      <w:r>
                        <w:rPr>
                          <w:rFonts w:ascii="Cascadia Mono" w:eastAsiaTheme="minorEastAsia" w:hAnsi="Cascadia Mono" w:cs="Cascadia Mono"/>
                          <w:color w:val="000000"/>
                          <w:sz w:val="19"/>
                          <w:szCs w:val="19"/>
                        </w:rPr>
                        <w:t xml:space="preserve">        </w:t>
                      </w:r>
                      <w:r>
                        <w:rPr>
                          <w:rFonts w:ascii="Cascadia Mono" w:eastAsiaTheme="minorEastAsia" w:hAnsi="Cascadia Mono" w:cs="Cascadia Mono"/>
                          <w:color w:val="000000"/>
                          <w:sz w:val="19"/>
                          <w:szCs w:val="19"/>
                        </w:rPr>
                        <w:tab/>
                      </w:r>
                      <w:r>
                        <w:rPr>
                          <w:rFonts w:ascii="Cascadia Mono" w:eastAsiaTheme="minorEastAsia" w:hAnsi="Cascadia Mono" w:cs="Cascadia Mono"/>
                          <w:color w:val="000000"/>
                          <w:sz w:val="19"/>
                          <w:szCs w:val="19"/>
                        </w:rPr>
                        <w:tab/>
                      </w:r>
                      <w:r>
                        <w:rPr>
                          <w:rFonts w:ascii="Cascadia Mono" w:eastAsiaTheme="minorEastAsia" w:hAnsi="Cascadia Mono" w:cs="Cascadia Mono"/>
                          <w:color w:val="000000"/>
                          <w:sz w:val="19"/>
                          <w:szCs w:val="19"/>
                        </w:rPr>
                        <w:tab/>
                      </w:r>
                      <w:r>
                        <w:rPr>
                          <w:rFonts w:ascii="Cascadia Mono" w:eastAsiaTheme="minorEastAsia" w:hAnsi="Cascadia Mono" w:cs="Cascadia Mono"/>
                          <w:color w:val="000000"/>
                          <w:sz w:val="19"/>
                          <w:szCs w:val="19"/>
                        </w:rPr>
                        <w:tab/>
                      </w:r>
                      <w:r>
                        <w:rPr>
                          <w:rFonts w:ascii="Cascadia Mono" w:eastAsiaTheme="minorEastAsia" w:hAnsi="Cascadia Mono" w:cs="Cascadia Mono"/>
                          <w:color w:val="000000"/>
                          <w:sz w:val="19"/>
                          <w:szCs w:val="19"/>
                        </w:rPr>
                        <w:tab/>
                      </w:r>
                      <w:r>
                        <w:rPr>
                          <w:rFonts w:ascii="Cascadia Mono" w:eastAsiaTheme="minorEastAsia" w:hAnsi="Cascadia Mono" w:cs="Cascadia Mono"/>
                          <w:color w:val="000000"/>
                          <w:sz w:val="19"/>
                          <w:szCs w:val="19"/>
                        </w:rPr>
                        <w:tab/>
                      </w:r>
                      <w:r>
                        <w:rPr>
                          <w:rFonts w:ascii="Cascadia Mono" w:eastAsiaTheme="minorEastAsia" w:hAnsi="Cascadia Mono" w:cs="Cascadia Mono"/>
                          <w:color w:val="000000"/>
                          <w:sz w:val="19"/>
                          <w:szCs w:val="19"/>
                        </w:rPr>
                        <w:tab/>
                      </w:r>
                      <w:r>
                        <w:rPr>
                          <w:rFonts w:ascii="Cascadia Mono" w:eastAsiaTheme="minorEastAsia" w:hAnsi="Cascadia Mono" w:cs="Cascadia Mono"/>
                          <w:color w:val="000000"/>
                          <w:sz w:val="19"/>
                          <w:szCs w:val="19"/>
                        </w:rPr>
                        <w:tab/>
                      </w:r>
                      <w:r>
                        <w:rPr>
                          <w:rFonts w:ascii="Cascadia Mono" w:eastAsiaTheme="minorEastAsia" w:hAnsi="Cascadia Mono" w:cs="Cascadia Mono"/>
                          <w:color w:val="000000"/>
                          <w:sz w:val="19"/>
                          <w:szCs w:val="19"/>
                        </w:rPr>
                        <w:tab/>
                      </w:r>
                      <w:r w:rsidR="0013421D">
                        <w:rPr>
                          <w:rFonts w:ascii="Cascadia Mono" w:eastAsiaTheme="minorEastAsia" w:hAnsi="Cascadia Mono" w:cs="Cascadia Mono"/>
                          <w:color w:val="000000"/>
                          <w:sz w:val="19"/>
                          <w:szCs w:val="19"/>
                        </w:rPr>
                        <w:t xml:space="preserve"> }</w:t>
                      </w:r>
                      <w:r w:rsidR="0013421D">
                        <w:rPr>
                          <w:rFonts w:ascii="Tahoma" w:hAnsi="Tahoma" w:cstheme="minorBidi" w:hint="cs"/>
                          <w:sz w:val="22"/>
                          <w:szCs w:val="22"/>
                          <w:rtl/>
                        </w:rPr>
                        <w:t xml:space="preserve">    </w:t>
                      </w:r>
                    </w:p>
                    <w:p w14:paraId="1CEA5765" w14:textId="77777777" w:rsidR="008F2EE5" w:rsidRPr="00FC4932" w:rsidRDefault="008F2EE5" w:rsidP="008F2EE5">
                      <w:pPr>
                        <w:rPr>
                          <w:sz w:val="28"/>
                          <w:szCs w:val="28"/>
                        </w:rPr>
                      </w:pPr>
                    </w:p>
                  </w:txbxContent>
                </v:textbox>
                <w10:wrap type="topAndBottom"/>
              </v:shape>
            </w:pict>
          </mc:Fallback>
        </mc:AlternateContent>
      </w:r>
      <w:r w:rsidR="00F31DDB">
        <w:rPr>
          <w:rFonts w:ascii="Tahoma" w:hAnsi="Tahoma" w:cs="Tahoma"/>
          <w:sz w:val="22"/>
          <w:szCs w:val="22"/>
          <w:rtl/>
        </w:rPr>
        <w:t>לדוגמא, פונקציות במחלקת ה</w:t>
      </w:r>
      <w:r w:rsidR="00F31DDB">
        <w:rPr>
          <w:rFonts w:ascii="Tahoma" w:eastAsiaTheme="minorEastAsia" w:hAnsi="Tahoma" w:cs="Tahoma"/>
          <w:color w:val="2B91AF"/>
          <w:sz w:val="22"/>
          <w:szCs w:val="22"/>
        </w:rPr>
        <w:t>Converts</w:t>
      </w:r>
      <w:r w:rsidR="00F31DDB">
        <w:rPr>
          <w:rFonts w:ascii="Tahoma" w:hAnsi="Tahoma" w:cs="Tahoma"/>
          <w:sz w:val="22"/>
          <w:szCs w:val="22"/>
          <w:rtl/>
        </w:rPr>
        <w:t xml:space="preserve"> להמרת חנות:</w:t>
      </w:r>
    </w:p>
    <w:p w14:paraId="7C37BD0E" w14:textId="45EC8A7F" w:rsidR="008F2EE5" w:rsidRDefault="008F2EE5" w:rsidP="008F2EE5">
      <w:pPr>
        <w:bidi/>
        <w:spacing w:after="240" w:line="360" w:lineRule="auto"/>
        <w:jc w:val="both"/>
        <w:rPr>
          <w:rFonts w:ascii="Tahoma" w:hAnsi="Tahoma" w:cs="Tahoma"/>
          <w:sz w:val="22"/>
          <w:szCs w:val="22"/>
          <w:rtl/>
        </w:rPr>
      </w:pPr>
    </w:p>
    <w:p w14:paraId="06CA644A" w14:textId="67E492BA" w:rsidR="00BD575D" w:rsidRDefault="00F31DDB" w:rsidP="008F2EE5">
      <w:pPr>
        <w:bidi/>
        <w:spacing w:before="240" w:after="240" w:line="360" w:lineRule="auto"/>
        <w:jc w:val="both"/>
        <w:rPr>
          <w:rFonts w:ascii="Tahoma" w:hAnsi="Tahoma" w:cs="Tahoma"/>
          <w:sz w:val="22"/>
          <w:szCs w:val="22"/>
          <w:rtl/>
        </w:rPr>
      </w:pPr>
      <w:r>
        <w:rPr>
          <w:rFonts w:ascii="Tahoma" w:hAnsi="Tahoma" w:cs="Tahoma"/>
          <w:sz w:val="22"/>
          <w:szCs w:val="22"/>
          <w:rtl/>
        </w:rPr>
        <w:t xml:space="preserve">כמובן, לכל מחלקה בצד השרת קיימת מחלקה מקבילה בצד הלקוח, </w:t>
      </w:r>
      <w:proofErr w:type="spellStart"/>
      <w:r>
        <w:rPr>
          <w:rFonts w:ascii="Tahoma" w:hAnsi="Tahoma" w:cs="Tahoma"/>
          <w:sz w:val="22"/>
          <w:szCs w:val="22"/>
          <w:rtl/>
        </w:rPr>
        <w:t>באנגולר</w:t>
      </w:r>
      <w:proofErr w:type="spellEnd"/>
      <w:r>
        <w:rPr>
          <w:rFonts w:ascii="Tahoma" w:hAnsi="Tahoma" w:cs="Tahoma"/>
          <w:sz w:val="22"/>
          <w:szCs w:val="22"/>
          <w:rtl/>
        </w:rPr>
        <w:t>.</w:t>
      </w:r>
    </w:p>
    <w:p w14:paraId="1D76264E" w14:textId="3EA89008"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מחלקת </w:t>
      </w:r>
      <w:r w:rsidR="0013421D">
        <w:rPr>
          <w:rFonts w:ascii="Consolas" w:hAnsi="Consolas"/>
          <w:color w:val="4EC9B0"/>
          <w:sz w:val="21"/>
          <w:szCs w:val="21"/>
        </w:rPr>
        <w:t xml:space="preserve"> </w:t>
      </w:r>
      <w:r w:rsidR="0013421D" w:rsidRPr="0013421D">
        <w:rPr>
          <w:rFonts w:ascii="Consolas" w:hAnsi="Consolas"/>
          <w:color w:val="4EC9B0"/>
          <w:sz w:val="21"/>
          <w:szCs w:val="21"/>
        </w:rPr>
        <w:t>Graph</w:t>
      </w:r>
      <w:r w:rsidR="0013421D" w:rsidRPr="0013421D">
        <w:rPr>
          <w:rFonts w:ascii="Consolas" w:hAnsi="Consolas"/>
          <w:color w:val="D4D4D4"/>
          <w:sz w:val="21"/>
          <w:szCs w:val="21"/>
        </w:rPr>
        <w:t xml:space="preserve"> </w:t>
      </w:r>
      <w:proofErr w:type="spellStart"/>
      <w:r>
        <w:rPr>
          <w:rFonts w:ascii="Tahoma" w:hAnsi="Tahoma" w:cs="Tahoma"/>
          <w:sz w:val="22"/>
          <w:szCs w:val="22"/>
          <w:rtl/>
        </w:rPr>
        <w:t>באנגולר</w:t>
      </w:r>
      <w:proofErr w:type="spellEnd"/>
      <w:r>
        <w:rPr>
          <w:rFonts w:ascii="Tahoma" w:hAnsi="Tahoma" w:cs="Tahoma"/>
          <w:sz w:val="22"/>
          <w:szCs w:val="22"/>
          <w:rtl/>
        </w:rPr>
        <w:t xml:space="preserve">, זהה למחלקת </w:t>
      </w:r>
      <w:proofErr w:type="spellStart"/>
      <w:r w:rsidR="0013421D" w:rsidRPr="00AF1A6A">
        <w:rPr>
          <w:rFonts w:ascii="Tahoma" w:hAnsi="Tahoma" w:cs="Tahoma"/>
          <w:color w:val="2B91AF"/>
          <w:sz w:val="22"/>
          <w:szCs w:val="22"/>
          <w:highlight w:val="white"/>
        </w:rPr>
        <w:t>DtoGraph</w:t>
      </w:r>
      <w:proofErr w:type="spellEnd"/>
      <w:r w:rsidR="0013421D">
        <w:rPr>
          <w:rFonts w:ascii="Tahoma" w:hAnsi="Tahoma" w:cs="Tahoma"/>
          <w:sz w:val="22"/>
          <w:szCs w:val="22"/>
          <w:rtl/>
        </w:rPr>
        <w:t xml:space="preserve"> </w:t>
      </w:r>
      <w:r>
        <w:rPr>
          <w:rFonts w:ascii="Tahoma" w:hAnsi="Tahoma" w:cs="Tahoma"/>
          <w:sz w:val="22"/>
          <w:szCs w:val="22"/>
          <w:rtl/>
        </w:rPr>
        <w:t>שבשרת:</w:t>
      </w:r>
    </w:p>
    <w:p w14:paraId="1096F4BA" w14:textId="77777777" w:rsidR="0013421D" w:rsidRPr="0013421D" w:rsidRDefault="0013421D" w:rsidP="0013421D">
      <w:pPr>
        <w:shd w:val="clear" w:color="auto" w:fill="1E1E1E"/>
        <w:spacing w:line="285" w:lineRule="atLeast"/>
        <w:rPr>
          <w:rFonts w:ascii="Consolas" w:hAnsi="Consolas"/>
          <w:color w:val="D4D4D4"/>
          <w:sz w:val="21"/>
          <w:szCs w:val="21"/>
        </w:rPr>
      </w:pPr>
      <w:r w:rsidRPr="0013421D">
        <w:rPr>
          <w:rFonts w:ascii="Consolas" w:hAnsi="Consolas"/>
          <w:color w:val="C586C0"/>
          <w:sz w:val="21"/>
          <w:szCs w:val="21"/>
        </w:rPr>
        <w:t>export</w:t>
      </w:r>
      <w:r w:rsidRPr="0013421D">
        <w:rPr>
          <w:rFonts w:ascii="Consolas" w:hAnsi="Consolas"/>
          <w:color w:val="D4D4D4"/>
          <w:sz w:val="21"/>
          <w:szCs w:val="21"/>
        </w:rPr>
        <w:t xml:space="preserve"> </w:t>
      </w:r>
      <w:r w:rsidRPr="0013421D">
        <w:rPr>
          <w:rFonts w:ascii="Consolas" w:hAnsi="Consolas"/>
          <w:color w:val="569CD6"/>
          <w:sz w:val="21"/>
          <w:szCs w:val="21"/>
        </w:rPr>
        <w:t>interface</w:t>
      </w:r>
      <w:r w:rsidRPr="0013421D">
        <w:rPr>
          <w:rFonts w:ascii="Consolas" w:hAnsi="Consolas"/>
          <w:color w:val="D4D4D4"/>
          <w:sz w:val="21"/>
          <w:szCs w:val="21"/>
        </w:rPr>
        <w:t xml:space="preserve"> </w:t>
      </w:r>
      <w:r w:rsidRPr="0013421D">
        <w:rPr>
          <w:rFonts w:ascii="Consolas" w:hAnsi="Consolas"/>
          <w:color w:val="4EC9B0"/>
          <w:sz w:val="21"/>
          <w:szCs w:val="21"/>
        </w:rPr>
        <w:t>Graph</w:t>
      </w:r>
      <w:r w:rsidRPr="0013421D">
        <w:rPr>
          <w:rFonts w:ascii="Consolas" w:hAnsi="Consolas"/>
          <w:color w:val="D4D4D4"/>
          <w:sz w:val="21"/>
          <w:szCs w:val="21"/>
        </w:rPr>
        <w:t xml:space="preserve"> {</w:t>
      </w:r>
    </w:p>
    <w:p w14:paraId="0A373C12" w14:textId="77777777" w:rsidR="0013421D" w:rsidRPr="0013421D" w:rsidRDefault="0013421D" w:rsidP="0013421D">
      <w:pPr>
        <w:shd w:val="clear" w:color="auto" w:fill="1E1E1E"/>
        <w:spacing w:line="285" w:lineRule="atLeast"/>
        <w:rPr>
          <w:rFonts w:ascii="Consolas" w:hAnsi="Consolas"/>
          <w:color w:val="D4D4D4"/>
          <w:sz w:val="21"/>
          <w:szCs w:val="21"/>
        </w:rPr>
      </w:pPr>
      <w:r w:rsidRPr="0013421D">
        <w:rPr>
          <w:rFonts w:ascii="Consolas" w:hAnsi="Consolas"/>
          <w:color w:val="D4D4D4"/>
          <w:sz w:val="21"/>
          <w:szCs w:val="21"/>
        </w:rPr>
        <w:t xml:space="preserve">    </w:t>
      </w:r>
      <w:proofErr w:type="spellStart"/>
      <w:r w:rsidRPr="0013421D">
        <w:rPr>
          <w:rFonts w:ascii="Consolas" w:hAnsi="Consolas"/>
          <w:color w:val="9CDCFE"/>
          <w:sz w:val="21"/>
          <w:szCs w:val="21"/>
        </w:rPr>
        <w:t>graphCode</w:t>
      </w:r>
      <w:proofErr w:type="spellEnd"/>
      <w:r w:rsidRPr="0013421D">
        <w:rPr>
          <w:rFonts w:ascii="Consolas" w:hAnsi="Consolas"/>
          <w:color w:val="D4D4D4"/>
          <w:sz w:val="21"/>
          <w:szCs w:val="21"/>
        </w:rPr>
        <w:t xml:space="preserve">: </w:t>
      </w:r>
      <w:r w:rsidRPr="0013421D">
        <w:rPr>
          <w:rFonts w:ascii="Consolas" w:hAnsi="Consolas"/>
          <w:color w:val="4EC9B0"/>
          <w:sz w:val="21"/>
          <w:szCs w:val="21"/>
        </w:rPr>
        <w:t>string</w:t>
      </w:r>
      <w:r w:rsidRPr="0013421D">
        <w:rPr>
          <w:rFonts w:ascii="Consolas" w:hAnsi="Consolas"/>
          <w:color w:val="D4D4D4"/>
          <w:sz w:val="21"/>
          <w:szCs w:val="21"/>
        </w:rPr>
        <w:t>;</w:t>
      </w:r>
    </w:p>
    <w:p w14:paraId="0408305F" w14:textId="77777777" w:rsidR="0013421D" w:rsidRPr="0013421D" w:rsidRDefault="0013421D" w:rsidP="0013421D">
      <w:pPr>
        <w:shd w:val="clear" w:color="auto" w:fill="1E1E1E"/>
        <w:spacing w:line="285" w:lineRule="atLeast"/>
        <w:rPr>
          <w:rFonts w:ascii="Consolas" w:hAnsi="Consolas"/>
          <w:color w:val="D4D4D4"/>
          <w:sz w:val="21"/>
          <w:szCs w:val="21"/>
        </w:rPr>
      </w:pPr>
      <w:r w:rsidRPr="0013421D">
        <w:rPr>
          <w:rFonts w:ascii="Consolas" w:hAnsi="Consolas"/>
          <w:color w:val="D4D4D4"/>
          <w:sz w:val="21"/>
          <w:szCs w:val="21"/>
        </w:rPr>
        <w:t xml:space="preserve">    </w:t>
      </w:r>
      <w:proofErr w:type="spellStart"/>
      <w:r w:rsidRPr="0013421D">
        <w:rPr>
          <w:rFonts w:ascii="Consolas" w:hAnsi="Consolas"/>
          <w:color w:val="9CDCFE"/>
          <w:sz w:val="21"/>
          <w:szCs w:val="21"/>
        </w:rPr>
        <w:t>graphString</w:t>
      </w:r>
      <w:proofErr w:type="spellEnd"/>
      <w:r w:rsidRPr="0013421D">
        <w:rPr>
          <w:rFonts w:ascii="Consolas" w:hAnsi="Consolas"/>
          <w:color w:val="D4D4D4"/>
          <w:sz w:val="21"/>
          <w:szCs w:val="21"/>
        </w:rPr>
        <w:t xml:space="preserve">: </w:t>
      </w:r>
      <w:r w:rsidRPr="0013421D">
        <w:rPr>
          <w:rFonts w:ascii="Consolas" w:hAnsi="Consolas"/>
          <w:color w:val="4EC9B0"/>
          <w:sz w:val="21"/>
          <w:szCs w:val="21"/>
        </w:rPr>
        <w:t>string</w:t>
      </w:r>
      <w:r w:rsidRPr="0013421D">
        <w:rPr>
          <w:rFonts w:ascii="Consolas" w:hAnsi="Consolas"/>
          <w:color w:val="D4D4D4"/>
          <w:sz w:val="21"/>
          <w:szCs w:val="21"/>
        </w:rPr>
        <w:t>;</w:t>
      </w:r>
    </w:p>
    <w:p w14:paraId="493457F8" w14:textId="77777777" w:rsidR="0013421D" w:rsidRPr="0013421D" w:rsidRDefault="0013421D" w:rsidP="0013421D">
      <w:pPr>
        <w:shd w:val="clear" w:color="auto" w:fill="1E1E1E"/>
        <w:spacing w:line="285" w:lineRule="atLeast"/>
        <w:rPr>
          <w:rFonts w:ascii="Consolas" w:hAnsi="Consolas"/>
          <w:color w:val="D4D4D4"/>
          <w:sz w:val="21"/>
          <w:szCs w:val="21"/>
        </w:rPr>
      </w:pPr>
      <w:r w:rsidRPr="0013421D">
        <w:rPr>
          <w:rFonts w:ascii="Consolas" w:hAnsi="Consolas"/>
          <w:color w:val="D4D4D4"/>
          <w:sz w:val="21"/>
          <w:szCs w:val="21"/>
        </w:rPr>
        <w:t xml:space="preserve">    </w:t>
      </w:r>
      <w:proofErr w:type="spellStart"/>
      <w:r w:rsidRPr="0013421D">
        <w:rPr>
          <w:rFonts w:ascii="Consolas" w:hAnsi="Consolas"/>
          <w:color w:val="9CDCFE"/>
          <w:sz w:val="21"/>
          <w:szCs w:val="21"/>
        </w:rPr>
        <w:t>userCode</w:t>
      </w:r>
      <w:proofErr w:type="spellEnd"/>
      <w:r w:rsidRPr="0013421D">
        <w:rPr>
          <w:rFonts w:ascii="Consolas" w:hAnsi="Consolas"/>
          <w:color w:val="D4D4D4"/>
          <w:sz w:val="21"/>
          <w:szCs w:val="21"/>
        </w:rPr>
        <w:t xml:space="preserve">: </w:t>
      </w:r>
      <w:r w:rsidRPr="0013421D">
        <w:rPr>
          <w:rFonts w:ascii="Consolas" w:hAnsi="Consolas"/>
          <w:color w:val="4EC9B0"/>
          <w:sz w:val="21"/>
          <w:szCs w:val="21"/>
        </w:rPr>
        <w:t>number</w:t>
      </w:r>
      <w:r w:rsidRPr="0013421D">
        <w:rPr>
          <w:rFonts w:ascii="Consolas" w:hAnsi="Consolas"/>
          <w:color w:val="D4D4D4"/>
          <w:sz w:val="21"/>
          <w:szCs w:val="21"/>
        </w:rPr>
        <w:t>;</w:t>
      </w:r>
    </w:p>
    <w:p w14:paraId="781FAC6B" w14:textId="77777777" w:rsidR="0013421D" w:rsidRPr="0013421D" w:rsidRDefault="0013421D" w:rsidP="0013421D">
      <w:pPr>
        <w:shd w:val="clear" w:color="auto" w:fill="1E1E1E"/>
        <w:spacing w:line="285" w:lineRule="atLeast"/>
        <w:rPr>
          <w:rFonts w:ascii="Consolas" w:hAnsi="Consolas"/>
          <w:color w:val="D4D4D4"/>
          <w:sz w:val="21"/>
          <w:szCs w:val="21"/>
        </w:rPr>
      </w:pPr>
      <w:r w:rsidRPr="0013421D">
        <w:rPr>
          <w:rFonts w:ascii="Consolas" w:hAnsi="Consolas"/>
          <w:color w:val="D4D4D4"/>
          <w:sz w:val="21"/>
          <w:szCs w:val="21"/>
        </w:rPr>
        <w:t xml:space="preserve">    </w:t>
      </w:r>
      <w:proofErr w:type="spellStart"/>
      <w:r w:rsidRPr="0013421D">
        <w:rPr>
          <w:rFonts w:ascii="Consolas" w:hAnsi="Consolas"/>
          <w:color w:val="9CDCFE"/>
          <w:sz w:val="21"/>
          <w:szCs w:val="21"/>
        </w:rPr>
        <w:t>creationDate</w:t>
      </w:r>
      <w:proofErr w:type="spellEnd"/>
      <w:r w:rsidRPr="0013421D">
        <w:rPr>
          <w:rFonts w:ascii="Consolas" w:hAnsi="Consolas"/>
          <w:color w:val="D4D4D4"/>
          <w:sz w:val="21"/>
          <w:szCs w:val="21"/>
        </w:rPr>
        <w:t xml:space="preserve">: </w:t>
      </w:r>
      <w:r w:rsidRPr="0013421D">
        <w:rPr>
          <w:rFonts w:ascii="Consolas" w:hAnsi="Consolas"/>
          <w:color w:val="4EC9B0"/>
          <w:sz w:val="21"/>
          <w:szCs w:val="21"/>
        </w:rPr>
        <w:t>Date</w:t>
      </w:r>
      <w:r w:rsidRPr="0013421D">
        <w:rPr>
          <w:rFonts w:ascii="Consolas" w:hAnsi="Consolas"/>
          <w:color w:val="D4D4D4"/>
          <w:sz w:val="21"/>
          <w:szCs w:val="21"/>
        </w:rPr>
        <w:t>;</w:t>
      </w:r>
    </w:p>
    <w:p w14:paraId="72267137" w14:textId="77777777" w:rsidR="0013421D" w:rsidRPr="0013421D" w:rsidRDefault="0013421D" w:rsidP="0013421D">
      <w:pPr>
        <w:shd w:val="clear" w:color="auto" w:fill="1E1E1E"/>
        <w:spacing w:line="285" w:lineRule="atLeast"/>
        <w:rPr>
          <w:rFonts w:ascii="Consolas" w:hAnsi="Consolas"/>
          <w:color w:val="D4D4D4"/>
          <w:sz w:val="21"/>
          <w:szCs w:val="21"/>
        </w:rPr>
      </w:pPr>
    </w:p>
    <w:p w14:paraId="16C9ED3A" w14:textId="24F7A306" w:rsidR="00BD575D" w:rsidRDefault="00F31DDB" w:rsidP="0013421D">
      <w:pPr>
        <w:shd w:val="clear" w:color="auto" w:fill="1E1E1E"/>
        <w:spacing w:line="285" w:lineRule="atLeast"/>
        <w:rPr>
          <w:rFonts w:ascii="Consolas" w:hAnsi="Consolas"/>
          <w:color w:val="D4D4D4"/>
          <w:sz w:val="21"/>
          <w:szCs w:val="21"/>
          <w:rtl/>
        </w:rPr>
      </w:pPr>
      <w:r>
        <w:rPr>
          <w:rFonts w:ascii="Consolas" w:hAnsi="Consolas"/>
          <w:color w:val="D4D4D4"/>
          <w:sz w:val="21"/>
          <w:szCs w:val="21"/>
        </w:rPr>
        <w:t>}</w:t>
      </w:r>
      <w:bookmarkStart w:id="88" w:name="_Toc39972176"/>
    </w:p>
    <w:p w14:paraId="5B9E7647" w14:textId="77777777" w:rsidR="00BD575D" w:rsidRDefault="00F31DDB">
      <w:pPr>
        <w:bidi/>
        <w:spacing w:before="100" w:after="200" w:line="276" w:lineRule="auto"/>
        <w:rPr>
          <w:rFonts w:ascii="Tahoma" w:hAnsi="Tahoma" w:cs="Tahoma"/>
          <w:b/>
          <w:bCs/>
          <w:color w:val="ED7D31" w:themeColor="accent2"/>
          <w:sz w:val="22"/>
          <w:szCs w:val="22"/>
          <w:u w:val="single"/>
          <w:rtl/>
        </w:rPr>
      </w:pPr>
      <w:r>
        <w:rPr>
          <w:rFonts w:ascii="Tahoma" w:hAnsi="Tahoma" w:cs="Tahoma"/>
          <w:b/>
          <w:bCs/>
          <w:color w:val="ED7D31" w:themeColor="accent2"/>
          <w:sz w:val="22"/>
          <w:szCs w:val="22"/>
          <w:u w:val="single"/>
          <w:rtl/>
        </w:rPr>
        <w:br w:type="page"/>
      </w:r>
    </w:p>
    <w:p w14:paraId="692C6213" w14:textId="77777777" w:rsidR="00BD575D" w:rsidRDefault="00F31DDB">
      <w:pPr>
        <w:bidi/>
        <w:spacing w:after="240" w:line="360" w:lineRule="auto"/>
        <w:jc w:val="both"/>
        <w:rPr>
          <w:rFonts w:ascii="Tahoma" w:hAnsi="Tahoma" w:cs="Tahoma"/>
          <w:b/>
          <w:bCs/>
          <w:color w:val="ED7D31" w:themeColor="accent2"/>
          <w:sz w:val="22"/>
          <w:szCs w:val="22"/>
          <w:u w:val="single"/>
          <w:rtl/>
        </w:rPr>
      </w:pPr>
      <w:r>
        <w:rPr>
          <w:rFonts w:ascii="Tahoma" w:hAnsi="Tahoma" w:cs="Tahoma"/>
          <w:b/>
          <w:bCs/>
          <w:color w:val="ED7D31" w:themeColor="accent2"/>
          <w:sz w:val="22"/>
          <w:szCs w:val="22"/>
          <w:u w:val="single"/>
          <w:rtl/>
        </w:rPr>
        <w:lastRenderedPageBreak/>
        <w:t xml:space="preserve">אודות </w:t>
      </w:r>
      <w:proofErr w:type="spellStart"/>
      <w:r>
        <w:rPr>
          <w:rFonts w:ascii="Tahoma" w:hAnsi="Tahoma" w:cs="Tahoma"/>
          <w:b/>
          <w:bCs/>
          <w:color w:val="ED7D31" w:themeColor="accent2"/>
          <w:sz w:val="22"/>
          <w:szCs w:val="22"/>
          <w:u w:val="single"/>
          <w:rtl/>
        </w:rPr>
        <w:t>הספריה</w:t>
      </w:r>
      <w:proofErr w:type="spellEnd"/>
      <w:r>
        <w:rPr>
          <w:rFonts w:ascii="Tahoma" w:hAnsi="Tahoma" w:cs="Tahoma"/>
          <w:b/>
          <w:bCs/>
          <w:color w:val="ED7D31" w:themeColor="accent2"/>
          <w:sz w:val="22"/>
          <w:szCs w:val="22"/>
          <w:u w:val="single"/>
          <w:rtl/>
        </w:rPr>
        <w:t xml:space="preserve"> </w:t>
      </w:r>
      <w:r>
        <w:rPr>
          <w:rFonts w:ascii="Tahoma" w:hAnsi="Tahoma" w:cs="Tahoma"/>
          <w:b/>
          <w:bCs/>
          <w:color w:val="ED7D31" w:themeColor="accent2"/>
          <w:sz w:val="22"/>
          <w:szCs w:val="22"/>
          <w:u w:val="single"/>
        </w:rPr>
        <w:t>DTO</w:t>
      </w:r>
      <w:r>
        <w:rPr>
          <w:rFonts w:ascii="Tahoma" w:hAnsi="Tahoma" w:cs="Tahoma"/>
          <w:b/>
          <w:bCs/>
          <w:color w:val="ED7D31" w:themeColor="accent2"/>
          <w:sz w:val="22"/>
          <w:szCs w:val="22"/>
          <w:u w:val="single"/>
          <w:rtl/>
        </w:rPr>
        <w:t>:</w:t>
      </w:r>
      <w:bookmarkEnd w:id="88"/>
    </w:p>
    <w:p w14:paraId="66BB5C66" w14:textId="77777777" w:rsidR="00BD575D" w:rsidRDefault="00F31DDB">
      <w:pPr>
        <w:bidi/>
        <w:spacing w:after="240" w:line="360" w:lineRule="auto"/>
        <w:rPr>
          <w:rFonts w:ascii="Tahoma" w:hAnsi="Tahoma" w:cs="Tahoma"/>
          <w:sz w:val="22"/>
          <w:szCs w:val="22"/>
          <w:rtl/>
        </w:rPr>
      </w:pPr>
      <w:r>
        <w:rPr>
          <w:rFonts w:ascii="Tahoma" w:hAnsi="Tahoma" w:cs="Tahoma"/>
          <w:sz w:val="22"/>
          <w:szCs w:val="22"/>
          <w:rtl/>
        </w:rPr>
        <w:t>במודל שבשכבת ה</w:t>
      </w:r>
      <w:r>
        <w:rPr>
          <w:rFonts w:ascii="Tahoma" w:hAnsi="Tahoma" w:cs="Tahoma"/>
          <w:sz w:val="22"/>
          <w:szCs w:val="22"/>
        </w:rPr>
        <w:t>DAL</w:t>
      </w:r>
      <w:r>
        <w:rPr>
          <w:rFonts w:ascii="Tahoma" w:hAnsi="Tahoma" w:cs="Tahoma"/>
          <w:sz w:val="22"/>
          <w:szCs w:val="22"/>
          <w:rtl/>
        </w:rPr>
        <w:t xml:space="preserve"> קיימות המחלקות המכילות אובייקטים ורשימות של מחלקות המקושרות אליהם.</w:t>
      </w:r>
    </w:p>
    <w:p w14:paraId="3CD4ABAB"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לדוגמא:</w:t>
      </w:r>
      <w:r>
        <w:rPr>
          <w:rFonts w:ascii="Tahoma" w:hAnsi="Tahoma" w:cs="Tahoma"/>
          <w:sz w:val="22"/>
          <w:szCs w:val="22"/>
          <w:rtl/>
        </w:rPr>
        <w:t xml:space="preserve"> בטבלת מדף קיים קוד סטנד, שהמדף משויך אליו. כתוצאה מכך מנגנון ה-</w:t>
      </w:r>
      <w:proofErr w:type="spellStart"/>
      <w:r>
        <w:rPr>
          <w:rFonts w:ascii="Tahoma" w:hAnsi="Tahoma" w:cs="Tahoma"/>
          <w:sz w:val="22"/>
          <w:szCs w:val="22"/>
        </w:rPr>
        <w:t>EntityFrameWork</w:t>
      </w:r>
      <w:proofErr w:type="spellEnd"/>
      <w:r>
        <w:rPr>
          <w:rFonts w:ascii="Tahoma" w:hAnsi="Tahoma" w:cs="Tahoma"/>
          <w:sz w:val="22"/>
          <w:szCs w:val="22"/>
          <w:rtl/>
        </w:rPr>
        <w:t xml:space="preserve"> הוסיף לטבלת מדף אובייקט מסוג סטנד, ובטבלת סטנד הוסיף רשימה של אובייקטים מסוג מדף. קיימת כאן הפניה מעגלית- המדף מצביע לסטנד והסטנד מצביע למדף. כל עוד מדובר בהפניות בלבד, הדבר אינו יוצר בעיה.</w:t>
      </w:r>
    </w:p>
    <w:p w14:paraId="45CA8734"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בזמן שליחת הנתונים מהשרת ללקוח מומרים האובייקטים לקובץ מסוג </w:t>
      </w:r>
      <w:proofErr w:type="spellStart"/>
      <w:r>
        <w:rPr>
          <w:rFonts w:ascii="Tahoma" w:hAnsi="Tahoma" w:cs="Tahoma"/>
          <w:sz w:val="22"/>
          <w:szCs w:val="22"/>
        </w:rPr>
        <w:t>Json</w:t>
      </w:r>
      <w:proofErr w:type="spellEnd"/>
      <w:r>
        <w:rPr>
          <w:rFonts w:ascii="Tahoma" w:hAnsi="Tahoma" w:cs="Tahoma"/>
          <w:sz w:val="22"/>
          <w:szCs w:val="22"/>
          <w:rtl/>
        </w:rPr>
        <w:t xml:space="preserve">. הפעם לא נשלח האובייקט עם הפניות לאובייקטים המקושרים אליו, אלא נשלח נתוני </w:t>
      </w:r>
      <w:proofErr w:type="spellStart"/>
      <w:r>
        <w:rPr>
          <w:rFonts w:ascii="Tahoma" w:hAnsi="Tahoma" w:cs="Tahoma"/>
          <w:sz w:val="22"/>
          <w:szCs w:val="22"/>
          <w:rtl/>
        </w:rPr>
        <w:t>האוביקט</w:t>
      </w:r>
      <w:proofErr w:type="spellEnd"/>
      <w:r>
        <w:rPr>
          <w:rFonts w:ascii="Tahoma" w:hAnsi="Tahoma" w:cs="Tahoma"/>
          <w:sz w:val="22"/>
          <w:szCs w:val="22"/>
          <w:rtl/>
        </w:rPr>
        <w:t xml:space="preserve"> בפורמט </w:t>
      </w:r>
      <w:proofErr w:type="spellStart"/>
      <w:r>
        <w:rPr>
          <w:rFonts w:ascii="Tahoma" w:hAnsi="Tahoma" w:cs="Tahoma"/>
          <w:sz w:val="22"/>
          <w:szCs w:val="22"/>
        </w:rPr>
        <w:t>Json</w:t>
      </w:r>
      <w:proofErr w:type="spellEnd"/>
      <w:r>
        <w:rPr>
          <w:rFonts w:ascii="Tahoma" w:hAnsi="Tahoma" w:cs="Tahoma"/>
          <w:sz w:val="22"/>
          <w:szCs w:val="22"/>
          <w:rtl/>
        </w:rPr>
        <w:t xml:space="preserve"> ובתוכו נתוני האובייקט המקושר. כשנשלח מדף, יומר הסטנד שבתוכו ל</w:t>
      </w:r>
      <w:proofErr w:type="spellStart"/>
      <w:r>
        <w:rPr>
          <w:rFonts w:ascii="Tahoma" w:hAnsi="Tahoma" w:cs="Tahoma"/>
          <w:sz w:val="22"/>
          <w:szCs w:val="22"/>
        </w:rPr>
        <w:t>Json</w:t>
      </w:r>
      <w:proofErr w:type="spellEnd"/>
      <w:r>
        <w:rPr>
          <w:rFonts w:ascii="Tahoma" w:hAnsi="Tahoma" w:cs="Tahoma"/>
          <w:sz w:val="22"/>
          <w:szCs w:val="22"/>
          <w:rtl/>
        </w:rPr>
        <w:t>, וכן יומרו המדפים שבסטנד, וכך הלאה עד אין סוף, היות וההצבעות מעגליות. תתקבל שגיאה כי השרת לא הצליח לשלוח את הנתונים.</w:t>
      </w:r>
    </w:p>
    <w:p w14:paraId="05B1A5B1"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היינו מעוניינים לבטל את האובייקטים והרשימות שבמודל. אך, לא ניתן לשנות את מחלקות המודל שבשכבת ה</w:t>
      </w:r>
      <w:r>
        <w:rPr>
          <w:rFonts w:ascii="Tahoma" w:hAnsi="Tahoma" w:cs="Tahoma"/>
          <w:sz w:val="22"/>
          <w:szCs w:val="22"/>
        </w:rPr>
        <w:t>DAL</w:t>
      </w:r>
      <w:r>
        <w:rPr>
          <w:rFonts w:ascii="Tahoma" w:hAnsi="Tahoma" w:cs="Tahoma"/>
          <w:sz w:val="22"/>
          <w:szCs w:val="22"/>
          <w:rtl/>
        </w:rPr>
        <w:t>, שהרי הן מיוצרות עפ"י בסיס הנתונים, ובכל עדכון מודל עלולות להיווצר מחדש ללא שמירת שינויי המתכנת. לכן, נשתמש ב</w:t>
      </w:r>
      <w:r>
        <w:rPr>
          <w:rFonts w:ascii="Tahoma" w:hAnsi="Tahoma" w:cs="Tahoma"/>
          <w:sz w:val="22"/>
          <w:szCs w:val="22"/>
        </w:rPr>
        <w:t>DTO</w:t>
      </w:r>
      <w:r>
        <w:rPr>
          <w:rFonts w:ascii="Tahoma" w:hAnsi="Tahoma" w:cs="Tahoma"/>
          <w:sz w:val="22"/>
          <w:szCs w:val="22"/>
          <w:rtl/>
        </w:rPr>
        <w:t>.</w:t>
      </w:r>
    </w:p>
    <w:p w14:paraId="0B2E3BF0"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Pr>
        <w:t>DTO</w:t>
      </w:r>
      <w:r>
        <w:rPr>
          <w:rFonts w:ascii="Tahoma" w:hAnsi="Tahoma" w:cs="Tahoma"/>
          <w:sz w:val="22"/>
          <w:szCs w:val="22"/>
          <w:rtl/>
        </w:rPr>
        <w:t xml:space="preserve"> יכילו מחלקות מקבילות לכל מחלקה מהמודל, הן יוכלו להכיל אובייקטים השייכים למחלקה אחרת כל עוד לא יוצרו הפניות מעגליות.</w:t>
      </w:r>
    </w:p>
    <w:p w14:paraId="07BE285A" w14:textId="2244F512"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כמו שהובא לעיל, ניתן לראות כיצד יצרנו היררכיה מסודרת כך שמחלקת </w:t>
      </w:r>
      <w:r w:rsidR="00A03FC2" w:rsidRPr="00AF1A6A">
        <w:rPr>
          <w:rFonts w:ascii="Tahoma" w:hAnsi="Tahoma" w:cs="Tahoma"/>
          <w:color w:val="2B91AF"/>
          <w:sz w:val="22"/>
          <w:szCs w:val="22"/>
          <w:highlight w:val="white"/>
        </w:rPr>
        <w:t>Graph</w:t>
      </w:r>
      <w:r w:rsidR="00A03FC2">
        <w:rPr>
          <w:rFonts w:ascii="Tahoma" w:hAnsi="Tahoma" w:cs="Tahoma"/>
          <w:color w:val="2B91AF"/>
          <w:sz w:val="22"/>
          <w:szCs w:val="22"/>
        </w:rPr>
        <w:t>s</w:t>
      </w:r>
      <w:r w:rsidR="00A03FC2">
        <w:rPr>
          <w:rFonts w:ascii="Tahoma" w:hAnsi="Tahoma" w:cs="Tahoma"/>
          <w:sz w:val="22"/>
          <w:szCs w:val="22"/>
          <w:rtl/>
        </w:rPr>
        <w:t xml:space="preserve"> </w:t>
      </w:r>
      <w:r>
        <w:rPr>
          <w:rFonts w:ascii="Tahoma" w:hAnsi="Tahoma" w:cs="Tahoma"/>
          <w:sz w:val="22"/>
          <w:szCs w:val="22"/>
          <w:rtl/>
        </w:rPr>
        <w:t>מכילה את כל הנתונים השייכים לחנות, אך ללא מעגלים.</w:t>
      </w:r>
    </w:p>
    <w:p w14:paraId="251EC715"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ע"י האובייקטים שהחנות מכילה נחסכו לנו שאילתות רבות, וקיבלנו את כל הנתונים בגישה</w:t>
      </w:r>
      <w:r>
        <w:rPr>
          <w:rFonts w:ascii="Tahoma" w:hAnsi="Tahoma" w:cs="Tahoma" w:hint="cs"/>
          <w:sz w:val="22"/>
          <w:szCs w:val="22"/>
          <w:rtl/>
        </w:rPr>
        <w:t xml:space="preserve"> </w:t>
      </w:r>
      <w:r>
        <w:rPr>
          <w:rFonts w:ascii="Tahoma" w:hAnsi="Tahoma" w:cs="Tahoma"/>
          <w:sz w:val="22"/>
          <w:szCs w:val="22"/>
          <w:rtl/>
        </w:rPr>
        <w:t>ישירה ופשוטה. המרת הנתונים התבצעה באמצעות מחלקת</w:t>
      </w:r>
      <w:r>
        <w:rPr>
          <w:rFonts w:ascii="Tahoma" w:eastAsiaTheme="minorEastAsia" w:hAnsi="Tahoma" w:cs="Tahoma"/>
          <w:color w:val="2B91AF"/>
          <w:sz w:val="22"/>
          <w:szCs w:val="22"/>
        </w:rPr>
        <w:t>Converts</w:t>
      </w:r>
      <w:r>
        <w:rPr>
          <w:rFonts w:ascii="Tahoma" w:hAnsi="Tahoma" w:cs="Tahoma"/>
          <w:sz w:val="22"/>
          <w:szCs w:val="22"/>
        </w:rPr>
        <w:t xml:space="preserve"> </w:t>
      </w:r>
      <w:r>
        <w:rPr>
          <w:rFonts w:ascii="Tahoma" w:hAnsi="Tahoma" w:cs="Tahoma" w:hint="cs"/>
          <w:sz w:val="22"/>
          <w:szCs w:val="22"/>
          <w:rtl/>
        </w:rPr>
        <w:t>.</w:t>
      </w:r>
    </w:p>
    <w:p w14:paraId="28C847EC" w14:textId="77777777" w:rsidR="00BD575D" w:rsidRDefault="00F31DDB">
      <w:pPr>
        <w:pStyle w:val="1"/>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pPr>
      <w:r>
        <w:rPr>
          <w:rFonts w:ascii="Tahoma" w:hAnsi="Tahoma" w:cs="Tahoma"/>
          <w:rtl/>
        </w:rPr>
        <w:br w:type="page"/>
      </w:r>
      <w:bookmarkStart w:id="89" w:name="_Toc42553081"/>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lastRenderedPageBreak/>
        <w:t>ניתוח מערכת</w:t>
      </w:r>
      <w:bookmarkEnd w:id="89"/>
    </w:p>
    <w:p w14:paraId="267BF3AA" w14:textId="1A523297" w:rsidR="00BD575D" w:rsidRDefault="00B27589">
      <w:pPr>
        <w:bidi/>
        <w:spacing w:after="240" w:line="360" w:lineRule="auto"/>
        <w:jc w:val="both"/>
        <w:rPr>
          <w:rFonts w:ascii="Tahoma" w:hAnsi="Tahoma" w:cs="Tahoma"/>
          <w:sz w:val="22"/>
          <w:szCs w:val="22"/>
        </w:rPr>
      </w:pPr>
      <w:r w:rsidRPr="00B27589">
        <w:rPr>
          <w:rFonts w:ascii="Tahoma" w:hAnsi="Tahoma" w:cs="Tahoma"/>
          <w:noProof/>
          <w:rtl/>
        </w:rPr>
        <w:drawing>
          <wp:anchor distT="0" distB="0" distL="114300" distR="114300" simplePos="0" relativeHeight="251819008" behindDoc="1" locked="0" layoutInCell="1" allowOverlap="1" wp14:anchorId="625326FF" wp14:editId="7C58C551">
            <wp:simplePos x="0" y="0"/>
            <wp:positionH relativeFrom="column">
              <wp:posOffset>1019175</wp:posOffset>
            </wp:positionH>
            <wp:positionV relativeFrom="paragraph">
              <wp:posOffset>302895</wp:posOffset>
            </wp:positionV>
            <wp:extent cx="4168140" cy="3832860"/>
            <wp:effectExtent l="0" t="0" r="3810" b="0"/>
            <wp:wrapNone/>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68140" cy="3832860"/>
                    </a:xfrm>
                    <a:prstGeom prst="rect">
                      <a:avLst/>
                    </a:prstGeom>
                  </pic:spPr>
                </pic:pic>
              </a:graphicData>
            </a:graphic>
          </wp:anchor>
        </w:drawing>
      </w:r>
      <w:r w:rsidRPr="00B27589">
        <w:rPr>
          <w:rFonts w:ascii="Tahoma" w:hAnsi="Tahoma" w:cs="Tahoma"/>
          <w:rtl/>
        </w:rPr>
        <w:t xml:space="preserve">  </w:t>
      </w:r>
      <w:r>
        <w:rPr>
          <w:rFonts w:ascii="Tahoma" w:hAnsi="Tahoma" w:cs="Tahoma"/>
        </w:rPr>
        <w:object w:dxaOrig="5148" w:dyaOrig="4500" w14:anchorId="67E102BD">
          <v:shape id="_x0000_i1025" type="#_x0000_t75" style="width:334.1pt;height:258.95pt" o:ole="">
            <v:imagedata r:id="rId20" o:title=""/>
          </v:shape>
          <o:OLEObject Type="Embed" ProgID="Visio.Drawing.15" ShapeID="_x0000_i1025" DrawAspect="Content" ObjectID="_1713700872" r:id="rId21"/>
        </w:object>
      </w:r>
    </w:p>
    <w:p w14:paraId="7C3F8CCF" w14:textId="77777777" w:rsidR="00BD575D" w:rsidRDefault="00F31DDB">
      <w:pPr>
        <w:bidi/>
        <w:spacing w:before="100" w:after="200" w:line="360" w:lineRule="auto"/>
        <w:rPr>
          <w:rFonts w:ascii="Tahoma" w:hAnsi="Tahoma" w:cs="Tahoma"/>
          <w:b/>
          <w:bCs/>
          <w:caps/>
          <w:color w:val="FF3300"/>
          <w:spacing w:val="15"/>
          <w:rtl/>
          <w14:shadow w14:blurRad="50800" w14:dist="38100" w14:dir="18900000" w14:sx="100000" w14:sy="100000" w14:kx="0" w14:ky="0" w14:algn="bl">
            <w14:srgbClr w14:val="000000">
              <w14:alpha w14:val="60000"/>
            </w14:srgbClr>
          </w14:shadow>
        </w:rPr>
      </w:pPr>
      <w:bookmarkStart w:id="90" w:name="_Toc39575146"/>
      <w:bookmarkStart w:id="91" w:name="_Toc39972177"/>
      <w:r>
        <w:rPr>
          <w:rFonts w:ascii="Tahoma" w:hAnsi="Tahoma" w:cs="Tahoma"/>
          <w:b/>
          <w:bCs/>
          <w:color w:val="FF3300"/>
          <w:rtl/>
          <w14:shadow w14:blurRad="50800" w14:dist="38100" w14:dir="18900000" w14:sx="100000" w14:sy="100000" w14:kx="0" w14:ky="0" w14:algn="bl">
            <w14:srgbClr w14:val="000000">
              <w14:alpha w14:val="60000"/>
            </w14:srgbClr>
          </w14:shadow>
        </w:rPr>
        <w:br w:type="page"/>
      </w:r>
    </w:p>
    <w:p w14:paraId="2D09C90D" w14:textId="77777777" w:rsidR="00BD575D" w:rsidRDefault="00F31DDB">
      <w:pPr>
        <w:pStyle w:val="1"/>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pPr>
      <w:bookmarkStart w:id="92" w:name="_Toc39972178"/>
      <w:bookmarkStart w:id="93" w:name="_Toc42553082"/>
      <w:bookmarkEnd w:id="90"/>
      <w:bookmarkEnd w:id="91"/>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lastRenderedPageBreak/>
        <w:t>מילון מושגים</w:t>
      </w:r>
      <w:bookmarkEnd w:id="92"/>
      <w:bookmarkEnd w:id="93"/>
    </w:p>
    <w:p w14:paraId="6B72C845" w14:textId="77777777" w:rsidR="00BD575D" w:rsidRDefault="00F31DDB">
      <w:pPr>
        <w:bidi/>
        <w:spacing w:after="240" w:line="360" w:lineRule="auto"/>
        <w:jc w:val="both"/>
        <w:rPr>
          <w:rFonts w:ascii="Tahoma" w:hAnsi="Tahoma" w:cs="Tahoma"/>
          <w:b/>
          <w:bCs/>
          <w:sz w:val="22"/>
          <w:szCs w:val="22"/>
          <w:rtl/>
        </w:rPr>
      </w:pPr>
      <w:r>
        <w:rPr>
          <w:rFonts w:ascii="Tahoma" w:hAnsi="Tahoma" w:cs="Tahoma"/>
          <w:noProof/>
          <w:sz w:val="22"/>
          <w:szCs w:val="22"/>
          <w:rtl/>
        </w:rPr>
        <mc:AlternateContent>
          <mc:Choice Requires="wpg">
            <w:drawing>
              <wp:anchor distT="0" distB="0" distL="114300" distR="114300" simplePos="0" relativeHeight="251695104" behindDoc="0" locked="0" layoutInCell="1" allowOverlap="1" wp14:anchorId="3E330778" wp14:editId="7496AF88">
                <wp:simplePos x="0" y="0"/>
                <wp:positionH relativeFrom="margin">
                  <wp:posOffset>120929</wp:posOffset>
                </wp:positionH>
                <wp:positionV relativeFrom="paragraph">
                  <wp:posOffset>132976</wp:posOffset>
                </wp:positionV>
                <wp:extent cx="780415" cy="561975"/>
                <wp:effectExtent l="0" t="0" r="57785" b="85725"/>
                <wp:wrapSquare wrapText="bothSides"/>
                <wp:docPr id="181" name="קבוצה 181"/>
                <wp:cNvGraphicFramePr/>
                <a:graphic xmlns:a="http://schemas.openxmlformats.org/drawingml/2006/main">
                  <a:graphicData uri="http://schemas.microsoft.com/office/word/2010/wordprocessingGroup">
                    <wpg:wgp>
                      <wpg:cNvGrpSpPr/>
                      <wpg:grpSpPr>
                        <a:xfrm>
                          <a:off x="0" y="0"/>
                          <a:ext cx="780415" cy="561975"/>
                          <a:chOff x="0" y="0"/>
                          <a:chExt cx="780415" cy="561975"/>
                        </a:xfrm>
                      </wpg:grpSpPr>
                      <wps:wsp>
                        <wps:cNvPr id="197" name="מחבר ישר 197"/>
                        <wps:cNvCnPr/>
                        <wps:spPr>
                          <a:xfrm flipV="1">
                            <a:off x="104775" y="542925"/>
                            <a:ext cx="657225" cy="1905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98" name="תמונה 198"/>
                          <pic:cNvPicPr>
                            <a:picLocks noChangeAspect="1"/>
                          </pic:cNvPicPr>
                        </pic:nvPicPr>
                        <pic:blipFill rotWithShape="1">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rcRect l="21250" r="21250"/>
                          <a:stretch/>
                        </pic:blipFill>
                        <pic:spPr bwMode="auto">
                          <a:xfrm>
                            <a:off x="0" y="38100"/>
                            <a:ext cx="285115" cy="4953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9" name="תמונה 199"/>
                          <pic:cNvPicPr>
                            <a:picLocks noChangeAspect="1"/>
                          </pic:cNvPicPr>
                        </pic:nvPicPr>
                        <pic:blipFill rotWithShape="1">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rcRect l="21250" r="21250"/>
                          <a:stretch/>
                        </pic:blipFill>
                        <pic:spPr bwMode="auto">
                          <a:xfrm>
                            <a:off x="142875" y="0"/>
                            <a:ext cx="285115" cy="4953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0" name="תמונה 200"/>
                          <pic:cNvPicPr>
                            <a:picLocks noChangeAspect="1"/>
                          </pic:cNvPicPr>
                        </pic:nvPicPr>
                        <pic:blipFill rotWithShape="1">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rcRect l="21250" r="21250"/>
                          <a:stretch/>
                        </pic:blipFill>
                        <pic:spPr bwMode="auto">
                          <a:xfrm>
                            <a:off x="314325" y="9525"/>
                            <a:ext cx="285115" cy="4953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1" name="תמונה 201"/>
                          <pic:cNvPicPr>
                            <a:picLocks noChangeAspect="1"/>
                          </pic:cNvPicPr>
                        </pic:nvPicPr>
                        <pic:blipFill rotWithShape="1">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rcRect l="21250" r="21250"/>
                          <a:stretch/>
                        </pic:blipFill>
                        <pic:spPr bwMode="auto">
                          <a:xfrm>
                            <a:off x="495300" y="9525"/>
                            <a:ext cx="285115" cy="495300"/>
                          </a:xfrm>
                          <a:prstGeom prst="rect">
                            <a:avLst/>
                          </a:prstGeom>
                          <a:noFill/>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w:pict>
              <v:group w14:anchorId="6B6763AB" id="קבוצה 181" o:spid="_x0000_s1026" style="position:absolute;left:0;text-align:left;margin-left:9.5pt;margin-top:10.45pt;width:61.45pt;height:44.25pt;z-index:251695104;mso-position-horizontal-relative:margin" coordsize="7804,56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">
                <v:line id="מחבר ישר 197" o:spid="_x0000_s1027" style="position:absolute;flip:y;visibility:visible;mso-wrap-style:square" from="1047,5429" to="7620,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" strokecolor="#4d78c7 [3060]" strokeweight="6pt"/>
                <v:shape id="תמונה 198" o:spid="_x0000_s1028" type="#_x0000_t75" style="position:absolute;top:381;width:2851;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">
                  <v:imagedata r:id="rId23" o:title="" cropleft="13926f" cropright="13926f" chromakey="white"/>
                </v:shape>
                <v:shape id="תמונה 199" o:spid="_x0000_s1029" type="#_x0000_t75" style="position:absolute;left:1428;width:2851;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">
                  <v:imagedata r:id="rId23" o:title="" cropleft="13926f" cropright="13926f" chromakey="white"/>
                </v:shape>
                <v:shape id="תמונה 200" o:spid="_x0000_s1030" type="#_x0000_t75" style="position:absolute;left:3143;top:95;width:2851;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">
                  <v:imagedata r:id="rId23" o:title="" cropleft="13926f" cropright="13926f" chromakey="white"/>
                </v:shape>
                <v:shape id="תמונה 201" o:spid="_x0000_s1031" type="#_x0000_t75" style="position:absolute;left:4953;top:95;width:2851;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">
                  <v:imagedata r:id="rId23" o:title="" cropleft="13926f" cropright="13926f" chromakey="white"/>
                </v:shape>
                <w10:wrap type="square" anchorx="margin"/>
              </v:group>
            </w:pict>
          </mc:Fallback>
        </mc:AlternateContent>
      </w:r>
      <w:r>
        <w:rPr>
          <w:rFonts w:ascii="Tahoma" w:hAnsi="Tahoma" w:cs="Tahoma"/>
          <w:b/>
          <w:bCs/>
          <w:sz w:val="22"/>
          <w:szCs w:val="22"/>
          <w:rtl/>
        </w:rPr>
        <w:t>להלן מספר הגדרות שיעשו סדר במושגים הקיימים בפרויקט:</w:t>
      </w:r>
    </w:p>
    <w:p w14:paraId="2D79E306" w14:textId="77777777" w:rsidR="00BD575D" w:rsidRDefault="00F31DDB">
      <w:pPr>
        <w:bidi/>
        <w:spacing w:after="240" w:line="360" w:lineRule="auto"/>
        <w:jc w:val="both"/>
        <w:rPr>
          <w:rFonts w:ascii="Tahoma" w:hAnsi="Tahoma" w:cs="Tahoma"/>
          <w:sz w:val="22"/>
          <w:szCs w:val="22"/>
          <w:rtl/>
        </w:rPr>
      </w:pPr>
      <w:r>
        <w:rPr>
          <w:rFonts w:ascii="Tahoma" w:hAnsi="Tahoma" w:cs="Tahoma"/>
          <w:noProof/>
          <w:sz w:val="22"/>
          <w:szCs w:val="22"/>
          <w:rtl/>
        </w:rPr>
        <mc:AlternateContent>
          <mc:Choice Requires="wpg">
            <w:drawing>
              <wp:anchor distT="0" distB="0" distL="114300" distR="114300" simplePos="0" relativeHeight="251696128" behindDoc="0" locked="0" layoutInCell="1" allowOverlap="1" wp14:anchorId="427E0744" wp14:editId="53D8DF07">
                <wp:simplePos x="0" y="0"/>
                <wp:positionH relativeFrom="column">
                  <wp:posOffset>71120</wp:posOffset>
                </wp:positionH>
                <wp:positionV relativeFrom="paragraph">
                  <wp:posOffset>464820</wp:posOffset>
                </wp:positionV>
                <wp:extent cx="784860" cy="1104900"/>
                <wp:effectExtent l="0" t="0" r="53340" b="19050"/>
                <wp:wrapSquare wrapText="bothSides"/>
                <wp:docPr id="154" name="קבוצה 154"/>
                <wp:cNvGraphicFramePr/>
                <a:graphic xmlns:a="http://schemas.openxmlformats.org/drawingml/2006/main">
                  <a:graphicData uri="http://schemas.microsoft.com/office/word/2010/wordprocessingGroup">
                    <wpg:wgp>
                      <wpg:cNvGrpSpPr/>
                      <wpg:grpSpPr>
                        <a:xfrm>
                          <a:off x="0" y="0"/>
                          <a:ext cx="784860" cy="1104900"/>
                          <a:chOff x="0" y="0"/>
                          <a:chExt cx="785196" cy="1105412"/>
                        </a:xfrm>
                      </wpg:grpSpPr>
                      <wps:wsp>
                        <wps:cNvPr id="182" name="מחבר ישר 182"/>
                        <wps:cNvCnPr/>
                        <wps:spPr>
                          <a:xfrm flipV="1">
                            <a:off x="58711" y="258243"/>
                            <a:ext cx="676405" cy="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83" name="מחבר ישר 183"/>
                        <wps:cNvCnPr/>
                        <wps:spPr>
                          <a:xfrm flipV="1">
                            <a:off x="107576" y="632155"/>
                            <a:ext cx="676405" cy="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g:grpSp>
                        <wpg:cNvPr id="184" name="קבוצה 184"/>
                        <wpg:cNvGrpSpPr/>
                        <wpg:grpSpPr>
                          <a:xfrm>
                            <a:off x="0" y="0"/>
                            <a:ext cx="785196" cy="1105412"/>
                            <a:chOff x="0" y="0"/>
                            <a:chExt cx="785196" cy="1105412"/>
                          </a:xfrm>
                        </wpg:grpSpPr>
                        <wps:wsp>
                          <wps:cNvPr id="186" name="מלבן 186"/>
                          <wps:cNvSpPr/>
                          <wps:spPr>
                            <a:xfrm>
                              <a:off x="96819" y="0"/>
                              <a:ext cx="638298" cy="11054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187" name="תמונה 187"/>
                            <pic:cNvPicPr>
                              <a:picLocks noChangeAspect="1"/>
                            </pic:cNvPicPr>
                          </pic:nvPicPr>
                          <pic:blipFill>
                            <a:blip r:embed="rId24" cstate="print">
                              <a:clrChange>
                                <a:clrFrom>
                                  <a:srgbClr val="000000">
                                    <a:alpha val="0"/>
                                  </a:srgbClr>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484094" y="96819"/>
                              <a:ext cx="228600" cy="133350"/>
                            </a:xfrm>
                            <a:prstGeom prst="rect">
                              <a:avLst/>
                            </a:prstGeom>
                            <a:noFill/>
                            <a:ln>
                              <a:noFill/>
                            </a:ln>
                          </pic:spPr>
                        </pic:pic>
                        <pic:pic xmlns:pic="http://schemas.openxmlformats.org/drawingml/2006/picture">
                          <pic:nvPicPr>
                            <pic:cNvPr id="188" name="תמונה 188"/>
                            <pic:cNvPicPr>
                              <a:picLocks noChangeAspect="1"/>
                            </pic:cNvPicPr>
                          </pic:nvPicPr>
                          <pic:blipFill>
                            <a:blip r:embed="rId24" cstate="print">
                              <a:clrChange>
                                <a:clrFrom>
                                  <a:srgbClr val="000000">
                                    <a:alpha val="0"/>
                                  </a:srgbClr>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129092" y="53788"/>
                              <a:ext cx="228600" cy="133350"/>
                            </a:xfrm>
                            <a:prstGeom prst="rect">
                              <a:avLst/>
                            </a:prstGeom>
                            <a:noFill/>
                            <a:ln>
                              <a:noFill/>
                            </a:ln>
                          </pic:spPr>
                        </pic:pic>
                        <pic:pic xmlns:pic="http://schemas.openxmlformats.org/drawingml/2006/picture">
                          <pic:nvPicPr>
                            <pic:cNvPr id="189" name="תמונה 189"/>
                            <pic:cNvPicPr>
                              <a:picLocks noChangeAspect="1"/>
                            </pic:cNvPicPr>
                          </pic:nvPicPr>
                          <pic:blipFill>
                            <a:blip r:embed="rId24" cstate="print">
                              <a:clrChange>
                                <a:clrFrom>
                                  <a:srgbClr val="000000">
                                    <a:alpha val="0"/>
                                  </a:srgbClr>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279699" y="86061"/>
                              <a:ext cx="228600" cy="133350"/>
                            </a:xfrm>
                            <a:prstGeom prst="rect">
                              <a:avLst/>
                            </a:prstGeom>
                            <a:noFill/>
                            <a:ln>
                              <a:noFill/>
                            </a:ln>
                          </pic:spPr>
                        </pic:pic>
                        <pic:pic xmlns:pic="http://schemas.openxmlformats.org/drawingml/2006/picture">
                          <pic:nvPicPr>
                            <pic:cNvPr id="190" name="תמונה 190"/>
                            <pic:cNvPicPr>
                              <a:picLocks noChangeAspect="1"/>
                            </pic:cNvPicPr>
                          </pic:nvPicPr>
                          <pic:blipFill>
                            <a:blip r:embed="rId24" cstate="print">
                              <a:clrChange>
                                <a:clrFrom>
                                  <a:srgbClr val="000000">
                                    <a:alpha val="0"/>
                                  </a:srgbClr>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451821" y="53788"/>
                              <a:ext cx="228600" cy="133350"/>
                            </a:xfrm>
                            <a:prstGeom prst="rect">
                              <a:avLst/>
                            </a:prstGeom>
                            <a:noFill/>
                            <a:ln>
                              <a:noFill/>
                            </a:ln>
                          </pic:spPr>
                        </pic:pic>
                        <pic:pic xmlns:pic="http://schemas.openxmlformats.org/drawingml/2006/picture">
                          <pic:nvPicPr>
                            <pic:cNvPr id="191" name="תמונה 191"/>
                            <pic:cNvPicPr>
                              <a:picLocks noChangeAspect="1"/>
                            </pic:cNvPicPr>
                          </pic:nvPicPr>
                          <pic:blipFill>
                            <a:blip r:embed="rId2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50607" y="333487"/>
                              <a:ext cx="304800" cy="264795"/>
                            </a:xfrm>
                            <a:prstGeom prst="rect">
                              <a:avLst/>
                            </a:prstGeom>
                            <a:noFill/>
                            <a:ln>
                              <a:noFill/>
                            </a:ln>
                          </pic:spPr>
                        </pic:pic>
                        <pic:pic xmlns:pic="http://schemas.openxmlformats.org/drawingml/2006/picture">
                          <pic:nvPicPr>
                            <pic:cNvPr id="192" name="תמונה 192"/>
                            <pic:cNvPicPr>
                              <a:picLocks noChangeAspect="1"/>
                            </pic:cNvPicPr>
                          </pic:nvPicPr>
                          <pic:blipFill>
                            <a:blip r:embed="rId2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333487"/>
                              <a:ext cx="304800" cy="264795"/>
                            </a:xfrm>
                            <a:prstGeom prst="rect">
                              <a:avLst/>
                            </a:prstGeom>
                            <a:noFill/>
                            <a:ln>
                              <a:noFill/>
                            </a:ln>
                          </pic:spPr>
                        </pic:pic>
                        <pic:pic xmlns:pic="http://schemas.openxmlformats.org/drawingml/2006/picture">
                          <pic:nvPicPr>
                            <pic:cNvPr id="193" name="תמונה 193"/>
                            <pic:cNvPicPr>
                              <a:picLocks noChangeAspect="1"/>
                            </pic:cNvPicPr>
                          </pic:nvPicPr>
                          <pic:blipFill>
                            <a:blip r:embed="rId2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51821" y="731520"/>
                              <a:ext cx="333375" cy="333375"/>
                            </a:xfrm>
                            <a:prstGeom prst="rect">
                              <a:avLst/>
                            </a:prstGeom>
                            <a:noFill/>
                            <a:ln>
                              <a:noFill/>
                            </a:ln>
                          </pic:spPr>
                        </pic:pic>
                        <pic:pic xmlns:pic="http://schemas.openxmlformats.org/drawingml/2006/picture">
                          <pic:nvPicPr>
                            <pic:cNvPr id="194" name="תמונה 194"/>
                            <pic:cNvPicPr>
                              <a:picLocks noChangeAspect="1"/>
                            </pic:cNvPicPr>
                          </pic:nvPicPr>
                          <pic:blipFill>
                            <a:blip r:embed="rId2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333487" y="333487"/>
                              <a:ext cx="304800" cy="264795"/>
                            </a:xfrm>
                            <a:prstGeom prst="rect">
                              <a:avLst/>
                            </a:prstGeom>
                            <a:noFill/>
                            <a:ln>
                              <a:noFill/>
                            </a:ln>
                          </pic:spPr>
                        </pic:pic>
                        <pic:pic xmlns:pic="http://schemas.openxmlformats.org/drawingml/2006/picture">
                          <pic:nvPicPr>
                            <pic:cNvPr id="195" name="תמונה 195"/>
                            <pic:cNvPicPr>
                              <a:picLocks noChangeAspect="1"/>
                            </pic:cNvPicPr>
                          </pic:nvPicPr>
                          <pic:blipFill>
                            <a:blip r:embed="rId2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07576" y="731520"/>
                              <a:ext cx="333375" cy="333375"/>
                            </a:xfrm>
                            <a:prstGeom prst="rect">
                              <a:avLst/>
                            </a:prstGeom>
                            <a:noFill/>
                            <a:ln>
                              <a:noFill/>
                            </a:ln>
                          </pic:spPr>
                        </pic:pic>
                      </wpg:grpSp>
                      <wps:wsp>
                        <wps:cNvPr id="185" name="מחבר ישר 185"/>
                        <wps:cNvCnPr/>
                        <wps:spPr>
                          <a:xfrm flipV="1">
                            <a:off x="86062" y="1021976"/>
                            <a:ext cx="676405" cy="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74475EB8" id="קבוצה 154" o:spid="_x0000_s1026" style="position:absolute;left:0;text-align:left;margin-left:5.6pt;margin-top:36.6pt;width:61.8pt;height:87pt;z-index:251696128;mso-width-relative:margin" coordsize="7851,1105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">
                <v:line id="מחבר ישר 182" o:spid="_x0000_s1027" style="position:absolute;flip:y;visibility:visible;mso-wrap-style:square" from="587,2582" to="7351,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" strokecolor="#4d78c7 [3060]" strokeweight="6pt"/>
                <v:line id="מחבר ישר 183" o:spid="_x0000_s1028" style="position:absolute;flip:y;visibility:visible;mso-wrap-style:square" from="1075,6321" to="7839,6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" strokecolor="#4d78c7 [3060]" strokeweight="6pt"/>
                <v:group id="קבוצה 184" o:spid="_x0000_s1029" style="position:absolute;width:7851;height:11054" coordsize="7851,11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ect id="מלבן 186" o:spid="_x0000_s1030" style="position:absolute;left:968;width:6383;height:11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" filled="f" strokecolor="black [3213]" strokeweight="1.52778mm">
                    <v:stroke linestyle="thickThin"/>
                  </v:rect>
                  <v:shape id="תמונה 187" o:spid="_x0000_s1031" type="#_x0000_t75" style="position:absolute;left:4840;top:968;width:2286;height:1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">
                    <v:imagedata r:id="rId27" o:title="" chromakey="black"/>
                  </v:shape>
                  <v:shape id="תמונה 188" o:spid="_x0000_s1032" type="#_x0000_t75" style="position:absolute;left:1290;top:537;width:2286;height: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">
                    <v:imagedata r:id="rId27" o:title="" chromakey="black"/>
                  </v:shape>
                  <v:shape id="תמונה 189" o:spid="_x0000_s1033" type="#_x0000_t75" style="position:absolute;left:2796;top:860;width:2286;height: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">
                    <v:imagedata r:id="rId27" o:title="" chromakey="black"/>
                  </v:shape>
                  <v:shape id="תמונה 190" o:spid="_x0000_s1034" type="#_x0000_t75" style="position:absolute;left:4518;top:537;width:2286;height: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">
                    <v:imagedata r:id="rId27" o:title="" chromakey="black"/>
                  </v:shape>
                  <v:shape id="תמונה 191" o:spid="_x0000_s1035" type="#_x0000_t75" style="position:absolute;left:1506;top:3334;width:3048;height:2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">
                    <v:imagedata r:id="rId28" o:title="" chromakey="white"/>
                  </v:shape>
                  <v:shape id="תמונה 192" o:spid="_x0000_s1036" type="#_x0000_t75" style="position:absolute;top:3334;width:3048;height:2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">
                    <v:imagedata r:id="rId28" o:title="" chromakey="white"/>
                  </v:shape>
                  <v:shape id="תמונה 193" o:spid="_x0000_s1037" type="#_x0000_t75" style="position:absolute;left:4518;top:7315;width:33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">
                    <v:imagedata r:id="rId29" o:title="" chromakey="white"/>
                  </v:shape>
                  <v:shape id="תמונה 194" o:spid="_x0000_s1038" type="#_x0000_t75" style="position:absolute;left:3334;top:3334;width:3048;height:2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">
                    <v:imagedata r:id="rId28" o:title="" chromakey="white"/>
                  </v:shape>
                  <v:shape id="תמונה 195" o:spid="_x0000_s1039" type="#_x0000_t75" style="position:absolute;left:1075;top:7315;width:3334;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">
                    <v:imagedata r:id="rId29" o:title="" chromakey="white"/>
                  </v:shape>
                </v:group>
                <v:line id="מחבר ישר 185" o:spid="_x0000_s1040" style="position:absolute;flip:y;visibility:visible;mso-wrap-style:square" from="860,10219" to="7624,10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" strokecolor="#4d78c7 [3060]" strokeweight="6pt"/>
                <w10:wrap type="square"/>
              </v:group>
            </w:pict>
          </mc:Fallback>
        </mc:AlternateContent>
      </w:r>
      <w:r>
        <w:rPr>
          <w:rFonts w:ascii="Tahoma" w:hAnsi="Tahoma" w:cs="Tahoma"/>
          <w:b/>
          <w:bCs/>
          <w:sz w:val="22"/>
          <w:szCs w:val="22"/>
          <w:rtl/>
        </w:rPr>
        <w:t>מדף-</w:t>
      </w:r>
      <w:r>
        <w:rPr>
          <w:rFonts w:ascii="Tahoma" w:hAnsi="Tahoma" w:cs="Tahoma"/>
          <w:sz w:val="22"/>
          <w:szCs w:val="22"/>
          <w:rtl/>
        </w:rPr>
        <w:t xml:space="preserve"> 'קומה' בעמודה שעליה מונחים המוצרים [כל מוצר בחנות ממוקם במדף אחד בלבד. במדף עשויים להיות כמה מוצרים]. </w:t>
      </w:r>
    </w:p>
    <w:p w14:paraId="38071CA5"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 xml:space="preserve">עמודה, סטנד, </w:t>
      </w:r>
      <w:r>
        <w:rPr>
          <w:rFonts w:ascii="Tahoma" w:hAnsi="Tahoma" w:cs="Tahoma"/>
          <w:b/>
          <w:bCs/>
          <w:sz w:val="22"/>
          <w:szCs w:val="22"/>
        </w:rPr>
        <w:t>Stand</w:t>
      </w:r>
      <w:r>
        <w:rPr>
          <w:rFonts w:ascii="Tahoma" w:hAnsi="Tahoma" w:cs="Tahoma"/>
          <w:b/>
          <w:bCs/>
          <w:sz w:val="22"/>
          <w:szCs w:val="22"/>
          <w:rtl/>
        </w:rPr>
        <w:t>-</w:t>
      </w:r>
      <w:r>
        <w:rPr>
          <w:rFonts w:ascii="Tahoma" w:hAnsi="Tahoma" w:cs="Tahoma"/>
          <w:sz w:val="22"/>
          <w:szCs w:val="22"/>
          <w:rtl/>
        </w:rPr>
        <w:t xml:space="preserve"> 'בנין' המורכב מכמה מדפים. [כל מדף בחנות ממוקם בעמודה אחת בלבד, בעמודה ישנם, בדר"כ מספר מדפים].</w:t>
      </w:r>
      <w:r>
        <w:rPr>
          <w:rFonts w:ascii="Tahoma" w:hAnsi="Tahoma" w:cs="Tahoma"/>
          <w:noProof/>
          <w:sz w:val="22"/>
          <w:szCs w:val="22"/>
        </w:rPr>
        <w:t xml:space="preserve"> </w:t>
      </w:r>
    </w:p>
    <w:p w14:paraId="03E2BA04" w14:textId="77777777" w:rsidR="00BD575D" w:rsidRDefault="00F31DDB">
      <w:pPr>
        <w:bidi/>
        <w:spacing w:after="240" w:line="360" w:lineRule="auto"/>
        <w:jc w:val="both"/>
        <w:rPr>
          <w:rFonts w:ascii="Tahoma" w:hAnsi="Tahoma" w:cs="Tahoma"/>
          <w:sz w:val="22"/>
          <w:szCs w:val="22"/>
          <w:rtl/>
        </w:rPr>
      </w:pPr>
      <w:r>
        <w:rPr>
          <w:rFonts w:ascii="Tahoma" w:hAnsi="Tahoma" w:cs="Tahoma"/>
          <w:noProof/>
          <w:sz w:val="22"/>
          <w:szCs w:val="22"/>
          <w:rtl/>
        </w:rPr>
        <mc:AlternateContent>
          <mc:Choice Requires="wpg">
            <w:drawing>
              <wp:anchor distT="0" distB="0" distL="114300" distR="114300" simplePos="0" relativeHeight="251697152" behindDoc="0" locked="0" layoutInCell="1" allowOverlap="1" wp14:anchorId="5712278E" wp14:editId="41F0FBAA">
                <wp:simplePos x="0" y="0"/>
                <wp:positionH relativeFrom="column">
                  <wp:posOffset>305418</wp:posOffset>
                </wp:positionH>
                <wp:positionV relativeFrom="paragraph">
                  <wp:posOffset>307900</wp:posOffset>
                </wp:positionV>
                <wp:extent cx="1148080" cy="1400810"/>
                <wp:effectExtent l="0" t="76200" r="33020" b="66040"/>
                <wp:wrapSquare wrapText="bothSides"/>
                <wp:docPr id="125" name="קבוצה 125"/>
                <wp:cNvGraphicFramePr/>
                <a:graphic xmlns:a="http://schemas.openxmlformats.org/drawingml/2006/main">
                  <a:graphicData uri="http://schemas.microsoft.com/office/word/2010/wordprocessingGroup">
                    <wpg:wgp>
                      <wpg:cNvGrpSpPr/>
                      <wpg:grpSpPr>
                        <a:xfrm>
                          <a:off x="0" y="0"/>
                          <a:ext cx="1148080" cy="1400810"/>
                          <a:chOff x="0" y="0"/>
                          <a:chExt cx="1148220" cy="1401089"/>
                        </a:xfrm>
                      </wpg:grpSpPr>
                      <wpg:grpSp>
                        <wpg:cNvPr id="155" name="קבוצה 155"/>
                        <wpg:cNvGrpSpPr/>
                        <wpg:grpSpPr>
                          <a:xfrm>
                            <a:off x="0" y="0"/>
                            <a:ext cx="986295" cy="1048667"/>
                            <a:chOff x="0" y="0"/>
                            <a:chExt cx="1695450" cy="1704975"/>
                          </a:xfrm>
                        </wpg:grpSpPr>
                        <wps:wsp>
                          <wps:cNvPr id="169" name="מלבן 169"/>
                          <wps:cNvSpPr/>
                          <wps:spPr>
                            <a:xfrm>
                              <a:off x="1057275" y="0"/>
                              <a:ext cx="638175" cy="1104900"/>
                            </a:xfrm>
                            <a:prstGeom prst="rect">
                              <a:avLst/>
                            </a:prstGeom>
                            <a:solidFill>
                              <a:schemeClr val="bg1"/>
                            </a:solidFill>
                            <a:ln>
                              <a:solidFill>
                                <a:schemeClr val="tx1"/>
                              </a:solidFill>
                            </a:ln>
                            <a:scene3d>
                              <a:camera prst="isometricRightUp"/>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s:wsp>
                          <wps:cNvPr id="170" name="מלבן 170"/>
                          <wps:cNvSpPr/>
                          <wps:spPr>
                            <a:xfrm>
                              <a:off x="0" y="600075"/>
                              <a:ext cx="638175" cy="1104900"/>
                            </a:xfrm>
                            <a:prstGeom prst="rect">
                              <a:avLst/>
                            </a:prstGeom>
                            <a:solidFill>
                              <a:schemeClr val="bg1"/>
                            </a:solidFill>
                            <a:ln>
                              <a:solidFill>
                                <a:schemeClr val="tx1"/>
                              </a:solidFill>
                            </a:ln>
                            <a:scene3d>
                              <a:camera prst="isometricRightUp"/>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s:wsp>
                          <wps:cNvPr id="171" name="מלבן 171"/>
                          <wps:cNvSpPr/>
                          <wps:spPr>
                            <a:xfrm>
                              <a:off x="552450" y="295275"/>
                              <a:ext cx="638175" cy="1104900"/>
                            </a:xfrm>
                            <a:prstGeom prst="rect">
                              <a:avLst/>
                            </a:prstGeom>
                            <a:solidFill>
                              <a:schemeClr val="bg1"/>
                            </a:solidFill>
                            <a:ln>
                              <a:solidFill>
                                <a:schemeClr val="tx1"/>
                              </a:solidFill>
                            </a:ln>
                            <a:scene3d>
                              <a:camera prst="isometricRightUp"/>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s:wsp>
                          <wps:cNvPr id="172" name="מחבר ישר 172"/>
                          <wps:cNvCnPr/>
                          <wps:spPr>
                            <a:xfrm flipV="1">
                              <a:off x="66675" y="1295400"/>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73" name="מחבר ישר 173"/>
                          <wps:cNvCnPr/>
                          <wps:spPr>
                            <a:xfrm flipV="1">
                              <a:off x="552450" y="552450"/>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74" name="מחבר ישר 174"/>
                          <wps:cNvCnPr/>
                          <wps:spPr>
                            <a:xfrm flipV="1">
                              <a:off x="581025" y="819150"/>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75" name="מחבר ישר 175"/>
                          <wps:cNvCnPr/>
                          <wps:spPr>
                            <a:xfrm flipV="1">
                              <a:off x="590550" y="1123950"/>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76" name="מחבר ישר 176"/>
                          <wps:cNvCnPr/>
                          <wps:spPr>
                            <a:xfrm flipV="1">
                              <a:off x="1133475" y="809625"/>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77" name="מחבר ישר 177"/>
                          <wps:cNvCnPr/>
                          <wps:spPr>
                            <a:xfrm flipV="1">
                              <a:off x="1123950" y="533400"/>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78" name="מחבר ישר 178"/>
                          <wps:cNvCnPr/>
                          <wps:spPr>
                            <a:xfrm flipV="1">
                              <a:off x="1133475" y="276225"/>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79" name="מחבר ישר 179"/>
                          <wps:cNvCnPr/>
                          <wps:spPr>
                            <a:xfrm flipV="1">
                              <a:off x="104775" y="790575"/>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80" name="מחבר ישר 180"/>
                          <wps:cNvCnPr/>
                          <wps:spPr>
                            <a:xfrm flipV="1">
                              <a:off x="66675" y="1038225"/>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g:grpSp>
                      <wpg:grpSp>
                        <wpg:cNvPr id="156" name="קבוצה 156"/>
                        <wpg:cNvGrpSpPr/>
                        <wpg:grpSpPr>
                          <a:xfrm>
                            <a:off x="161925" y="352425"/>
                            <a:ext cx="986295" cy="1048664"/>
                            <a:chOff x="161925" y="352425"/>
                            <a:chExt cx="1695450" cy="1704975"/>
                          </a:xfrm>
                        </wpg:grpSpPr>
                        <wps:wsp>
                          <wps:cNvPr id="157" name="מחבר ישר 157"/>
                          <wps:cNvCnPr/>
                          <wps:spPr>
                            <a:xfrm flipV="1">
                              <a:off x="228600" y="1647825"/>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58" name="מחבר ישר 158"/>
                          <wps:cNvCnPr/>
                          <wps:spPr>
                            <a:xfrm flipV="1">
                              <a:off x="714375" y="904875"/>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59" name="מחבר ישר 159"/>
                          <wps:cNvCnPr/>
                          <wps:spPr>
                            <a:xfrm flipV="1">
                              <a:off x="742950" y="1171575"/>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60" name="מחבר ישר 160"/>
                          <wps:cNvCnPr/>
                          <wps:spPr>
                            <a:xfrm flipV="1">
                              <a:off x="752475" y="1476375"/>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61" name="מחבר ישר 161"/>
                          <wps:cNvCnPr/>
                          <wps:spPr>
                            <a:xfrm flipV="1">
                              <a:off x="1295400" y="1162050"/>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62" name="מחבר ישר 162"/>
                          <wps:cNvCnPr/>
                          <wps:spPr>
                            <a:xfrm flipV="1">
                              <a:off x="1285875" y="885825"/>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63" name="מחבר ישר 163"/>
                          <wps:cNvCnPr/>
                          <wps:spPr>
                            <a:xfrm flipV="1">
                              <a:off x="1295400" y="628650"/>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64" name="מחבר ישר 164"/>
                          <wps:cNvCnPr/>
                          <wps:spPr>
                            <a:xfrm flipV="1">
                              <a:off x="266700" y="1143000"/>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65" name="מחבר ישר 165"/>
                          <wps:cNvCnPr/>
                          <wps:spPr>
                            <a:xfrm flipV="1">
                              <a:off x="228600" y="1390650"/>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66" name="מלבן 166"/>
                          <wps:cNvSpPr/>
                          <wps:spPr>
                            <a:xfrm>
                              <a:off x="714375" y="647700"/>
                              <a:ext cx="638175" cy="1104900"/>
                            </a:xfrm>
                            <a:prstGeom prst="rect">
                              <a:avLst/>
                            </a:prstGeom>
                            <a:solidFill>
                              <a:schemeClr val="bg1"/>
                            </a:solidFill>
                            <a:ln>
                              <a:solidFill>
                                <a:schemeClr val="tx1"/>
                              </a:solidFill>
                            </a:ln>
                            <a:scene3d>
                              <a:camera prst="isometricRightUp"/>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s:wsp>
                          <wps:cNvPr id="167" name="מלבן 167"/>
                          <wps:cNvSpPr/>
                          <wps:spPr>
                            <a:xfrm>
                              <a:off x="161925" y="952500"/>
                              <a:ext cx="638175" cy="1104900"/>
                            </a:xfrm>
                            <a:prstGeom prst="rect">
                              <a:avLst/>
                            </a:prstGeom>
                            <a:solidFill>
                              <a:schemeClr val="bg1"/>
                            </a:solidFill>
                            <a:ln>
                              <a:solidFill>
                                <a:schemeClr val="tx1"/>
                              </a:solidFill>
                            </a:ln>
                            <a:scene3d>
                              <a:camera prst="isometricRightUp"/>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s:wsp>
                          <wps:cNvPr id="168" name="מלבן 168"/>
                          <wps:cNvSpPr/>
                          <wps:spPr>
                            <a:xfrm>
                              <a:off x="1219200" y="352425"/>
                              <a:ext cx="638175" cy="1104900"/>
                            </a:xfrm>
                            <a:prstGeom prst="rect">
                              <a:avLst/>
                            </a:prstGeom>
                            <a:solidFill>
                              <a:schemeClr val="bg1"/>
                            </a:solidFill>
                            <a:ln>
                              <a:solidFill>
                                <a:schemeClr val="tx1"/>
                              </a:solidFill>
                            </a:ln>
                            <a:scene3d>
                              <a:camera prst="isometricRightUp"/>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g:grpSp>
                    </wpg:wgp>
                  </a:graphicData>
                </a:graphic>
                <wp14:sizeRelH relativeFrom="page">
                  <wp14:pctWidth>0</wp14:pctWidth>
                </wp14:sizeRelH>
                <wp14:sizeRelV relativeFrom="margin">
                  <wp14:pctHeight>0</wp14:pctHeight>
                </wp14:sizeRelV>
              </wp:anchor>
            </w:drawing>
          </mc:Choice>
          <mc:Fallback>
            <w:pict>
              <v:group w14:anchorId="7A14A237" id="קבוצה 125" o:spid="_x0000_s1026" style="position:absolute;left:0;text-align:left;margin-left:24.05pt;margin-top:24.25pt;width:90.4pt;height:110.3pt;z-index:251697152;mso-height-relative:margin" coordsize="11482,14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">
                <v:group id="קבוצה 155" o:spid="_x0000_s1027" style="position:absolute;width:9862;height:10486" coordsize="16954,1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מלבן 169" o:spid="_x0000_s1028" style="position:absolute;left:10572;width:6382;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" fillcolor="white [3212]" strokecolor="black [3213]" strokeweight="1.52778mm">
                    <v:stroke linestyle="thickThin"/>
                  </v:rect>
                  <v:rect id="מלבן 170" o:spid="_x0000_s1029" style="position:absolute;top:6000;width:6381;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" fillcolor="white [3212]" strokecolor="black [3213]" strokeweight="1.52778mm">
                    <v:stroke linestyle="thickThin"/>
                  </v:rect>
                  <v:rect id="מלבן 171" o:spid="_x0000_s1030" style="position:absolute;left:5524;top:2952;width:6382;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" fillcolor="white [3212]" strokecolor="black [3213]" strokeweight="1.52778mm">
                    <v:stroke linestyle="thickThin"/>
                  </v:rect>
                  <v:line id="מחבר ישר 172" o:spid="_x0000_s1031" style="position:absolute;flip:y;visibility:visible;mso-wrap-style:square" from="666,12954" to="5717,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" strokecolor="#4d78c7 [3060]" strokeweight="6pt"/>
                  <v:line id="מחבר ישר 173" o:spid="_x0000_s1032" style="position:absolute;flip:y;visibility:visible;mso-wrap-style:square" from="5524,5524" to="10574,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" strokecolor="#4d78c7 [3060]" strokeweight="6pt"/>
                  <v:line id="מחבר ישר 174" o:spid="_x0000_s1033" style="position:absolute;flip:y;visibility:visible;mso-wrap-style:square" from="5810,8191" to="10860,1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" strokecolor="#4d78c7 [3060]" strokeweight="6pt"/>
                  <v:line id="מחבר ישר 175" o:spid="_x0000_s1034" style="position:absolute;flip:y;visibility:visible;mso-wrap-style:square" from="5905,11239" to="10955,1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" strokecolor="#4d78c7 [3060]" strokeweight="6pt"/>
                  <v:line id="מחבר ישר 176" o:spid="_x0000_s1035" style="position:absolute;flip:y;visibility:visible;mso-wrap-style:square" from="11334,8096" to="16385,10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" strokecolor="#4d78c7 [3060]" strokeweight="6pt"/>
                  <v:line id="מחבר ישר 177" o:spid="_x0000_s1036" style="position:absolute;flip:y;visibility:visible;mso-wrap-style:square" from="11239,5334" to="16289,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" strokecolor="#4d78c7 [3060]" strokeweight="6pt"/>
                  <v:line id="מחבר ישר 178" o:spid="_x0000_s1037" style="position:absolute;flip:y;visibility:visible;mso-wrap-style:square" from="11334,2762" to="16385,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" strokecolor="#4d78c7 [3060]" strokeweight="6pt"/>
                  <v:line id="מחבר ישר 179" o:spid="_x0000_s1038" style="position:absolute;flip:y;visibility:visible;mso-wrap-style:square" from="1047,7905" to="6098,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" strokecolor="#4d78c7 [3060]" strokeweight="6pt"/>
                  <v:line id="מחבר ישר 180" o:spid="_x0000_s1039" style="position:absolute;flip:y;visibility:visible;mso-wrap-style:square" from="666,10382" to="5717,13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" strokecolor="#4d78c7 [3060]" strokeweight="6pt"/>
                </v:group>
                <v:group id="קבוצה 156" o:spid="_x0000_s1040" style="position:absolute;left:1619;top:3524;width:9863;height:10486" coordorigin="1619,3524" coordsize="16954,1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line id="מחבר ישר 157" o:spid="_x0000_s1041" style="position:absolute;flip:y;visibility:visible;mso-wrap-style:square" from="2286,16478" to="7336,19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" strokecolor="#4d78c7 [3060]" strokeweight="6pt"/>
                  <v:line id="מחבר ישר 158" o:spid="_x0000_s1042" style="position:absolute;flip:y;visibility:visible;mso-wrap-style:square" from="7143,9048" to="12194,1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" strokecolor="#4d78c7 [3060]" strokeweight="6pt"/>
                  <v:line id="מחבר ישר 159" o:spid="_x0000_s1043" style="position:absolute;flip:y;visibility:visible;mso-wrap-style:square" from="7429,11715" to="12479,14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" strokecolor="#4d78c7 [3060]" strokeweight="6pt"/>
                  <v:line id="מחבר ישר 160" o:spid="_x0000_s1044" style="position:absolute;flip:y;visibility:visible;mso-wrap-style:square" from="7524,14763" to="12575,17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" strokecolor="#4d78c7 [3060]" strokeweight="6pt"/>
                  <v:line id="מחבר ישר 161" o:spid="_x0000_s1045" style="position:absolute;flip:y;visibility:visible;mso-wrap-style:square" from="12954,11620" to="18004,14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" strokecolor="#4d78c7 [3060]" strokeweight="6pt"/>
                  <v:line id="מחבר ישר 162" o:spid="_x0000_s1046" style="position:absolute;flip:y;visibility:visible;mso-wrap-style:square" from="12858,8858" to="17909,1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" strokecolor="#4d78c7 [3060]" strokeweight="6pt"/>
                  <v:line id="מחבר ישר 163" o:spid="_x0000_s1047" style="position:absolute;flip:y;visibility:visible;mso-wrap-style:square" from="12954,6286" to="18004,8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" strokecolor="#4d78c7 [3060]" strokeweight="6pt"/>
                  <v:line id="מחבר ישר 164" o:spid="_x0000_s1048" style="position:absolute;flip:y;visibility:visible;mso-wrap-style:square" from="2667,11430" to="7717,14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" strokecolor="#4d78c7 [3060]" strokeweight="6pt"/>
                  <v:line id="מחבר ישר 165" o:spid="_x0000_s1049" style="position:absolute;flip:y;visibility:visible;mso-wrap-style:square" from="2286,13906" to="7336,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" strokecolor="#4d78c7 [3060]" strokeweight="6pt"/>
                  <v:rect id="מלבן 166" o:spid="_x0000_s1050" style="position:absolute;left:7143;top:6477;width:6382;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" fillcolor="white [3212]" strokecolor="black [3213]" strokeweight="1.52778mm">
                    <v:stroke linestyle="thickThin"/>
                  </v:rect>
                  <v:rect id="מלבן 167" o:spid="_x0000_s1051" style="position:absolute;left:1619;top:9525;width:6382;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" fillcolor="white [3212]" strokecolor="black [3213]" strokeweight="1.52778mm">
                    <v:stroke linestyle="thickThin"/>
                  </v:rect>
                  <v:rect id="מלבן 168" o:spid="_x0000_s1052" style="position:absolute;left:12192;top:3524;width:6381;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" fillcolor="white [3212]" strokecolor="black [3213]" strokeweight="1.52778mm">
                    <v:stroke linestyle="thickThin"/>
                  </v:rect>
                </v:group>
                <w10:wrap type="square"/>
              </v:group>
            </w:pict>
          </mc:Fallback>
        </mc:AlternateContent>
      </w:r>
      <w:r>
        <w:rPr>
          <w:rFonts w:ascii="Tahoma" w:hAnsi="Tahoma" w:cs="Tahoma"/>
          <w:b/>
          <w:bCs/>
          <w:sz w:val="22"/>
          <w:szCs w:val="22"/>
          <w:rtl/>
        </w:rPr>
        <w:t>טור-</w:t>
      </w:r>
      <w:r>
        <w:rPr>
          <w:rFonts w:ascii="Tahoma" w:hAnsi="Tahoma" w:cs="Tahoma"/>
          <w:sz w:val="22"/>
          <w:szCs w:val="22"/>
          <w:rtl/>
        </w:rPr>
        <w:t xml:space="preserve"> 'רחוב', הטור כולל מקום מעבר ללקוחות באמצע, כמה עמודות מימין וכמה עמודות משמאל. </w:t>
      </w:r>
    </w:p>
    <w:p w14:paraId="2C06D74A"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הטורים אינם נשמרים במסד הנתונים, אלא רק נראים לעין באופן ויזואלי. </w:t>
      </w:r>
    </w:p>
    <w:p w14:paraId="1D7DEF54" w14:textId="77777777" w:rsidR="00BD575D" w:rsidRDefault="00F31DDB">
      <w:pPr>
        <w:bidi/>
        <w:spacing w:after="240" w:line="360" w:lineRule="auto"/>
        <w:jc w:val="both"/>
        <w:rPr>
          <w:rFonts w:ascii="Tahoma" w:hAnsi="Tahoma" w:cs="Tahoma"/>
          <w:sz w:val="22"/>
          <w:szCs w:val="22"/>
          <w:rtl/>
        </w:rPr>
      </w:pPr>
      <w:r>
        <w:rPr>
          <w:rFonts w:ascii="Tahoma" w:hAnsi="Tahoma" w:cs="Tahoma"/>
          <w:noProof/>
          <w:sz w:val="22"/>
          <w:szCs w:val="22"/>
          <w:rtl/>
        </w:rPr>
        <mc:AlternateContent>
          <mc:Choice Requires="wpg">
            <w:drawing>
              <wp:anchor distT="0" distB="0" distL="114300" distR="114300" simplePos="0" relativeHeight="251698176" behindDoc="0" locked="0" layoutInCell="1" allowOverlap="1" wp14:anchorId="6640AE93" wp14:editId="54F386B8">
                <wp:simplePos x="0" y="0"/>
                <wp:positionH relativeFrom="margin">
                  <wp:posOffset>436245</wp:posOffset>
                </wp:positionH>
                <wp:positionV relativeFrom="paragraph">
                  <wp:posOffset>308610</wp:posOffset>
                </wp:positionV>
                <wp:extent cx="1148080" cy="1520190"/>
                <wp:effectExtent l="19050" t="0" r="33020" b="3810"/>
                <wp:wrapSquare wrapText="bothSides"/>
                <wp:docPr id="120" name="קבוצה 120"/>
                <wp:cNvGraphicFramePr/>
                <a:graphic xmlns:a="http://schemas.openxmlformats.org/drawingml/2006/main">
                  <a:graphicData uri="http://schemas.microsoft.com/office/word/2010/wordprocessingGroup">
                    <wpg:wgp>
                      <wpg:cNvGrpSpPr/>
                      <wpg:grpSpPr>
                        <a:xfrm>
                          <a:off x="0" y="0"/>
                          <a:ext cx="1148080" cy="1520190"/>
                          <a:chOff x="0" y="0"/>
                          <a:chExt cx="1148221" cy="1520825"/>
                        </a:xfrm>
                      </wpg:grpSpPr>
                      <wps:wsp>
                        <wps:cNvPr id="126" name="מלבן 126"/>
                        <wps:cNvSpPr/>
                        <wps:spPr>
                          <a:xfrm>
                            <a:off x="942975" y="0"/>
                            <a:ext cx="204895" cy="952500"/>
                          </a:xfrm>
                          <a:prstGeom prst="rect">
                            <a:avLst/>
                          </a:prstGeom>
                          <a:blipFill>
                            <a:blip r:embed="rId30"/>
                            <a:tile tx="0" ty="0" sx="100000" sy="100000" flip="none" algn="tl"/>
                          </a:blipFill>
                          <a:ln>
                            <a:noFill/>
                          </a:ln>
                          <a:scene3d>
                            <a:camera prst="isometricLeftDown"/>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g:grpSp>
                        <wpg:cNvPr id="127" name="קבוצה 127"/>
                        <wpg:cNvGrpSpPr/>
                        <wpg:grpSpPr>
                          <a:xfrm>
                            <a:off x="0" y="66675"/>
                            <a:ext cx="986295" cy="1048667"/>
                            <a:chOff x="0" y="66675"/>
                            <a:chExt cx="1695450" cy="1704975"/>
                          </a:xfrm>
                        </wpg:grpSpPr>
                        <wps:wsp>
                          <wps:cNvPr id="142" name="מלבן 142"/>
                          <wps:cNvSpPr/>
                          <wps:spPr>
                            <a:xfrm>
                              <a:off x="1057275" y="66675"/>
                              <a:ext cx="638175" cy="1104900"/>
                            </a:xfrm>
                            <a:prstGeom prst="rect">
                              <a:avLst/>
                            </a:prstGeom>
                            <a:solidFill>
                              <a:schemeClr val="bg1"/>
                            </a:solidFill>
                            <a:ln>
                              <a:solidFill>
                                <a:schemeClr val="tx1"/>
                              </a:solidFill>
                            </a:ln>
                            <a:scene3d>
                              <a:camera prst="isometricRightUp"/>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s:wsp>
                          <wps:cNvPr id="143" name="מלבן 143"/>
                          <wps:cNvSpPr/>
                          <wps:spPr>
                            <a:xfrm>
                              <a:off x="0" y="666750"/>
                              <a:ext cx="638175" cy="1104900"/>
                            </a:xfrm>
                            <a:prstGeom prst="rect">
                              <a:avLst/>
                            </a:prstGeom>
                            <a:solidFill>
                              <a:schemeClr val="bg1"/>
                            </a:solidFill>
                            <a:ln>
                              <a:solidFill>
                                <a:schemeClr val="tx1"/>
                              </a:solidFill>
                            </a:ln>
                            <a:scene3d>
                              <a:camera prst="isometricRightUp"/>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s:wsp>
                          <wps:cNvPr id="144" name="מלבן 144"/>
                          <wps:cNvSpPr/>
                          <wps:spPr>
                            <a:xfrm>
                              <a:off x="552450" y="361950"/>
                              <a:ext cx="638175" cy="1104900"/>
                            </a:xfrm>
                            <a:prstGeom prst="rect">
                              <a:avLst/>
                            </a:prstGeom>
                            <a:solidFill>
                              <a:schemeClr val="bg1"/>
                            </a:solidFill>
                            <a:ln>
                              <a:solidFill>
                                <a:schemeClr val="tx1"/>
                              </a:solidFill>
                            </a:ln>
                            <a:scene3d>
                              <a:camera prst="isometricRightUp"/>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s:wsp>
                          <wps:cNvPr id="145" name="מחבר ישר 145"/>
                          <wps:cNvCnPr/>
                          <wps:spPr>
                            <a:xfrm flipV="1">
                              <a:off x="66675" y="1362075"/>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46" name="מחבר ישר 146"/>
                          <wps:cNvCnPr/>
                          <wps:spPr>
                            <a:xfrm flipV="1">
                              <a:off x="552450" y="619125"/>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47" name="מחבר ישר 147"/>
                          <wps:cNvCnPr/>
                          <wps:spPr>
                            <a:xfrm flipV="1">
                              <a:off x="581025" y="885825"/>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48" name="מחבר ישר 148"/>
                          <wps:cNvCnPr/>
                          <wps:spPr>
                            <a:xfrm flipV="1">
                              <a:off x="590550" y="1190625"/>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49" name="מחבר ישר 149"/>
                          <wps:cNvCnPr/>
                          <wps:spPr>
                            <a:xfrm flipV="1">
                              <a:off x="1133475" y="876300"/>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50" name="מחבר ישר 150"/>
                          <wps:cNvCnPr/>
                          <wps:spPr>
                            <a:xfrm flipV="1">
                              <a:off x="1123950" y="600075"/>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51" name="מחבר ישר 151"/>
                          <wps:cNvCnPr/>
                          <wps:spPr>
                            <a:xfrm flipV="1">
                              <a:off x="1133475" y="342900"/>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52" name="מחבר ישר 152"/>
                          <wps:cNvCnPr/>
                          <wps:spPr>
                            <a:xfrm flipV="1">
                              <a:off x="104775" y="857250"/>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53" name="מחבר ישר 153"/>
                          <wps:cNvCnPr/>
                          <wps:spPr>
                            <a:xfrm flipV="1">
                              <a:off x="66675" y="1104900"/>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g:grpSp>
                      <wpg:grpSp>
                        <wpg:cNvPr id="128" name="קבוצה 128"/>
                        <wpg:cNvGrpSpPr/>
                        <wpg:grpSpPr>
                          <a:xfrm>
                            <a:off x="180975" y="419099"/>
                            <a:ext cx="967246" cy="1019372"/>
                            <a:chOff x="180974" y="419100"/>
                            <a:chExt cx="1662704" cy="1657350"/>
                          </a:xfrm>
                        </wpg:grpSpPr>
                        <wps:wsp>
                          <wps:cNvPr id="130" name="מחבר ישר 130"/>
                          <wps:cNvCnPr/>
                          <wps:spPr>
                            <a:xfrm flipV="1">
                              <a:off x="214903" y="1714500"/>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31" name="מחבר ישר 131"/>
                          <wps:cNvCnPr/>
                          <wps:spPr>
                            <a:xfrm flipV="1">
                              <a:off x="700678" y="971550"/>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32" name="מחבר ישר 132"/>
                          <wps:cNvCnPr/>
                          <wps:spPr>
                            <a:xfrm flipV="1">
                              <a:off x="729253" y="1238250"/>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33" name="מחבר ישר 133"/>
                          <wps:cNvCnPr/>
                          <wps:spPr>
                            <a:xfrm flipV="1">
                              <a:off x="738778" y="1543050"/>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34" name="מחבר ישר 134"/>
                          <wps:cNvCnPr/>
                          <wps:spPr>
                            <a:xfrm flipV="1">
                              <a:off x="1281703" y="1228725"/>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35" name="מחבר ישר 135"/>
                          <wps:cNvCnPr/>
                          <wps:spPr>
                            <a:xfrm flipV="1">
                              <a:off x="1272178" y="952500"/>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36" name="מחבר ישר 136"/>
                          <wps:cNvCnPr/>
                          <wps:spPr>
                            <a:xfrm flipV="1">
                              <a:off x="1281703" y="695325"/>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37" name="מחבר ישר 137"/>
                          <wps:cNvCnPr/>
                          <wps:spPr>
                            <a:xfrm flipV="1">
                              <a:off x="220251" y="1209675"/>
                              <a:ext cx="505035" cy="266701"/>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38" name="מחבר ישר 138"/>
                          <wps:cNvCnPr/>
                          <wps:spPr>
                            <a:xfrm flipV="1">
                              <a:off x="214903" y="1457325"/>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39" name="מלבן 139"/>
                          <wps:cNvSpPr/>
                          <wps:spPr>
                            <a:xfrm>
                              <a:off x="700678" y="714375"/>
                              <a:ext cx="638175" cy="1104900"/>
                            </a:xfrm>
                            <a:prstGeom prst="rect">
                              <a:avLst/>
                            </a:prstGeom>
                            <a:solidFill>
                              <a:schemeClr val="bg1"/>
                            </a:solidFill>
                            <a:ln>
                              <a:solidFill>
                                <a:schemeClr val="tx1"/>
                              </a:solidFill>
                            </a:ln>
                            <a:scene3d>
                              <a:camera prst="isometricRightUp"/>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s:wsp>
                          <wps:cNvPr id="140" name="מלבן 140"/>
                          <wps:cNvSpPr/>
                          <wps:spPr>
                            <a:xfrm>
                              <a:off x="180974" y="971549"/>
                              <a:ext cx="638174" cy="1104901"/>
                            </a:xfrm>
                            <a:prstGeom prst="rect">
                              <a:avLst/>
                            </a:prstGeom>
                            <a:solidFill>
                              <a:schemeClr val="bg1"/>
                            </a:solidFill>
                            <a:ln>
                              <a:solidFill>
                                <a:schemeClr val="tx1"/>
                              </a:solidFill>
                            </a:ln>
                            <a:scene3d>
                              <a:camera prst="isometricRightUp"/>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s:wsp>
                          <wps:cNvPr id="141" name="מלבן 141"/>
                          <wps:cNvSpPr/>
                          <wps:spPr>
                            <a:xfrm>
                              <a:off x="1205503" y="419100"/>
                              <a:ext cx="638175" cy="1104900"/>
                            </a:xfrm>
                            <a:prstGeom prst="rect">
                              <a:avLst/>
                            </a:prstGeom>
                            <a:solidFill>
                              <a:schemeClr val="bg1"/>
                            </a:solidFill>
                            <a:ln>
                              <a:solidFill>
                                <a:schemeClr val="tx1"/>
                              </a:solidFill>
                            </a:ln>
                            <a:scene3d>
                              <a:camera prst="isometricRightUp"/>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g:grpSp>
                      <wps:wsp>
                        <wps:cNvPr id="129" name="מלבן 129"/>
                        <wps:cNvSpPr/>
                        <wps:spPr>
                          <a:xfrm>
                            <a:off x="9525" y="628650"/>
                            <a:ext cx="171450" cy="892175"/>
                          </a:xfrm>
                          <a:prstGeom prst="rect">
                            <a:avLst/>
                          </a:prstGeom>
                          <a:blipFill>
                            <a:blip r:embed="rId30"/>
                            <a:tile tx="0" ty="0" sx="100000" sy="100000" flip="none" algn="tl"/>
                          </a:blipFill>
                          <a:ln>
                            <a:noFill/>
                          </a:ln>
                          <a:scene3d>
                            <a:camera prst="isometricLeftDown"/>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7655D2F0" id="קבוצה 120" o:spid="_x0000_s1026" style="position:absolute;left:0;text-align:left;margin-left:34.35pt;margin-top:24.3pt;width:90.4pt;height:119.7pt;z-index:251698176;mso-position-horizontal-relative:margin;mso-height-relative:margin" coordsize="11482,152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">
                <v:rect id="מלבן 126" o:spid="_x0000_s1027" style="position:absolute;left:9429;width:2049;height:9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" stroked="f" strokeweight="1.52778mm">
                  <v:fill r:id="rId31" o:title="" recolor="t" rotate="t" type="tile"/>
                  <v:stroke linestyle="thickThin"/>
                </v:rect>
                <v:group id="קבוצה 127" o:spid="_x0000_s1028" style="position:absolute;top:666;width:9862;height:10487" coordorigin=",666" coordsize="16954,1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rect id="מלבן 142" o:spid="_x0000_s1029" style="position:absolute;left:10572;top:666;width:6382;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" fillcolor="white [3212]" strokecolor="black [3213]" strokeweight="1.52778mm">
                    <v:stroke linestyle="thickThin"/>
                  </v:rect>
                  <v:rect id="מלבן 143" o:spid="_x0000_s1030" style="position:absolute;top:6667;width:6381;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" fillcolor="white [3212]" strokecolor="black [3213]" strokeweight="1.52778mm">
                    <v:stroke linestyle="thickThin"/>
                  </v:rect>
                  <v:rect id="מלבן 144" o:spid="_x0000_s1031" style="position:absolute;left:5524;top:3619;width:6382;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" fillcolor="white [3212]" strokecolor="black [3213]" strokeweight="1.52778mm">
                    <v:stroke linestyle="thickThin"/>
                  </v:rect>
                  <v:line id="מחבר ישר 145" o:spid="_x0000_s1032" style="position:absolute;flip:y;visibility:visible;mso-wrap-style:square" from="666,13620" to="5717,16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" strokecolor="#4d78c7 [3060]" strokeweight="6pt"/>
                  <v:line id="מחבר ישר 146" o:spid="_x0000_s1033" style="position:absolute;flip:y;visibility:visible;mso-wrap-style:square" from="5524,6191" to="10574,8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" strokecolor="#4d78c7 [3060]" strokeweight="6pt"/>
                  <v:line id="מחבר ישר 147" o:spid="_x0000_s1034" style="position:absolute;flip:y;visibility:visible;mso-wrap-style:square" from="5810,8858" to="10860,1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" strokecolor="#4d78c7 [3060]" strokeweight="6pt"/>
                  <v:line id="מחבר ישר 148" o:spid="_x0000_s1035" style="position:absolute;flip:y;visibility:visible;mso-wrap-style:square" from="5905,11906" to="10955,14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" strokecolor="#4d78c7 [3060]" strokeweight="6pt"/>
                  <v:line id="מחבר ישר 149" o:spid="_x0000_s1036" style="position:absolute;flip:y;visibility:visible;mso-wrap-style:square" from="11334,8763" to="16385,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" strokecolor="#4d78c7 [3060]" strokeweight="6pt"/>
                  <v:line id="מחבר ישר 150" o:spid="_x0000_s1037" style="position:absolute;flip:y;visibility:visible;mso-wrap-style:square" from="11239,6000" to="16289,8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" strokecolor="#4d78c7 [3060]" strokeweight="6pt"/>
                  <v:line id="מחבר ישר 151" o:spid="_x0000_s1038" style="position:absolute;flip:y;visibility:visible;mso-wrap-style:square" from="11334,3429" to="16385,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" strokecolor="#4d78c7 [3060]" strokeweight="6pt"/>
                  <v:line id="מחבר ישר 152" o:spid="_x0000_s1039" style="position:absolute;flip:y;visibility:visible;mso-wrap-style:square" from="1047,8572" to="6098,11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" strokecolor="#4d78c7 [3060]" strokeweight="6pt"/>
                  <v:line id="מחבר ישר 153" o:spid="_x0000_s1040" style="position:absolute;flip:y;visibility:visible;mso-wrap-style:square" from="666,11049" to="5717,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" strokecolor="#4d78c7 [3060]" strokeweight="6pt"/>
                </v:group>
                <v:group id="קבוצה 128" o:spid="_x0000_s1041" style="position:absolute;left:1809;top:4190;width:9673;height:10194" coordorigin="1809,4191" coordsize="16627,16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line id="מחבר ישר 130" o:spid="_x0000_s1042" style="position:absolute;flip:y;visibility:visible;mso-wrap-style:square" from="2149,17145" to="7199,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" strokecolor="#4d78c7 [3060]" strokeweight="6pt"/>
                  <v:line id="מחבר ישר 131" o:spid="_x0000_s1043" style="position:absolute;flip:y;visibility:visible;mso-wrap-style:square" from="7006,9715" to="12057,1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" strokecolor="#4d78c7 [3060]" strokeweight="6pt"/>
                  <v:line id="מחבר ישר 132" o:spid="_x0000_s1044" style="position:absolute;flip:y;visibility:visible;mso-wrap-style:square" from="7292,12382" to="12342,15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" strokecolor="#4d78c7 [3060]" strokeweight="6pt"/>
                  <v:line id="מחבר ישר 133" o:spid="_x0000_s1045" style="position:absolute;flip:y;visibility:visible;mso-wrap-style:square" from="7387,15430" to="12438,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" strokecolor="#4d78c7 [3060]" strokeweight="6pt"/>
                  <v:line id="מחבר ישר 134" o:spid="_x0000_s1046" style="position:absolute;flip:y;visibility:visible;mso-wrap-style:square" from="12817,12287" to="17867,14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" strokecolor="#4d78c7 [3060]" strokeweight="6pt"/>
                  <v:line id="מחבר ישר 135" o:spid="_x0000_s1047" style="position:absolute;flip:y;visibility:visible;mso-wrap-style:square" from="12721,9525" to="17772,12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" strokecolor="#4d78c7 [3060]" strokeweight="6pt"/>
                  <v:line id="מחבר ישר 136" o:spid="_x0000_s1048" style="position:absolute;flip:y;visibility:visible;mso-wrap-style:square" from="12817,6953" to="17867,9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" strokecolor="#4d78c7 [3060]" strokeweight="6pt"/>
                  <v:line id="מחבר ישר 137" o:spid="_x0000_s1049" style="position:absolute;flip:y;visibility:visible;mso-wrap-style:square" from="2202,12096" to="7252,14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" strokecolor="#4d78c7 [3060]" strokeweight="6pt"/>
                  <v:line id="מחבר ישר 138" o:spid="_x0000_s1050" style="position:absolute;flip:y;visibility:visible;mso-wrap-style:square" from="2149,14573" to="7199,1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" strokecolor="#4d78c7 [3060]" strokeweight="6pt"/>
                  <v:rect id="מלבן 139" o:spid="_x0000_s1051" style="position:absolute;left:7006;top:7143;width:6382;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" fillcolor="white [3212]" strokecolor="black [3213]" strokeweight="1.52778mm">
                    <v:stroke linestyle="thickThin"/>
                  </v:rect>
                  <v:rect id="מלבן 140" o:spid="_x0000_s1052" style="position:absolute;left:1809;top:9715;width:6382;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" fillcolor="white [3212]" strokecolor="black [3213]" strokeweight="1.52778mm">
                    <v:stroke linestyle="thickThin"/>
                  </v:rect>
                  <v:rect id="מלבן 141" o:spid="_x0000_s1053" style="position:absolute;left:12055;top:4191;width:6381;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" fillcolor="white [3212]" strokecolor="black [3213]" strokeweight="1.52778mm">
                    <v:stroke linestyle="thickThin"/>
                  </v:rect>
                </v:group>
                <v:rect id="מלבן 129" o:spid="_x0000_s1054" style="position:absolute;left:95;top:6286;width:1714;height:8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" stroked="f" strokeweight="1.52778mm">
                  <v:fill r:id="rId31" o:title="" recolor="t" rotate="t" type="tile"/>
                  <v:stroke linestyle="thickThin"/>
                </v:rect>
                <w10:wrap type="square" anchorx="margin"/>
              </v:group>
            </w:pict>
          </mc:Fallback>
        </mc:AlternateContent>
      </w:r>
      <w:r>
        <w:rPr>
          <w:rFonts w:ascii="Tahoma" w:hAnsi="Tahoma" w:cs="Tahoma"/>
          <w:b/>
          <w:bCs/>
          <w:sz w:val="22"/>
          <w:szCs w:val="22"/>
          <w:rtl/>
        </w:rPr>
        <w:t xml:space="preserve">נקודת גישה, שער, </w:t>
      </w:r>
      <w:r>
        <w:rPr>
          <w:rFonts w:ascii="Tahoma" w:hAnsi="Tahoma" w:cs="Tahoma"/>
          <w:b/>
          <w:bCs/>
          <w:sz w:val="22"/>
          <w:szCs w:val="22"/>
        </w:rPr>
        <w:t>Getaway</w:t>
      </w:r>
      <w:r>
        <w:rPr>
          <w:rFonts w:ascii="Tahoma" w:hAnsi="Tahoma" w:cs="Tahoma"/>
          <w:b/>
          <w:bCs/>
          <w:sz w:val="22"/>
          <w:szCs w:val="22"/>
          <w:rtl/>
        </w:rPr>
        <w:t>-</w:t>
      </w:r>
      <w:r>
        <w:rPr>
          <w:rFonts w:ascii="Tahoma" w:hAnsi="Tahoma" w:cs="Tahoma"/>
          <w:sz w:val="22"/>
          <w:szCs w:val="22"/>
          <w:rtl/>
        </w:rPr>
        <w:t xml:space="preserve"> לכל טור ניתן להיכנס ממקום אחד או יותר. נסגור את הפתחים לטור בצורה מדומה, ונשמור לטור שער דמיוני, לצורך החישובים.</w:t>
      </w:r>
      <w:r>
        <w:rPr>
          <w:rFonts w:ascii="Tahoma" w:hAnsi="Tahoma" w:cs="Tahoma"/>
          <w:noProof/>
          <w:sz w:val="22"/>
          <w:szCs w:val="22"/>
        </w:rPr>
        <w:t xml:space="preserve"> </w:t>
      </w:r>
    </w:p>
    <w:p w14:paraId="03531AE6"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נקודת גישה היא דלת לטור של מוצרים, שא"א להגיע אליהם בלא מעבר דרכה (או דרך דלתות אחרות) ולכן השתמשנו במונח 'גישה'.</w:t>
      </w:r>
    </w:p>
    <w:p w14:paraId="263B9191"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השם 'שער' ניתן להמחשה. למעשה חישבנו את אמצע הקטע של ה'שער' והשתמשנו בנקודה ולכן השתמשנו במונח 'נקודת גישה'.</w:t>
      </w:r>
    </w:p>
    <w:p w14:paraId="564C415E"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 xml:space="preserve">קשת, </w:t>
      </w:r>
      <w:r>
        <w:rPr>
          <w:rFonts w:ascii="Tahoma" w:hAnsi="Tahoma" w:cs="Tahoma"/>
          <w:b/>
          <w:bCs/>
          <w:sz w:val="22"/>
          <w:szCs w:val="22"/>
        </w:rPr>
        <w:t>Connection</w:t>
      </w:r>
      <w:r>
        <w:rPr>
          <w:rFonts w:ascii="Tahoma" w:hAnsi="Tahoma" w:cs="Tahoma"/>
          <w:b/>
          <w:bCs/>
          <w:sz w:val="22"/>
          <w:szCs w:val="22"/>
          <w:rtl/>
        </w:rPr>
        <w:t xml:space="preserve">- </w:t>
      </w:r>
      <w:r>
        <w:rPr>
          <w:rFonts w:ascii="Tahoma" w:hAnsi="Tahoma" w:cs="Tahoma"/>
          <w:sz w:val="22"/>
          <w:szCs w:val="22"/>
          <w:rtl/>
        </w:rPr>
        <w:t xml:space="preserve">גשר. יש שני סוגים של </w:t>
      </w:r>
      <w:r>
        <w:rPr>
          <w:rFonts w:ascii="Tahoma" w:hAnsi="Tahoma" w:cs="Tahoma" w:hint="cs"/>
          <w:sz w:val="22"/>
          <w:szCs w:val="22"/>
          <w:rtl/>
        </w:rPr>
        <w:t>קשתות</w:t>
      </w:r>
      <w:r>
        <w:rPr>
          <w:rFonts w:ascii="Tahoma" w:hAnsi="Tahoma" w:cs="Tahoma"/>
          <w:sz w:val="22"/>
          <w:szCs w:val="22"/>
          <w:rtl/>
        </w:rPr>
        <w:t>: 1-</w:t>
      </w:r>
      <w:r>
        <w:rPr>
          <w:rFonts w:ascii="Tahoma" w:hAnsi="Tahoma" w:cs="Tahoma" w:hint="cs"/>
          <w:sz w:val="22"/>
          <w:szCs w:val="22"/>
          <w:rtl/>
        </w:rPr>
        <w:t>קשת</w:t>
      </w:r>
      <w:r>
        <w:rPr>
          <w:rFonts w:ascii="Tahoma" w:hAnsi="Tahoma" w:cs="Tahoma"/>
          <w:sz w:val="22"/>
          <w:szCs w:val="22"/>
          <w:rtl/>
        </w:rPr>
        <w:t xml:space="preserve"> המחבר</w:t>
      </w:r>
      <w:r>
        <w:rPr>
          <w:rFonts w:ascii="Tahoma" w:hAnsi="Tahoma" w:cs="Tahoma" w:hint="cs"/>
          <w:sz w:val="22"/>
          <w:szCs w:val="22"/>
          <w:rtl/>
        </w:rPr>
        <w:t>ת</w:t>
      </w:r>
      <w:r>
        <w:rPr>
          <w:rFonts w:ascii="Tahoma" w:hAnsi="Tahoma" w:cs="Tahoma"/>
          <w:sz w:val="22"/>
          <w:szCs w:val="22"/>
          <w:rtl/>
        </w:rPr>
        <w:t xml:space="preserve"> בין '</w:t>
      </w:r>
      <w:r>
        <w:rPr>
          <w:rFonts w:ascii="Tahoma" w:hAnsi="Tahoma" w:cs="Tahoma" w:hint="cs"/>
          <w:sz w:val="22"/>
          <w:szCs w:val="22"/>
          <w:rtl/>
        </w:rPr>
        <w:t>נקודת גישה</w:t>
      </w:r>
      <w:r>
        <w:rPr>
          <w:rFonts w:ascii="Tahoma" w:hAnsi="Tahoma" w:cs="Tahoma"/>
          <w:sz w:val="22"/>
          <w:szCs w:val="22"/>
          <w:rtl/>
        </w:rPr>
        <w:t>' לסטנד [לסטנד שבתוך הטור הסגור ע"י ה'</w:t>
      </w:r>
      <w:r>
        <w:rPr>
          <w:rFonts w:ascii="Tahoma" w:hAnsi="Tahoma" w:cs="Tahoma" w:hint="cs"/>
          <w:sz w:val="22"/>
          <w:szCs w:val="22"/>
          <w:rtl/>
        </w:rPr>
        <w:t>נקודת גישה</w:t>
      </w:r>
      <w:r>
        <w:rPr>
          <w:rFonts w:ascii="Tahoma" w:hAnsi="Tahoma" w:cs="Tahoma"/>
          <w:sz w:val="22"/>
          <w:szCs w:val="22"/>
          <w:rtl/>
        </w:rPr>
        <w:t xml:space="preserve">']. 2- </w:t>
      </w:r>
      <w:r>
        <w:rPr>
          <w:rFonts w:ascii="Tahoma" w:hAnsi="Tahoma" w:cs="Tahoma" w:hint="cs"/>
          <w:sz w:val="22"/>
          <w:szCs w:val="22"/>
          <w:rtl/>
        </w:rPr>
        <w:t>קשת</w:t>
      </w:r>
      <w:r>
        <w:rPr>
          <w:rFonts w:ascii="Tahoma" w:hAnsi="Tahoma" w:cs="Tahoma"/>
          <w:sz w:val="22"/>
          <w:szCs w:val="22"/>
          <w:rtl/>
        </w:rPr>
        <w:t xml:space="preserve"> המחבר</w:t>
      </w:r>
      <w:r>
        <w:rPr>
          <w:rFonts w:ascii="Tahoma" w:hAnsi="Tahoma" w:cs="Tahoma" w:hint="cs"/>
          <w:sz w:val="22"/>
          <w:szCs w:val="22"/>
          <w:rtl/>
        </w:rPr>
        <w:t>ת</w:t>
      </w:r>
      <w:r>
        <w:rPr>
          <w:rFonts w:ascii="Tahoma" w:hAnsi="Tahoma" w:cs="Tahoma"/>
          <w:sz w:val="22"/>
          <w:szCs w:val="22"/>
          <w:rtl/>
        </w:rPr>
        <w:t xml:space="preserve"> בין 'נקודת גישה' ל</w:t>
      </w:r>
      <w:r>
        <w:rPr>
          <w:rFonts w:ascii="Tahoma" w:hAnsi="Tahoma" w:cs="Tahoma" w:hint="cs"/>
          <w:sz w:val="22"/>
          <w:szCs w:val="22"/>
          <w:rtl/>
        </w:rPr>
        <w:t xml:space="preserve">נקודות גישה </w:t>
      </w:r>
      <w:r>
        <w:rPr>
          <w:rFonts w:ascii="Tahoma" w:hAnsi="Tahoma" w:cs="Tahoma"/>
          <w:sz w:val="22"/>
          <w:szCs w:val="22"/>
          <w:rtl/>
        </w:rPr>
        <w:t>הסמוכ</w:t>
      </w:r>
      <w:r>
        <w:rPr>
          <w:rFonts w:ascii="Tahoma" w:hAnsi="Tahoma" w:cs="Tahoma" w:hint="cs"/>
          <w:sz w:val="22"/>
          <w:szCs w:val="22"/>
          <w:rtl/>
        </w:rPr>
        <w:t>ות</w:t>
      </w:r>
      <w:r>
        <w:rPr>
          <w:rFonts w:ascii="Tahoma" w:hAnsi="Tahoma" w:cs="Tahoma"/>
          <w:sz w:val="22"/>
          <w:szCs w:val="22"/>
          <w:rtl/>
        </w:rPr>
        <w:t xml:space="preserve"> לו ונגיש</w:t>
      </w:r>
      <w:r>
        <w:rPr>
          <w:rFonts w:ascii="Tahoma" w:hAnsi="Tahoma" w:cs="Tahoma" w:hint="cs"/>
          <w:sz w:val="22"/>
          <w:szCs w:val="22"/>
          <w:rtl/>
        </w:rPr>
        <w:t>ות</w:t>
      </w:r>
      <w:r>
        <w:rPr>
          <w:rFonts w:ascii="Tahoma" w:hAnsi="Tahoma" w:cs="Tahoma"/>
          <w:sz w:val="22"/>
          <w:szCs w:val="22"/>
          <w:rtl/>
        </w:rPr>
        <w:t xml:space="preserve"> לו. בקשת שמור המרחק בין המקור ליעד.</w:t>
      </w:r>
    </w:p>
    <w:p w14:paraId="46748DE3"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לכל סטנד ניצור קשתות עבור כל אחת מנקודות הגישה שלו. לכל נקודת גישה ניצור קשתות לכל אחת מנקודות הגישה האחרות שנגישות לו.</w:t>
      </w:r>
    </w:p>
    <w:p w14:paraId="00741609"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כמובן הקשת הינה לצורך החישובים בלבד ואינה נראית למשתמש, וכן כל נקודות הגישה.</w:t>
      </w:r>
    </w:p>
    <w:p w14:paraId="007DFF36"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מטריצת מרחקים-</w:t>
      </w:r>
      <w:r>
        <w:rPr>
          <w:rFonts w:ascii="Tahoma" w:hAnsi="Tahoma" w:cs="Tahoma"/>
          <w:sz w:val="22"/>
          <w:szCs w:val="22"/>
          <w:rtl/>
        </w:rPr>
        <w:t xml:space="preserve"> טבלה ריבועית, השומרת מרחקים עבור כל </w:t>
      </w:r>
      <w:r>
        <w:rPr>
          <w:rFonts w:ascii="Tahoma" w:hAnsi="Tahoma" w:cs="Tahoma"/>
          <w:sz w:val="22"/>
          <w:szCs w:val="22"/>
        </w:rPr>
        <w:t>i</w:t>
      </w:r>
      <w:r>
        <w:rPr>
          <w:rFonts w:ascii="Tahoma" w:hAnsi="Tahoma" w:cs="Tahoma"/>
          <w:sz w:val="22"/>
          <w:szCs w:val="22"/>
          <w:rtl/>
        </w:rPr>
        <w:t xml:space="preserve"> </w:t>
      </w:r>
      <w:r>
        <w:rPr>
          <w:rFonts w:ascii="Tahoma" w:hAnsi="Tahoma" w:cs="Tahoma"/>
          <w:sz w:val="22"/>
          <w:szCs w:val="22"/>
        </w:rPr>
        <w:t>j</w:t>
      </w:r>
      <w:r>
        <w:rPr>
          <w:rFonts w:ascii="Tahoma" w:hAnsi="Tahoma" w:cs="Tahoma"/>
          <w:sz w:val="22"/>
          <w:szCs w:val="22"/>
          <w:rtl/>
        </w:rPr>
        <w:t xml:space="preserve"> [הקטנים כמובן מגודל הטבלה]. </w:t>
      </w:r>
    </w:p>
    <w:p w14:paraId="7CB466F9"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Pr>
        <w:t>mat[i][j]</w:t>
      </w:r>
      <w:r>
        <w:rPr>
          <w:rFonts w:ascii="Tahoma" w:hAnsi="Tahoma" w:cs="Tahoma"/>
          <w:sz w:val="22"/>
          <w:szCs w:val="22"/>
          <w:rtl/>
        </w:rPr>
        <w:t xml:space="preserve"> מכיל את המרחק מהיעד ה-</w:t>
      </w:r>
      <w:r>
        <w:rPr>
          <w:rFonts w:ascii="Tahoma" w:hAnsi="Tahoma" w:cs="Tahoma"/>
          <w:sz w:val="22"/>
          <w:szCs w:val="22"/>
        </w:rPr>
        <w:t>i</w:t>
      </w:r>
      <w:r>
        <w:rPr>
          <w:rFonts w:ascii="Tahoma" w:hAnsi="Tahoma" w:cs="Tahoma"/>
          <w:sz w:val="22"/>
          <w:szCs w:val="22"/>
          <w:rtl/>
        </w:rPr>
        <w:t xml:space="preserve"> ליעד ה-</w:t>
      </w:r>
      <w:r>
        <w:rPr>
          <w:rFonts w:ascii="Tahoma" w:hAnsi="Tahoma" w:cs="Tahoma"/>
          <w:sz w:val="22"/>
          <w:szCs w:val="22"/>
        </w:rPr>
        <w:t>j</w:t>
      </w:r>
      <w:r>
        <w:rPr>
          <w:rFonts w:ascii="Tahoma" w:hAnsi="Tahoma" w:cs="Tahoma"/>
          <w:sz w:val="22"/>
          <w:szCs w:val="22"/>
          <w:rtl/>
        </w:rPr>
        <w:t>.</w:t>
      </w:r>
    </w:p>
    <w:p w14:paraId="2FDF582D" w14:textId="77777777" w:rsidR="00BD575D" w:rsidRDefault="00F31DDB">
      <w:pPr>
        <w:bidi/>
        <w:spacing w:after="240" w:line="360" w:lineRule="auto"/>
        <w:jc w:val="both"/>
        <w:rPr>
          <w:rFonts w:ascii="Tahoma" w:hAnsi="Tahoma" w:cs="Tahoma"/>
          <w:sz w:val="22"/>
          <w:szCs w:val="22"/>
        </w:rPr>
      </w:pPr>
      <w:r>
        <w:rPr>
          <w:rFonts w:ascii="Tahoma" w:hAnsi="Tahoma" w:cs="Tahoma"/>
          <w:b/>
          <w:bCs/>
          <w:sz w:val="22"/>
          <w:szCs w:val="22"/>
          <w:rtl/>
        </w:rPr>
        <w:lastRenderedPageBreak/>
        <w:t xml:space="preserve">פונקציית </w:t>
      </w:r>
      <w:r>
        <w:rPr>
          <w:rFonts w:ascii="Tahoma" w:hAnsi="Tahoma" w:cs="Tahoma"/>
          <w:b/>
          <w:bCs/>
          <w:sz w:val="22"/>
          <w:szCs w:val="22"/>
        </w:rPr>
        <w:t>TSP</w:t>
      </w:r>
      <w:r>
        <w:rPr>
          <w:rFonts w:ascii="Tahoma" w:hAnsi="Tahoma" w:cs="Tahoma"/>
          <w:b/>
          <w:bCs/>
          <w:sz w:val="22"/>
          <w:szCs w:val="22"/>
          <w:rtl/>
        </w:rPr>
        <w:t xml:space="preserve">- </w:t>
      </w:r>
      <w:r>
        <w:rPr>
          <w:rFonts w:ascii="Tahoma" w:hAnsi="Tahoma" w:cs="Tahoma"/>
          <w:sz w:val="22"/>
          <w:szCs w:val="22"/>
          <w:rtl/>
        </w:rPr>
        <w:t>פונקציה המקבלת מטריצת מרחקים שמכילה את כל המרחקים בין היעדים שאליהם מעוניינים להגיע, ומחשבת את הסדר האופטימלי לביקור ביעדים [מה קודם למה...] כך שסכום המרחקים שיעברו בהם יהיה אופטימלי. הפונקציה יכולה לכלול גם אילוץ יעד להתחלה ויעד לסיום.</w:t>
      </w:r>
    </w:p>
    <w:p w14:paraId="26468F4A"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 xml:space="preserve">אזור, </w:t>
      </w:r>
      <w:r>
        <w:rPr>
          <w:rFonts w:ascii="Tahoma" w:hAnsi="Tahoma" w:cs="Tahoma"/>
          <w:b/>
          <w:bCs/>
          <w:sz w:val="22"/>
          <w:szCs w:val="22"/>
        </w:rPr>
        <w:t>Area</w:t>
      </w:r>
      <w:r>
        <w:rPr>
          <w:rFonts w:ascii="Tahoma" w:hAnsi="Tahoma" w:cs="Tahoma"/>
          <w:b/>
          <w:bCs/>
          <w:sz w:val="22"/>
          <w:szCs w:val="22"/>
          <w:rtl/>
        </w:rPr>
        <w:t>- 'חדר'</w:t>
      </w:r>
      <w:r>
        <w:rPr>
          <w:rFonts w:ascii="Tahoma" w:hAnsi="Tahoma" w:cs="Tahoma"/>
          <w:sz w:val="22"/>
          <w:szCs w:val="22"/>
          <w:rtl/>
        </w:rPr>
        <w:t>, יחידת שטח שרובה בדר"כ מוקף קיר</w:t>
      </w:r>
      <w:r>
        <w:rPr>
          <w:rFonts w:ascii="Tahoma" w:hAnsi="Tahoma" w:cs="Tahoma" w:hint="cs"/>
          <w:sz w:val="22"/>
          <w:szCs w:val="22"/>
          <w:rtl/>
        </w:rPr>
        <w:t>, ולמעשה היא חלק מטור.</w:t>
      </w:r>
      <w:r>
        <w:rPr>
          <w:rFonts w:ascii="Tahoma" w:hAnsi="Tahoma" w:cs="Tahoma"/>
          <w:sz w:val="22"/>
          <w:szCs w:val="22"/>
          <w:rtl/>
        </w:rPr>
        <w:t xml:space="preserve"> </w:t>
      </w:r>
    </w:p>
    <w:p w14:paraId="7BF3D4A8"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האזור, כמו טור, אינו נשמר במסד הנתונים אולם משמש רבות לחישוב וקיבוץ. </w:t>
      </w:r>
    </w:p>
    <w:p w14:paraId="54323BDF"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מטרת האזור לעזור לצמצום יעדים לחישוב במסלול. אזור יוכל לכלול כמה מוצרים, ולהיחשב כיחידת יעד אחת.</w:t>
      </w:r>
    </w:p>
    <w:p w14:paraId="262FCA2E"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הרעיון:</w:t>
      </w:r>
      <w:r>
        <w:rPr>
          <w:rFonts w:ascii="Tahoma" w:hAnsi="Tahoma" w:cs="Tahoma"/>
          <w:sz w:val="22"/>
          <w:szCs w:val="22"/>
          <w:rtl/>
        </w:rPr>
        <w:t xml:space="preserve"> המוצרים</w:t>
      </w:r>
      <w:r>
        <w:rPr>
          <w:rFonts w:ascii="Tahoma" w:hAnsi="Tahoma" w:cs="Tahoma"/>
          <w:sz w:val="22"/>
          <w:szCs w:val="22"/>
        </w:rPr>
        <w:t xml:space="preserve"> </w:t>
      </w:r>
      <w:r>
        <w:rPr>
          <w:rFonts w:ascii="Tahoma" w:hAnsi="Tahoma" w:cs="Tahoma"/>
          <w:sz w:val="22"/>
          <w:szCs w:val="22"/>
          <w:rtl/>
        </w:rPr>
        <w:t xml:space="preserve">שבאותו אזור, יאספו בטוח באותה פעימה ונחשבים כיעד אחד. "אותו אזור" מחשבים על פי נקודות הגישה. אם נכנס לחדר (קרי: אזור) לקחת דבר מה, ניקח כל אשר נרצה מחדר זה, ואז נצא מהחדר. אם יש יותר מדלת אחת לחדר  מחלקים את החדר לחלקים כמספר הדלתות לפי קרבתם לדלת, כל חלק הוא חדר בפני עצמו. </w:t>
      </w:r>
    </w:p>
    <w:p w14:paraId="126C1D55" w14:textId="77777777" w:rsidR="00BD575D" w:rsidRDefault="00F31DDB">
      <w:pPr>
        <w:bidi/>
        <w:spacing w:before="100" w:after="200" w:line="360" w:lineRule="auto"/>
        <w:rPr>
          <w:rFonts w:ascii="Tahoma" w:hAnsi="Tahoma" w:cs="Tahoma"/>
          <w:b/>
          <w:bCs/>
          <w:caps/>
          <w:color w:val="FF3300"/>
          <w:spacing w:val="15"/>
          <w:rtl/>
          <w14:shadow w14:blurRad="50800" w14:dist="38100" w14:dir="18900000" w14:sx="100000" w14:sy="100000" w14:kx="0" w14:ky="0" w14:algn="bl">
            <w14:srgbClr w14:val="000000">
              <w14:alpha w14:val="60000"/>
            </w14:srgbClr>
          </w14:shadow>
        </w:rPr>
      </w:pPr>
      <w:bookmarkStart w:id="94" w:name="_Toc39972179"/>
      <w:r>
        <w:rPr>
          <w:rFonts w:ascii="Tahoma" w:hAnsi="Tahoma" w:cs="Tahoma"/>
          <w:b/>
          <w:bCs/>
          <w:color w:val="FF3300"/>
          <w:rtl/>
          <w14:shadow w14:blurRad="50800" w14:dist="38100" w14:dir="18900000" w14:sx="100000" w14:sy="100000" w14:kx="0" w14:ky="0" w14:algn="bl">
            <w14:srgbClr w14:val="000000">
              <w14:alpha w14:val="60000"/>
            </w14:srgbClr>
          </w14:shadow>
        </w:rPr>
        <w:br w:type="page"/>
      </w:r>
    </w:p>
    <w:p w14:paraId="58ADF874" w14:textId="77777777" w:rsidR="00BD575D" w:rsidRDefault="00F31DDB">
      <w:pPr>
        <w:pStyle w:val="1"/>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pPr>
      <w:bookmarkStart w:id="95" w:name="_Toc42553083"/>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lastRenderedPageBreak/>
        <w:t>האלגוריתם המרכזי</w:t>
      </w:r>
      <w:bookmarkEnd w:id="94"/>
      <w:bookmarkEnd w:id="95"/>
    </w:p>
    <w:p w14:paraId="25216B49" w14:textId="77777777" w:rsidR="00BD575D" w:rsidRDefault="00F31DDB">
      <w:pPr>
        <w:bidi/>
        <w:spacing w:after="240" w:line="360" w:lineRule="auto"/>
        <w:jc w:val="both"/>
        <w:rPr>
          <w:rFonts w:ascii="Tahoma" w:hAnsi="Tahoma" w:cs="Tahoma"/>
          <w:b/>
          <w:bCs/>
          <w:color w:val="808080" w:themeColor="background1" w:themeShade="80"/>
          <w:sz w:val="22"/>
          <w:szCs w:val="22"/>
          <w:u w:val="single"/>
          <w:rtl/>
        </w:rPr>
      </w:pPr>
      <w:r>
        <w:rPr>
          <w:rFonts w:ascii="Tahoma" w:hAnsi="Tahoma" w:cs="Tahoma"/>
          <w:b/>
          <w:bCs/>
          <w:color w:val="808080" w:themeColor="background1" w:themeShade="80"/>
          <w:sz w:val="22"/>
          <w:szCs w:val="22"/>
          <w:u w:val="single"/>
          <w:rtl/>
        </w:rPr>
        <w:t>תאור המשימה ודרכי היישום:</w:t>
      </w:r>
    </w:p>
    <w:p w14:paraId="0E1D8DA3"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בשלב תכנון המערכת ובניית מסד הנתונים התבקשנו לבנות זאת בצורה הנכונה, המדויקת והממוקדת ביותר.</w:t>
      </w:r>
    </w:p>
    <w:p w14:paraId="1ECF6FF2"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לכן חיפשנו את האלגוריתם היעיל ביותר לניווט בשטח מקורה, אלגוריתמים ושיטות שונות למיפוי ולשמירת השטח. </w:t>
      </w:r>
    </w:p>
    <w:p w14:paraId="17066691" w14:textId="4DF1D413"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המשימה:</w:t>
      </w:r>
      <w:r>
        <w:rPr>
          <w:rFonts w:ascii="Tahoma" w:hAnsi="Tahoma" w:cs="Tahoma"/>
          <w:sz w:val="22"/>
          <w:szCs w:val="22"/>
          <w:rtl/>
        </w:rPr>
        <w:t xml:space="preserve"> ייצוג </w:t>
      </w:r>
      <w:del w:id="96" w:author="רינת אביטל" w:date="2022-05-09T17:02:00Z">
        <w:r w:rsidDel="008B18D0">
          <w:rPr>
            <w:rFonts w:ascii="Tahoma" w:hAnsi="Tahoma" w:cs="Tahoma"/>
            <w:sz w:val="22"/>
            <w:szCs w:val="22"/>
            <w:rtl/>
          </w:rPr>
          <w:delText>ומיפוי חנות באופן אידיאלי שיאפשר חישוב מסלול</w:delText>
        </w:r>
      </w:del>
      <w:ins w:id="97" w:author="רינת אביטל" w:date="2022-05-09T17:02:00Z">
        <w:r w:rsidR="008B18D0">
          <w:rPr>
            <w:rFonts w:ascii="Tahoma" w:hAnsi="Tahoma" w:cs="Tahoma" w:hint="cs"/>
            <w:sz w:val="22"/>
            <w:szCs w:val="22"/>
            <w:rtl/>
          </w:rPr>
          <w:t>המשוואה בא</w:t>
        </w:r>
      </w:ins>
      <w:ins w:id="98" w:author="רינת אביטל" w:date="2022-05-09T17:03:00Z">
        <w:r w:rsidR="008B18D0">
          <w:rPr>
            <w:rFonts w:ascii="Tahoma" w:hAnsi="Tahoma" w:cs="Tahoma" w:hint="cs"/>
            <w:sz w:val="22"/>
            <w:szCs w:val="22"/>
            <w:rtl/>
          </w:rPr>
          <w:t xml:space="preserve">ופן שנוכל לבצע בה חישובים </w:t>
        </w:r>
      </w:ins>
      <w:ins w:id="99" w:author="רינת אביטל" w:date="2022-05-09T17:04:00Z">
        <w:r w:rsidR="008B18D0">
          <w:rPr>
            <w:rFonts w:ascii="Tahoma" w:hAnsi="Tahoma" w:cs="Tahoma" w:hint="cs"/>
            <w:sz w:val="22"/>
            <w:szCs w:val="22"/>
            <w:rtl/>
          </w:rPr>
          <w:t>מתמטיים</w:t>
        </w:r>
      </w:ins>
    </w:p>
    <w:p w14:paraId="52333E1E" w14:textId="78C6B34F" w:rsidR="007F3B3F" w:rsidRDefault="00F31DDB" w:rsidP="007F3B3F">
      <w:pPr>
        <w:bidi/>
        <w:spacing w:after="240" w:line="360" w:lineRule="auto"/>
        <w:jc w:val="both"/>
        <w:rPr>
          <w:ins w:id="100" w:author="רינת אביטל" w:date="2022-05-09T22:07:00Z"/>
          <w:rFonts w:ascii="Tahoma" w:hAnsi="Tahoma" w:cs="Tahoma"/>
          <w:b/>
          <w:bCs/>
          <w:sz w:val="22"/>
          <w:szCs w:val="22"/>
          <w:rtl/>
        </w:rPr>
      </w:pPr>
      <w:r>
        <w:rPr>
          <w:rFonts w:ascii="Tahoma" w:hAnsi="Tahoma" w:cs="Tahoma"/>
          <w:b/>
          <w:bCs/>
          <w:sz w:val="22"/>
          <w:szCs w:val="22"/>
          <w:rtl/>
        </w:rPr>
        <w:t>האפשרויות:</w:t>
      </w:r>
    </w:p>
    <w:p w14:paraId="22FBF605" w14:textId="43FA1077" w:rsidR="000B3509" w:rsidRPr="004C6A1D" w:rsidRDefault="000B3509" w:rsidP="007F3B3F">
      <w:pPr>
        <w:bidi/>
        <w:spacing w:after="240" w:line="360" w:lineRule="auto"/>
        <w:jc w:val="both"/>
        <w:rPr>
          <w:ins w:id="101" w:author="רינת אביטל" w:date="2022-05-09T22:14:00Z"/>
          <w:rFonts w:ascii="Tahoma" w:hAnsi="Tahoma" w:cs="Tahoma"/>
          <w:color w:val="FF0000"/>
          <w:sz w:val="22"/>
          <w:szCs w:val="22"/>
          <w:rtl/>
          <w:rPrChange w:id="102" w:author="רינת אביטל" w:date="2022-05-09T22:18:00Z">
            <w:rPr>
              <w:ins w:id="103" w:author="רינת אביטל" w:date="2022-05-09T22:14:00Z"/>
              <w:rFonts w:ascii="Tahoma" w:hAnsi="Tahoma" w:cs="Tahoma"/>
              <w:sz w:val="22"/>
              <w:szCs w:val="22"/>
              <w:rtl/>
            </w:rPr>
          </w:rPrChange>
        </w:rPr>
      </w:pPr>
      <w:ins w:id="104" w:author="רינת אביטל" w:date="2022-05-09T22:15:00Z">
        <w:r w:rsidRPr="004C6A1D">
          <w:rPr>
            <w:rFonts w:ascii="Tahoma" w:hAnsi="Tahoma" w:cs="Tahoma"/>
            <w:color w:val="FF0000"/>
            <w:sz w:val="22"/>
            <w:szCs w:val="22"/>
            <w:rtl/>
            <w:rPrChange w:id="105" w:author="רינת אביטל" w:date="2022-05-09T22:18:00Z">
              <w:rPr>
                <w:rFonts w:ascii="Tahoma" w:hAnsi="Tahoma" w:cs="Tahoma"/>
                <w:sz w:val="22"/>
                <w:szCs w:val="22"/>
                <w:rtl/>
              </w:rPr>
            </w:rPrChange>
          </w:rPr>
          <w:t xml:space="preserve">חקירת </w:t>
        </w:r>
        <w:r w:rsidRPr="004C6A1D">
          <w:rPr>
            <w:rFonts w:ascii="Tahoma" w:hAnsi="Tahoma" w:cs="Tahoma" w:hint="eastAsia"/>
            <w:color w:val="FF0000"/>
            <w:sz w:val="22"/>
            <w:szCs w:val="22"/>
            <w:rtl/>
            <w:rPrChange w:id="106" w:author="רינת אביטל" w:date="2022-05-09T22:18:00Z">
              <w:rPr>
                <w:rFonts w:ascii="Tahoma" w:hAnsi="Tahoma" w:cs="Tahoma" w:hint="eastAsia"/>
                <w:sz w:val="22"/>
                <w:szCs w:val="22"/>
                <w:rtl/>
              </w:rPr>
            </w:rPrChange>
          </w:rPr>
          <w:t>נושא</w:t>
        </w:r>
        <w:r w:rsidRPr="004C6A1D">
          <w:rPr>
            <w:rFonts w:ascii="Tahoma" w:hAnsi="Tahoma" w:cs="Tahoma"/>
            <w:color w:val="FF0000"/>
            <w:sz w:val="22"/>
            <w:szCs w:val="22"/>
            <w:rtl/>
            <w:rPrChange w:id="107" w:author="רינת אביטל" w:date="2022-05-09T22:18:00Z">
              <w:rPr>
                <w:rFonts w:ascii="Tahoma" w:hAnsi="Tahoma" w:cs="Tahoma"/>
                <w:sz w:val="22"/>
                <w:szCs w:val="22"/>
                <w:rtl/>
              </w:rPr>
            </w:rPrChange>
          </w:rPr>
          <w:t xml:space="preserve"> </w:t>
        </w:r>
        <w:r w:rsidRPr="004C6A1D">
          <w:rPr>
            <w:rFonts w:ascii="Tahoma" w:hAnsi="Tahoma" w:cs="Tahoma" w:hint="eastAsia"/>
            <w:color w:val="FF0000"/>
            <w:sz w:val="22"/>
            <w:szCs w:val="22"/>
            <w:rtl/>
            <w:rPrChange w:id="108" w:author="רינת אביטל" w:date="2022-05-09T22:18:00Z">
              <w:rPr>
                <w:rFonts w:ascii="Tahoma" w:hAnsi="Tahoma" w:cs="Tahoma" w:hint="eastAsia"/>
                <w:sz w:val="22"/>
                <w:szCs w:val="22"/>
                <w:rtl/>
              </w:rPr>
            </w:rPrChange>
          </w:rPr>
          <w:t>פתירת</w:t>
        </w:r>
        <w:r w:rsidRPr="004C6A1D">
          <w:rPr>
            <w:rFonts w:ascii="Tahoma" w:hAnsi="Tahoma" w:cs="Tahoma"/>
            <w:color w:val="FF0000"/>
            <w:sz w:val="22"/>
            <w:szCs w:val="22"/>
            <w:rtl/>
            <w:rPrChange w:id="109" w:author="רינת אביטל" w:date="2022-05-09T22:18:00Z">
              <w:rPr>
                <w:rFonts w:ascii="Tahoma" w:hAnsi="Tahoma" w:cs="Tahoma"/>
                <w:sz w:val="22"/>
                <w:szCs w:val="22"/>
                <w:rtl/>
              </w:rPr>
            </w:rPrChange>
          </w:rPr>
          <w:t xml:space="preserve"> </w:t>
        </w:r>
        <w:r w:rsidRPr="004C6A1D">
          <w:rPr>
            <w:rFonts w:ascii="Tahoma" w:hAnsi="Tahoma" w:cs="Tahoma" w:hint="eastAsia"/>
            <w:color w:val="FF0000"/>
            <w:sz w:val="22"/>
            <w:szCs w:val="22"/>
            <w:rtl/>
            <w:rPrChange w:id="110" w:author="רינת אביטל" w:date="2022-05-09T22:18:00Z">
              <w:rPr>
                <w:rFonts w:ascii="Tahoma" w:hAnsi="Tahoma" w:cs="Tahoma" w:hint="eastAsia"/>
                <w:sz w:val="22"/>
                <w:szCs w:val="22"/>
                <w:rtl/>
              </w:rPr>
            </w:rPrChange>
          </w:rPr>
          <w:t>משוואות</w:t>
        </w:r>
        <w:r w:rsidRPr="004C6A1D">
          <w:rPr>
            <w:rFonts w:ascii="Tahoma" w:hAnsi="Tahoma" w:cs="Tahoma"/>
            <w:color w:val="FF0000"/>
            <w:sz w:val="22"/>
            <w:szCs w:val="22"/>
            <w:rtl/>
            <w:rPrChange w:id="111" w:author="רינת אביטל" w:date="2022-05-09T22:18:00Z">
              <w:rPr>
                <w:rFonts w:ascii="Tahoma" w:hAnsi="Tahoma" w:cs="Tahoma"/>
                <w:sz w:val="22"/>
                <w:szCs w:val="22"/>
                <w:rtl/>
              </w:rPr>
            </w:rPrChange>
          </w:rPr>
          <w:t xml:space="preserve"> </w:t>
        </w:r>
        <w:r w:rsidRPr="004C6A1D">
          <w:rPr>
            <w:rFonts w:ascii="Tahoma" w:hAnsi="Tahoma" w:cs="Tahoma" w:hint="eastAsia"/>
            <w:color w:val="FF0000"/>
            <w:sz w:val="22"/>
            <w:szCs w:val="22"/>
            <w:rtl/>
            <w:rPrChange w:id="112" w:author="רינת אביטל" w:date="2022-05-09T22:18:00Z">
              <w:rPr>
                <w:rFonts w:ascii="Tahoma" w:hAnsi="Tahoma" w:cs="Tahoma" w:hint="eastAsia"/>
                <w:sz w:val="22"/>
                <w:szCs w:val="22"/>
                <w:rtl/>
              </w:rPr>
            </w:rPrChange>
          </w:rPr>
          <w:t>פונקציונ</w:t>
        </w:r>
      </w:ins>
      <w:ins w:id="113" w:author="רינת אביטל" w:date="2022-05-09T22:16:00Z">
        <w:r w:rsidRPr="004C6A1D">
          <w:rPr>
            <w:rFonts w:ascii="Tahoma" w:hAnsi="Tahoma" w:cs="Tahoma" w:hint="eastAsia"/>
            <w:color w:val="FF0000"/>
            <w:sz w:val="22"/>
            <w:szCs w:val="22"/>
            <w:rtl/>
            <w:rPrChange w:id="114" w:author="רינת אביטל" w:date="2022-05-09T22:18:00Z">
              <w:rPr>
                <w:rFonts w:ascii="Tahoma" w:hAnsi="Tahoma" w:cs="Tahoma" w:hint="eastAsia"/>
                <w:sz w:val="22"/>
                <w:szCs w:val="22"/>
                <w:rtl/>
              </w:rPr>
            </w:rPrChange>
          </w:rPr>
          <w:t>ליות</w:t>
        </w:r>
        <w:r w:rsidRPr="004C6A1D">
          <w:rPr>
            <w:rFonts w:ascii="Tahoma" w:hAnsi="Tahoma" w:cs="Tahoma"/>
            <w:color w:val="FF0000"/>
            <w:sz w:val="22"/>
            <w:szCs w:val="22"/>
            <w:rtl/>
            <w:rPrChange w:id="115" w:author="רינת אביטל" w:date="2022-05-09T22:18:00Z">
              <w:rPr>
                <w:rFonts w:ascii="Tahoma" w:hAnsi="Tahoma" w:cs="Tahoma"/>
                <w:sz w:val="22"/>
                <w:szCs w:val="22"/>
                <w:rtl/>
              </w:rPr>
            </w:rPrChange>
          </w:rPr>
          <w:t xml:space="preserve">  ושרטוטם </w:t>
        </w:r>
      </w:ins>
      <w:ins w:id="116" w:author="רינת אביטל" w:date="2022-05-09T22:15:00Z">
        <w:r w:rsidRPr="004C6A1D">
          <w:rPr>
            <w:rFonts w:ascii="Tahoma" w:hAnsi="Tahoma" w:cs="Tahoma"/>
            <w:color w:val="FF0000"/>
            <w:sz w:val="22"/>
            <w:szCs w:val="22"/>
            <w:rtl/>
            <w:rPrChange w:id="117" w:author="רינת אביטל" w:date="2022-05-09T22:18:00Z">
              <w:rPr>
                <w:rFonts w:ascii="Tahoma" w:hAnsi="Tahoma" w:cs="Tahoma"/>
                <w:sz w:val="22"/>
                <w:szCs w:val="22"/>
                <w:rtl/>
              </w:rPr>
            </w:rPrChange>
          </w:rPr>
          <w:t xml:space="preserve">הביאה </w:t>
        </w:r>
      </w:ins>
      <w:ins w:id="118" w:author="רינת אביטל" w:date="2022-05-09T22:16:00Z">
        <w:r w:rsidRPr="004C6A1D">
          <w:rPr>
            <w:rFonts w:ascii="Tahoma" w:hAnsi="Tahoma" w:cs="Tahoma" w:hint="eastAsia"/>
            <w:color w:val="FF0000"/>
            <w:sz w:val="22"/>
            <w:szCs w:val="22"/>
            <w:rtl/>
            <w:rPrChange w:id="119" w:author="רינת אביטל" w:date="2022-05-09T22:18:00Z">
              <w:rPr>
                <w:rFonts w:ascii="Tahoma" w:hAnsi="Tahoma" w:cs="Tahoma" w:hint="eastAsia"/>
                <w:sz w:val="22"/>
                <w:szCs w:val="22"/>
                <w:rtl/>
              </w:rPr>
            </w:rPrChange>
          </w:rPr>
          <w:t>אותי</w:t>
        </w:r>
      </w:ins>
      <w:ins w:id="120" w:author="רינת אביטל" w:date="2022-05-09T22:15:00Z">
        <w:r w:rsidRPr="004C6A1D">
          <w:rPr>
            <w:rFonts w:ascii="Tahoma" w:hAnsi="Tahoma" w:cs="Tahoma"/>
            <w:color w:val="FF0000"/>
            <w:sz w:val="22"/>
            <w:szCs w:val="22"/>
            <w:rtl/>
            <w:rPrChange w:id="121" w:author="רינת אביטל" w:date="2022-05-09T22:18:00Z">
              <w:rPr>
                <w:rFonts w:ascii="Tahoma" w:hAnsi="Tahoma" w:cs="Tahoma"/>
                <w:sz w:val="22"/>
                <w:szCs w:val="22"/>
                <w:rtl/>
              </w:rPr>
            </w:rPrChange>
          </w:rPr>
          <w:t xml:space="preserve"> למסקנה שהדרך הטובה והיעילה ביותר היא ייצוג </w:t>
        </w:r>
      </w:ins>
      <w:ins w:id="122" w:author="רינת אביטל" w:date="2022-05-09T22:16:00Z">
        <w:r w:rsidR="004C6A1D" w:rsidRPr="004C6A1D">
          <w:rPr>
            <w:rFonts w:ascii="Tahoma" w:hAnsi="Tahoma" w:cs="Tahoma" w:hint="eastAsia"/>
            <w:color w:val="FF0000"/>
            <w:sz w:val="22"/>
            <w:szCs w:val="22"/>
            <w:rtl/>
            <w:rPrChange w:id="123" w:author="רינת אביטל" w:date="2022-05-09T22:18:00Z">
              <w:rPr>
                <w:rFonts w:ascii="Tahoma" w:hAnsi="Tahoma" w:cs="Tahoma" w:hint="eastAsia"/>
                <w:sz w:val="22"/>
                <w:szCs w:val="22"/>
                <w:rtl/>
              </w:rPr>
            </w:rPrChange>
          </w:rPr>
          <w:t>הפונקציה</w:t>
        </w:r>
        <w:r w:rsidR="004C6A1D" w:rsidRPr="004C6A1D">
          <w:rPr>
            <w:rFonts w:ascii="Tahoma" w:hAnsi="Tahoma" w:cs="Tahoma"/>
            <w:color w:val="FF0000"/>
            <w:sz w:val="22"/>
            <w:szCs w:val="22"/>
            <w:rtl/>
            <w:rPrChange w:id="124" w:author="רינת אביטל" w:date="2022-05-09T22:18:00Z">
              <w:rPr>
                <w:rFonts w:ascii="Tahoma" w:hAnsi="Tahoma" w:cs="Tahoma"/>
                <w:sz w:val="22"/>
                <w:szCs w:val="22"/>
                <w:rtl/>
              </w:rPr>
            </w:rPrChange>
          </w:rPr>
          <w:t xml:space="preserve"> ע"י </w:t>
        </w:r>
      </w:ins>
      <w:ins w:id="125" w:author="רינת אביטל" w:date="2022-05-09T22:17:00Z">
        <w:r w:rsidR="004C6A1D" w:rsidRPr="004C6A1D">
          <w:rPr>
            <w:rFonts w:ascii="Tahoma" w:hAnsi="Tahoma" w:cs="Tahoma" w:hint="eastAsia"/>
            <w:color w:val="FF0000"/>
            <w:sz w:val="22"/>
            <w:szCs w:val="22"/>
            <w:rtl/>
            <w:rPrChange w:id="126" w:author="רינת אביטל" w:date="2022-05-09T22:18:00Z">
              <w:rPr>
                <w:rFonts w:ascii="Tahoma" w:hAnsi="Tahoma" w:cs="Tahoma" w:hint="eastAsia"/>
                <w:sz w:val="22"/>
                <w:szCs w:val="22"/>
                <w:rtl/>
              </w:rPr>
            </w:rPrChange>
          </w:rPr>
          <w:t>מבני</w:t>
        </w:r>
        <w:r w:rsidR="004C6A1D" w:rsidRPr="004C6A1D">
          <w:rPr>
            <w:rFonts w:ascii="Tahoma" w:hAnsi="Tahoma" w:cs="Tahoma"/>
            <w:color w:val="FF0000"/>
            <w:sz w:val="22"/>
            <w:szCs w:val="22"/>
            <w:rtl/>
            <w:rPrChange w:id="127" w:author="רינת אביטל" w:date="2022-05-09T22:18:00Z">
              <w:rPr>
                <w:rFonts w:ascii="Tahoma" w:hAnsi="Tahoma" w:cs="Tahoma"/>
                <w:sz w:val="22"/>
                <w:szCs w:val="22"/>
                <w:rtl/>
              </w:rPr>
            </w:rPrChange>
          </w:rPr>
          <w:t xml:space="preserve"> </w:t>
        </w:r>
        <w:r w:rsidR="004C6A1D" w:rsidRPr="004C6A1D">
          <w:rPr>
            <w:rFonts w:ascii="Tahoma" w:hAnsi="Tahoma" w:cs="Tahoma" w:hint="eastAsia"/>
            <w:color w:val="FF0000"/>
            <w:sz w:val="22"/>
            <w:szCs w:val="22"/>
            <w:rtl/>
            <w:rPrChange w:id="128" w:author="רינת אביטל" w:date="2022-05-09T22:18:00Z">
              <w:rPr>
                <w:rFonts w:ascii="Tahoma" w:hAnsi="Tahoma" w:cs="Tahoma" w:hint="eastAsia"/>
                <w:sz w:val="22"/>
                <w:szCs w:val="22"/>
                <w:rtl/>
              </w:rPr>
            </w:rPrChange>
          </w:rPr>
          <w:t>נתונים</w:t>
        </w:r>
        <w:r w:rsidR="004C6A1D" w:rsidRPr="004C6A1D">
          <w:rPr>
            <w:rFonts w:ascii="Tahoma" w:hAnsi="Tahoma" w:cs="Tahoma"/>
            <w:color w:val="FF0000"/>
            <w:sz w:val="22"/>
            <w:szCs w:val="22"/>
            <w:rtl/>
            <w:rPrChange w:id="129" w:author="רינת אביטל" w:date="2022-05-09T22:18:00Z">
              <w:rPr>
                <w:rFonts w:ascii="Tahoma" w:hAnsi="Tahoma" w:cs="Tahoma"/>
                <w:sz w:val="22"/>
                <w:szCs w:val="22"/>
                <w:rtl/>
              </w:rPr>
            </w:rPrChange>
          </w:rPr>
          <w:t xml:space="preserve"> </w:t>
        </w:r>
        <w:r w:rsidR="004C6A1D" w:rsidRPr="004C6A1D">
          <w:rPr>
            <w:rFonts w:ascii="Tahoma" w:hAnsi="Tahoma" w:cs="Tahoma" w:hint="eastAsia"/>
            <w:color w:val="FF0000"/>
            <w:sz w:val="22"/>
            <w:szCs w:val="22"/>
            <w:rtl/>
            <w:rPrChange w:id="130" w:author="רינת אביטל" w:date="2022-05-09T22:18:00Z">
              <w:rPr>
                <w:rFonts w:ascii="Tahoma" w:hAnsi="Tahoma" w:cs="Tahoma" w:hint="eastAsia"/>
                <w:sz w:val="22"/>
                <w:szCs w:val="22"/>
                <w:rtl/>
              </w:rPr>
            </w:rPrChange>
          </w:rPr>
          <w:t>מיוחד</w:t>
        </w:r>
        <w:r w:rsidR="004C6A1D" w:rsidRPr="004C6A1D">
          <w:rPr>
            <w:rFonts w:ascii="Tahoma" w:hAnsi="Tahoma" w:cs="Tahoma"/>
            <w:color w:val="FF0000"/>
            <w:sz w:val="22"/>
            <w:szCs w:val="22"/>
            <w:rtl/>
            <w:rPrChange w:id="131" w:author="רינת אביטל" w:date="2022-05-09T22:18:00Z">
              <w:rPr>
                <w:rFonts w:ascii="Tahoma" w:hAnsi="Tahoma" w:cs="Tahoma"/>
                <w:sz w:val="22"/>
                <w:szCs w:val="22"/>
                <w:rtl/>
              </w:rPr>
            </w:rPrChange>
          </w:rPr>
          <w:t xml:space="preserve"> </w:t>
        </w:r>
        <w:r w:rsidR="004C6A1D" w:rsidRPr="004C6A1D">
          <w:rPr>
            <w:rFonts w:ascii="Tahoma" w:hAnsi="Tahoma" w:cs="Tahoma" w:hint="eastAsia"/>
            <w:color w:val="FF0000"/>
            <w:sz w:val="22"/>
            <w:szCs w:val="22"/>
            <w:rtl/>
            <w:rPrChange w:id="132" w:author="רינת אביטל" w:date="2022-05-09T22:18:00Z">
              <w:rPr>
                <w:rFonts w:ascii="Tahoma" w:hAnsi="Tahoma" w:cs="Tahoma" w:hint="eastAsia"/>
                <w:sz w:val="22"/>
                <w:szCs w:val="22"/>
                <w:rtl/>
              </w:rPr>
            </w:rPrChange>
          </w:rPr>
          <w:t>של</w:t>
        </w:r>
        <w:r w:rsidR="004C6A1D" w:rsidRPr="004C6A1D">
          <w:rPr>
            <w:rFonts w:ascii="Tahoma" w:hAnsi="Tahoma" w:cs="Tahoma"/>
            <w:color w:val="FF0000"/>
            <w:sz w:val="22"/>
            <w:szCs w:val="22"/>
            <w:rtl/>
            <w:rPrChange w:id="133" w:author="רינת אביטל" w:date="2022-05-09T22:18:00Z">
              <w:rPr>
                <w:rFonts w:ascii="Tahoma" w:hAnsi="Tahoma" w:cs="Tahoma"/>
                <w:sz w:val="22"/>
                <w:szCs w:val="22"/>
                <w:rtl/>
              </w:rPr>
            </w:rPrChange>
          </w:rPr>
          <w:t xml:space="preserve"> </w:t>
        </w:r>
        <w:r w:rsidR="004C6A1D" w:rsidRPr="004C6A1D">
          <w:rPr>
            <w:rFonts w:ascii="Tahoma" w:hAnsi="Tahoma" w:cs="Tahoma" w:hint="eastAsia"/>
            <w:color w:val="FF0000"/>
            <w:sz w:val="22"/>
            <w:szCs w:val="22"/>
            <w:rtl/>
            <w:rPrChange w:id="134" w:author="רינת אביטל" w:date="2022-05-09T22:18:00Z">
              <w:rPr>
                <w:rFonts w:ascii="Tahoma" w:hAnsi="Tahoma" w:cs="Tahoma" w:hint="eastAsia"/>
                <w:sz w:val="22"/>
                <w:szCs w:val="22"/>
                <w:rtl/>
              </w:rPr>
            </w:rPrChange>
          </w:rPr>
          <w:t>רשימת</w:t>
        </w:r>
        <w:r w:rsidR="004C6A1D" w:rsidRPr="004C6A1D">
          <w:rPr>
            <w:rFonts w:ascii="Tahoma" w:hAnsi="Tahoma" w:cs="Tahoma"/>
            <w:color w:val="FF0000"/>
            <w:sz w:val="22"/>
            <w:szCs w:val="22"/>
            <w:rtl/>
            <w:rPrChange w:id="135" w:author="רינת אביטל" w:date="2022-05-09T22:18:00Z">
              <w:rPr>
                <w:rFonts w:ascii="Tahoma" w:hAnsi="Tahoma" w:cs="Tahoma"/>
                <w:sz w:val="22"/>
                <w:szCs w:val="22"/>
                <w:rtl/>
              </w:rPr>
            </w:rPrChange>
          </w:rPr>
          <w:t xml:space="preserve"> </w:t>
        </w:r>
        <w:r w:rsidR="004C6A1D" w:rsidRPr="004C6A1D">
          <w:rPr>
            <w:rFonts w:ascii="Tahoma" w:hAnsi="Tahoma" w:cs="Tahoma" w:hint="eastAsia"/>
            <w:color w:val="FF0000"/>
            <w:sz w:val="22"/>
            <w:szCs w:val="22"/>
            <w:rtl/>
            <w:rPrChange w:id="136" w:author="רינת אביטל" w:date="2022-05-09T22:18:00Z">
              <w:rPr>
                <w:rFonts w:ascii="Tahoma" w:hAnsi="Tahoma" w:cs="Tahoma" w:hint="eastAsia"/>
                <w:sz w:val="22"/>
                <w:szCs w:val="22"/>
                <w:rtl/>
              </w:rPr>
            </w:rPrChange>
          </w:rPr>
          <w:t>פרמטרים</w:t>
        </w:r>
        <w:r w:rsidR="004C6A1D" w:rsidRPr="004C6A1D">
          <w:rPr>
            <w:rFonts w:ascii="Tahoma" w:hAnsi="Tahoma" w:cs="Tahoma"/>
            <w:color w:val="FF0000"/>
            <w:sz w:val="22"/>
            <w:szCs w:val="22"/>
            <w:rtl/>
            <w:rPrChange w:id="137" w:author="רינת אביטל" w:date="2022-05-09T22:18:00Z">
              <w:rPr>
                <w:rFonts w:ascii="Tahoma" w:hAnsi="Tahoma" w:cs="Tahoma"/>
                <w:sz w:val="22"/>
                <w:szCs w:val="22"/>
                <w:rtl/>
              </w:rPr>
            </w:rPrChange>
          </w:rPr>
          <w:t xml:space="preserve"> </w:t>
        </w:r>
        <w:r w:rsidR="004C6A1D" w:rsidRPr="004C6A1D">
          <w:rPr>
            <w:rFonts w:ascii="Tahoma" w:hAnsi="Tahoma" w:cs="Tahoma" w:hint="eastAsia"/>
            <w:color w:val="FF0000"/>
            <w:sz w:val="22"/>
            <w:szCs w:val="22"/>
            <w:rtl/>
            <w:rPrChange w:id="138" w:author="רינת אביטל" w:date="2022-05-09T22:18:00Z">
              <w:rPr>
                <w:rFonts w:ascii="Tahoma" w:hAnsi="Tahoma" w:cs="Tahoma" w:hint="eastAsia"/>
                <w:sz w:val="22"/>
                <w:szCs w:val="22"/>
                <w:rtl/>
              </w:rPr>
            </w:rPrChange>
          </w:rPr>
          <w:t>לפונקציה</w:t>
        </w:r>
      </w:ins>
      <w:ins w:id="139" w:author="רינת אביטל" w:date="2022-05-09T22:15:00Z">
        <w:r w:rsidRPr="004C6A1D">
          <w:rPr>
            <w:rFonts w:ascii="Tahoma" w:hAnsi="Tahoma" w:cs="Tahoma"/>
            <w:color w:val="FF0000"/>
            <w:sz w:val="22"/>
            <w:szCs w:val="22"/>
            <w:rtl/>
            <w:rPrChange w:id="140" w:author="רינת אביטל" w:date="2022-05-09T22:18:00Z">
              <w:rPr>
                <w:rFonts w:ascii="Tahoma" w:hAnsi="Tahoma" w:cs="Tahoma"/>
                <w:sz w:val="22"/>
                <w:szCs w:val="22"/>
                <w:rtl/>
              </w:rPr>
            </w:rPrChange>
          </w:rPr>
          <w:t>.</w:t>
        </w:r>
      </w:ins>
    </w:p>
    <w:p w14:paraId="79D9E3F8" w14:textId="2239EB13" w:rsidR="007F3B3F" w:rsidRPr="007F3B3F" w:rsidRDefault="007F3B3F" w:rsidP="000B3509">
      <w:pPr>
        <w:bidi/>
        <w:spacing w:after="240" w:line="360" w:lineRule="auto"/>
        <w:jc w:val="both"/>
        <w:rPr>
          <w:rFonts w:ascii="Tahoma" w:hAnsi="Tahoma" w:cs="Tahoma"/>
          <w:sz w:val="22"/>
          <w:szCs w:val="22"/>
          <w:rPrChange w:id="141" w:author="רינת אביטל" w:date="2022-05-09T22:07:00Z">
            <w:rPr>
              <w:rFonts w:ascii="Tahoma" w:hAnsi="Tahoma" w:cs="Tahoma"/>
              <w:b/>
              <w:bCs/>
              <w:sz w:val="22"/>
              <w:szCs w:val="22"/>
            </w:rPr>
          </w:rPrChange>
        </w:rPr>
      </w:pPr>
      <w:ins w:id="142" w:author="רינת אביטל" w:date="2022-05-09T22:07:00Z">
        <w:r w:rsidRPr="004C6A1D">
          <w:rPr>
            <w:rFonts w:ascii="Tahoma" w:hAnsi="Tahoma" w:cs="Tahoma" w:hint="eastAsia"/>
            <w:color w:val="FF0000"/>
            <w:sz w:val="22"/>
            <w:szCs w:val="22"/>
            <w:rtl/>
            <w:rPrChange w:id="143" w:author="רינת אביטל" w:date="2022-05-09T22:18:00Z">
              <w:rPr>
                <w:rFonts w:ascii="Tahoma" w:hAnsi="Tahoma" w:cs="Tahoma" w:hint="eastAsia"/>
                <w:b/>
                <w:bCs/>
                <w:sz w:val="22"/>
                <w:szCs w:val="22"/>
                <w:rtl/>
              </w:rPr>
            </w:rPrChange>
          </w:rPr>
          <w:t>חי</w:t>
        </w:r>
        <w:r w:rsidRPr="004C6A1D">
          <w:rPr>
            <w:rFonts w:ascii="Tahoma" w:hAnsi="Tahoma" w:cs="Tahoma" w:hint="eastAsia"/>
            <w:color w:val="FF0000"/>
            <w:sz w:val="22"/>
            <w:szCs w:val="22"/>
            <w:rtl/>
            <w:rPrChange w:id="144" w:author="רינת אביטל" w:date="2022-05-09T22:18:00Z">
              <w:rPr>
                <w:rFonts w:ascii="Tahoma" w:hAnsi="Tahoma" w:cs="Tahoma" w:hint="eastAsia"/>
                <w:sz w:val="22"/>
                <w:szCs w:val="22"/>
                <w:rtl/>
              </w:rPr>
            </w:rPrChange>
          </w:rPr>
          <w:t>פשתי</w:t>
        </w:r>
        <w:r w:rsidRPr="004C6A1D">
          <w:rPr>
            <w:rFonts w:ascii="Tahoma" w:hAnsi="Tahoma" w:cs="Tahoma"/>
            <w:color w:val="FF0000"/>
            <w:sz w:val="22"/>
            <w:szCs w:val="22"/>
            <w:rtl/>
            <w:rPrChange w:id="145" w:author="רינת אביטל" w:date="2022-05-09T22:18:00Z">
              <w:rPr>
                <w:rFonts w:ascii="Tahoma" w:hAnsi="Tahoma" w:cs="Tahoma"/>
                <w:sz w:val="22"/>
                <w:szCs w:val="22"/>
                <w:rtl/>
              </w:rPr>
            </w:rPrChange>
          </w:rPr>
          <w:t xml:space="preserve"> </w:t>
        </w:r>
        <w:r w:rsidRPr="004C6A1D">
          <w:rPr>
            <w:rFonts w:ascii="Tahoma" w:hAnsi="Tahoma" w:cs="Tahoma" w:hint="eastAsia"/>
            <w:color w:val="FF0000"/>
            <w:sz w:val="22"/>
            <w:szCs w:val="22"/>
            <w:rtl/>
            <w:rPrChange w:id="146" w:author="רינת אביטל" w:date="2022-05-09T22:18:00Z">
              <w:rPr>
                <w:rFonts w:ascii="Tahoma" w:hAnsi="Tahoma" w:cs="Tahoma" w:hint="eastAsia"/>
                <w:sz w:val="22"/>
                <w:szCs w:val="22"/>
                <w:rtl/>
              </w:rPr>
            </w:rPrChange>
          </w:rPr>
          <w:t>סוגים</w:t>
        </w:r>
        <w:r w:rsidRPr="004C6A1D">
          <w:rPr>
            <w:rFonts w:ascii="Tahoma" w:hAnsi="Tahoma" w:cs="Tahoma"/>
            <w:color w:val="FF0000"/>
            <w:sz w:val="22"/>
            <w:szCs w:val="22"/>
            <w:rtl/>
            <w:rPrChange w:id="147" w:author="רינת אביטל" w:date="2022-05-09T22:18:00Z">
              <w:rPr>
                <w:rFonts w:ascii="Tahoma" w:hAnsi="Tahoma" w:cs="Tahoma"/>
                <w:sz w:val="22"/>
                <w:szCs w:val="22"/>
                <w:rtl/>
              </w:rPr>
            </w:rPrChange>
          </w:rPr>
          <w:t xml:space="preserve"> </w:t>
        </w:r>
        <w:r w:rsidRPr="004C6A1D">
          <w:rPr>
            <w:rFonts w:ascii="Tahoma" w:hAnsi="Tahoma" w:cs="Tahoma" w:hint="eastAsia"/>
            <w:color w:val="FF0000"/>
            <w:sz w:val="22"/>
            <w:szCs w:val="22"/>
            <w:rtl/>
            <w:rPrChange w:id="148" w:author="רינת אביטל" w:date="2022-05-09T22:18:00Z">
              <w:rPr>
                <w:rFonts w:ascii="Tahoma" w:hAnsi="Tahoma" w:cs="Tahoma" w:hint="eastAsia"/>
                <w:sz w:val="22"/>
                <w:szCs w:val="22"/>
                <w:rtl/>
              </w:rPr>
            </w:rPrChange>
          </w:rPr>
          <w:t>שונים</w:t>
        </w:r>
        <w:r w:rsidRPr="004C6A1D">
          <w:rPr>
            <w:rFonts w:ascii="Tahoma" w:hAnsi="Tahoma" w:cs="Tahoma"/>
            <w:color w:val="FF0000"/>
            <w:sz w:val="22"/>
            <w:szCs w:val="22"/>
            <w:rtl/>
            <w:rPrChange w:id="149" w:author="רינת אביטל" w:date="2022-05-09T22:18:00Z">
              <w:rPr>
                <w:rFonts w:ascii="Tahoma" w:hAnsi="Tahoma" w:cs="Tahoma"/>
                <w:sz w:val="22"/>
                <w:szCs w:val="22"/>
                <w:rtl/>
              </w:rPr>
            </w:rPrChange>
          </w:rPr>
          <w:t xml:space="preserve"> </w:t>
        </w:r>
        <w:r w:rsidRPr="004C6A1D">
          <w:rPr>
            <w:rFonts w:ascii="Tahoma" w:hAnsi="Tahoma" w:cs="Tahoma" w:hint="eastAsia"/>
            <w:color w:val="FF0000"/>
            <w:sz w:val="22"/>
            <w:szCs w:val="22"/>
            <w:rtl/>
            <w:rPrChange w:id="150" w:author="רינת אביטל" w:date="2022-05-09T22:18:00Z">
              <w:rPr>
                <w:rFonts w:ascii="Tahoma" w:hAnsi="Tahoma" w:cs="Tahoma" w:hint="eastAsia"/>
                <w:sz w:val="22"/>
                <w:szCs w:val="22"/>
                <w:rtl/>
              </w:rPr>
            </w:rPrChange>
          </w:rPr>
          <w:t>של</w:t>
        </w:r>
        <w:r w:rsidRPr="004C6A1D">
          <w:rPr>
            <w:rFonts w:ascii="Tahoma" w:hAnsi="Tahoma" w:cs="Tahoma"/>
            <w:color w:val="FF0000"/>
            <w:sz w:val="22"/>
            <w:szCs w:val="22"/>
            <w:rtl/>
            <w:rPrChange w:id="151" w:author="רינת אביטל" w:date="2022-05-09T22:18:00Z">
              <w:rPr>
                <w:rFonts w:ascii="Tahoma" w:hAnsi="Tahoma" w:cs="Tahoma"/>
                <w:sz w:val="22"/>
                <w:szCs w:val="22"/>
                <w:rtl/>
              </w:rPr>
            </w:rPrChange>
          </w:rPr>
          <w:t xml:space="preserve"> </w:t>
        </w:r>
        <w:r w:rsidRPr="004C6A1D">
          <w:rPr>
            <w:rFonts w:ascii="Tahoma" w:hAnsi="Tahoma" w:cs="Tahoma" w:hint="eastAsia"/>
            <w:color w:val="FF0000"/>
            <w:sz w:val="22"/>
            <w:szCs w:val="22"/>
            <w:rtl/>
            <w:rPrChange w:id="152" w:author="רינת אביטל" w:date="2022-05-09T22:18:00Z">
              <w:rPr>
                <w:rFonts w:ascii="Tahoma" w:hAnsi="Tahoma" w:cs="Tahoma" w:hint="eastAsia"/>
                <w:sz w:val="22"/>
                <w:szCs w:val="22"/>
                <w:rtl/>
              </w:rPr>
            </w:rPrChange>
          </w:rPr>
          <w:t>אלגוריתמים</w:t>
        </w:r>
        <w:r w:rsidRPr="004C6A1D">
          <w:rPr>
            <w:rFonts w:ascii="Tahoma" w:hAnsi="Tahoma" w:cs="Tahoma"/>
            <w:color w:val="FF0000"/>
            <w:sz w:val="22"/>
            <w:szCs w:val="22"/>
            <w:rtl/>
            <w:rPrChange w:id="153" w:author="רינת אביטל" w:date="2022-05-09T22:18:00Z">
              <w:rPr>
                <w:rFonts w:ascii="Tahoma" w:hAnsi="Tahoma" w:cs="Tahoma"/>
                <w:sz w:val="22"/>
                <w:szCs w:val="22"/>
                <w:rtl/>
              </w:rPr>
            </w:rPrChange>
          </w:rPr>
          <w:t xml:space="preserve"> </w:t>
        </w:r>
        <w:r w:rsidRPr="004C6A1D">
          <w:rPr>
            <w:rFonts w:ascii="Tahoma" w:hAnsi="Tahoma" w:cs="Tahoma" w:hint="eastAsia"/>
            <w:color w:val="FF0000"/>
            <w:sz w:val="22"/>
            <w:szCs w:val="22"/>
            <w:rtl/>
            <w:rPrChange w:id="154" w:author="רינת אביטל" w:date="2022-05-09T22:18:00Z">
              <w:rPr>
                <w:rFonts w:ascii="Tahoma" w:hAnsi="Tahoma" w:cs="Tahoma" w:hint="eastAsia"/>
                <w:sz w:val="22"/>
                <w:szCs w:val="22"/>
                <w:rtl/>
              </w:rPr>
            </w:rPrChange>
          </w:rPr>
          <w:t>שקשורים</w:t>
        </w:r>
        <w:r w:rsidRPr="004C6A1D">
          <w:rPr>
            <w:rFonts w:ascii="Tahoma" w:hAnsi="Tahoma" w:cs="Tahoma"/>
            <w:color w:val="FF0000"/>
            <w:sz w:val="22"/>
            <w:szCs w:val="22"/>
            <w:rtl/>
            <w:rPrChange w:id="155" w:author="רינת אביטל" w:date="2022-05-09T22:18:00Z">
              <w:rPr>
                <w:rFonts w:ascii="Tahoma" w:hAnsi="Tahoma" w:cs="Tahoma"/>
                <w:sz w:val="22"/>
                <w:szCs w:val="22"/>
                <w:rtl/>
              </w:rPr>
            </w:rPrChange>
          </w:rPr>
          <w:t xml:space="preserve"> </w:t>
        </w:r>
        <w:r w:rsidRPr="004C6A1D">
          <w:rPr>
            <w:rFonts w:ascii="Tahoma" w:hAnsi="Tahoma" w:cs="Tahoma" w:hint="eastAsia"/>
            <w:color w:val="FF0000"/>
            <w:sz w:val="22"/>
            <w:szCs w:val="22"/>
            <w:rtl/>
            <w:rPrChange w:id="156" w:author="רינת אביטל" w:date="2022-05-09T22:18:00Z">
              <w:rPr>
                <w:rFonts w:ascii="Tahoma" w:hAnsi="Tahoma" w:cs="Tahoma" w:hint="eastAsia"/>
                <w:sz w:val="22"/>
                <w:szCs w:val="22"/>
                <w:rtl/>
              </w:rPr>
            </w:rPrChange>
          </w:rPr>
          <w:t>במתמטיקה</w:t>
        </w:r>
        <w:r w:rsidRPr="004C6A1D">
          <w:rPr>
            <w:rFonts w:ascii="Tahoma" w:hAnsi="Tahoma" w:cs="Tahoma"/>
            <w:color w:val="FF0000"/>
            <w:sz w:val="22"/>
            <w:szCs w:val="22"/>
            <w:rtl/>
            <w:rPrChange w:id="157" w:author="רינת אביטל" w:date="2022-05-09T22:18:00Z">
              <w:rPr>
                <w:rFonts w:ascii="Tahoma" w:hAnsi="Tahoma" w:cs="Tahoma"/>
                <w:sz w:val="22"/>
                <w:szCs w:val="22"/>
                <w:rtl/>
              </w:rPr>
            </w:rPrChange>
          </w:rPr>
          <w:t xml:space="preserve"> </w:t>
        </w:r>
        <w:r w:rsidRPr="004C6A1D">
          <w:rPr>
            <w:rFonts w:ascii="Tahoma" w:hAnsi="Tahoma" w:cs="Tahoma" w:hint="eastAsia"/>
            <w:color w:val="FF0000"/>
            <w:sz w:val="22"/>
            <w:szCs w:val="22"/>
            <w:rtl/>
            <w:rPrChange w:id="158" w:author="רינת אביטל" w:date="2022-05-09T22:18:00Z">
              <w:rPr>
                <w:rFonts w:ascii="Tahoma" w:hAnsi="Tahoma" w:cs="Tahoma" w:hint="eastAsia"/>
                <w:sz w:val="22"/>
                <w:szCs w:val="22"/>
                <w:rtl/>
              </w:rPr>
            </w:rPrChange>
          </w:rPr>
          <w:t>ופ</w:t>
        </w:r>
      </w:ins>
      <w:ins w:id="159" w:author="רינת אביטל" w:date="2022-05-09T22:08:00Z">
        <w:r w:rsidRPr="004C6A1D">
          <w:rPr>
            <w:rFonts w:ascii="Tahoma" w:hAnsi="Tahoma" w:cs="Tahoma" w:hint="eastAsia"/>
            <w:color w:val="FF0000"/>
            <w:sz w:val="22"/>
            <w:szCs w:val="22"/>
            <w:rtl/>
            <w:rPrChange w:id="160" w:author="רינת אביטל" w:date="2022-05-09T22:18:00Z">
              <w:rPr>
                <w:rFonts w:ascii="Tahoma" w:hAnsi="Tahoma" w:cs="Tahoma" w:hint="eastAsia"/>
                <w:sz w:val="22"/>
                <w:szCs w:val="22"/>
                <w:rtl/>
              </w:rPr>
            </w:rPrChange>
          </w:rPr>
          <w:t>תרון</w:t>
        </w:r>
        <w:r w:rsidRPr="004C6A1D">
          <w:rPr>
            <w:rFonts w:ascii="Tahoma" w:hAnsi="Tahoma" w:cs="Tahoma"/>
            <w:color w:val="FF0000"/>
            <w:sz w:val="22"/>
            <w:szCs w:val="22"/>
            <w:rtl/>
            <w:rPrChange w:id="161" w:author="רינת אביטל" w:date="2022-05-09T22:18:00Z">
              <w:rPr>
                <w:rFonts w:ascii="Tahoma" w:hAnsi="Tahoma" w:cs="Tahoma"/>
                <w:sz w:val="22"/>
                <w:szCs w:val="22"/>
                <w:rtl/>
              </w:rPr>
            </w:rPrChange>
          </w:rPr>
          <w:t xml:space="preserve"> </w:t>
        </w:r>
        <w:r w:rsidRPr="004C6A1D">
          <w:rPr>
            <w:rFonts w:ascii="Tahoma" w:hAnsi="Tahoma" w:cs="Tahoma" w:hint="eastAsia"/>
            <w:color w:val="FF0000"/>
            <w:sz w:val="22"/>
            <w:szCs w:val="22"/>
            <w:rtl/>
            <w:rPrChange w:id="162" w:author="רינת אביטל" w:date="2022-05-09T22:18:00Z">
              <w:rPr>
                <w:rFonts w:ascii="Tahoma" w:hAnsi="Tahoma" w:cs="Tahoma" w:hint="eastAsia"/>
                <w:sz w:val="22"/>
                <w:szCs w:val="22"/>
                <w:rtl/>
              </w:rPr>
            </w:rPrChange>
          </w:rPr>
          <w:t>משוואות</w:t>
        </w:r>
        <w:r w:rsidRPr="004C6A1D">
          <w:rPr>
            <w:rFonts w:ascii="Tahoma" w:hAnsi="Tahoma" w:cs="Tahoma"/>
            <w:color w:val="FF0000"/>
            <w:sz w:val="22"/>
            <w:szCs w:val="22"/>
            <w:rtl/>
            <w:rPrChange w:id="163" w:author="רינת אביטל" w:date="2022-05-09T22:18:00Z">
              <w:rPr>
                <w:rFonts w:ascii="Tahoma" w:hAnsi="Tahoma" w:cs="Tahoma"/>
                <w:sz w:val="22"/>
                <w:szCs w:val="22"/>
                <w:rtl/>
              </w:rPr>
            </w:rPrChange>
          </w:rPr>
          <w:t xml:space="preserve"> </w:t>
        </w:r>
        <w:r w:rsidRPr="004C6A1D">
          <w:rPr>
            <w:rFonts w:ascii="Tahoma" w:hAnsi="Tahoma" w:cs="Tahoma" w:hint="eastAsia"/>
            <w:color w:val="FF0000"/>
            <w:sz w:val="22"/>
            <w:szCs w:val="22"/>
            <w:rtl/>
            <w:rPrChange w:id="164" w:author="רינת אביטל" w:date="2022-05-09T22:18:00Z">
              <w:rPr>
                <w:rFonts w:ascii="Tahoma" w:hAnsi="Tahoma" w:cs="Tahoma" w:hint="eastAsia"/>
                <w:sz w:val="22"/>
                <w:szCs w:val="22"/>
                <w:rtl/>
              </w:rPr>
            </w:rPrChange>
          </w:rPr>
          <w:t>פונקציונליות</w:t>
        </w:r>
        <w:r w:rsidRPr="004C6A1D">
          <w:rPr>
            <w:rFonts w:ascii="Tahoma" w:hAnsi="Tahoma" w:cs="Tahoma"/>
            <w:color w:val="FF0000"/>
            <w:sz w:val="22"/>
            <w:szCs w:val="22"/>
            <w:rtl/>
            <w:rPrChange w:id="165" w:author="רינת אביטל" w:date="2022-05-09T22:18:00Z">
              <w:rPr>
                <w:rFonts w:ascii="Tahoma" w:hAnsi="Tahoma" w:cs="Tahoma"/>
                <w:sz w:val="22"/>
                <w:szCs w:val="22"/>
                <w:rtl/>
              </w:rPr>
            </w:rPrChange>
          </w:rPr>
          <w:t xml:space="preserve"> אך לא מצאתי משהו שתואם את </w:t>
        </w:r>
      </w:ins>
      <w:ins w:id="166" w:author="רינת אביטל" w:date="2022-05-09T22:09:00Z">
        <w:r w:rsidRPr="004C6A1D">
          <w:rPr>
            <w:rFonts w:ascii="Tahoma" w:hAnsi="Tahoma" w:cs="Tahoma" w:hint="eastAsia"/>
            <w:color w:val="FF0000"/>
            <w:sz w:val="22"/>
            <w:szCs w:val="22"/>
            <w:rtl/>
            <w:rPrChange w:id="167" w:author="רינת אביטל" w:date="2022-05-09T22:18:00Z">
              <w:rPr>
                <w:rFonts w:ascii="Tahoma" w:hAnsi="Tahoma" w:cs="Tahoma" w:hint="eastAsia"/>
                <w:sz w:val="22"/>
                <w:szCs w:val="22"/>
                <w:rtl/>
              </w:rPr>
            </w:rPrChange>
          </w:rPr>
          <w:t>הבעיה</w:t>
        </w:r>
        <w:r w:rsidRPr="004C6A1D">
          <w:rPr>
            <w:rFonts w:ascii="Tahoma" w:hAnsi="Tahoma" w:cs="Tahoma"/>
            <w:color w:val="FF0000"/>
            <w:sz w:val="22"/>
            <w:szCs w:val="22"/>
            <w:rtl/>
            <w:rPrChange w:id="168" w:author="רינת אביטל" w:date="2022-05-09T22:18:00Z">
              <w:rPr>
                <w:rFonts w:ascii="Tahoma" w:hAnsi="Tahoma" w:cs="Tahoma"/>
                <w:sz w:val="22"/>
                <w:szCs w:val="22"/>
                <w:rtl/>
              </w:rPr>
            </w:rPrChange>
          </w:rPr>
          <w:t xml:space="preserve"> </w:t>
        </w:r>
        <w:r w:rsidRPr="004C6A1D">
          <w:rPr>
            <w:rFonts w:ascii="Tahoma" w:hAnsi="Tahoma" w:cs="Tahoma" w:hint="eastAsia"/>
            <w:color w:val="FF0000"/>
            <w:sz w:val="22"/>
            <w:szCs w:val="22"/>
            <w:rtl/>
            <w:rPrChange w:id="169" w:author="רינת אביטל" w:date="2022-05-09T22:18:00Z">
              <w:rPr>
                <w:rFonts w:ascii="Tahoma" w:hAnsi="Tahoma" w:cs="Tahoma" w:hint="eastAsia"/>
                <w:sz w:val="22"/>
                <w:szCs w:val="22"/>
                <w:rtl/>
              </w:rPr>
            </w:rPrChange>
          </w:rPr>
          <w:t>שלי</w:t>
        </w:r>
        <w:r w:rsidRPr="004C6A1D">
          <w:rPr>
            <w:rFonts w:ascii="Tahoma" w:hAnsi="Tahoma" w:cs="Tahoma"/>
            <w:color w:val="FF0000"/>
            <w:sz w:val="22"/>
            <w:szCs w:val="22"/>
            <w:rtl/>
            <w:rPrChange w:id="170" w:author="רינת אביטל" w:date="2022-05-09T22:18:00Z">
              <w:rPr>
                <w:rFonts w:ascii="Tahoma" w:hAnsi="Tahoma" w:cs="Tahoma"/>
                <w:sz w:val="22"/>
                <w:szCs w:val="22"/>
                <w:rtl/>
              </w:rPr>
            </w:rPrChange>
          </w:rPr>
          <w:t xml:space="preserve"> </w:t>
        </w:r>
        <w:r w:rsidRPr="004C6A1D">
          <w:rPr>
            <w:rFonts w:ascii="Tahoma" w:hAnsi="Tahoma" w:cs="Tahoma" w:hint="eastAsia"/>
            <w:color w:val="FF0000"/>
            <w:sz w:val="22"/>
            <w:szCs w:val="22"/>
            <w:rtl/>
            <w:rPrChange w:id="171" w:author="רינת אביטל" w:date="2022-05-09T22:18:00Z">
              <w:rPr>
                <w:rFonts w:ascii="Tahoma" w:hAnsi="Tahoma" w:cs="Tahoma" w:hint="eastAsia"/>
                <w:sz w:val="22"/>
                <w:szCs w:val="22"/>
                <w:rtl/>
              </w:rPr>
            </w:rPrChange>
          </w:rPr>
          <w:t>ולכן</w:t>
        </w:r>
        <w:r w:rsidRPr="004C6A1D">
          <w:rPr>
            <w:rFonts w:ascii="Tahoma" w:hAnsi="Tahoma" w:cs="Tahoma"/>
            <w:color w:val="FF0000"/>
            <w:sz w:val="22"/>
            <w:szCs w:val="22"/>
            <w:rtl/>
            <w:rPrChange w:id="172" w:author="רינת אביטל" w:date="2022-05-09T22:18:00Z">
              <w:rPr>
                <w:rFonts w:ascii="Tahoma" w:hAnsi="Tahoma" w:cs="Tahoma"/>
                <w:sz w:val="22"/>
                <w:szCs w:val="22"/>
                <w:rtl/>
              </w:rPr>
            </w:rPrChange>
          </w:rPr>
          <w:t xml:space="preserve"> </w:t>
        </w:r>
        <w:r w:rsidRPr="004C6A1D">
          <w:rPr>
            <w:rFonts w:ascii="Tahoma" w:hAnsi="Tahoma" w:cs="Tahoma" w:hint="eastAsia"/>
            <w:color w:val="FF0000"/>
            <w:sz w:val="22"/>
            <w:szCs w:val="22"/>
            <w:rtl/>
            <w:rPrChange w:id="173" w:author="רינת אביטל" w:date="2022-05-09T22:18:00Z">
              <w:rPr>
                <w:rFonts w:ascii="Tahoma" w:hAnsi="Tahoma" w:cs="Tahoma" w:hint="eastAsia"/>
                <w:sz w:val="22"/>
                <w:szCs w:val="22"/>
                <w:rtl/>
              </w:rPr>
            </w:rPrChange>
          </w:rPr>
          <w:t>החלטתי</w:t>
        </w:r>
        <w:r w:rsidRPr="004C6A1D">
          <w:rPr>
            <w:rFonts w:ascii="Tahoma" w:hAnsi="Tahoma" w:cs="Tahoma"/>
            <w:color w:val="FF0000"/>
            <w:sz w:val="22"/>
            <w:szCs w:val="22"/>
            <w:rtl/>
            <w:rPrChange w:id="174" w:author="רינת אביטל" w:date="2022-05-09T22:18:00Z">
              <w:rPr>
                <w:rFonts w:ascii="Tahoma" w:hAnsi="Tahoma" w:cs="Tahoma"/>
                <w:sz w:val="22"/>
                <w:szCs w:val="22"/>
                <w:rtl/>
              </w:rPr>
            </w:rPrChange>
          </w:rPr>
          <w:t xml:space="preserve"> </w:t>
        </w:r>
        <w:r w:rsidRPr="004C6A1D">
          <w:rPr>
            <w:rFonts w:ascii="Tahoma" w:hAnsi="Tahoma" w:cs="Tahoma" w:hint="eastAsia"/>
            <w:color w:val="FF0000"/>
            <w:sz w:val="22"/>
            <w:szCs w:val="22"/>
            <w:rtl/>
            <w:rPrChange w:id="175" w:author="רינת אביטל" w:date="2022-05-09T22:18:00Z">
              <w:rPr>
                <w:rFonts w:ascii="Tahoma" w:hAnsi="Tahoma" w:cs="Tahoma" w:hint="eastAsia"/>
                <w:sz w:val="22"/>
                <w:szCs w:val="22"/>
                <w:rtl/>
              </w:rPr>
            </w:rPrChange>
          </w:rPr>
          <w:t>ליצ</w:t>
        </w:r>
      </w:ins>
      <w:ins w:id="176" w:author="רינת אביטל" w:date="2022-05-09T22:10:00Z">
        <w:r w:rsidRPr="004C6A1D">
          <w:rPr>
            <w:rFonts w:ascii="Tahoma" w:hAnsi="Tahoma" w:cs="Tahoma" w:hint="eastAsia"/>
            <w:color w:val="FF0000"/>
            <w:sz w:val="22"/>
            <w:szCs w:val="22"/>
            <w:rtl/>
            <w:rPrChange w:id="177" w:author="רינת אביטל" w:date="2022-05-09T22:18:00Z">
              <w:rPr>
                <w:rFonts w:ascii="Tahoma" w:hAnsi="Tahoma" w:cs="Tahoma" w:hint="eastAsia"/>
                <w:sz w:val="22"/>
                <w:szCs w:val="22"/>
                <w:rtl/>
              </w:rPr>
            </w:rPrChange>
          </w:rPr>
          <w:t>ור</w:t>
        </w:r>
        <w:r w:rsidRPr="004C6A1D">
          <w:rPr>
            <w:rFonts w:ascii="Tahoma" w:hAnsi="Tahoma" w:cs="Tahoma"/>
            <w:color w:val="FF0000"/>
            <w:sz w:val="22"/>
            <w:szCs w:val="22"/>
            <w:rtl/>
            <w:rPrChange w:id="178" w:author="רינת אביטל" w:date="2022-05-09T22:18:00Z">
              <w:rPr>
                <w:rFonts w:ascii="Tahoma" w:hAnsi="Tahoma" w:cs="Tahoma"/>
                <w:sz w:val="22"/>
                <w:szCs w:val="22"/>
                <w:rtl/>
              </w:rPr>
            </w:rPrChange>
          </w:rPr>
          <w:t xml:space="preserve"> </w:t>
        </w:r>
        <w:r w:rsidRPr="004C6A1D">
          <w:rPr>
            <w:rFonts w:ascii="Tahoma" w:hAnsi="Tahoma" w:cs="Tahoma" w:hint="eastAsia"/>
            <w:color w:val="FF0000"/>
            <w:sz w:val="22"/>
            <w:szCs w:val="22"/>
            <w:rtl/>
            <w:rPrChange w:id="179" w:author="רינת אביטל" w:date="2022-05-09T22:18:00Z">
              <w:rPr>
                <w:rFonts w:ascii="Tahoma" w:hAnsi="Tahoma" w:cs="Tahoma" w:hint="eastAsia"/>
                <w:sz w:val="22"/>
                <w:szCs w:val="22"/>
                <w:rtl/>
              </w:rPr>
            </w:rPrChange>
          </w:rPr>
          <w:t>בעצמי</w:t>
        </w:r>
        <w:r w:rsidRPr="004C6A1D">
          <w:rPr>
            <w:rFonts w:ascii="Tahoma" w:hAnsi="Tahoma" w:cs="Tahoma"/>
            <w:color w:val="FF0000"/>
            <w:sz w:val="22"/>
            <w:szCs w:val="22"/>
            <w:rtl/>
            <w:rPrChange w:id="180" w:author="רינת אביטל" w:date="2022-05-09T22:18:00Z">
              <w:rPr>
                <w:rFonts w:ascii="Tahoma" w:hAnsi="Tahoma" w:cs="Tahoma"/>
                <w:sz w:val="22"/>
                <w:szCs w:val="22"/>
                <w:rtl/>
              </w:rPr>
            </w:rPrChange>
          </w:rPr>
          <w:t xml:space="preserve"> </w:t>
        </w:r>
        <w:r w:rsidRPr="004C6A1D">
          <w:rPr>
            <w:rFonts w:ascii="Tahoma" w:hAnsi="Tahoma" w:cs="Tahoma" w:hint="eastAsia"/>
            <w:color w:val="FF0000"/>
            <w:sz w:val="22"/>
            <w:szCs w:val="22"/>
            <w:rtl/>
            <w:rPrChange w:id="181" w:author="רינת אביטל" w:date="2022-05-09T22:18:00Z">
              <w:rPr>
                <w:rFonts w:ascii="Tahoma" w:hAnsi="Tahoma" w:cs="Tahoma" w:hint="eastAsia"/>
                <w:sz w:val="22"/>
                <w:szCs w:val="22"/>
                <w:rtl/>
              </w:rPr>
            </w:rPrChange>
          </w:rPr>
          <w:t>את</w:t>
        </w:r>
        <w:r w:rsidRPr="004C6A1D">
          <w:rPr>
            <w:rFonts w:ascii="Tahoma" w:hAnsi="Tahoma" w:cs="Tahoma"/>
            <w:color w:val="FF0000"/>
            <w:sz w:val="22"/>
            <w:szCs w:val="22"/>
            <w:rtl/>
            <w:rPrChange w:id="182" w:author="רינת אביטל" w:date="2022-05-09T22:18:00Z">
              <w:rPr>
                <w:rFonts w:ascii="Tahoma" w:hAnsi="Tahoma" w:cs="Tahoma"/>
                <w:sz w:val="22"/>
                <w:szCs w:val="22"/>
                <w:rtl/>
              </w:rPr>
            </w:rPrChange>
          </w:rPr>
          <w:t xml:space="preserve"> </w:t>
        </w:r>
        <w:r w:rsidRPr="004C6A1D">
          <w:rPr>
            <w:rFonts w:ascii="Tahoma" w:hAnsi="Tahoma" w:cs="Tahoma" w:hint="eastAsia"/>
            <w:color w:val="FF0000"/>
            <w:sz w:val="22"/>
            <w:szCs w:val="22"/>
            <w:rtl/>
            <w:rPrChange w:id="183" w:author="רינת אביטל" w:date="2022-05-09T22:18:00Z">
              <w:rPr>
                <w:rFonts w:ascii="Tahoma" w:hAnsi="Tahoma" w:cs="Tahoma" w:hint="eastAsia"/>
                <w:sz w:val="22"/>
                <w:szCs w:val="22"/>
                <w:rtl/>
              </w:rPr>
            </w:rPrChange>
          </w:rPr>
          <w:t>האלגוריתם</w:t>
        </w:r>
        <w:r w:rsidRPr="004C6A1D">
          <w:rPr>
            <w:rFonts w:ascii="Tahoma" w:hAnsi="Tahoma" w:cs="Tahoma"/>
            <w:color w:val="FF0000"/>
            <w:sz w:val="22"/>
            <w:szCs w:val="22"/>
            <w:rtl/>
            <w:rPrChange w:id="184" w:author="רינת אביטל" w:date="2022-05-09T22:18:00Z">
              <w:rPr>
                <w:rFonts w:ascii="Tahoma" w:hAnsi="Tahoma" w:cs="Tahoma"/>
                <w:sz w:val="22"/>
                <w:szCs w:val="22"/>
                <w:rtl/>
              </w:rPr>
            </w:rPrChange>
          </w:rPr>
          <w:t xml:space="preserve"> </w:t>
        </w:r>
        <w:r w:rsidRPr="004C6A1D">
          <w:rPr>
            <w:rFonts w:ascii="Tahoma" w:hAnsi="Tahoma" w:cs="Tahoma" w:hint="eastAsia"/>
            <w:color w:val="FF0000"/>
            <w:sz w:val="22"/>
            <w:szCs w:val="22"/>
            <w:rtl/>
            <w:rPrChange w:id="185" w:author="רינת אביטל" w:date="2022-05-09T22:18:00Z">
              <w:rPr>
                <w:rFonts w:ascii="Tahoma" w:hAnsi="Tahoma" w:cs="Tahoma" w:hint="eastAsia"/>
                <w:sz w:val="22"/>
                <w:szCs w:val="22"/>
                <w:rtl/>
              </w:rPr>
            </w:rPrChange>
          </w:rPr>
          <w:t>שמתאים</w:t>
        </w:r>
        <w:r w:rsidRPr="004C6A1D">
          <w:rPr>
            <w:rFonts w:ascii="Tahoma" w:hAnsi="Tahoma" w:cs="Tahoma"/>
            <w:color w:val="FF0000"/>
            <w:sz w:val="22"/>
            <w:szCs w:val="22"/>
            <w:rtl/>
            <w:rPrChange w:id="186" w:author="רינת אביטל" w:date="2022-05-09T22:18:00Z">
              <w:rPr>
                <w:rFonts w:ascii="Tahoma" w:hAnsi="Tahoma" w:cs="Tahoma"/>
                <w:sz w:val="22"/>
                <w:szCs w:val="22"/>
                <w:rtl/>
              </w:rPr>
            </w:rPrChange>
          </w:rPr>
          <w:t xml:space="preserve"> </w:t>
        </w:r>
        <w:r w:rsidRPr="004C6A1D">
          <w:rPr>
            <w:rFonts w:ascii="Tahoma" w:hAnsi="Tahoma" w:cs="Tahoma" w:hint="eastAsia"/>
            <w:color w:val="FF0000"/>
            <w:sz w:val="22"/>
            <w:szCs w:val="22"/>
            <w:rtl/>
            <w:rPrChange w:id="187" w:author="רינת אביטל" w:date="2022-05-09T22:18:00Z">
              <w:rPr>
                <w:rFonts w:ascii="Tahoma" w:hAnsi="Tahoma" w:cs="Tahoma" w:hint="eastAsia"/>
                <w:sz w:val="22"/>
                <w:szCs w:val="22"/>
                <w:rtl/>
              </w:rPr>
            </w:rPrChange>
          </w:rPr>
          <w:t>כדי</w:t>
        </w:r>
        <w:r w:rsidRPr="004C6A1D">
          <w:rPr>
            <w:rFonts w:ascii="Tahoma" w:hAnsi="Tahoma" w:cs="Tahoma"/>
            <w:color w:val="FF0000"/>
            <w:sz w:val="22"/>
            <w:szCs w:val="22"/>
            <w:rtl/>
            <w:rPrChange w:id="188" w:author="רינת אביטל" w:date="2022-05-09T22:18:00Z">
              <w:rPr>
                <w:rFonts w:ascii="Tahoma" w:hAnsi="Tahoma" w:cs="Tahoma"/>
                <w:sz w:val="22"/>
                <w:szCs w:val="22"/>
                <w:rtl/>
              </w:rPr>
            </w:rPrChange>
          </w:rPr>
          <w:t xml:space="preserve"> </w:t>
        </w:r>
        <w:r w:rsidRPr="004C6A1D">
          <w:rPr>
            <w:rFonts w:ascii="Tahoma" w:hAnsi="Tahoma" w:cs="Tahoma" w:hint="eastAsia"/>
            <w:color w:val="FF0000"/>
            <w:sz w:val="22"/>
            <w:szCs w:val="22"/>
            <w:rtl/>
            <w:rPrChange w:id="189" w:author="רינת אביטל" w:date="2022-05-09T22:18:00Z">
              <w:rPr>
                <w:rFonts w:ascii="Tahoma" w:hAnsi="Tahoma" w:cs="Tahoma" w:hint="eastAsia"/>
                <w:sz w:val="22"/>
                <w:szCs w:val="22"/>
                <w:rtl/>
              </w:rPr>
            </w:rPrChange>
          </w:rPr>
          <w:t>שאוכל</w:t>
        </w:r>
        <w:r w:rsidRPr="004C6A1D">
          <w:rPr>
            <w:rFonts w:ascii="Tahoma" w:hAnsi="Tahoma" w:cs="Tahoma"/>
            <w:color w:val="FF0000"/>
            <w:sz w:val="22"/>
            <w:szCs w:val="22"/>
            <w:rtl/>
            <w:rPrChange w:id="190" w:author="רינת אביטל" w:date="2022-05-09T22:18:00Z">
              <w:rPr>
                <w:rFonts w:ascii="Tahoma" w:hAnsi="Tahoma" w:cs="Tahoma"/>
                <w:sz w:val="22"/>
                <w:szCs w:val="22"/>
                <w:rtl/>
              </w:rPr>
            </w:rPrChange>
          </w:rPr>
          <w:t xml:space="preserve"> </w:t>
        </w:r>
        <w:r w:rsidRPr="004C6A1D">
          <w:rPr>
            <w:rFonts w:ascii="Tahoma" w:hAnsi="Tahoma" w:cs="Tahoma" w:hint="eastAsia"/>
            <w:color w:val="FF0000"/>
            <w:sz w:val="22"/>
            <w:szCs w:val="22"/>
            <w:rtl/>
            <w:rPrChange w:id="191" w:author="רינת אביטל" w:date="2022-05-09T22:18:00Z">
              <w:rPr>
                <w:rFonts w:ascii="Tahoma" w:hAnsi="Tahoma" w:cs="Tahoma" w:hint="eastAsia"/>
                <w:sz w:val="22"/>
                <w:szCs w:val="22"/>
                <w:rtl/>
              </w:rPr>
            </w:rPrChange>
          </w:rPr>
          <w:t>לייצג</w:t>
        </w:r>
        <w:r w:rsidRPr="004C6A1D">
          <w:rPr>
            <w:rFonts w:ascii="Tahoma" w:hAnsi="Tahoma" w:cs="Tahoma"/>
            <w:color w:val="FF0000"/>
            <w:sz w:val="22"/>
            <w:szCs w:val="22"/>
            <w:rtl/>
            <w:rPrChange w:id="192" w:author="רינת אביטל" w:date="2022-05-09T22:18:00Z">
              <w:rPr>
                <w:rFonts w:ascii="Tahoma" w:hAnsi="Tahoma" w:cs="Tahoma"/>
                <w:sz w:val="22"/>
                <w:szCs w:val="22"/>
                <w:rtl/>
              </w:rPr>
            </w:rPrChange>
          </w:rPr>
          <w:t xml:space="preserve"> </w:t>
        </w:r>
        <w:r w:rsidRPr="004C6A1D">
          <w:rPr>
            <w:rFonts w:ascii="Tahoma" w:hAnsi="Tahoma" w:cs="Tahoma" w:hint="eastAsia"/>
            <w:color w:val="FF0000"/>
            <w:sz w:val="22"/>
            <w:szCs w:val="22"/>
            <w:rtl/>
            <w:rPrChange w:id="193" w:author="רינת אביטל" w:date="2022-05-09T22:18:00Z">
              <w:rPr>
                <w:rFonts w:ascii="Tahoma" w:hAnsi="Tahoma" w:cs="Tahoma" w:hint="eastAsia"/>
                <w:sz w:val="22"/>
                <w:szCs w:val="22"/>
                <w:rtl/>
              </w:rPr>
            </w:rPrChange>
          </w:rPr>
          <w:t>את</w:t>
        </w:r>
        <w:r w:rsidRPr="004C6A1D">
          <w:rPr>
            <w:rFonts w:ascii="Tahoma" w:hAnsi="Tahoma" w:cs="Tahoma"/>
            <w:color w:val="FF0000"/>
            <w:sz w:val="22"/>
            <w:szCs w:val="22"/>
            <w:rtl/>
            <w:rPrChange w:id="194" w:author="רינת אביטל" w:date="2022-05-09T22:18:00Z">
              <w:rPr>
                <w:rFonts w:ascii="Tahoma" w:hAnsi="Tahoma" w:cs="Tahoma"/>
                <w:sz w:val="22"/>
                <w:szCs w:val="22"/>
                <w:rtl/>
              </w:rPr>
            </w:rPrChange>
          </w:rPr>
          <w:t xml:space="preserve"> </w:t>
        </w:r>
        <w:r w:rsidRPr="004C6A1D">
          <w:rPr>
            <w:rFonts w:ascii="Tahoma" w:hAnsi="Tahoma" w:cs="Tahoma" w:hint="eastAsia"/>
            <w:color w:val="FF0000"/>
            <w:sz w:val="22"/>
            <w:szCs w:val="22"/>
            <w:rtl/>
            <w:rPrChange w:id="195" w:author="רינת אביטל" w:date="2022-05-09T22:18:00Z">
              <w:rPr>
                <w:rFonts w:ascii="Tahoma" w:hAnsi="Tahoma" w:cs="Tahoma" w:hint="eastAsia"/>
                <w:sz w:val="22"/>
                <w:szCs w:val="22"/>
                <w:rtl/>
              </w:rPr>
            </w:rPrChange>
          </w:rPr>
          <w:t>משוואת</w:t>
        </w:r>
        <w:r w:rsidRPr="004C6A1D">
          <w:rPr>
            <w:rFonts w:ascii="Tahoma" w:hAnsi="Tahoma" w:cs="Tahoma"/>
            <w:color w:val="FF0000"/>
            <w:sz w:val="22"/>
            <w:szCs w:val="22"/>
            <w:rtl/>
            <w:rPrChange w:id="196" w:author="רינת אביטל" w:date="2022-05-09T22:18:00Z">
              <w:rPr>
                <w:rFonts w:ascii="Tahoma" w:hAnsi="Tahoma" w:cs="Tahoma"/>
                <w:sz w:val="22"/>
                <w:szCs w:val="22"/>
                <w:rtl/>
              </w:rPr>
            </w:rPrChange>
          </w:rPr>
          <w:t xml:space="preserve"> </w:t>
        </w:r>
        <w:r w:rsidRPr="004C6A1D">
          <w:rPr>
            <w:rFonts w:ascii="Tahoma" w:hAnsi="Tahoma" w:cs="Tahoma" w:hint="eastAsia"/>
            <w:color w:val="FF0000"/>
            <w:sz w:val="22"/>
            <w:szCs w:val="22"/>
            <w:rtl/>
            <w:rPrChange w:id="197" w:author="רינת אביטל" w:date="2022-05-09T22:18:00Z">
              <w:rPr>
                <w:rFonts w:ascii="Tahoma" w:hAnsi="Tahoma" w:cs="Tahoma" w:hint="eastAsia"/>
                <w:sz w:val="22"/>
                <w:szCs w:val="22"/>
                <w:rtl/>
              </w:rPr>
            </w:rPrChange>
          </w:rPr>
          <w:t>הפונקצי</w:t>
        </w:r>
      </w:ins>
      <w:ins w:id="198" w:author="רינת אביטל" w:date="2022-05-09T22:11:00Z">
        <w:r w:rsidRPr="004C6A1D">
          <w:rPr>
            <w:rFonts w:ascii="Tahoma" w:hAnsi="Tahoma" w:cs="Tahoma" w:hint="eastAsia"/>
            <w:color w:val="FF0000"/>
            <w:sz w:val="22"/>
            <w:szCs w:val="22"/>
            <w:rtl/>
            <w:rPrChange w:id="199" w:author="רינת אביטל" w:date="2022-05-09T22:18:00Z">
              <w:rPr>
                <w:rFonts w:ascii="Tahoma" w:hAnsi="Tahoma" w:cs="Tahoma" w:hint="eastAsia"/>
                <w:sz w:val="22"/>
                <w:szCs w:val="22"/>
                <w:rtl/>
              </w:rPr>
            </w:rPrChange>
          </w:rPr>
          <w:t>ה</w:t>
        </w:r>
        <w:r w:rsidRPr="004C6A1D">
          <w:rPr>
            <w:rFonts w:ascii="Tahoma" w:hAnsi="Tahoma" w:cs="Tahoma"/>
            <w:color w:val="FF0000"/>
            <w:sz w:val="22"/>
            <w:szCs w:val="22"/>
            <w:rtl/>
            <w:rPrChange w:id="200" w:author="רינת אביטל" w:date="2022-05-09T22:18:00Z">
              <w:rPr>
                <w:rFonts w:ascii="Tahoma" w:hAnsi="Tahoma" w:cs="Tahoma"/>
                <w:sz w:val="22"/>
                <w:szCs w:val="22"/>
                <w:rtl/>
              </w:rPr>
            </w:rPrChange>
          </w:rPr>
          <w:t xml:space="preserve"> בצורה </w:t>
        </w:r>
      </w:ins>
      <w:ins w:id="201" w:author="רינת אביטל" w:date="2022-05-09T22:12:00Z">
        <w:r w:rsidR="000B3509" w:rsidRPr="004C6A1D">
          <w:rPr>
            <w:rFonts w:ascii="Tahoma" w:hAnsi="Tahoma" w:cs="Tahoma" w:hint="eastAsia"/>
            <w:color w:val="FF0000"/>
            <w:sz w:val="22"/>
            <w:szCs w:val="22"/>
            <w:rtl/>
            <w:rPrChange w:id="202" w:author="רינת אביטל" w:date="2022-05-09T22:18:00Z">
              <w:rPr>
                <w:rFonts w:ascii="Tahoma" w:hAnsi="Tahoma" w:cs="Tahoma" w:hint="eastAsia"/>
                <w:sz w:val="22"/>
                <w:szCs w:val="22"/>
                <w:rtl/>
              </w:rPr>
            </w:rPrChange>
          </w:rPr>
          <w:t>קלה</w:t>
        </w:r>
        <w:r w:rsidR="000B3509" w:rsidRPr="004C6A1D">
          <w:rPr>
            <w:rFonts w:ascii="Tahoma" w:hAnsi="Tahoma" w:cs="Tahoma"/>
            <w:color w:val="FF0000"/>
            <w:sz w:val="22"/>
            <w:szCs w:val="22"/>
            <w:rtl/>
            <w:rPrChange w:id="203" w:author="רינת אביטל" w:date="2022-05-09T22:18:00Z">
              <w:rPr>
                <w:rFonts w:ascii="Tahoma" w:hAnsi="Tahoma" w:cs="Tahoma"/>
                <w:sz w:val="22"/>
                <w:szCs w:val="22"/>
                <w:rtl/>
              </w:rPr>
            </w:rPrChange>
          </w:rPr>
          <w:t xml:space="preserve"> ונכונה וכך אוכל ביתר קלות לגשת לכל </w:t>
        </w:r>
      </w:ins>
      <w:ins w:id="204" w:author="רינת אביטל" w:date="2022-05-09T22:13:00Z">
        <w:r w:rsidR="000B3509" w:rsidRPr="004C6A1D">
          <w:rPr>
            <w:rFonts w:ascii="Tahoma" w:hAnsi="Tahoma" w:cs="Tahoma" w:hint="eastAsia"/>
            <w:color w:val="FF0000"/>
            <w:sz w:val="22"/>
            <w:szCs w:val="22"/>
            <w:rtl/>
            <w:rPrChange w:id="205" w:author="רינת אביטל" w:date="2022-05-09T22:18:00Z">
              <w:rPr>
                <w:rFonts w:ascii="Tahoma" w:hAnsi="Tahoma" w:cs="Tahoma" w:hint="eastAsia"/>
                <w:sz w:val="22"/>
                <w:szCs w:val="22"/>
                <w:rtl/>
              </w:rPr>
            </w:rPrChange>
          </w:rPr>
          <w:t>אברי</w:t>
        </w:r>
        <w:r w:rsidR="000B3509" w:rsidRPr="004C6A1D">
          <w:rPr>
            <w:rFonts w:ascii="Tahoma" w:hAnsi="Tahoma" w:cs="Tahoma"/>
            <w:color w:val="FF0000"/>
            <w:sz w:val="22"/>
            <w:szCs w:val="22"/>
            <w:rtl/>
            <w:rPrChange w:id="206" w:author="רינת אביטל" w:date="2022-05-09T22:18:00Z">
              <w:rPr>
                <w:rFonts w:ascii="Tahoma" w:hAnsi="Tahoma" w:cs="Tahoma"/>
                <w:sz w:val="22"/>
                <w:szCs w:val="22"/>
                <w:rtl/>
              </w:rPr>
            </w:rPrChange>
          </w:rPr>
          <w:t xml:space="preserve"> </w:t>
        </w:r>
        <w:r w:rsidR="000B3509" w:rsidRPr="004C6A1D">
          <w:rPr>
            <w:rFonts w:ascii="Tahoma" w:hAnsi="Tahoma" w:cs="Tahoma" w:hint="eastAsia"/>
            <w:color w:val="FF0000"/>
            <w:sz w:val="22"/>
            <w:szCs w:val="22"/>
            <w:rtl/>
            <w:rPrChange w:id="207" w:author="רינת אביטל" w:date="2022-05-09T22:18:00Z">
              <w:rPr>
                <w:rFonts w:ascii="Tahoma" w:hAnsi="Tahoma" w:cs="Tahoma" w:hint="eastAsia"/>
                <w:sz w:val="22"/>
                <w:szCs w:val="22"/>
                <w:rtl/>
              </w:rPr>
            </w:rPrChange>
          </w:rPr>
          <w:t>בפונקציה</w:t>
        </w:r>
        <w:r w:rsidR="000B3509" w:rsidRPr="004C6A1D">
          <w:rPr>
            <w:rFonts w:ascii="Tahoma" w:hAnsi="Tahoma" w:cs="Tahoma"/>
            <w:color w:val="FF0000"/>
            <w:sz w:val="22"/>
            <w:szCs w:val="22"/>
            <w:rtl/>
            <w:rPrChange w:id="208" w:author="רינת אביטל" w:date="2022-05-09T22:18:00Z">
              <w:rPr>
                <w:rFonts w:ascii="Tahoma" w:hAnsi="Tahoma" w:cs="Tahoma"/>
                <w:sz w:val="22"/>
                <w:szCs w:val="22"/>
                <w:rtl/>
              </w:rPr>
            </w:rPrChange>
          </w:rPr>
          <w:t xml:space="preserve"> </w:t>
        </w:r>
        <w:r w:rsidR="000B3509" w:rsidRPr="004C6A1D">
          <w:rPr>
            <w:rFonts w:ascii="Tahoma" w:hAnsi="Tahoma" w:cs="Tahoma" w:hint="eastAsia"/>
            <w:color w:val="FF0000"/>
            <w:sz w:val="22"/>
            <w:szCs w:val="22"/>
            <w:rtl/>
            <w:rPrChange w:id="209" w:author="רינת אביטל" w:date="2022-05-09T22:18:00Z">
              <w:rPr>
                <w:rFonts w:ascii="Tahoma" w:hAnsi="Tahoma" w:cs="Tahoma" w:hint="eastAsia"/>
                <w:sz w:val="22"/>
                <w:szCs w:val="22"/>
                <w:rtl/>
              </w:rPr>
            </w:rPrChange>
          </w:rPr>
          <w:t>ולחקור</w:t>
        </w:r>
        <w:r w:rsidR="000B3509" w:rsidRPr="004C6A1D">
          <w:rPr>
            <w:rFonts w:ascii="Tahoma" w:hAnsi="Tahoma" w:cs="Tahoma"/>
            <w:color w:val="FF0000"/>
            <w:sz w:val="22"/>
            <w:szCs w:val="22"/>
            <w:rtl/>
            <w:rPrChange w:id="210" w:author="רינת אביטל" w:date="2022-05-09T22:18:00Z">
              <w:rPr>
                <w:rFonts w:ascii="Tahoma" w:hAnsi="Tahoma" w:cs="Tahoma"/>
                <w:sz w:val="22"/>
                <w:szCs w:val="22"/>
                <w:rtl/>
              </w:rPr>
            </w:rPrChange>
          </w:rPr>
          <w:t xml:space="preserve"> </w:t>
        </w:r>
        <w:r w:rsidR="000B3509" w:rsidRPr="004C6A1D">
          <w:rPr>
            <w:rFonts w:ascii="Tahoma" w:hAnsi="Tahoma" w:cs="Tahoma" w:hint="eastAsia"/>
            <w:color w:val="FF0000"/>
            <w:sz w:val="22"/>
            <w:szCs w:val="22"/>
            <w:rtl/>
            <w:rPrChange w:id="211" w:author="רינת אביטל" w:date="2022-05-09T22:18:00Z">
              <w:rPr>
                <w:rFonts w:ascii="Tahoma" w:hAnsi="Tahoma" w:cs="Tahoma" w:hint="eastAsia"/>
                <w:sz w:val="22"/>
                <w:szCs w:val="22"/>
                <w:rtl/>
              </w:rPr>
            </w:rPrChange>
          </w:rPr>
          <w:t>אותה</w:t>
        </w:r>
        <w:r w:rsidR="000B3509" w:rsidRPr="004C6A1D">
          <w:rPr>
            <w:rFonts w:ascii="Tahoma" w:hAnsi="Tahoma" w:cs="Tahoma"/>
            <w:color w:val="FF0000"/>
            <w:sz w:val="22"/>
            <w:szCs w:val="22"/>
            <w:rtl/>
            <w:rPrChange w:id="212" w:author="רינת אביטל" w:date="2022-05-09T22:18:00Z">
              <w:rPr>
                <w:rFonts w:ascii="Tahoma" w:hAnsi="Tahoma" w:cs="Tahoma"/>
                <w:sz w:val="22"/>
                <w:szCs w:val="22"/>
                <w:rtl/>
              </w:rPr>
            </w:rPrChange>
          </w:rPr>
          <w:t xml:space="preserve"> </w:t>
        </w:r>
        <w:r w:rsidR="000B3509" w:rsidRPr="004C6A1D">
          <w:rPr>
            <w:rFonts w:ascii="Tahoma" w:hAnsi="Tahoma" w:cs="Tahoma" w:hint="eastAsia"/>
            <w:color w:val="FF0000"/>
            <w:sz w:val="22"/>
            <w:szCs w:val="22"/>
            <w:rtl/>
            <w:rPrChange w:id="213" w:author="רינת אביטל" w:date="2022-05-09T22:18:00Z">
              <w:rPr>
                <w:rFonts w:ascii="Tahoma" w:hAnsi="Tahoma" w:cs="Tahoma" w:hint="eastAsia"/>
                <w:sz w:val="22"/>
                <w:szCs w:val="22"/>
                <w:rtl/>
              </w:rPr>
            </w:rPrChange>
          </w:rPr>
          <w:t>ולקבל</w:t>
        </w:r>
        <w:r w:rsidR="000B3509" w:rsidRPr="004C6A1D">
          <w:rPr>
            <w:rFonts w:ascii="Tahoma" w:hAnsi="Tahoma" w:cs="Tahoma"/>
            <w:color w:val="FF0000"/>
            <w:sz w:val="22"/>
            <w:szCs w:val="22"/>
            <w:rtl/>
            <w:rPrChange w:id="214" w:author="רינת אביטל" w:date="2022-05-09T22:18:00Z">
              <w:rPr>
                <w:rFonts w:ascii="Tahoma" w:hAnsi="Tahoma" w:cs="Tahoma"/>
                <w:sz w:val="22"/>
                <w:szCs w:val="22"/>
                <w:rtl/>
              </w:rPr>
            </w:rPrChange>
          </w:rPr>
          <w:t xml:space="preserve"> </w:t>
        </w:r>
        <w:r w:rsidR="000B3509" w:rsidRPr="004C6A1D">
          <w:rPr>
            <w:rFonts w:ascii="Tahoma" w:hAnsi="Tahoma" w:cs="Tahoma" w:hint="eastAsia"/>
            <w:color w:val="FF0000"/>
            <w:sz w:val="22"/>
            <w:szCs w:val="22"/>
            <w:rtl/>
            <w:rPrChange w:id="215" w:author="רינת אביטל" w:date="2022-05-09T22:18:00Z">
              <w:rPr>
                <w:rFonts w:ascii="Tahoma" w:hAnsi="Tahoma" w:cs="Tahoma" w:hint="eastAsia"/>
                <w:sz w:val="22"/>
                <w:szCs w:val="22"/>
                <w:rtl/>
              </w:rPr>
            </w:rPrChange>
          </w:rPr>
          <w:t>תוצאות</w:t>
        </w:r>
        <w:r w:rsidR="000B3509" w:rsidRPr="004C6A1D">
          <w:rPr>
            <w:rFonts w:ascii="Tahoma" w:hAnsi="Tahoma" w:cs="Tahoma"/>
            <w:color w:val="FF0000"/>
            <w:sz w:val="22"/>
            <w:szCs w:val="22"/>
            <w:rtl/>
            <w:rPrChange w:id="216" w:author="רינת אביטל" w:date="2022-05-09T22:18:00Z">
              <w:rPr>
                <w:rFonts w:ascii="Tahoma" w:hAnsi="Tahoma" w:cs="Tahoma"/>
                <w:sz w:val="22"/>
                <w:szCs w:val="22"/>
                <w:rtl/>
              </w:rPr>
            </w:rPrChange>
          </w:rPr>
          <w:t xml:space="preserve"> </w:t>
        </w:r>
        <w:r w:rsidR="000B3509" w:rsidRPr="004C6A1D">
          <w:rPr>
            <w:rFonts w:ascii="Tahoma" w:hAnsi="Tahoma" w:cs="Tahoma" w:hint="eastAsia"/>
            <w:color w:val="FF0000"/>
            <w:sz w:val="22"/>
            <w:szCs w:val="22"/>
            <w:rtl/>
            <w:rPrChange w:id="217" w:author="רינת אביטל" w:date="2022-05-09T22:18:00Z">
              <w:rPr>
                <w:rFonts w:ascii="Tahoma" w:hAnsi="Tahoma" w:cs="Tahoma" w:hint="eastAsia"/>
                <w:sz w:val="22"/>
                <w:szCs w:val="22"/>
                <w:rtl/>
              </w:rPr>
            </w:rPrChange>
          </w:rPr>
          <w:t>מדויקות</w:t>
        </w:r>
        <w:r w:rsidR="000B3509" w:rsidRPr="004C6A1D">
          <w:rPr>
            <w:rFonts w:ascii="Tahoma" w:hAnsi="Tahoma" w:cs="Tahoma"/>
            <w:color w:val="FF0000"/>
            <w:sz w:val="22"/>
            <w:szCs w:val="22"/>
            <w:rtl/>
            <w:rPrChange w:id="218" w:author="רינת אביטל" w:date="2022-05-09T22:18:00Z">
              <w:rPr>
                <w:rFonts w:ascii="Tahoma" w:hAnsi="Tahoma" w:cs="Tahoma"/>
                <w:sz w:val="22"/>
                <w:szCs w:val="22"/>
                <w:rtl/>
              </w:rPr>
            </w:rPrChange>
          </w:rPr>
          <w:t>.</w:t>
        </w:r>
      </w:ins>
      <w:ins w:id="219" w:author="רינת אביטל" w:date="2022-05-09T22:11:00Z">
        <w:r>
          <w:rPr>
            <w:rFonts w:ascii="Tahoma" w:hAnsi="Tahoma" w:cs="Tahoma" w:hint="cs"/>
            <w:sz w:val="22"/>
            <w:szCs w:val="22"/>
            <w:rtl/>
          </w:rPr>
          <w:t xml:space="preserve"> </w:t>
        </w:r>
      </w:ins>
      <w:ins w:id="220" w:author="רינת אביטל" w:date="2022-05-09T22:08:00Z">
        <w:r>
          <w:rPr>
            <w:rFonts w:ascii="Tahoma" w:hAnsi="Tahoma" w:cs="Tahoma" w:hint="cs"/>
            <w:sz w:val="22"/>
            <w:szCs w:val="22"/>
            <w:rtl/>
          </w:rPr>
          <w:t xml:space="preserve"> </w:t>
        </w:r>
      </w:ins>
    </w:p>
    <w:p w14:paraId="7AB85047"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 xml:space="preserve">1. </w:t>
      </w:r>
      <w:r>
        <w:rPr>
          <w:rFonts w:ascii="Tahoma" w:hAnsi="Tahoma" w:cs="Tahoma"/>
          <w:sz w:val="22"/>
          <w:szCs w:val="22"/>
          <w:rtl/>
        </w:rPr>
        <w:t>ייצוג השטח באמצעות מטריצת אפס</w:t>
      </w:r>
      <w:r>
        <w:rPr>
          <w:rFonts w:ascii="Tahoma" w:hAnsi="Tahoma" w:cs="Tahoma" w:hint="cs"/>
          <w:sz w:val="22"/>
          <w:szCs w:val="22"/>
          <w:rtl/>
        </w:rPr>
        <w:t>ים</w:t>
      </w:r>
      <w:r>
        <w:rPr>
          <w:rFonts w:ascii="Tahoma" w:hAnsi="Tahoma" w:cs="Tahoma"/>
          <w:sz w:val="22"/>
          <w:szCs w:val="22"/>
          <w:rtl/>
        </w:rPr>
        <w:t xml:space="preserve"> ואחד</w:t>
      </w:r>
      <w:r>
        <w:rPr>
          <w:rFonts w:ascii="Tahoma" w:hAnsi="Tahoma" w:cs="Tahoma" w:hint="cs"/>
          <w:sz w:val="22"/>
          <w:szCs w:val="22"/>
          <w:rtl/>
        </w:rPr>
        <w:t>ות</w:t>
      </w:r>
      <w:r>
        <w:rPr>
          <w:rFonts w:ascii="Tahoma" w:hAnsi="Tahoma" w:cs="Tahoma"/>
          <w:sz w:val="22"/>
          <w:szCs w:val="22"/>
          <w:rtl/>
        </w:rPr>
        <w:t xml:space="preserve"> כאשר </w:t>
      </w:r>
      <w:r>
        <w:rPr>
          <w:rFonts w:ascii="Tahoma" w:hAnsi="Tahoma" w:cs="Tahoma" w:hint="cs"/>
          <w:sz w:val="22"/>
          <w:szCs w:val="22"/>
          <w:rtl/>
        </w:rPr>
        <w:t>1</w:t>
      </w:r>
      <w:r>
        <w:rPr>
          <w:rFonts w:ascii="Tahoma" w:hAnsi="Tahoma" w:cs="Tahoma"/>
          <w:sz w:val="22"/>
          <w:szCs w:val="22"/>
          <w:rtl/>
        </w:rPr>
        <w:t xml:space="preserve"> מייצג קיר ו</w:t>
      </w:r>
      <w:r>
        <w:rPr>
          <w:rFonts w:ascii="Tahoma" w:hAnsi="Tahoma" w:cs="Tahoma" w:hint="cs"/>
          <w:sz w:val="22"/>
          <w:szCs w:val="22"/>
          <w:rtl/>
        </w:rPr>
        <w:t>0</w:t>
      </w:r>
      <w:r>
        <w:rPr>
          <w:rFonts w:ascii="Tahoma" w:hAnsi="Tahoma" w:cs="Tahoma"/>
          <w:sz w:val="22"/>
          <w:szCs w:val="22"/>
          <w:rtl/>
        </w:rPr>
        <w:t xml:space="preserve"> מייצג מעבר.</w:t>
      </w:r>
    </w:p>
    <w:p w14:paraId="0BEC9BDF"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חישוב  המסלול יתבצע ע"י אלגוריתם רקורסיבי שיחפש מסלול שמגיע לכל היעדים ויבחר את הדרך האופטימלית.</w:t>
      </w:r>
    </w:p>
    <w:p w14:paraId="0F247908"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החיסרון:</w:t>
      </w:r>
      <w:r>
        <w:rPr>
          <w:rFonts w:ascii="Tahoma" w:hAnsi="Tahoma" w:cs="Tahoma"/>
          <w:sz w:val="22"/>
          <w:szCs w:val="22"/>
          <w:rtl/>
        </w:rPr>
        <w:t xml:space="preserve"> הסיבוכיות גבוהה מידי. </w:t>
      </w:r>
      <w:r>
        <w:rPr>
          <w:rFonts w:ascii="Tahoma" w:hAnsi="Tahoma" w:cs="Tahoma" w:hint="cs"/>
          <w:sz w:val="22"/>
          <w:szCs w:val="22"/>
          <w:rtl/>
        </w:rPr>
        <w:t xml:space="preserve"> </w:t>
      </w:r>
      <w:r>
        <w:rPr>
          <w:rFonts w:ascii="Tahoma" w:hAnsi="Tahoma" w:cs="Tahoma"/>
          <w:sz w:val="22"/>
          <w:szCs w:val="22"/>
          <w:rtl/>
        </w:rPr>
        <w:t>(לא נוכל להסתפק בכך שמצאנו את הדרך, יהיה עלינו למצא את כל הדרכים האפשריות כדי להוכיח שנמצא המסלול המינימלי. מציאת כל המסלולים ברקורסיה העוברת תא אחר תא במטריצה אינה סיבוכיות המתאימה לממשק אינטראקטיבי).</w:t>
      </w:r>
    </w:p>
    <w:p w14:paraId="0543D22B"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2.</w:t>
      </w:r>
      <w:r>
        <w:rPr>
          <w:rFonts w:ascii="Tahoma" w:hAnsi="Tahoma" w:cs="Tahoma"/>
          <w:sz w:val="22"/>
          <w:szCs w:val="22"/>
          <w:rtl/>
        </w:rPr>
        <w:t xml:space="preserve"> נחשב מרחק בין כל מוצר למוצר בחנות ונשמור את כל המסלולים האפשריים.</w:t>
      </w:r>
    </w:p>
    <w:p w14:paraId="15E2802F" w14:textId="77777777" w:rsidR="00BD575D" w:rsidRDefault="00F31DDB">
      <w:pPr>
        <w:bidi/>
        <w:spacing w:after="240" w:line="360" w:lineRule="auto"/>
        <w:jc w:val="both"/>
        <w:rPr>
          <w:rFonts w:ascii="Tahoma" w:hAnsi="Tahoma" w:cs="Tahoma"/>
          <w:sz w:val="22"/>
          <w:szCs w:val="22"/>
        </w:rPr>
      </w:pPr>
      <w:r>
        <w:rPr>
          <w:rFonts w:ascii="Tahoma" w:hAnsi="Tahoma" w:cs="Tahoma"/>
          <w:b/>
          <w:bCs/>
          <w:sz w:val="22"/>
          <w:szCs w:val="22"/>
          <w:rtl/>
        </w:rPr>
        <w:t>החיסרון</w:t>
      </w:r>
      <w:r>
        <w:rPr>
          <w:rFonts w:ascii="Tahoma" w:hAnsi="Tahoma" w:cs="Tahoma"/>
          <w:sz w:val="22"/>
          <w:szCs w:val="22"/>
          <w:rtl/>
        </w:rPr>
        <w:t>: לא מעשי ולא יעיל. החנות גדולה ויש אין סוף צירופים. הסיבוכיות אקספוננציאלית  כש</w:t>
      </w:r>
      <w:r>
        <w:rPr>
          <w:rFonts w:ascii="Tahoma" w:hAnsi="Tahoma" w:cs="Tahoma"/>
          <w:sz w:val="22"/>
          <w:szCs w:val="22"/>
        </w:rPr>
        <w:t>n-</w:t>
      </w:r>
      <w:r>
        <w:rPr>
          <w:rFonts w:ascii="Tahoma" w:hAnsi="Tahoma" w:cs="Tahoma"/>
          <w:sz w:val="22"/>
          <w:szCs w:val="22"/>
          <w:rtl/>
        </w:rPr>
        <w:t xml:space="preserve"> הוא מספר המוצרים בחנות.</w:t>
      </w:r>
    </w:p>
    <w:p w14:paraId="2D5C4645"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האפשרות הנבחרת:</w:t>
      </w:r>
      <w:r>
        <w:rPr>
          <w:rFonts w:ascii="Tahoma" w:hAnsi="Tahoma" w:cs="Tahoma"/>
          <w:sz w:val="22"/>
          <w:szCs w:val="22"/>
          <w:rtl/>
        </w:rPr>
        <w:t xml:space="preserve"> חקירת הנושא הביאה אותנו למסקנה שהדרך הטובה והיעילה ביותר היא ייצוג החנות כגרף עם קודקודים וקשתות.</w:t>
      </w:r>
    </w:p>
    <w:p w14:paraId="48008B93" w14:textId="77777777" w:rsidR="00BD575D" w:rsidRDefault="00F31DDB">
      <w:pPr>
        <w:bidi/>
        <w:spacing w:after="240" w:line="360" w:lineRule="auto"/>
        <w:jc w:val="both"/>
        <w:rPr>
          <w:rFonts w:ascii="Tahoma" w:hAnsi="Tahoma" w:cs="Tahoma"/>
          <w:b/>
          <w:bCs/>
          <w:sz w:val="22"/>
          <w:szCs w:val="22"/>
          <w:rtl/>
        </w:rPr>
      </w:pPr>
      <w:r>
        <w:rPr>
          <w:rFonts w:ascii="Tahoma" w:hAnsi="Tahoma" w:cs="Tahoma"/>
          <w:sz w:val="22"/>
          <w:szCs w:val="22"/>
          <w:rtl/>
        </w:rPr>
        <w:lastRenderedPageBreak/>
        <w:t xml:space="preserve">לכן נשמור לחנות נקודות גישה וקשתות, נחשב מרחקים בעזרת אלגוריתם דייקסטרה, נקבל מטריצת מרחקים ונחשב סדר מסלול ע"י </w:t>
      </w:r>
      <w:r>
        <w:rPr>
          <w:rFonts w:ascii="Tahoma" w:hAnsi="Tahoma" w:cs="Tahoma"/>
          <w:sz w:val="22"/>
          <w:szCs w:val="22"/>
        </w:rPr>
        <w:t>TSP</w:t>
      </w:r>
      <w:r>
        <w:rPr>
          <w:rFonts w:ascii="Tahoma" w:hAnsi="Tahoma" w:cs="Tahoma"/>
          <w:b/>
          <w:bCs/>
          <w:sz w:val="22"/>
          <w:szCs w:val="22"/>
          <w:rtl/>
        </w:rPr>
        <w:t>.</w:t>
      </w:r>
    </w:p>
    <w:p w14:paraId="57F75D51"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ערכנו עבודת חקר וקראנו חומרים רבים בנושא גרפים, התדיינו רבות באשר לדרך המימוש היעילה, [מטריצת סמיכויות לעומת רשימת סמיכויות, ערמת מינימום ומערך, וכו']</w:t>
      </w:r>
      <w:r>
        <w:rPr>
          <w:rFonts w:ascii="Tahoma" w:hAnsi="Tahoma" w:cs="Tahoma" w:hint="cs"/>
          <w:sz w:val="22"/>
          <w:szCs w:val="22"/>
          <w:rtl/>
        </w:rPr>
        <w:t xml:space="preserve"> </w:t>
      </w:r>
      <w:r>
        <w:rPr>
          <w:rFonts w:ascii="Tahoma" w:hAnsi="Tahoma" w:cs="Tahoma"/>
          <w:sz w:val="22"/>
          <w:szCs w:val="22"/>
          <w:rtl/>
        </w:rPr>
        <w:t>התייעצנו עם מומחים</w:t>
      </w:r>
      <w:r>
        <w:rPr>
          <w:rFonts w:ascii="Tahoma" w:hAnsi="Tahoma" w:cs="Tahoma" w:hint="cs"/>
          <w:sz w:val="22"/>
          <w:szCs w:val="22"/>
          <w:rtl/>
        </w:rPr>
        <w:t xml:space="preserve"> </w:t>
      </w:r>
      <w:r>
        <w:rPr>
          <w:rFonts w:ascii="Tahoma" w:hAnsi="Tahoma" w:cs="Tahoma"/>
          <w:sz w:val="22"/>
          <w:szCs w:val="22"/>
          <w:rtl/>
        </w:rPr>
        <w:t xml:space="preserve">היאך לחשב מטריצת מרחקים ולהשתמש בפתרונות </w:t>
      </w:r>
      <w:r>
        <w:rPr>
          <w:rFonts w:ascii="Tahoma" w:hAnsi="Tahoma" w:cs="Tahoma"/>
          <w:sz w:val="22"/>
          <w:szCs w:val="22"/>
        </w:rPr>
        <w:t>TSP</w:t>
      </w:r>
      <w:r>
        <w:rPr>
          <w:rFonts w:ascii="Tahoma" w:hAnsi="Tahoma" w:cs="Tahoma"/>
          <w:sz w:val="22"/>
          <w:szCs w:val="22"/>
          <w:rtl/>
        </w:rPr>
        <w:t xml:space="preserve"> מגוונים כדי לשמור על יעילות, דיוק ומהירות. </w:t>
      </w:r>
    </w:p>
    <w:p w14:paraId="47C3E13D"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ניתן לסכם שלכל אורך הדרך עמדו לנו היצירתיות והחשיבה. ההכרח הוא אבי ההמצאה, ובזכותו נולדו המושגים החדשים (מוסברים במילון) הרעיון הוא לשלוט בשטח החנות ולחלק לאזורים כך שכל אזור הוא "ישר" ואינו כולל עיקולים. לצורך כך 'מתחנו חבלים' (וירטואלית כמובן) לאורך החנות ו'סגרנו אזורים'. </w:t>
      </w:r>
    </w:p>
    <w:p w14:paraId="40A4C1D1"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להלן מוצגות חלק מבעיות נוספות שהתעוררו בעת תכנון מבנה המערכת באופן זה, וכן הצעות שעלו ופתרונות שנקטנו בפועל.</w:t>
      </w:r>
    </w:p>
    <w:p w14:paraId="0BAC54E8" w14:textId="4C52E547" w:rsidR="00BD575D" w:rsidRDefault="00F31DDB">
      <w:pPr>
        <w:bidi/>
        <w:spacing w:after="240" w:line="360" w:lineRule="auto"/>
        <w:jc w:val="both"/>
        <w:rPr>
          <w:rFonts w:ascii="Tahoma" w:hAnsi="Tahoma" w:cs="Tahoma"/>
          <w:b/>
          <w:bCs/>
          <w:color w:val="808080" w:themeColor="background1" w:themeShade="80"/>
          <w:sz w:val="22"/>
          <w:szCs w:val="22"/>
          <w:u w:val="single"/>
          <w:rtl/>
        </w:rPr>
      </w:pPr>
      <w:bookmarkStart w:id="221" w:name="_Toc39972181"/>
      <w:r>
        <w:rPr>
          <w:rFonts w:ascii="Tahoma" w:hAnsi="Tahoma" w:cs="Tahoma"/>
          <w:b/>
          <w:bCs/>
          <w:color w:val="808080" w:themeColor="background1" w:themeShade="80"/>
          <w:sz w:val="22"/>
          <w:szCs w:val="22"/>
          <w:u w:val="single"/>
          <w:rtl/>
        </w:rPr>
        <w:t>בעיות ופתרונות</w:t>
      </w:r>
      <w:r>
        <w:rPr>
          <w:rFonts w:ascii="Tahoma" w:hAnsi="Tahoma" w:cs="Tahoma" w:hint="cs"/>
          <w:b/>
          <w:bCs/>
          <w:color w:val="808080" w:themeColor="background1" w:themeShade="80"/>
          <w:sz w:val="22"/>
          <w:szCs w:val="22"/>
          <w:u w:val="single"/>
          <w:rtl/>
        </w:rPr>
        <w:t>י</w:t>
      </w:r>
      <w:r>
        <w:rPr>
          <w:rFonts w:ascii="Tahoma" w:hAnsi="Tahoma" w:cs="Tahoma"/>
          <w:b/>
          <w:bCs/>
          <w:color w:val="808080" w:themeColor="background1" w:themeShade="80"/>
          <w:sz w:val="22"/>
          <w:szCs w:val="22"/>
          <w:u w:val="single"/>
          <w:rtl/>
        </w:rPr>
        <w:t>ה</w:t>
      </w:r>
      <w:bookmarkEnd w:id="221"/>
      <w:r>
        <w:rPr>
          <w:rFonts w:ascii="Tahoma" w:hAnsi="Tahoma" w:cs="Tahoma" w:hint="cs"/>
          <w:b/>
          <w:bCs/>
          <w:color w:val="808080" w:themeColor="background1" w:themeShade="80"/>
          <w:sz w:val="22"/>
          <w:szCs w:val="22"/>
          <w:u w:val="single"/>
          <w:rtl/>
        </w:rPr>
        <w:t>ן</w:t>
      </w:r>
      <w:r>
        <w:rPr>
          <w:rFonts w:ascii="Tahoma" w:hAnsi="Tahoma" w:cs="Tahoma"/>
          <w:b/>
          <w:bCs/>
          <w:color w:val="808080" w:themeColor="background1" w:themeShade="80"/>
          <w:sz w:val="22"/>
          <w:szCs w:val="22"/>
          <w:u w:val="single"/>
          <w:rtl/>
        </w:rPr>
        <w:t>:</w:t>
      </w:r>
    </w:p>
    <w:p w14:paraId="0D2052CC" w14:textId="7F8506BC" w:rsidR="00BA0085" w:rsidRDefault="00F31DDB" w:rsidP="00BA0085">
      <w:pPr>
        <w:bidi/>
        <w:spacing w:after="240" w:line="360" w:lineRule="auto"/>
        <w:jc w:val="both"/>
        <w:rPr>
          <w:rFonts w:ascii="Tahoma" w:hAnsi="Tahoma" w:cs="Tahoma"/>
          <w:b/>
          <w:bCs/>
          <w:sz w:val="22"/>
          <w:szCs w:val="22"/>
          <w:rtl/>
        </w:rPr>
      </w:pPr>
      <w:r>
        <w:rPr>
          <w:rFonts w:ascii="Tahoma" w:hAnsi="Tahoma" w:cs="Tahoma"/>
          <w:b/>
          <w:bCs/>
          <w:sz w:val="22"/>
          <w:szCs w:val="22"/>
          <w:rtl/>
        </w:rPr>
        <w:t xml:space="preserve">א. </w:t>
      </w:r>
      <w:del w:id="222" w:author="רינת אביטל" w:date="2022-05-09T22:21:00Z">
        <w:r w:rsidDel="004C6A1D">
          <w:rPr>
            <w:rFonts w:ascii="Tahoma" w:hAnsi="Tahoma" w:cs="Tahoma"/>
            <w:b/>
            <w:bCs/>
            <w:sz w:val="22"/>
            <w:szCs w:val="22"/>
            <w:rtl/>
          </w:rPr>
          <w:delText>חישוב מרחקים בין שטחים</w:delText>
        </w:r>
      </w:del>
      <w:ins w:id="223" w:author="רינת אביטל" w:date="2022-05-09T22:21:00Z">
        <w:r w:rsidR="004C6A1D">
          <w:rPr>
            <w:rFonts w:ascii="Tahoma" w:hAnsi="Tahoma" w:cs="Tahoma" w:hint="cs"/>
            <w:b/>
            <w:bCs/>
            <w:sz w:val="22"/>
            <w:szCs w:val="22"/>
            <w:rtl/>
          </w:rPr>
          <w:t xml:space="preserve">שמירת מחרוזת של גרף הפונקציה </w:t>
        </w:r>
        <w:r w:rsidR="00BA0085">
          <w:rPr>
            <w:rFonts w:ascii="Tahoma" w:hAnsi="Tahoma" w:cs="Tahoma" w:hint="cs"/>
            <w:b/>
            <w:bCs/>
            <w:sz w:val="22"/>
            <w:szCs w:val="22"/>
            <w:rtl/>
          </w:rPr>
          <w:t>לכדי מבני נתונים</w:t>
        </w:r>
      </w:ins>
      <w:ins w:id="224" w:author="רינת אביטל" w:date="2022-05-09T22:22:00Z">
        <w:r w:rsidR="00BA0085">
          <w:rPr>
            <w:rFonts w:ascii="Tahoma" w:hAnsi="Tahoma" w:cs="Tahoma" w:hint="cs"/>
            <w:b/>
            <w:bCs/>
            <w:sz w:val="22"/>
            <w:szCs w:val="22"/>
            <w:rtl/>
          </w:rPr>
          <w:t xml:space="preserve"> שישמר בתוכו נתוני הפונקציה </w:t>
        </w:r>
      </w:ins>
      <w:ins w:id="225" w:author="רינת אביטל" w:date="2022-05-09T22:23:00Z">
        <w:r w:rsidR="00BA0085">
          <w:rPr>
            <w:rFonts w:ascii="Tahoma" w:hAnsi="Tahoma" w:cs="Tahoma" w:hint="cs"/>
            <w:b/>
            <w:bCs/>
            <w:sz w:val="22"/>
            <w:szCs w:val="22"/>
            <w:rtl/>
          </w:rPr>
          <w:t>והפיכתה לשימושית ופתירה.</w:t>
        </w:r>
      </w:ins>
    </w:p>
    <w:p w14:paraId="6610F50A" w14:textId="1763BC10" w:rsidR="00D01622" w:rsidRPr="000E385C" w:rsidRDefault="00D01622">
      <w:pPr>
        <w:pStyle w:val="a3"/>
        <w:numPr>
          <w:ilvl w:val="0"/>
          <w:numId w:val="28"/>
        </w:numPr>
        <w:bidi/>
        <w:spacing w:after="240" w:line="360" w:lineRule="auto"/>
        <w:jc w:val="both"/>
        <w:rPr>
          <w:ins w:id="226" w:author="רינת אביטל" w:date="2022-05-09T22:31:00Z"/>
          <w:rFonts w:ascii="Tahoma" w:hAnsi="Tahoma" w:cs="Tahoma"/>
          <w:sz w:val="22"/>
          <w:szCs w:val="22"/>
          <w:rtl/>
          <w:rPrChange w:id="227" w:author="רינת אביטל" w:date="2022-05-09T22:38:00Z">
            <w:rPr>
              <w:ins w:id="228" w:author="רינת אביטל" w:date="2022-05-09T22:31:00Z"/>
              <w:rtl/>
            </w:rPr>
          </w:rPrChange>
        </w:rPr>
        <w:pPrChange w:id="229" w:author="רינת אביטל" w:date="2022-05-09T22:38:00Z">
          <w:pPr>
            <w:bidi/>
            <w:spacing w:after="240" w:line="360" w:lineRule="auto"/>
            <w:jc w:val="both"/>
          </w:pPr>
        </w:pPrChange>
      </w:pPr>
      <w:ins w:id="230" w:author="רינת אביטל" w:date="2022-05-09T22:28:00Z">
        <w:r w:rsidRPr="00D01622">
          <w:rPr>
            <w:noProof/>
          </w:rPr>
          <mc:AlternateContent>
            <mc:Choice Requires="wpg">
              <w:drawing>
                <wp:anchor distT="0" distB="0" distL="114300" distR="114300" simplePos="0" relativeHeight="251835392" behindDoc="0" locked="0" layoutInCell="1" allowOverlap="1" wp14:anchorId="7B956F2E" wp14:editId="1D841225">
                  <wp:simplePos x="0" y="0"/>
                  <wp:positionH relativeFrom="column">
                    <wp:posOffset>-440690</wp:posOffset>
                  </wp:positionH>
                  <wp:positionV relativeFrom="paragraph">
                    <wp:posOffset>358371</wp:posOffset>
                  </wp:positionV>
                  <wp:extent cx="3288376" cy="1020311"/>
                  <wp:effectExtent l="0" t="0" r="26670" b="27940"/>
                  <wp:wrapTopAndBottom/>
                  <wp:docPr id="51" name="קבוצה 22"/>
                  <wp:cNvGraphicFramePr/>
                  <a:graphic xmlns:a="http://schemas.openxmlformats.org/drawingml/2006/main">
                    <a:graphicData uri="http://schemas.microsoft.com/office/word/2010/wordprocessingGroup">
                      <wpg:wgp>
                        <wpg:cNvGrpSpPr/>
                        <wpg:grpSpPr>
                          <a:xfrm>
                            <a:off x="0" y="0"/>
                            <a:ext cx="3288376" cy="1020311"/>
                            <a:chOff x="-134162" y="143935"/>
                            <a:chExt cx="3288376" cy="1020311"/>
                          </a:xfrm>
                        </wpg:grpSpPr>
                        <wpg:grpSp>
                          <wpg:cNvPr id="52" name="קבוצה 52"/>
                          <wpg:cNvGrpSpPr/>
                          <wpg:grpSpPr>
                            <a:xfrm>
                              <a:off x="0" y="541199"/>
                              <a:ext cx="3154214" cy="623047"/>
                              <a:chOff x="0" y="541199"/>
                              <a:chExt cx="1343873" cy="301756"/>
                            </a:xfrm>
                          </wpg:grpSpPr>
                          <wps:wsp>
                            <wps:cNvPr id="53" name="מלבן 53"/>
                            <wps:cNvSpPr/>
                            <wps:spPr>
                              <a:xfrm>
                                <a:off x="0" y="541199"/>
                                <a:ext cx="1343873" cy="301756"/>
                              </a:xfrm>
                              <a:prstGeom prst="rect">
                                <a:avLst/>
                              </a:prstGeom>
                              <a:solidFill>
                                <a:schemeClr val="accent2">
                                  <a:lumMod val="20000"/>
                                  <a:lumOff val="8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55" name="מלבן 55"/>
                            <wps:cNvSpPr/>
                            <wps:spPr>
                              <a:xfrm>
                                <a:off x="58978"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79FA78" w14:textId="77777777" w:rsidR="00D01622" w:rsidRDefault="00D01622" w:rsidP="00D01622">
                                  <w:pPr>
                                    <w:bidi/>
                                    <w:jc w:val="cente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Value</w:t>
                                  </w:r>
                                </w:p>
                              </w:txbxContent>
                            </wps:txbx>
                            <wps:bodyPr rtlCol="1" anchor="ctr"/>
                          </wps:wsp>
                          <wps:wsp>
                            <wps:cNvPr id="56" name="מלבן 56"/>
                            <wps:cNvSpPr/>
                            <wps:spPr>
                              <a:xfrm>
                                <a:off x="482745"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9C0418" w14:textId="77777777" w:rsidR="00D01622" w:rsidRDefault="00D01622" w:rsidP="00D01622">
                                  <w:pPr>
                                    <w:bidi/>
                                    <w:jc w:val="cente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Operator</w:t>
                                  </w:r>
                                </w:p>
                              </w:txbxContent>
                            </wps:txbx>
                            <wps:bodyPr rtlCol="1" anchor="ctr"/>
                          </wps:wsp>
                          <wps:wsp>
                            <wps:cNvPr id="57" name="מלבן 57"/>
                            <wps:cNvSpPr/>
                            <wps:spPr>
                              <a:xfrm>
                                <a:off x="913549"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2F62F2" w14:textId="77777777" w:rsidR="00D01622" w:rsidRDefault="00D01622" w:rsidP="00D01622">
                                  <w:pPr>
                                    <w:bidi/>
                                    <w:jc w:val="cente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Class</w:t>
                                  </w:r>
                                </w:p>
                              </w:txbxContent>
                            </wps:txbx>
                            <wps:bodyPr rtlCol="1" anchor="ctr"/>
                          </wps:wsp>
                        </wpg:grpSp>
                        <wps:wsp>
                          <wps:cNvPr id="59" name="תיבת טקסט 21"/>
                          <wps:cNvSpPr txBox="1"/>
                          <wps:spPr>
                            <a:xfrm>
                              <a:off x="-134162" y="143935"/>
                              <a:ext cx="1210945" cy="389255"/>
                            </a:xfrm>
                            <a:prstGeom prst="rect">
                              <a:avLst/>
                            </a:prstGeom>
                            <a:noFill/>
                            <a:ln w="15875" cmpd="sng">
                              <a:noFill/>
                            </a:ln>
                          </wps:spPr>
                          <wps:txbx>
                            <w:txbxContent>
                              <w:p w14:paraId="5B36D74E" w14:textId="77777777" w:rsidR="00D01622" w:rsidRDefault="00D01622" w:rsidP="00D01622">
                                <w:pPr>
                                  <w:bidi/>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Parameter</w:t>
                                </w:r>
                              </w:p>
                            </w:txbxContent>
                          </wps:txbx>
                          <wps:bodyPr wrap="square" rtlCol="1">
                            <a:spAutoFit/>
                          </wps:bodyPr>
                        </wps:wsp>
                      </wpg:wgp>
                    </a:graphicData>
                  </a:graphic>
                  <wp14:sizeRelH relativeFrom="margin">
                    <wp14:pctWidth>0</wp14:pctWidth>
                  </wp14:sizeRelH>
                  <wp14:sizeRelV relativeFrom="margin">
                    <wp14:pctHeight>0</wp14:pctHeight>
                  </wp14:sizeRelV>
                </wp:anchor>
              </w:drawing>
            </mc:Choice>
            <mc:Fallback>
              <w:pict>
                <v:group w14:anchorId="7B956F2E" id="קבוצה 22" o:spid="_x0000_s1036" style="position:absolute;left:0;text-align:left;margin-left:-34.7pt;margin-top:28.2pt;width:258.95pt;height:80.35pt;z-index:251835392;mso-width-relative:margin;mso-height-relative:margin" coordorigin="-1341,1439" coordsize="32883,10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">
                  <v:group id="קבוצה 52" o:spid="_x0000_s1037" style="position:absolute;top:5411;width:31542;height:6231" coordorigin=",5411" coordsize="13438,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מלבן 53" o:spid="_x0000_s1038" style="position:absolute;top:5411;width:13438;height:3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" fillcolor="#fbe4d5 [661]" strokecolor="#ed7d31 [3205]" strokeweight="1.25pt"/>
                    <v:rect id="מלבן 55" o:spid="_x0000_s1039" style="position:absolute;left:589;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" fillcolor="#f7caac [1301]" strokecolor="#ed7d31 [3205]" strokeweight="1.25pt">
                      <v:textbox>
                        <w:txbxContent>
                          <w:p w14:paraId="4979FA78" w14:textId="77777777" w:rsidR="00D01622" w:rsidRDefault="00D01622" w:rsidP="00D01622">
                            <w:pPr>
                              <w:bidi/>
                              <w:jc w:val="cente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Value</w:t>
                            </w:r>
                          </w:p>
                        </w:txbxContent>
                      </v:textbox>
                    </v:rect>
                    <v:rect id="מלבן 56" o:spid="_x0000_s1040" style="position:absolute;left:4827;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" fillcolor="#f7caac [1301]" strokecolor="#ed7d31 [3205]" strokeweight="1.25pt">
                      <v:textbox>
                        <w:txbxContent>
                          <w:p w14:paraId="4F9C0418" w14:textId="77777777" w:rsidR="00D01622" w:rsidRDefault="00D01622" w:rsidP="00D01622">
                            <w:pPr>
                              <w:bidi/>
                              <w:jc w:val="cente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Operator</w:t>
                            </w:r>
                          </w:p>
                        </w:txbxContent>
                      </v:textbox>
                    </v:rect>
                    <v:rect id="מלבן 57" o:spid="_x0000_s1041" style="position:absolute;left:9135;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" fillcolor="#f7caac [1301]" strokecolor="#ed7d31 [3205]" strokeweight="1.25pt">
                      <v:textbox>
                        <w:txbxContent>
                          <w:p w14:paraId="112F62F2" w14:textId="77777777" w:rsidR="00D01622" w:rsidRDefault="00D01622" w:rsidP="00D01622">
                            <w:pPr>
                              <w:bidi/>
                              <w:jc w:val="cente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Class</w:t>
                            </w:r>
                          </w:p>
                        </w:txbxContent>
                      </v:textbox>
                    </v:rect>
                  </v:group>
                  <v:shape id="תיבת טקסט 21" o:spid="_x0000_s1042" type="#_x0000_t202" style="position:absolute;left:-1341;top:1439;width:12108;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" filled="f" stroked="f" strokeweight="1.25pt">
                    <v:textbox style="mso-fit-shape-to-text:t">
                      <w:txbxContent>
                        <w:p w14:paraId="5B36D74E" w14:textId="77777777" w:rsidR="00D01622" w:rsidRDefault="00D01622" w:rsidP="00D01622">
                          <w:pPr>
                            <w:bidi/>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Parameter</w:t>
                          </w:r>
                        </w:p>
                      </w:txbxContent>
                    </v:textbox>
                  </v:shape>
                  <w10:wrap type="topAndBottom"/>
                </v:group>
              </w:pict>
            </mc:Fallback>
          </mc:AlternateContent>
        </w:r>
      </w:ins>
      <w:del w:id="231" w:author="רינת אביטל" w:date="2022-05-09T22:26:00Z">
        <w:r w:rsidR="00F31DDB" w:rsidRPr="000E385C" w:rsidDel="00BA0085">
          <w:rPr>
            <w:rFonts w:ascii="Tahoma" w:hAnsi="Tahoma" w:cs="Tahoma"/>
            <w:sz w:val="22"/>
            <w:szCs w:val="22"/>
            <w:rtl/>
            <w:rPrChange w:id="232" w:author="רינת אביטל" w:date="2022-05-09T22:38:00Z">
              <w:rPr>
                <w:rtl/>
              </w:rPr>
            </w:rPrChange>
          </w:rPr>
          <w:delText>בשביל להפעיל פונקציית</w:delText>
        </w:r>
        <w:r w:rsidR="00F31DDB" w:rsidRPr="000E385C" w:rsidDel="00BA0085">
          <w:rPr>
            <w:rFonts w:ascii="Tahoma" w:hAnsi="Tahoma" w:cs="Tahoma"/>
            <w:sz w:val="22"/>
            <w:szCs w:val="22"/>
            <w:rPrChange w:id="233" w:author="רינת אביטל" w:date="2022-05-09T22:38:00Z">
              <w:rPr/>
            </w:rPrChange>
          </w:rPr>
          <w:delText xml:space="preserve">TSP </w:delText>
        </w:r>
        <w:r w:rsidR="00F31DDB" w:rsidRPr="000E385C" w:rsidDel="00BA0085">
          <w:rPr>
            <w:rFonts w:ascii="Tahoma" w:hAnsi="Tahoma" w:cs="Tahoma"/>
            <w:sz w:val="22"/>
            <w:szCs w:val="22"/>
            <w:rtl/>
            <w:rPrChange w:id="234" w:author="רינת אביטל" w:date="2022-05-09T22:38:00Z">
              <w:rPr>
                <w:rtl/>
              </w:rPr>
            </w:rPrChange>
          </w:rPr>
          <w:delText xml:space="preserve"> יש ליצור מטריצת מרחקים מהחנות. </w:delText>
        </w:r>
      </w:del>
      <w:ins w:id="235" w:author="רינת אביטל" w:date="2022-05-09T22:26:00Z">
        <w:r w:rsidR="00BA0085" w:rsidRPr="000E385C">
          <w:rPr>
            <w:rFonts w:ascii="Tahoma" w:hAnsi="Tahoma" w:cs="Tahoma" w:hint="eastAsia"/>
            <w:sz w:val="22"/>
            <w:szCs w:val="22"/>
            <w:rtl/>
            <w:rPrChange w:id="236" w:author="רינת אביטל" w:date="2022-05-09T22:38:00Z">
              <w:rPr>
                <w:rFonts w:hint="eastAsia"/>
                <w:rtl/>
              </w:rPr>
            </w:rPrChange>
          </w:rPr>
          <w:t>לשם</w:t>
        </w:r>
        <w:r w:rsidR="00BA0085" w:rsidRPr="000E385C">
          <w:rPr>
            <w:rFonts w:ascii="Tahoma" w:hAnsi="Tahoma" w:cs="Tahoma"/>
            <w:sz w:val="22"/>
            <w:szCs w:val="22"/>
            <w:rtl/>
            <w:rPrChange w:id="237" w:author="רינת אביטל" w:date="2022-05-09T22:38:00Z">
              <w:rPr>
                <w:rtl/>
              </w:rPr>
            </w:rPrChange>
          </w:rPr>
          <w:t xml:space="preserve"> כך צריך ליצור </w:t>
        </w:r>
      </w:ins>
      <w:ins w:id="238" w:author="רינת אביטל" w:date="2022-05-09T22:49:00Z">
        <w:r w:rsidR="00D336F2">
          <w:rPr>
            <w:rFonts w:ascii="Tahoma" w:hAnsi="Tahoma" w:cs="Tahoma" w:hint="cs"/>
            <w:sz w:val="22"/>
            <w:szCs w:val="22"/>
            <w:rtl/>
          </w:rPr>
          <w:t>אובייקט</w:t>
        </w:r>
      </w:ins>
      <w:ins w:id="239" w:author="רינת אביטל" w:date="2022-05-09T22:26:00Z">
        <w:r w:rsidR="00BA0085" w:rsidRPr="000E385C">
          <w:rPr>
            <w:rFonts w:ascii="Tahoma" w:hAnsi="Tahoma" w:cs="Tahoma"/>
            <w:sz w:val="22"/>
            <w:szCs w:val="22"/>
            <w:rtl/>
            <w:rPrChange w:id="240" w:author="רינת אביטל" w:date="2022-05-09T22:38:00Z">
              <w:rPr>
                <w:rtl/>
              </w:rPr>
            </w:rPrChange>
          </w:rPr>
          <w:t xml:space="preserve"> </w:t>
        </w:r>
        <w:r w:rsidRPr="000E385C">
          <w:rPr>
            <w:rFonts w:ascii="Tahoma" w:hAnsi="Tahoma" w:cs="Tahoma"/>
            <w:sz w:val="22"/>
            <w:szCs w:val="22"/>
            <w:rtl/>
            <w:rPrChange w:id="241" w:author="רינת אביטל" w:date="2022-05-09T22:38:00Z">
              <w:rPr>
                <w:rtl/>
              </w:rPr>
            </w:rPrChange>
          </w:rPr>
          <w:t xml:space="preserve">"פרמטר" </w:t>
        </w:r>
      </w:ins>
      <w:ins w:id="242" w:author="רינת אביטל" w:date="2022-05-09T22:27:00Z">
        <w:r w:rsidRPr="000E385C">
          <w:rPr>
            <w:rFonts w:ascii="Tahoma" w:hAnsi="Tahoma" w:cs="Tahoma"/>
            <w:sz w:val="22"/>
            <w:szCs w:val="22"/>
            <w:rtl/>
            <w:rPrChange w:id="243" w:author="רינת אביטל" w:date="2022-05-09T22:38:00Z">
              <w:rPr>
                <w:rtl/>
              </w:rPr>
            </w:rPrChange>
          </w:rPr>
          <w:t xml:space="preserve"> </w:t>
        </w:r>
      </w:ins>
      <w:ins w:id="244" w:author="רינת אביטל" w:date="2022-05-09T22:26:00Z">
        <w:r w:rsidRPr="000E385C">
          <w:rPr>
            <w:rFonts w:ascii="Tahoma" w:hAnsi="Tahoma" w:cs="Tahoma" w:hint="eastAsia"/>
            <w:sz w:val="22"/>
            <w:szCs w:val="22"/>
            <w:rtl/>
            <w:rPrChange w:id="245" w:author="רינת אביטל" w:date="2022-05-09T22:38:00Z">
              <w:rPr>
                <w:rFonts w:hint="eastAsia"/>
                <w:rtl/>
              </w:rPr>
            </w:rPrChange>
          </w:rPr>
          <w:t>שבו</w:t>
        </w:r>
        <w:r w:rsidRPr="000E385C">
          <w:rPr>
            <w:rFonts w:ascii="Tahoma" w:hAnsi="Tahoma" w:cs="Tahoma"/>
            <w:sz w:val="22"/>
            <w:szCs w:val="22"/>
            <w:rtl/>
            <w:rPrChange w:id="246" w:author="רינת אביטל" w:date="2022-05-09T22:38:00Z">
              <w:rPr>
                <w:rtl/>
              </w:rPr>
            </w:rPrChange>
          </w:rPr>
          <w:t xml:space="preserve"> </w:t>
        </w:r>
        <w:r w:rsidRPr="000E385C">
          <w:rPr>
            <w:rFonts w:ascii="Tahoma" w:hAnsi="Tahoma" w:cs="Tahoma" w:hint="eastAsia"/>
            <w:sz w:val="22"/>
            <w:szCs w:val="22"/>
            <w:rtl/>
            <w:rPrChange w:id="247" w:author="רינת אביטל" w:date="2022-05-09T22:38:00Z">
              <w:rPr>
                <w:rFonts w:hint="eastAsia"/>
                <w:rtl/>
              </w:rPr>
            </w:rPrChange>
          </w:rPr>
          <w:t>מאו</w:t>
        </w:r>
      </w:ins>
      <w:ins w:id="248" w:author="רינת אביטל" w:date="2022-05-09T22:27:00Z">
        <w:r w:rsidRPr="000E385C">
          <w:rPr>
            <w:rFonts w:ascii="Tahoma" w:hAnsi="Tahoma" w:cs="Tahoma" w:hint="eastAsia"/>
            <w:sz w:val="22"/>
            <w:szCs w:val="22"/>
            <w:rtl/>
            <w:rPrChange w:id="249" w:author="רינת אביטל" w:date="2022-05-09T22:38:00Z">
              <w:rPr>
                <w:rFonts w:hint="eastAsia"/>
                <w:rtl/>
              </w:rPr>
            </w:rPrChange>
          </w:rPr>
          <w:t>כסן</w:t>
        </w:r>
        <w:r w:rsidRPr="000E385C">
          <w:rPr>
            <w:rFonts w:ascii="Tahoma" w:hAnsi="Tahoma" w:cs="Tahoma"/>
            <w:sz w:val="22"/>
            <w:szCs w:val="22"/>
            <w:rtl/>
            <w:rPrChange w:id="250" w:author="רינת אביטל" w:date="2022-05-09T22:38:00Z">
              <w:rPr>
                <w:rtl/>
              </w:rPr>
            </w:rPrChange>
          </w:rPr>
          <w:t xml:space="preserve"> </w:t>
        </w:r>
        <w:r w:rsidRPr="000E385C">
          <w:rPr>
            <w:rFonts w:ascii="Tahoma" w:hAnsi="Tahoma" w:cs="Tahoma" w:hint="eastAsia"/>
            <w:sz w:val="22"/>
            <w:szCs w:val="22"/>
            <w:rtl/>
            <w:rPrChange w:id="251" w:author="רינת אביטל" w:date="2022-05-09T22:38:00Z">
              <w:rPr>
                <w:rFonts w:hint="eastAsia"/>
                <w:rtl/>
              </w:rPr>
            </w:rPrChange>
          </w:rPr>
          <w:t>כל</w:t>
        </w:r>
        <w:r w:rsidRPr="000E385C">
          <w:rPr>
            <w:rFonts w:ascii="Tahoma" w:hAnsi="Tahoma" w:cs="Tahoma"/>
            <w:sz w:val="22"/>
            <w:szCs w:val="22"/>
            <w:rtl/>
            <w:rPrChange w:id="252" w:author="רינת אביטל" w:date="2022-05-09T22:38:00Z">
              <w:rPr>
                <w:rtl/>
              </w:rPr>
            </w:rPrChange>
          </w:rPr>
          <w:t xml:space="preserve"> </w:t>
        </w:r>
        <w:r w:rsidRPr="000E385C">
          <w:rPr>
            <w:rFonts w:ascii="Tahoma" w:hAnsi="Tahoma" w:cs="Tahoma" w:hint="eastAsia"/>
            <w:sz w:val="22"/>
            <w:szCs w:val="22"/>
            <w:rtl/>
            <w:rPrChange w:id="253" w:author="רינת אביטל" w:date="2022-05-09T22:38:00Z">
              <w:rPr>
                <w:rFonts w:hint="eastAsia"/>
                <w:rtl/>
              </w:rPr>
            </w:rPrChange>
          </w:rPr>
          <w:t>איבר</w:t>
        </w:r>
        <w:r w:rsidRPr="000E385C">
          <w:rPr>
            <w:rFonts w:ascii="Tahoma" w:hAnsi="Tahoma" w:cs="Tahoma"/>
            <w:sz w:val="22"/>
            <w:szCs w:val="22"/>
            <w:rtl/>
            <w:rPrChange w:id="254" w:author="רינת אביטל" w:date="2022-05-09T22:38:00Z">
              <w:rPr>
                <w:rtl/>
              </w:rPr>
            </w:rPrChange>
          </w:rPr>
          <w:t xml:space="preserve"> </w:t>
        </w:r>
        <w:r w:rsidRPr="000E385C">
          <w:rPr>
            <w:rFonts w:ascii="Tahoma" w:hAnsi="Tahoma" w:cs="Tahoma" w:hint="eastAsia"/>
            <w:sz w:val="22"/>
            <w:szCs w:val="22"/>
            <w:rtl/>
            <w:rPrChange w:id="255" w:author="רינת אביטל" w:date="2022-05-09T22:38:00Z">
              <w:rPr>
                <w:rFonts w:hint="eastAsia"/>
                <w:rtl/>
              </w:rPr>
            </w:rPrChange>
          </w:rPr>
          <w:t>בפונקציה</w:t>
        </w:r>
      </w:ins>
      <w:ins w:id="256" w:author="רינת אביטל" w:date="2022-05-09T22:28:00Z">
        <w:r w:rsidRPr="000E385C">
          <w:rPr>
            <w:rFonts w:ascii="Tahoma" w:hAnsi="Tahoma" w:cs="Tahoma"/>
            <w:sz w:val="22"/>
            <w:szCs w:val="22"/>
            <w:rtl/>
            <w:rPrChange w:id="257" w:author="רינת אביטל" w:date="2022-05-09T22:38:00Z">
              <w:rPr>
                <w:rtl/>
              </w:rPr>
            </w:rPrChange>
          </w:rPr>
          <w:t>:</w:t>
        </w:r>
      </w:ins>
    </w:p>
    <w:p w14:paraId="0A041E4D" w14:textId="40919F21" w:rsidR="00717A64" w:rsidRDefault="00717A64">
      <w:pPr>
        <w:bidi/>
        <w:ind w:left="720"/>
        <w:rPr>
          <w:ins w:id="258" w:author="רינת אביטל" w:date="2022-05-09T22:32:00Z"/>
          <w:rFonts w:asciiTheme="minorHAnsi" w:hAnsi="Calibri" w:cstheme="minorBidi"/>
          <w:color w:val="000000" w:themeColor="text1"/>
          <w:kern w:val="24"/>
          <w:sz w:val="28"/>
          <w:szCs w:val="28"/>
          <w:rtl/>
        </w:rPr>
        <w:pPrChange w:id="259" w:author="רינת אביטל" w:date="2022-05-09T22:38:00Z">
          <w:pPr>
            <w:bidi/>
          </w:pPr>
        </w:pPrChange>
      </w:pPr>
      <w:ins w:id="260" w:author="רינת אביטל" w:date="2022-05-09T22:31:00Z">
        <w:r>
          <w:rPr>
            <w:rFonts w:asciiTheme="minorHAnsi" w:hAnsi="Calibri" w:cstheme="minorBidi"/>
            <w:color w:val="000000" w:themeColor="text1"/>
            <w:kern w:val="24"/>
            <w:sz w:val="28"/>
            <w:szCs w:val="28"/>
          </w:rPr>
          <w:t>Value</w:t>
        </w:r>
      </w:ins>
      <w:ins w:id="261" w:author="רינת אביטל" w:date="2022-05-09T22:32:00Z">
        <w:r>
          <w:rPr>
            <w:rFonts w:asciiTheme="minorHAnsi" w:hAnsi="Calibri" w:cstheme="minorBidi" w:hint="cs"/>
            <w:color w:val="000000" w:themeColor="text1"/>
            <w:kern w:val="24"/>
            <w:sz w:val="28"/>
            <w:szCs w:val="28"/>
            <w:rtl/>
          </w:rPr>
          <w:t xml:space="preserve"> </w:t>
        </w:r>
        <w:r>
          <w:rPr>
            <w:rFonts w:asciiTheme="minorHAnsi" w:hAnsi="Calibri" w:cstheme="minorBidi"/>
            <w:color w:val="000000" w:themeColor="text1"/>
            <w:kern w:val="24"/>
            <w:sz w:val="28"/>
            <w:szCs w:val="28"/>
            <w:rtl/>
          </w:rPr>
          <w:t>–</w:t>
        </w:r>
        <w:r>
          <w:rPr>
            <w:rFonts w:asciiTheme="minorHAnsi" w:hAnsi="Calibri" w:cstheme="minorBidi" w:hint="cs"/>
            <w:color w:val="000000" w:themeColor="text1"/>
            <w:kern w:val="24"/>
            <w:sz w:val="28"/>
            <w:szCs w:val="28"/>
            <w:rtl/>
          </w:rPr>
          <w:t xml:space="preserve"> </w:t>
        </w:r>
        <w:r w:rsidRPr="00717A64">
          <w:rPr>
            <w:rFonts w:ascii="Tahoma" w:hAnsi="Tahoma" w:cs="Tahoma" w:hint="eastAsia"/>
            <w:sz w:val="22"/>
            <w:szCs w:val="22"/>
            <w:rtl/>
            <w:rPrChange w:id="262" w:author="רינת אביטל" w:date="2022-05-09T22:34:00Z">
              <w:rPr>
                <w:rFonts w:asciiTheme="minorHAnsi" w:hAnsi="Calibri" w:cstheme="minorBidi" w:hint="eastAsia"/>
                <w:color w:val="000000" w:themeColor="text1"/>
                <w:kern w:val="24"/>
                <w:sz w:val="28"/>
                <w:szCs w:val="28"/>
                <w:rtl/>
              </w:rPr>
            </w:rPrChange>
          </w:rPr>
          <w:t>ערך</w:t>
        </w:r>
        <w:r w:rsidRPr="00717A64">
          <w:rPr>
            <w:rFonts w:ascii="Tahoma" w:hAnsi="Tahoma" w:cs="Tahoma"/>
            <w:sz w:val="22"/>
            <w:szCs w:val="22"/>
            <w:rtl/>
            <w:rPrChange w:id="263" w:author="רינת אביטל" w:date="2022-05-09T22:34:00Z">
              <w:rPr>
                <w:rFonts w:asciiTheme="minorHAnsi" w:hAnsi="Calibri" w:cstheme="minorBidi"/>
                <w:color w:val="000000" w:themeColor="text1"/>
                <w:kern w:val="24"/>
                <w:sz w:val="28"/>
                <w:szCs w:val="28"/>
                <w:rtl/>
              </w:rPr>
            </w:rPrChange>
          </w:rPr>
          <w:t xml:space="preserve"> </w:t>
        </w:r>
        <w:r w:rsidRPr="00717A64">
          <w:rPr>
            <w:rFonts w:ascii="Tahoma" w:hAnsi="Tahoma" w:cs="Tahoma" w:hint="eastAsia"/>
            <w:sz w:val="22"/>
            <w:szCs w:val="22"/>
            <w:rtl/>
            <w:rPrChange w:id="264" w:author="רינת אביטל" w:date="2022-05-09T22:34:00Z">
              <w:rPr>
                <w:rFonts w:asciiTheme="minorHAnsi" w:hAnsi="Calibri" w:cstheme="minorBidi" w:hint="eastAsia"/>
                <w:color w:val="000000" w:themeColor="text1"/>
                <w:kern w:val="24"/>
                <w:sz w:val="28"/>
                <w:szCs w:val="28"/>
                <w:rtl/>
              </w:rPr>
            </w:rPrChange>
          </w:rPr>
          <w:t>האיבר</w:t>
        </w:r>
      </w:ins>
    </w:p>
    <w:p w14:paraId="2D927CEC" w14:textId="379A8C13" w:rsidR="00717A64" w:rsidRDefault="00717A64">
      <w:pPr>
        <w:bidi/>
        <w:ind w:left="720"/>
        <w:rPr>
          <w:ins w:id="265" w:author="רינת אביטל" w:date="2022-05-09T22:31:00Z"/>
          <w:rFonts w:asciiTheme="minorHAnsi" w:hAnsi="Calibri" w:cstheme="minorBidi"/>
          <w:color w:val="000000" w:themeColor="text1"/>
          <w:kern w:val="24"/>
          <w:sz w:val="28"/>
          <w:szCs w:val="28"/>
          <w:rtl/>
        </w:rPr>
        <w:pPrChange w:id="266" w:author="רינת אביטל" w:date="2022-05-09T22:38:00Z">
          <w:pPr>
            <w:bidi/>
            <w:jc w:val="center"/>
          </w:pPr>
        </w:pPrChange>
      </w:pPr>
      <w:ins w:id="267" w:author="רינת אביטל" w:date="2022-05-09T22:32:00Z">
        <w:r>
          <w:rPr>
            <w:rFonts w:asciiTheme="minorHAnsi" w:hAnsi="Calibri" w:cstheme="minorBidi"/>
            <w:color w:val="000000" w:themeColor="text1"/>
            <w:kern w:val="24"/>
            <w:sz w:val="28"/>
            <w:szCs w:val="28"/>
          </w:rPr>
          <w:t>Operator</w:t>
        </w:r>
      </w:ins>
      <w:ins w:id="268" w:author="רינת אביטל" w:date="2022-05-09T22:33:00Z">
        <w:r>
          <w:rPr>
            <w:rFonts w:asciiTheme="minorHAnsi" w:hAnsi="Calibri" w:cstheme="minorBidi" w:hint="cs"/>
            <w:color w:val="000000" w:themeColor="text1"/>
            <w:kern w:val="24"/>
            <w:sz w:val="28"/>
            <w:szCs w:val="28"/>
            <w:rtl/>
          </w:rPr>
          <w:t xml:space="preserve"> </w:t>
        </w:r>
        <w:r>
          <w:rPr>
            <w:rFonts w:asciiTheme="minorHAnsi" w:hAnsi="Calibri" w:cstheme="minorBidi"/>
            <w:color w:val="000000" w:themeColor="text1"/>
            <w:kern w:val="24"/>
            <w:sz w:val="28"/>
            <w:szCs w:val="28"/>
            <w:rtl/>
          </w:rPr>
          <w:t>–</w:t>
        </w:r>
        <w:r>
          <w:rPr>
            <w:rFonts w:asciiTheme="minorHAnsi" w:hAnsi="Calibri" w:cstheme="minorBidi" w:hint="cs"/>
            <w:color w:val="000000" w:themeColor="text1"/>
            <w:kern w:val="24"/>
            <w:sz w:val="28"/>
            <w:szCs w:val="28"/>
            <w:rtl/>
          </w:rPr>
          <w:t xml:space="preserve"> </w:t>
        </w:r>
        <w:r w:rsidRPr="00717A64">
          <w:rPr>
            <w:rFonts w:ascii="Tahoma" w:hAnsi="Tahoma" w:cs="Tahoma" w:hint="eastAsia"/>
            <w:sz w:val="22"/>
            <w:szCs w:val="22"/>
            <w:rtl/>
            <w:rPrChange w:id="269" w:author="רינת אביטל" w:date="2022-05-09T22:34:00Z">
              <w:rPr>
                <w:rFonts w:asciiTheme="minorHAnsi" w:hAnsi="Calibri" w:cstheme="minorBidi" w:hint="eastAsia"/>
                <w:color w:val="000000" w:themeColor="text1"/>
                <w:kern w:val="24"/>
                <w:sz w:val="28"/>
                <w:szCs w:val="28"/>
                <w:rtl/>
              </w:rPr>
            </w:rPrChange>
          </w:rPr>
          <w:t>אופרטור</w:t>
        </w:r>
        <w:r w:rsidRPr="00717A64">
          <w:rPr>
            <w:rFonts w:ascii="Tahoma" w:hAnsi="Tahoma" w:cs="Tahoma"/>
            <w:sz w:val="22"/>
            <w:szCs w:val="22"/>
            <w:rtl/>
            <w:rPrChange w:id="270" w:author="רינת אביטל" w:date="2022-05-09T22:34:00Z">
              <w:rPr>
                <w:rFonts w:asciiTheme="minorHAnsi" w:hAnsi="Calibri" w:cstheme="minorBidi"/>
                <w:color w:val="000000" w:themeColor="text1"/>
                <w:kern w:val="24"/>
                <w:sz w:val="28"/>
                <w:szCs w:val="28"/>
                <w:rtl/>
              </w:rPr>
            </w:rPrChange>
          </w:rPr>
          <w:t xml:space="preserve"> (+/-)</w:t>
        </w:r>
      </w:ins>
    </w:p>
    <w:p w14:paraId="0FA71B5F" w14:textId="496B7221" w:rsidR="00717A64" w:rsidRDefault="00717A64">
      <w:pPr>
        <w:bidi/>
        <w:ind w:left="720"/>
        <w:rPr>
          <w:ins w:id="271" w:author="רינת אביטל" w:date="2022-05-09T22:34:00Z"/>
          <w:rFonts w:ascii="Tahoma" w:hAnsi="Tahoma" w:cs="Tahoma"/>
          <w:sz w:val="22"/>
          <w:szCs w:val="22"/>
          <w:rtl/>
        </w:rPr>
        <w:pPrChange w:id="272" w:author="רינת אביטל" w:date="2022-05-09T22:38:00Z">
          <w:pPr>
            <w:bidi/>
          </w:pPr>
        </w:pPrChange>
      </w:pPr>
      <w:ins w:id="273" w:author="רינת אביטל" w:date="2022-05-09T22:32:00Z">
        <w:r>
          <w:rPr>
            <w:rFonts w:asciiTheme="minorHAnsi" w:hAnsi="Calibri" w:cstheme="minorBidi"/>
            <w:color w:val="000000" w:themeColor="text1"/>
            <w:kern w:val="24"/>
            <w:sz w:val="28"/>
            <w:szCs w:val="28"/>
          </w:rPr>
          <w:t>Class</w:t>
        </w:r>
      </w:ins>
      <w:ins w:id="274" w:author="רינת אביטל" w:date="2022-05-09T22:33:00Z">
        <w:r>
          <w:rPr>
            <w:rFonts w:asciiTheme="minorHAnsi" w:hAnsi="Calibri" w:cstheme="minorBidi" w:hint="cs"/>
            <w:color w:val="000000" w:themeColor="text1"/>
            <w:kern w:val="24"/>
            <w:sz w:val="28"/>
            <w:szCs w:val="28"/>
            <w:rtl/>
          </w:rPr>
          <w:t xml:space="preserve"> </w:t>
        </w:r>
        <w:r>
          <w:rPr>
            <w:rFonts w:asciiTheme="minorHAnsi" w:hAnsi="Calibri" w:cstheme="minorBidi"/>
            <w:color w:val="000000" w:themeColor="text1"/>
            <w:kern w:val="24"/>
            <w:sz w:val="28"/>
            <w:szCs w:val="28"/>
            <w:rtl/>
          </w:rPr>
          <w:t>–</w:t>
        </w:r>
        <w:r>
          <w:rPr>
            <w:rFonts w:asciiTheme="minorHAnsi" w:hAnsi="Calibri" w:cstheme="minorBidi" w:hint="cs"/>
            <w:color w:val="000000" w:themeColor="text1"/>
            <w:kern w:val="24"/>
            <w:sz w:val="28"/>
            <w:szCs w:val="28"/>
            <w:rtl/>
          </w:rPr>
          <w:t xml:space="preserve"> </w:t>
        </w:r>
        <w:r w:rsidRPr="00717A64">
          <w:rPr>
            <w:rFonts w:ascii="Tahoma" w:hAnsi="Tahoma" w:cs="Tahoma" w:hint="eastAsia"/>
            <w:sz w:val="22"/>
            <w:szCs w:val="22"/>
            <w:rtl/>
            <w:rPrChange w:id="275" w:author="רינת אביטל" w:date="2022-05-09T22:34:00Z">
              <w:rPr>
                <w:rFonts w:asciiTheme="minorHAnsi" w:hAnsi="Calibri" w:cstheme="minorBidi" w:hint="eastAsia"/>
                <w:color w:val="000000" w:themeColor="text1"/>
                <w:kern w:val="24"/>
                <w:sz w:val="28"/>
                <w:szCs w:val="28"/>
                <w:rtl/>
              </w:rPr>
            </w:rPrChange>
          </w:rPr>
          <w:t>מעלה</w:t>
        </w:r>
        <w:r w:rsidRPr="00717A64">
          <w:rPr>
            <w:rFonts w:ascii="Tahoma" w:hAnsi="Tahoma" w:cs="Tahoma"/>
            <w:sz w:val="22"/>
            <w:szCs w:val="22"/>
            <w:rtl/>
            <w:rPrChange w:id="276" w:author="רינת אביטל" w:date="2022-05-09T22:34:00Z">
              <w:rPr>
                <w:rFonts w:asciiTheme="minorHAnsi" w:hAnsi="Calibri" w:cstheme="minorBidi"/>
                <w:color w:val="000000" w:themeColor="text1"/>
                <w:kern w:val="24"/>
                <w:sz w:val="28"/>
                <w:szCs w:val="28"/>
                <w:rtl/>
              </w:rPr>
            </w:rPrChange>
          </w:rPr>
          <w:t xml:space="preserve"> של </w:t>
        </w:r>
        <w:proofErr w:type="gramStart"/>
        <w:r w:rsidRPr="00717A64">
          <w:rPr>
            <w:rFonts w:ascii="Tahoma" w:hAnsi="Tahoma" w:cs="Tahoma" w:hint="eastAsia"/>
            <w:sz w:val="22"/>
            <w:szCs w:val="22"/>
            <w:rtl/>
            <w:rPrChange w:id="277" w:author="רינת אביטל" w:date="2022-05-09T22:34:00Z">
              <w:rPr>
                <w:rFonts w:asciiTheme="minorHAnsi" w:hAnsi="Calibri" w:cstheme="minorBidi" w:hint="eastAsia"/>
                <w:color w:val="000000" w:themeColor="text1"/>
                <w:kern w:val="24"/>
                <w:sz w:val="28"/>
                <w:szCs w:val="28"/>
                <w:rtl/>
              </w:rPr>
            </w:rPrChange>
          </w:rPr>
          <w:t>האיבר</w:t>
        </w:r>
        <w:r w:rsidRPr="00717A64">
          <w:rPr>
            <w:rFonts w:ascii="Tahoma" w:hAnsi="Tahoma" w:cs="Tahoma"/>
            <w:sz w:val="22"/>
            <w:szCs w:val="22"/>
            <w:rPrChange w:id="278" w:author="רינת אביטל" w:date="2022-05-09T22:34:00Z">
              <w:rPr>
                <w:rFonts w:asciiTheme="minorHAnsi" w:hAnsi="Calibri" w:cstheme="minorBidi"/>
                <w:color w:val="000000" w:themeColor="text1"/>
                <w:kern w:val="24"/>
                <w:sz w:val="28"/>
                <w:szCs w:val="28"/>
              </w:rPr>
            </w:rPrChange>
          </w:rPr>
          <w:t xml:space="preserve"> </w:t>
        </w:r>
        <w:r w:rsidRPr="00717A64">
          <w:rPr>
            <w:rFonts w:ascii="Tahoma" w:hAnsi="Tahoma" w:cs="Tahoma"/>
            <w:sz w:val="22"/>
            <w:szCs w:val="22"/>
            <w:rtl/>
            <w:rPrChange w:id="279" w:author="רינת אביטל" w:date="2022-05-09T22:34:00Z">
              <w:rPr>
                <w:rFonts w:asciiTheme="minorHAnsi" w:hAnsi="Calibri" w:cstheme="minorBidi"/>
                <w:color w:val="000000" w:themeColor="text1"/>
                <w:kern w:val="24"/>
                <w:sz w:val="28"/>
                <w:szCs w:val="28"/>
                <w:rtl/>
              </w:rPr>
            </w:rPrChange>
          </w:rPr>
          <w:t xml:space="preserve"> (</w:t>
        </w:r>
      </w:ins>
      <w:proofErr w:type="gramEnd"/>
      <w:ins w:id="280" w:author="רינת אביטל" w:date="2022-05-09T22:34:00Z">
        <w:r w:rsidRPr="00717A64">
          <w:rPr>
            <w:rFonts w:ascii="Tahoma" w:hAnsi="Tahoma" w:cs="Tahoma" w:hint="eastAsia"/>
            <w:sz w:val="22"/>
            <w:szCs w:val="22"/>
            <w:rtl/>
            <w:rPrChange w:id="281" w:author="רינת אביטל" w:date="2022-05-09T22:34:00Z">
              <w:rPr>
                <w:rFonts w:asciiTheme="minorHAnsi" w:hAnsi="Calibri" w:cstheme="minorBidi" w:hint="eastAsia"/>
                <w:color w:val="000000" w:themeColor="text1"/>
                <w:kern w:val="24"/>
                <w:sz w:val="28"/>
                <w:szCs w:val="28"/>
                <w:rtl/>
              </w:rPr>
            </w:rPrChange>
          </w:rPr>
          <w:t>דרגה</w:t>
        </w:r>
      </w:ins>
      <w:ins w:id="282" w:author="רינת אביטל" w:date="2022-05-09T22:33:00Z">
        <w:r w:rsidRPr="00717A64">
          <w:rPr>
            <w:rFonts w:ascii="Tahoma" w:hAnsi="Tahoma" w:cs="Tahoma"/>
            <w:sz w:val="22"/>
            <w:szCs w:val="22"/>
            <w:rtl/>
            <w:rPrChange w:id="283" w:author="רינת אביטל" w:date="2022-05-09T22:34:00Z">
              <w:rPr>
                <w:rFonts w:asciiTheme="minorHAnsi" w:hAnsi="Calibri" w:cstheme="minorBidi"/>
                <w:color w:val="000000" w:themeColor="text1"/>
                <w:kern w:val="24"/>
                <w:sz w:val="28"/>
                <w:szCs w:val="28"/>
                <w:rtl/>
              </w:rPr>
            </w:rPrChange>
          </w:rPr>
          <w:t>)</w:t>
        </w:r>
      </w:ins>
    </w:p>
    <w:p w14:paraId="3A063BF9" w14:textId="5715B996" w:rsidR="00717A64" w:rsidRDefault="00717A64" w:rsidP="00717A64">
      <w:pPr>
        <w:bidi/>
        <w:rPr>
          <w:ins w:id="284" w:author="רינת אביטל" w:date="2022-05-09T22:34:00Z"/>
          <w:rFonts w:ascii="Tahoma" w:hAnsi="Tahoma" w:cs="Tahoma"/>
          <w:sz w:val="22"/>
          <w:szCs w:val="22"/>
          <w:rtl/>
        </w:rPr>
      </w:pPr>
    </w:p>
    <w:p w14:paraId="777D85E2" w14:textId="48C0AC12" w:rsidR="00717A64" w:rsidRDefault="000E385C" w:rsidP="00717A64">
      <w:pPr>
        <w:bidi/>
        <w:rPr>
          <w:ins w:id="285" w:author="רינת אביטל" w:date="2022-05-09T22:34:00Z"/>
          <w:rFonts w:ascii="Tahoma" w:hAnsi="Tahoma" w:cs="Tahoma"/>
          <w:sz w:val="22"/>
          <w:szCs w:val="22"/>
          <w:rtl/>
        </w:rPr>
      </w:pPr>
      <w:ins w:id="286" w:author="רינת אביטל" w:date="2022-05-09T22:36:00Z">
        <w:r w:rsidRPr="00D01622">
          <w:rPr>
            <w:rFonts w:ascii="Tahoma" w:hAnsi="Tahoma" w:cs="Tahoma"/>
            <w:noProof/>
            <w:sz w:val="22"/>
            <w:szCs w:val="22"/>
          </w:rPr>
          <mc:AlternateContent>
            <mc:Choice Requires="wpg">
              <w:drawing>
                <wp:anchor distT="0" distB="0" distL="114300" distR="114300" simplePos="0" relativeHeight="251837440" behindDoc="0" locked="0" layoutInCell="1" allowOverlap="1" wp14:anchorId="68C60CFF" wp14:editId="6EB8CBFD">
                  <wp:simplePos x="0" y="0"/>
                  <wp:positionH relativeFrom="column">
                    <wp:posOffset>2175510</wp:posOffset>
                  </wp:positionH>
                  <wp:positionV relativeFrom="paragraph">
                    <wp:posOffset>75988</wp:posOffset>
                  </wp:positionV>
                  <wp:extent cx="1540510" cy="831850"/>
                  <wp:effectExtent l="0" t="0" r="21590" b="25400"/>
                  <wp:wrapSquare wrapText="bothSides"/>
                  <wp:docPr id="60" name="קבוצה 22"/>
                  <wp:cNvGraphicFramePr/>
                  <a:graphic xmlns:a="http://schemas.openxmlformats.org/drawingml/2006/main">
                    <a:graphicData uri="http://schemas.microsoft.com/office/word/2010/wordprocessingGroup">
                      <wpg:wgp>
                        <wpg:cNvGrpSpPr/>
                        <wpg:grpSpPr>
                          <a:xfrm>
                            <a:off x="0" y="0"/>
                            <a:ext cx="1540510" cy="831850"/>
                            <a:chOff x="-495191" y="90497"/>
                            <a:chExt cx="3649405" cy="1073749"/>
                          </a:xfrm>
                        </wpg:grpSpPr>
                        <wpg:grpSp>
                          <wpg:cNvPr id="62" name="קבוצה 62"/>
                          <wpg:cNvGrpSpPr/>
                          <wpg:grpSpPr>
                            <a:xfrm>
                              <a:off x="0" y="541199"/>
                              <a:ext cx="3154214" cy="623047"/>
                              <a:chOff x="0" y="541199"/>
                              <a:chExt cx="1343873" cy="301756"/>
                            </a:xfrm>
                          </wpg:grpSpPr>
                          <wps:wsp>
                            <wps:cNvPr id="65" name="מלבן 65"/>
                            <wps:cNvSpPr/>
                            <wps:spPr>
                              <a:xfrm>
                                <a:off x="0" y="541199"/>
                                <a:ext cx="1343873" cy="301756"/>
                              </a:xfrm>
                              <a:prstGeom prst="rect">
                                <a:avLst/>
                              </a:prstGeom>
                              <a:solidFill>
                                <a:schemeClr val="accent2">
                                  <a:lumMod val="20000"/>
                                  <a:lumOff val="8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66" name="מלבן 66"/>
                            <wps:cNvSpPr/>
                            <wps:spPr>
                              <a:xfrm>
                                <a:off x="58978"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728FB7" w14:textId="666B1D44" w:rsidR="00717A64" w:rsidRDefault="00717A64" w:rsidP="00717A64">
                                  <w:pPr>
                                    <w:bidi/>
                                    <w:jc w:val="center"/>
                                    <w:rPr>
                                      <w:rFonts w:asciiTheme="minorHAnsi" w:hAnsi="Calibri" w:cstheme="minorBidi"/>
                                      <w:color w:val="000000" w:themeColor="text1"/>
                                      <w:kern w:val="24"/>
                                      <w:sz w:val="28"/>
                                      <w:szCs w:val="28"/>
                                    </w:rPr>
                                  </w:pPr>
                                  <w:del w:id="287" w:author="רינת אביטל" w:date="2022-05-09T22:36:00Z">
                                    <w:r w:rsidDel="00717A64">
                                      <w:rPr>
                                        <w:rFonts w:asciiTheme="minorHAnsi" w:hAnsi="Calibri" w:cstheme="minorBidi"/>
                                        <w:color w:val="000000" w:themeColor="text1"/>
                                        <w:kern w:val="24"/>
                                        <w:sz w:val="28"/>
                                        <w:szCs w:val="28"/>
                                      </w:rPr>
                                      <w:delText>Value</w:delText>
                                    </w:r>
                                  </w:del>
                                  <w:ins w:id="288" w:author="רינת אביטל" w:date="2022-05-09T22:36:00Z">
                                    <w:r>
                                      <w:rPr>
                                        <w:rFonts w:asciiTheme="minorHAnsi" w:hAnsi="Calibri" w:cstheme="minorBidi"/>
                                        <w:color w:val="000000" w:themeColor="text1"/>
                                        <w:kern w:val="24"/>
                                        <w:sz w:val="28"/>
                                        <w:szCs w:val="28"/>
                                      </w:rPr>
                                      <w:t>3</w:t>
                                    </w:r>
                                  </w:ins>
                                </w:p>
                              </w:txbxContent>
                            </wps:txbx>
                            <wps:bodyPr rtlCol="1" anchor="ctr"/>
                          </wps:wsp>
                          <wps:wsp>
                            <wps:cNvPr id="67" name="מלבן 67"/>
                            <wps:cNvSpPr/>
                            <wps:spPr>
                              <a:xfrm>
                                <a:off x="482745"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AEF8EC" w14:textId="76418B3D" w:rsidR="00717A64" w:rsidRDefault="00717A64" w:rsidP="00717A64">
                                  <w:pPr>
                                    <w:bidi/>
                                    <w:jc w:val="center"/>
                                    <w:rPr>
                                      <w:rFonts w:asciiTheme="minorHAnsi" w:hAnsi="Calibri" w:cstheme="minorBidi"/>
                                      <w:color w:val="000000" w:themeColor="text1"/>
                                      <w:kern w:val="24"/>
                                      <w:sz w:val="28"/>
                                      <w:szCs w:val="28"/>
                                    </w:rPr>
                                  </w:pPr>
                                  <w:del w:id="289" w:author="רינת אביטל" w:date="2022-05-09T22:36:00Z">
                                    <w:r w:rsidDel="00717A64">
                                      <w:rPr>
                                        <w:rFonts w:asciiTheme="minorHAnsi" w:hAnsi="Calibri" w:cstheme="minorBidi"/>
                                        <w:color w:val="000000" w:themeColor="text1"/>
                                        <w:kern w:val="24"/>
                                        <w:sz w:val="28"/>
                                        <w:szCs w:val="28"/>
                                      </w:rPr>
                                      <w:delText>Operator</w:delText>
                                    </w:r>
                                  </w:del>
                                  <w:ins w:id="290" w:author="רינת אביטל" w:date="2022-05-09T22:36:00Z">
                                    <w:r>
                                      <w:rPr>
                                        <w:rFonts w:asciiTheme="minorHAnsi" w:hAnsi="Calibri" w:cstheme="minorBidi"/>
                                        <w:color w:val="000000" w:themeColor="text1"/>
                                        <w:kern w:val="24"/>
                                        <w:sz w:val="28"/>
                                        <w:szCs w:val="28"/>
                                      </w:rPr>
                                      <w:t>+</w:t>
                                    </w:r>
                                  </w:ins>
                                </w:p>
                              </w:txbxContent>
                            </wps:txbx>
                            <wps:bodyPr rtlCol="1" anchor="ctr"/>
                          </wps:wsp>
                          <wps:wsp>
                            <wps:cNvPr id="68" name="מלבן 68"/>
                            <wps:cNvSpPr/>
                            <wps:spPr>
                              <a:xfrm>
                                <a:off x="913549"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CD6F2E" w14:textId="65C32445" w:rsidR="00717A64" w:rsidRDefault="00717A64" w:rsidP="00717A64">
                                  <w:pPr>
                                    <w:bidi/>
                                    <w:jc w:val="center"/>
                                    <w:rPr>
                                      <w:rFonts w:asciiTheme="minorHAnsi" w:hAnsi="Calibri" w:cstheme="minorBidi"/>
                                      <w:color w:val="000000" w:themeColor="text1"/>
                                      <w:kern w:val="24"/>
                                      <w:sz w:val="28"/>
                                      <w:szCs w:val="28"/>
                                    </w:rPr>
                                  </w:pPr>
                                  <w:del w:id="291" w:author="רינת אביטל" w:date="2022-05-09T22:37:00Z">
                                    <w:r w:rsidDel="00717A64">
                                      <w:rPr>
                                        <w:rFonts w:asciiTheme="minorHAnsi" w:hAnsi="Calibri" w:cstheme="minorBidi"/>
                                        <w:color w:val="000000" w:themeColor="text1"/>
                                        <w:kern w:val="24"/>
                                        <w:sz w:val="28"/>
                                        <w:szCs w:val="28"/>
                                      </w:rPr>
                                      <w:delText>Class</w:delText>
                                    </w:r>
                                  </w:del>
                                  <w:ins w:id="292" w:author="רינת אביטל" w:date="2022-05-09T22:37:00Z">
                                    <w:r>
                                      <w:rPr>
                                        <w:rFonts w:asciiTheme="minorHAnsi" w:hAnsi="Calibri" w:cstheme="minorBidi"/>
                                        <w:color w:val="000000" w:themeColor="text1"/>
                                        <w:kern w:val="24"/>
                                        <w:sz w:val="28"/>
                                        <w:szCs w:val="28"/>
                                      </w:rPr>
                                      <w:t>2</w:t>
                                    </w:r>
                                  </w:ins>
                                </w:p>
                              </w:txbxContent>
                            </wps:txbx>
                            <wps:bodyPr rtlCol="1" anchor="ctr"/>
                          </wps:wsp>
                        </wpg:grpSp>
                        <wps:wsp>
                          <wps:cNvPr id="69" name="תיבת טקסט 21"/>
                          <wps:cNvSpPr txBox="1"/>
                          <wps:spPr>
                            <a:xfrm>
                              <a:off x="-495191" y="90497"/>
                              <a:ext cx="2346890" cy="519156"/>
                            </a:xfrm>
                            <a:prstGeom prst="rect">
                              <a:avLst/>
                            </a:prstGeom>
                            <a:noFill/>
                            <a:ln w="15875" cmpd="sng">
                              <a:noFill/>
                            </a:ln>
                          </wps:spPr>
                          <wps:txbx>
                            <w:txbxContent>
                              <w:p w14:paraId="645F38C8" w14:textId="77777777" w:rsidR="00717A64" w:rsidRPr="000E385C" w:rsidRDefault="00717A64" w:rsidP="00717A64">
                                <w:pPr>
                                  <w:bidi/>
                                  <w:rPr>
                                    <w:rFonts w:asciiTheme="minorHAnsi" w:hAnsi="Calibri" w:cstheme="minorBidi"/>
                                    <w:color w:val="000000" w:themeColor="text1"/>
                                    <w:kern w:val="24"/>
                                    <w:rPrChange w:id="293" w:author="רינת אביטל" w:date="2022-05-09T22:37:00Z">
                                      <w:rPr>
                                        <w:rFonts w:asciiTheme="minorHAnsi" w:hAnsi="Calibri" w:cstheme="minorBidi"/>
                                        <w:color w:val="000000" w:themeColor="text1"/>
                                        <w:kern w:val="24"/>
                                        <w:sz w:val="36"/>
                                        <w:szCs w:val="36"/>
                                      </w:rPr>
                                    </w:rPrChange>
                                  </w:rPr>
                                </w:pPr>
                                <w:r w:rsidRPr="000E385C">
                                  <w:rPr>
                                    <w:rFonts w:asciiTheme="minorHAnsi" w:hAnsi="Calibri" w:cstheme="minorBidi"/>
                                    <w:color w:val="000000" w:themeColor="text1"/>
                                    <w:kern w:val="24"/>
                                    <w:rPrChange w:id="294" w:author="רינת אביטל" w:date="2022-05-09T22:37:00Z">
                                      <w:rPr>
                                        <w:rFonts w:asciiTheme="minorHAnsi" w:hAnsi="Calibri" w:cstheme="minorBidi"/>
                                        <w:color w:val="000000" w:themeColor="text1"/>
                                        <w:kern w:val="24"/>
                                        <w:sz w:val="36"/>
                                        <w:szCs w:val="36"/>
                                      </w:rPr>
                                    </w:rPrChange>
                                  </w:rPr>
                                  <w:t>Parameter</w:t>
                                </w:r>
                              </w:p>
                            </w:txbxContent>
                          </wps:txbx>
                          <wps:bodyPr wrap="square" rtlCol="1">
                            <a:noAutofit/>
                          </wps:bodyPr>
                        </wps:wsp>
                      </wpg:wgp>
                    </a:graphicData>
                  </a:graphic>
                  <wp14:sizeRelH relativeFrom="margin">
                    <wp14:pctWidth>0</wp14:pctWidth>
                  </wp14:sizeRelH>
                  <wp14:sizeRelV relativeFrom="margin">
                    <wp14:pctHeight>0</wp14:pctHeight>
                  </wp14:sizeRelV>
                </wp:anchor>
              </w:drawing>
            </mc:Choice>
            <mc:Fallback>
              <w:pict>
                <v:group w14:anchorId="68C60CFF" id="_x0000_s1043" style="position:absolute;left:0;text-align:left;margin-left:171.3pt;margin-top:6pt;width:121.3pt;height:65.5pt;z-index:251837440;mso-width-relative:margin;mso-height-relative:margin" coordorigin="-4951,904" coordsize="36494,10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">
                  <v:group id="_x0000_s1044" style="position:absolute;top:5411;width:31542;height:6231" coordorigin=",5411" coordsize="13438,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מלבן 65" o:spid="_x0000_s1045" style="position:absolute;top:5411;width:13438;height:3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" fillcolor="#fbe4d5 [661]" strokecolor="#ed7d31 [3205]" strokeweight="1.25pt"/>
                    <v:rect id="מלבן 66" o:spid="_x0000_s1046" style="position:absolute;left:589;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" fillcolor="#f7caac [1301]" strokecolor="#ed7d31 [3205]" strokeweight="1.25pt">
                      <v:textbox>
                        <w:txbxContent>
                          <w:p w14:paraId="60728FB7" w14:textId="666B1D44" w:rsidR="00717A64" w:rsidRDefault="00717A64" w:rsidP="00717A64">
                            <w:pPr>
                              <w:bidi/>
                              <w:jc w:val="center"/>
                              <w:rPr>
                                <w:rFonts w:asciiTheme="minorHAnsi" w:hAnsi="Calibri" w:cstheme="minorBidi"/>
                                <w:color w:val="000000" w:themeColor="text1"/>
                                <w:kern w:val="24"/>
                                <w:sz w:val="28"/>
                                <w:szCs w:val="28"/>
                              </w:rPr>
                            </w:pPr>
                            <w:del w:id="295" w:author="רינת אביטל" w:date="2022-05-09T22:36:00Z">
                              <w:r w:rsidDel="00717A64">
                                <w:rPr>
                                  <w:rFonts w:asciiTheme="minorHAnsi" w:hAnsi="Calibri" w:cstheme="minorBidi"/>
                                  <w:color w:val="000000" w:themeColor="text1"/>
                                  <w:kern w:val="24"/>
                                  <w:sz w:val="28"/>
                                  <w:szCs w:val="28"/>
                                </w:rPr>
                                <w:delText>Value</w:delText>
                              </w:r>
                            </w:del>
                            <w:ins w:id="296" w:author="רינת אביטל" w:date="2022-05-09T22:36:00Z">
                              <w:r>
                                <w:rPr>
                                  <w:rFonts w:asciiTheme="minorHAnsi" w:hAnsi="Calibri" w:cstheme="minorBidi"/>
                                  <w:color w:val="000000" w:themeColor="text1"/>
                                  <w:kern w:val="24"/>
                                  <w:sz w:val="28"/>
                                  <w:szCs w:val="28"/>
                                </w:rPr>
                                <w:t>3</w:t>
                              </w:r>
                            </w:ins>
                          </w:p>
                        </w:txbxContent>
                      </v:textbox>
                    </v:rect>
                    <v:rect id="מלבן 67" o:spid="_x0000_s1047" style="position:absolute;left:4827;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" fillcolor="#f7caac [1301]" strokecolor="#ed7d31 [3205]" strokeweight="1.25pt">
                      <v:textbox>
                        <w:txbxContent>
                          <w:p w14:paraId="73AEF8EC" w14:textId="76418B3D" w:rsidR="00717A64" w:rsidRDefault="00717A64" w:rsidP="00717A64">
                            <w:pPr>
                              <w:bidi/>
                              <w:jc w:val="center"/>
                              <w:rPr>
                                <w:rFonts w:asciiTheme="minorHAnsi" w:hAnsi="Calibri" w:cstheme="minorBidi"/>
                                <w:color w:val="000000" w:themeColor="text1"/>
                                <w:kern w:val="24"/>
                                <w:sz w:val="28"/>
                                <w:szCs w:val="28"/>
                              </w:rPr>
                            </w:pPr>
                            <w:del w:id="297" w:author="רינת אביטל" w:date="2022-05-09T22:36:00Z">
                              <w:r w:rsidDel="00717A64">
                                <w:rPr>
                                  <w:rFonts w:asciiTheme="minorHAnsi" w:hAnsi="Calibri" w:cstheme="minorBidi"/>
                                  <w:color w:val="000000" w:themeColor="text1"/>
                                  <w:kern w:val="24"/>
                                  <w:sz w:val="28"/>
                                  <w:szCs w:val="28"/>
                                </w:rPr>
                                <w:delText>Operator</w:delText>
                              </w:r>
                            </w:del>
                            <w:ins w:id="298" w:author="רינת אביטל" w:date="2022-05-09T22:36:00Z">
                              <w:r>
                                <w:rPr>
                                  <w:rFonts w:asciiTheme="minorHAnsi" w:hAnsi="Calibri" w:cstheme="minorBidi"/>
                                  <w:color w:val="000000" w:themeColor="text1"/>
                                  <w:kern w:val="24"/>
                                  <w:sz w:val="28"/>
                                  <w:szCs w:val="28"/>
                                </w:rPr>
                                <w:t>+</w:t>
                              </w:r>
                            </w:ins>
                          </w:p>
                        </w:txbxContent>
                      </v:textbox>
                    </v:rect>
                    <v:rect id="מלבן 68" o:spid="_x0000_s1048" style="position:absolute;left:9135;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" fillcolor="#f7caac [1301]" strokecolor="#ed7d31 [3205]" strokeweight="1.25pt">
                      <v:textbox>
                        <w:txbxContent>
                          <w:p w14:paraId="2FCD6F2E" w14:textId="65C32445" w:rsidR="00717A64" w:rsidRDefault="00717A64" w:rsidP="00717A64">
                            <w:pPr>
                              <w:bidi/>
                              <w:jc w:val="center"/>
                              <w:rPr>
                                <w:rFonts w:asciiTheme="minorHAnsi" w:hAnsi="Calibri" w:cstheme="minorBidi"/>
                                <w:color w:val="000000" w:themeColor="text1"/>
                                <w:kern w:val="24"/>
                                <w:sz w:val="28"/>
                                <w:szCs w:val="28"/>
                              </w:rPr>
                            </w:pPr>
                            <w:del w:id="299" w:author="רינת אביטל" w:date="2022-05-09T22:37:00Z">
                              <w:r w:rsidDel="00717A64">
                                <w:rPr>
                                  <w:rFonts w:asciiTheme="minorHAnsi" w:hAnsi="Calibri" w:cstheme="minorBidi"/>
                                  <w:color w:val="000000" w:themeColor="text1"/>
                                  <w:kern w:val="24"/>
                                  <w:sz w:val="28"/>
                                  <w:szCs w:val="28"/>
                                </w:rPr>
                                <w:delText>Class</w:delText>
                              </w:r>
                            </w:del>
                            <w:ins w:id="300" w:author="רינת אביטל" w:date="2022-05-09T22:37:00Z">
                              <w:r>
                                <w:rPr>
                                  <w:rFonts w:asciiTheme="minorHAnsi" w:hAnsi="Calibri" w:cstheme="minorBidi"/>
                                  <w:color w:val="000000" w:themeColor="text1"/>
                                  <w:kern w:val="24"/>
                                  <w:sz w:val="28"/>
                                  <w:szCs w:val="28"/>
                                </w:rPr>
                                <w:t>2</w:t>
                              </w:r>
                            </w:ins>
                          </w:p>
                        </w:txbxContent>
                      </v:textbox>
                    </v:rect>
                  </v:group>
                  <v:shape id="תיבת טקסט 21" o:spid="_x0000_s1049" type="#_x0000_t202" style="position:absolute;left:-4951;top:904;width:23467;height:5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" filled="f" stroked="f" strokeweight="1.25pt">
                    <v:textbox>
                      <w:txbxContent>
                        <w:p w14:paraId="645F38C8" w14:textId="77777777" w:rsidR="00717A64" w:rsidRPr="000E385C" w:rsidRDefault="00717A64" w:rsidP="00717A64">
                          <w:pPr>
                            <w:bidi/>
                            <w:rPr>
                              <w:rFonts w:asciiTheme="minorHAnsi" w:hAnsi="Calibri" w:cstheme="minorBidi"/>
                              <w:color w:val="000000" w:themeColor="text1"/>
                              <w:kern w:val="24"/>
                              <w:rPrChange w:id="301" w:author="רינת אביטל" w:date="2022-05-09T22:37:00Z">
                                <w:rPr>
                                  <w:rFonts w:asciiTheme="minorHAnsi" w:hAnsi="Calibri" w:cstheme="minorBidi"/>
                                  <w:color w:val="000000" w:themeColor="text1"/>
                                  <w:kern w:val="24"/>
                                  <w:sz w:val="36"/>
                                  <w:szCs w:val="36"/>
                                </w:rPr>
                              </w:rPrChange>
                            </w:rPr>
                          </w:pPr>
                          <w:r w:rsidRPr="000E385C">
                            <w:rPr>
                              <w:rFonts w:asciiTheme="minorHAnsi" w:hAnsi="Calibri" w:cstheme="minorBidi"/>
                              <w:color w:val="000000" w:themeColor="text1"/>
                              <w:kern w:val="24"/>
                              <w:rPrChange w:id="302" w:author="רינת אביטל" w:date="2022-05-09T22:37:00Z">
                                <w:rPr>
                                  <w:rFonts w:asciiTheme="minorHAnsi" w:hAnsi="Calibri" w:cstheme="minorBidi"/>
                                  <w:color w:val="000000" w:themeColor="text1"/>
                                  <w:kern w:val="24"/>
                                  <w:sz w:val="36"/>
                                  <w:szCs w:val="36"/>
                                </w:rPr>
                              </w:rPrChange>
                            </w:rPr>
                            <w:t>Parameter</w:t>
                          </w:r>
                        </w:p>
                      </w:txbxContent>
                    </v:textbox>
                  </v:shape>
                  <w10:wrap type="square"/>
                </v:group>
              </w:pict>
            </mc:Fallback>
          </mc:AlternateContent>
        </w:r>
      </w:ins>
    </w:p>
    <w:p w14:paraId="55E684AE" w14:textId="07C26C48" w:rsidR="00717A64" w:rsidRDefault="00717A64">
      <w:pPr>
        <w:bidi/>
        <w:ind w:left="720"/>
        <w:rPr>
          <w:ins w:id="303" w:author="רינת אביטל" w:date="2022-05-09T22:36:00Z"/>
          <w:rFonts w:ascii="Tahoma" w:hAnsi="Tahoma" w:cs="Tahoma"/>
          <w:rtl/>
        </w:rPr>
        <w:pPrChange w:id="304" w:author="רינת אביטל" w:date="2022-05-09T22:39:00Z">
          <w:pPr>
            <w:bidi/>
          </w:pPr>
        </w:pPrChange>
      </w:pPr>
      <w:ins w:id="305" w:author="רינת אביטל" w:date="2022-05-09T22:34:00Z">
        <w:r w:rsidRPr="00717A64">
          <w:rPr>
            <w:rFonts w:ascii="Tahoma" w:hAnsi="Tahoma" w:cs="Tahoma" w:hint="cs"/>
            <w:sz w:val="22"/>
            <w:szCs w:val="22"/>
            <w:rtl/>
          </w:rPr>
          <w:t>לד</w:t>
        </w:r>
      </w:ins>
      <w:ins w:id="306" w:author="רינת אביטל" w:date="2022-05-09T22:35:00Z">
        <w:r w:rsidRPr="00717A64">
          <w:rPr>
            <w:rFonts w:ascii="Tahoma" w:hAnsi="Tahoma" w:cs="Tahoma" w:hint="cs"/>
            <w:sz w:val="22"/>
            <w:szCs w:val="22"/>
            <w:rtl/>
          </w:rPr>
          <w:t xml:space="preserve">וגמא: </w:t>
        </w:r>
      </w:ins>
      <m:oMath>
        <m:r>
          <w:ins w:id="307" w:author="רינת אביטל" w:date="2022-05-09T22:35:00Z">
            <m:rPr>
              <m:sty m:val="p"/>
            </m:rPr>
            <w:rPr>
              <w:rFonts w:ascii="Cambria Math" w:hAnsi="Cambria Math" w:cs="Tahoma"/>
              <w:sz w:val="32"/>
              <w:szCs w:val="32"/>
              <w:rtl/>
              <w:rPrChange w:id="308" w:author="רינת אביטל" w:date="2022-05-09T22:35:00Z">
                <w:rPr>
                  <w:rFonts w:ascii="Cambria Math" w:hAnsi="Cambria Math" w:cs="Tahoma"/>
                  <w:sz w:val="22"/>
                  <w:szCs w:val="22"/>
                  <w:rtl/>
                </w:rPr>
              </w:rPrChange>
            </w:rPr>
            <m:t>3</m:t>
          </w:ins>
        </m:r>
        <m:sSup>
          <m:sSupPr>
            <m:ctrlPr>
              <w:ins w:id="309" w:author="רינת אביטל" w:date="2022-05-09T22:35:00Z">
                <w:rPr>
                  <w:rFonts w:ascii="Cambria Math" w:hAnsi="Cambria Math" w:cs="Tahoma"/>
                  <w:i/>
                  <w:iCs/>
                  <w:sz w:val="32"/>
                  <w:szCs w:val="32"/>
                </w:rPr>
              </w:ins>
            </m:ctrlPr>
          </m:sSupPr>
          <m:e>
            <m:r>
              <w:ins w:id="310" w:author="רינת אביטל" w:date="2022-05-09T22:35:00Z">
                <w:rPr>
                  <w:rFonts w:ascii="Cambria Math" w:hAnsi="Cambria Math" w:cs="Tahoma"/>
                  <w:sz w:val="32"/>
                  <w:szCs w:val="32"/>
                  <w:rPrChange w:id="311" w:author="רינת אביטל" w:date="2022-05-09T22:35:00Z">
                    <w:rPr>
                      <w:rFonts w:ascii="Cambria Math" w:hAnsi="Cambria Math" w:cs="Tahoma"/>
                      <w:sz w:val="22"/>
                      <w:szCs w:val="22"/>
                    </w:rPr>
                  </w:rPrChange>
                </w:rPr>
                <m:t>x</m:t>
              </w:ins>
            </m:r>
          </m:e>
          <m:sup>
            <m:r>
              <w:ins w:id="312" w:author="רינת אביטל" w:date="2022-05-09T22:35:00Z">
                <m:rPr>
                  <m:sty m:val="p"/>
                </m:rPr>
                <w:rPr>
                  <w:rFonts w:ascii="Cambria Math" w:hAnsi="Cambria Math" w:cs="Tahoma"/>
                  <w:sz w:val="32"/>
                  <w:szCs w:val="32"/>
                  <w:rtl/>
                  <w:rPrChange w:id="313" w:author="רינת אביטל" w:date="2022-05-09T22:35:00Z">
                    <w:rPr>
                      <w:rFonts w:ascii="Cambria Math" w:hAnsi="Cambria Math" w:cs="Tahoma"/>
                      <w:sz w:val="22"/>
                      <w:szCs w:val="22"/>
                      <w:rtl/>
                    </w:rPr>
                  </w:rPrChange>
                </w:rPr>
                <m:t>2</m:t>
              </w:ins>
            </m:r>
          </m:sup>
        </m:sSup>
      </m:oMath>
      <w:ins w:id="314" w:author="רינת אביטל" w:date="2022-05-09T22:36:00Z">
        <w:r>
          <w:rPr>
            <w:rFonts w:ascii="Tahoma" w:hAnsi="Tahoma" w:cs="Tahoma" w:hint="cs"/>
            <w:rtl/>
          </w:rPr>
          <w:t xml:space="preserve"> </w:t>
        </w:r>
      </w:ins>
    </w:p>
    <w:p w14:paraId="05AC2839" w14:textId="5E38C791" w:rsidR="00717A64" w:rsidRPr="00717A64" w:rsidRDefault="00717A64">
      <w:pPr>
        <w:bidi/>
        <w:rPr>
          <w:ins w:id="315" w:author="רינת אביטל" w:date="2022-05-09T22:32:00Z"/>
          <w:rFonts w:ascii="Tahoma" w:hAnsi="Tahoma" w:cs="Tahoma"/>
          <w:rPrChange w:id="316" w:author="רינת אביטל" w:date="2022-05-09T22:35:00Z">
            <w:rPr>
              <w:ins w:id="317" w:author="רינת אביטל" w:date="2022-05-09T22:32:00Z"/>
              <w:rFonts w:asciiTheme="minorHAnsi" w:hAnsi="Calibri" w:cstheme="minorBidi"/>
              <w:color w:val="000000" w:themeColor="text1"/>
              <w:kern w:val="24"/>
              <w:sz w:val="28"/>
              <w:szCs w:val="28"/>
            </w:rPr>
          </w:rPrChange>
        </w:rPr>
        <w:pPrChange w:id="318" w:author="רינת אביטל" w:date="2022-05-09T22:36:00Z">
          <w:pPr>
            <w:bidi/>
            <w:jc w:val="center"/>
          </w:pPr>
        </w:pPrChange>
      </w:pPr>
    </w:p>
    <w:p w14:paraId="376314CA" w14:textId="79579549" w:rsidR="00D01622" w:rsidRDefault="00D01622" w:rsidP="00717A64">
      <w:pPr>
        <w:bidi/>
        <w:spacing w:after="240" w:line="360" w:lineRule="auto"/>
        <w:jc w:val="both"/>
        <w:rPr>
          <w:ins w:id="319" w:author="רינת אביטל" w:date="2022-05-09T22:43:00Z"/>
          <w:rFonts w:ascii="Tahoma" w:hAnsi="Tahoma" w:cs="Tahoma"/>
          <w:sz w:val="22"/>
          <w:szCs w:val="22"/>
          <w:rtl/>
        </w:rPr>
      </w:pPr>
    </w:p>
    <w:p w14:paraId="30070D9A" w14:textId="42022222" w:rsidR="000D404A" w:rsidRDefault="000D404A" w:rsidP="000D404A">
      <w:pPr>
        <w:bidi/>
        <w:spacing w:after="240" w:line="360" w:lineRule="auto"/>
        <w:jc w:val="both"/>
        <w:rPr>
          <w:ins w:id="320" w:author="רינת אביטל" w:date="2022-05-09T22:43:00Z"/>
          <w:rFonts w:ascii="Tahoma" w:hAnsi="Tahoma" w:cs="Tahoma"/>
          <w:sz w:val="22"/>
          <w:szCs w:val="22"/>
          <w:rtl/>
        </w:rPr>
      </w:pPr>
    </w:p>
    <w:p w14:paraId="1C9DDB19" w14:textId="77777777" w:rsidR="000D404A" w:rsidRDefault="000D404A" w:rsidP="000D404A">
      <w:pPr>
        <w:bidi/>
        <w:spacing w:after="240" w:line="360" w:lineRule="auto"/>
        <w:jc w:val="both"/>
        <w:rPr>
          <w:ins w:id="321" w:author="רינת אביטל" w:date="2022-05-09T22:39:00Z"/>
          <w:rFonts w:ascii="Tahoma" w:hAnsi="Tahoma" w:cs="Tahoma"/>
          <w:sz w:val="22"/>
          <w:szCs w:val="22"/>
          <w:rtl/>
        </w:rPr>
      </w:pPr>
    </w:p>
    <w:p w14:paraId="4110F911" w14:textId="497EE118" w:rsidR="000E385C" w:rsidRDefault="00D336F2" w:rsidP="000E385C">
      <w:pPr>
        <w:pStyle w:val="a3"/>
        <w:numPr>
          <w:ilvl w:val="0"/>
          <w:numId w:val="28"/>
        </w:numPr>
        <w:bidi/>
        <w:spacing w:after="240" w:line="360" w:lineRule="auto"/>
        <w:jc w:val="both"/>
        <w:rPr>
          <w:ins w:id="322" w:author="רינת אביטל" w:date="2022-05-09T22:43:00Z"/>
          <w:rFonts w:ascii="Tahoma" w:hAnsi="Tahoma" w:cs="Tahoma"/>
          <w:sz w:val="22"/>
          <w:szCs w:val="22"/>
        </w:rPr>
      </w:pPr>
      <w:r>
        <w:rPr>
          <w:rFonts w:ascii="Tahoma" w:hAnsi="Tahoma" w:cs="Tahoma" w:hint="cs"/>
          <w:noProof/>
          <w:sz w:val="22"/>
          <w:szCs w:val="22"/>
          <w:rtl/>
          <w:lang w:val="he-IL"/>
        </w:rPr>
        <w:lastRenderedPageBreak/>
        <mc:AlternateContent>
          <mc:Choice Requires="wpg">
            <w:drawing>
              <wp:anchor distT="0" distB="0" distL="114300" distR="114300" simplePos="0" relativeHeight="251842560" behindDoc="0" locked="0" layoutInCell="1" allowOverlap="1" wp14:anchorId="13105A28" wp14:editId="42768BBE">
                <wp:simplePos x="0" y="0"/>
                <wp:positionH relativeFrom="column">
                  <wp:posOffset>186055</wp:posOffset>
                </wp:positionH>
                <wp:positionV relativeFrom="paragraph">
                  <wp:posOffset>591754</wp:posOffset>
                </wp:positionV>
                <wp:extent cx="1998292" cy="2193658"/>
                <wp:effectExtent l="0" t="0" r="21590" b="16510"/>
                <wp:wrapTopAndBottom/>
                <wp:docPr id="96" name="קבוצה 96"/>
                <wp:cNvGraphicFramePr/>
                <a:graphic xmlns:a="http://schemas.openxmlformats.org/drawingml/2006/main">
                  <a:graphicData uri="http://schemas.microsoft.com/office/word/2010/wordprocessingGroup">
                    <wpg:wgp>
                      <wpg:cNvGrpSpPr/>
                      <wpg:grpSpPr>
                        <a:xfrm>
                          <a:off x="0" y="0"/>
                          <a:ext cx="1998292" cy="2193658"/>
                          <a:chOff x="0" y="0"/>
                          <a:chExt cx="1998292" cy="2193658"/>
                        </a:xfrm>
                      </wpg:grpSpPr>
                      <wpg:grpSp>
                        <wpg:cNvPr id="70" name="קבוצה 57"/>
                        <wpg:cNvGrpSpPr/>
                        <wpg:grpSpPr>
                          <a:xfrm>
                            <a:off x="59266" y="406400"/>
                            <a:ext cx="1939026" cy="1787258"/>
                            <a:chOff x="0" y="0"/>
                            <a:chExt cx="1939026" cy="1787258"/>
                          </a:xfrm>
                        </wpg:grpSpPr>
                        <wpg:grpSp>
                          <wpg:cNvPr id="71" name="קבוצה 71"/>
                          <wpg:cNvGrpSpPr/>
                          <wpg:grpSpPr>
                            <a:xfrm>
                              <a:off x="0" y="0"/>
                              <a:ext cx="1939026" cy="476618"/>
                              <a:chOff x="0" y="0"/>
                              <a:chExt cx="1391816" cy="372744"/>
                            </a:xfrm>
                          </wpg:grpSpPr>
                          <wps:wsp>
                            <wps:cNvPr id="73" name="מלבן 73"/>
                            <wps:cNvSpPr/>
                            <wps:spPr>
                              <a:xfrm>
                                <a:off x="0" y="0"/>
                                <a:ext cx="1391816" cy="372744"/>
                              </a:xfrm>
                              <a:prstGeom prst="rect">
                                <a:avLst/>
                              </a:prstGeom>
                              <a:solidFill>
                                <a:schemeClr val="accent2">
                                  <a:lumMod val="20000"/>
                                  <a:lumOff val="8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75" name="מלבן 75"/>
                            <wps:cNvSpPr/>
                            <wps:spPr>
                              <a:xfrm>
                                <a:off x="67004" y="87745"/>
                                <a:ext cx="361395"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1F8205" w14:textId="77777777" w:rsidR="000D404A" w:rsidRDefault="000D404A" w:rsidP="000D404A">
                                  <w:pPr>
                                    <w:bidi/>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Value</w:t>
                                  </w:r>
                                </w:p>
                              </w:txbxContent>
                            </wps:txbx>
                            <wps:bodyPr rtlCol="1" anchor="ctr"/>
                          </wps:wsp>
                          <wps:wsp>
                            <wps:cNvPr id="76" name="מלבן 76"/>
                            <wps:cNvSpPr/>
                            <wps:spPr>
                              <a:xfrm>
                                <a:off x="475523" y="87745"/>
                                <a:ext cx="440771"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052B65" w14:textId="77777777" w:rsidR="000D404A" w:rsidRDefault="000D404A" w:rsidP="000D404A">
                                  <w:pPr>
                                    <w:bidi/>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Operator</w:t>
                                  </w:r>
                                </w:p>
                              </w:txbxContent>
                            </wps:txbx>
                            <wps:bodyPr rtlCol="1" anchor="ctr"/>
                          </wps:wsp>
                          <wps:wsp>
                            <wps:cNvPr id="77" name="מלבן 77"/>
                            <wps:cNvSpPr/>
                            <wps:spPr>
                              <a:xfrm>
                                <a:off x="963417" y="87745"/>
                                <a:ext cx="368366"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DDD4F6" w14:textId="77777777" w:rsidR="000D404A" w:rsidRDefault="000D404A" w:rsidP="000D404A">
                                  <w:pPr>
                                    <w:bidi/>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Class</w:t>
                                  </w:r>
                                </w:p>
                              </w:txbxContent>
                            </wps:txbx>
                            <wps:bodyPr rtlCol="1" anchor="ctr"/>
                          </wps:wsp>
                        </wpg:grpSp>
                        <wpg:grpSp>
                          <wpg:cNvPr id="79" name="קבוצה 79"/>
                          <wpg:cNvGrpSpPr/>
                          <wpg:grpSpPr>
                            <a:xfrm>
                              <a:off x="0" y="1310640"/>
                              <a:ext cx="1939026" cy="476618"/>
                              <a:chOff x="0" y="1310640"/>
                              <a:chExt cx="1391816" cy="372744"/>
                            </a:xfrm>
                          </wpg:grpSpPr>
                          <wps:wsp>
                            <wps:cNvPr id="80" name="מלבן 80"/>
                            <wps:cNvSpPr/>
                            <wps:spPr>
                              <a:xfrm>
                                <a:off x="0" y="1310640"/>
                                <a:ext cx="1391816" cy="372744"/>
                              </a:xfrm>
                              <a:prstGeom prst="rect">
                                <a:avLst/>
                              </a:prstGeom>
                              <a:solidFill>
                                <a:schemeClr val="accent2">
                                  <a:lumMod val="20000"/>
                                  <a:lumOff val="8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81" name="מלבן 81"/>
                            <wps:cNvSpPr/>
                            <wps:spPr>
                              <a:xfrm>
                                <a:off x="67004" y="1398385"/>
                                <a:ext cx="361395"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1AC7A7" w14:textId="77777777" w:rsidR="000D404A" w:rsidRDefault="000D404A" w:rsidP="000D404A">
                                  <w:pPr>
                                    <w:bidi/>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Value</w:t>
                                  </w:r>
                                </w:p>
                              </w:txbxContent>
                            </wps:txbx>
                            <wps:bodyPr rtlCol="1" anchor="ctr"/>
                          </wps:wsp>
                          <wps:wsp>
                            <wps:cNvPr id="83" name="מלבן 83"/>
                            <wps:cNvSpPr/>
                            <wps:spPr>
                              <a:xfrm>
                                <a:off x="475523" y="1398385"/>
                                <a:ext cx="440771"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47A992" w14:textId="77777777" w:rsidR="000D404A" w:rsidRDefault="000D404A" w:rsidP="000D404A">
                                  <w:pPr>
                                    <w:bidi/>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Operator</w:t>
                                  </w:r>
                                </w:p>
                              </w:txbxContent>
                            </wps:txbx>
                            <wps:bodyPr rtlCol="1" anchor="ctr"/>
                          </wps:wsp>
                          <wps:wsp>
                            <wps:cNvPr id="85" name="מלבן 85"/>
                            <wps:cNvSpPr/>
                            <wps:spPr>
                              <a:xfrm>
                                <a:off x="963417" y="1398385"/>
                                <a:ext cx="368366"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C148CA" w14:textId="77777777" w:rsidR="000D404A" w:rsidRDefault="000D404A" w:rsidP="000D404A">
                                  <w:pPr>
                                    <w:bidi/>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Class</w:t>
                                  </w:r>
                                </w:p>
                              </w:txbxContent>
                            </wps:txbx>
                            <wps:bodyPr rtlCol="1" anchor="ctr"/>
                          </wps:wsp>
                        </wpg:grpSp>
                        <wpg:grpSp>
                          <wpg:cNvPr id="86" name="קבוצה 86"/>
                          <wpg:cNvGrpSpPr/>
                          <wpg:grpSpPr>
                            <a:xfrm>
                              <a:off x="0" y="657988"/>
                              <a:ext cx="1939026" cy="476618"/>
                              <a:chOff x="0" y="657988"/>
                              <a:chExt cx="1391816" cy="372744"/>
                            </a:xfrm>
                          </wpg:grpSpPr>
                          <wps:wsp>
                            <wps:cNvPr id="87" name="מלבן 87"/>
                            <wps:cNvSpPr/>
                            <wps:spPr>
                              <a:xfrm>
                                <a:off x="0" y="657988"/>
                                <a:ext cx="1391816" cy="372744"/>
                              </a:xfrm>
                              <a:prstGeom prst="rect">
                                <a:avLst/>
                              </a:prstGeom>
                              <a:solidFill>
                                <a:schemeClr val="accent2">
                                  <a:lumMod val="20000"/>
                                  <a:lumOff val="8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88" name="מלבן 88"/>
                            <wps:cNvSpPr/>
                            <wps:spPr>
                              <a:xfrm>
                                <a:off x="67004" y="745733"/>
                                <a:ext cx="361395"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2668AC" w14:textId="77777777" w:rsidR="000D404A" w:rsidRDefault="000D404A" w:rsidP="000D404A">
                                  <w:pPr>
                                    <w:bidi/>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Value</w:t>
                                  </w:r>
                                </w:p>
                              </w:txbxContent>
                            </wps:txbx>
                            <wps:bodyPr rtlCol="1" anchor="ctr"/>
                          </wps:wsp>
                          <wps:wsp>
                            <wps:cNvPr id="89" name="מלבן 89"/>
                            <wps:cNvSpPr/>
                            <wps:spPr>
                              <a:xfrm>
                                <a:off x="475523" y="745733"/>
                                <a:ext cx="440771"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2D05B1" w14:textId="77777777" w:rsidR="000D404A" w:rsidRDefault="000D404A" w:rsidP="000D404A">
                                  <w:pPr>
                                    <w:bidi/>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Operator</w:t>
                                  </w:r>
                                </w:p>
                              </w:txbxContent>
                            </wps:txbx>
                            <wps:bodyPr rtlCol="1" anchor="ctr"/>
                          </wps:wsp>
                          <wps:wsp>
                            <wps:cNvPr id="90" name="מלבן 90"/>
                            <wps:cNvSpPr/>
                            <wps:spPr>
                              <a:xfrm>
                                <a:off x="963417" y="745733"/>
                                <a:ext cx="368366"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5523B6" w14:textId="77777777" w:rsidR="000D404A" w:rsidRDefault="000D404A" w:rsidP="000D404A">
                                  <w:pPr>
                                    <w:bidi/>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Class</w:t>
                                  </w:r>
                                </w:p>
                              </w:txbxContent>
                            </wps:txbx>
                            <wps:bodyPr rtlCol="1" anchor="ctr"/>
                          </wps:wsp>
                        </wpg:grpSp>
                        <wps:wsp>
                          <wps:cNvPr id="91" name="מחבר חץ ישר 91"/>
                          <wps:cNvCnPr>
                            <a:cxnSpLocks/>
                          </wps:cNvCnPr>
                          <wps:spPr>
                            <a:xfrm>
                              <a:off x="969513" y="1134606"/>
                              <a:ext cx="0" cy="176459"/>
                            </a:xfrm>
                            <a:prstGeom prst="straightConnector1">
                              <a:avLst/>
                            </a:prstGeom>
                            <a:ln w="1270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 name="מחבר חץ ישר 92"/>
                          <wps:cNvCnPr>
                            <a:cxnSpLocks/>
                          </wps:cNvCnPr>
                          <wps:spPr>
                            <a:xfrm>
                              <a:off x="969513" y="481529"/>
                              <a:ext cx="0" cy="176459"/>
                            </a:xfrm>
                            <a:prstGeom prst="straightConnector1">
                              <a:avLst/>
                            </a:prstGeom>
                            <a:ln w="1270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93" name="תיבת טקסט 92">
                          <a:extLst>
                            <a:ext uri="{FF2B5EF4-FFF2-40B4-BE49-F238E27FC236}">
                              <a16:creationId xmlns:a16="http://schemas.microsoft.com/office/drawing/2014/main" id="{E165BB1D-3ECE-DC59-5EF0-5AE0A077227D}"/>
                            </a:ext>
                          </a:extLst>
                        </wps:cNvPr>
                        <wps:cNvSpPr txBox="1"/>
                        <wps:spPr>
                          <a:xfrm>
                            <a:off x="0" y="0"/>
                            <a:ext cx="1489710" cy="308610"/>
                          </a:xfrm>
                          <a:prstGeom prst="rect">
                            <a:avLst/>
                          </a:prstGeom>
                          <a:noFill/>
                        </wps:spPr>
                        <wps:txbx>
                          <w:txbxContent>
                            <w:p w14:paraId="2F2024F7" w14:textId="63ED9FA4" w:rsidR="000D404A" w:rsidRPr="000D404A" w:rsidRDefault="000D404A" w:rsidP="000D404A">
                              <w:pPr>
                                <w:bidi/>
                                <w:rPr>
                                  <w:rFonts w:asciiTheme="minorHAnsi" w:hAnsi="Calibri" w:cstheme="minorBidi"/>
                                  <w:color w:val="000000" w:themeColor="text1"/>
                                  <w:kern w:val="24"/>
                                  <w:sz w:val="28"/>
                                  <w:szCs w:val="28"/>
                                  <w:rPrChange w:id="323" w:author="רינת אביטל" w:date="2022-05-09T22:45:00Z">
                                    <w:rPr>
                                      <w:rFonts w:asciiTheme="minorHAnsi" w:hAnsi="Calibri" w:cstheme="minorBidi"/>
                                      <w:color w:val="000000" w:themeColor="text1"/>
                                      <w:kern w:val="24"/>
                                      <w:sz w:val="36"/>
                                      <w:szCs w:val="36"/>
                                    </w:rPr>
                                  </w:rPrChange>
                                </w:rPr>
                              </w:pPr>
                              <w:r w:rsidRPr="000D404A">
                                <w:rPr>
                                  <w:rFonts w:asciiTheme="minorHAnsi" w:hAnsi="Calibri" w:cstheme="minorBidi"/>
                                  <w:color w:val="000000" w:themeColor="text1"/>
                                  <w:kern w:val="24"/>
                                  <w:sz w:val="28"/>
                                  <w:szCs w:val="28"/>
                                  <w:rPrChange w:id="324" w:author="רינת אביטל" w:date="2022-05-09T22:45:00Z">
                                    <w:rPr>
                                      <w:rFonts w:asciiTheme="minorHAnsi" w:hAnsi="Calibri" w:cstheme="minorBidi"/>
                                      <w:color w:val="000000" w:themeColor="text1"/>
                                      <w:kern w:val="24"/>
                                      <w:sz w:val="36"/>
                                      <w:szCs w:val="36"/>
                                    </w:rPr>
                                  </w:rPrChange>
                                </w:rPr>
                                <w:t>List&lt;</w:t>
                              </w:r>
                              <w:ins w:id="325" w:author="רינת אביטל" w:date="2022-05-09T22:45:00Z">
                                <w:r w:rsidRPr="000D404A">
                                  <w:rPr>
                                    <w:rFonts w:asciiTheme="minorHAnsi" w:hAnsi="Calibri" w:cstheme="minorBidi"/>
                                    <w:color w:val="000000" w:themeColor="text1"/>
                                    <w:kern w:val="24"/>
                                    <w:sz w:val="28"/>
                                    <w:szCs w:val="28"/>
                                    <w:rPrChange w:id="326" w:author="רינת אביטל" w:date="2022-05-09T22:45:00Z">
                                      <w:rPr>
                                        <w:rFonts w:asciiTheme="minorHAnsi" w:hAnsi="Calibri" w:cstheme="minorBidi"/>
                                        <w:color w:val="000000" w:themeColor="text1"/>
                                        <w:kern w:val="24"/>
                                        <w:sz w:val="36"/>
                                        <w:szCs w:val="36"/>
                                      </w:rPr>
                                    </w:rPrChange>
                                  </w:rPr>
                                  <w:t xml:space="preserve"> Parameter</w:t>
                                </w:r>
                              </w:ins>
                              <w:del w:id="327" w:author="רינת אביטל" w:date="2022-05-09T22:45:00Z">
                                <w:r w:rsidRPr="000D404A" w:rsidDel="000D404A">
                                  <w:rPr>
                                    <w:rFonts w:asciiTheme="minorHAnsi" w:hAnsi="Calibri" w:cstheme="minorBidi"/>
                                    <w:color w:val="000000" w:themeColor="text1"/>
                                    <w:kern w:val="24"/>
                                    <w:sz w:val="28"/>
                                    <w:szCs w:val="28"/>
                                    <w:rPrChange w:id="328" w:author="רינת אביטל" w:date="2022-05-09T22:45:00Z">
                                      <w:rPr>
                                        <w:rFonts w:asciiTheme="minorHAnsi" w:hAnsi="Calibri" w:cstheme="minorBidi"/>
                                        <w:color w:val="000000" w:themeColor="text1"/>
                                        <w:kern w:val="24"/>
                                        <w:sz w:val="36"/>
                                        <w:szCs w:val="36"/>
                                      </w:rPr>
                                    </w:rPrChange>
                                  </w:rPr>
                                  <w:delText>Point</w:delText>
                                </w:r>
                              </w:del>
                              <w:r w:rsidRPr="000D404A">
                                <w:rPr>
                                  <w:rFonts w:asciiTheme="minorHAnsi" w:hAnsi="Calibri" w:cstheme="minorBidi"/>
                                  <w:color w:val="000000" w:themeColor="text1"/>
                                  <w:kern w:val="24"/>
                                  <w:sz w:val="28"/>
                                  <w:szCs w:val="28"/>
                                  <w:rPrChange w:id="329" w:author="רינת אביטל" w:date="2022-05-09T22:45:00Z">
                                    <w:rPr>
                                      <w:rFonts w:asciiTheme="minorHAnsi" w:hAnsi="Calibri" w:cstheme="minorBidi"/>
                                      <w:color w:val="000000" w:themeColor="text1"/>
                                      <w:kern w:val="24"/>
                                      <w:sz w:val="36"/>
                                      <w:szCs w:val="36"/>
                                    </w:rPr>
                                  </w:rPrChange>
                                </w:rPr>
                                <w:t>&gt;</w:t>
                              </w:r>
                            </w:p>
                          </w:txbxContent>
                        </wps:txbx>
                        <wps:bodyPr wrap="square" rtlCol="1">
                          <a:spAutoFit/>
                        </wps:bodyPr>
                      </wps:wsp>
                    </wpg:wgp>
                  </a:graphicData>
                </a:graphic>
              </wp:anchor>
            </w:drawing>
          </mc:Choice>
          <mc:Fallback>
            <w:pict>
              <v:group w14:anchorId="13105A28" id="קבוצה 96" o:spid="_x0000_s1050" style="position:absolute;left:0;text-align:left;margin-left:14.65pt;margin-top:46.6pt;width:157.35pt;height:172.75pt;z-index:251842560" coordsize="19982,21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">
                <v:group id="קבוצה 57" o:spid="_x0000_s1051" style="position:absolute;left:592;top:4064;width:19390;height:17872" coordsize="19390,17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קבוצה 71" o:spid="_x0000_s1052" style="position:absolute;width:19390;height:4766"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מלבן 73" o:spid="_x0000_s1053" style="position:absolute;width:1391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" fillcolor="#fbe4d5 [661]" strokecolor="#ed7d31 [3205]" strokeweight="1pt"/>
                    <v:rect id="מלבן 75" o:spid="_x0000_s1054" style="position:absolute;left:670;top:877;width:3613;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" fillcolor="#f7caac [1301]" strokecolor="#ed7d31 [3205]" strokeweight="1pt">
                      <v:textbox>
                        <w:txbxContent>
                          <w:p w14:paraId="381F8205" w14:textId="77777777" w:rsidR="000D404A" w:rsidRDefault="000D404A" w:rsidP="000D404A">
                            <w:pPr>
                              <w:bidi/>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Value</w:t>
                            </w:r>
                          </w:p>
                        </w:txbxContent>
                      </v:textbox>
                    </v:rect>
                    <v:rect id="מלבן 76" o:spid="_x0000_s1055" style="position:absolute;left:4755;top:877;width:4407;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" fillcolor="#f7caac [1301]" strokecolor="#ed7d31 [3205]" strokeweight="1pt">
                      <v:textbox>
                        <w:txbxContent>
                          <w:p w14:paraId="45052B65" w14:textId="77777777" w:rsidR="000D404A" w:rsidRDefault="000D404A" w:rsidP="000D404A">
                            <w:pPr>
                              <w:bidi/>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Operator</w:t>
                            </w:r>
                          </w:p>
                        </w:txbxContent>
                      </v:textbox>
                    </v:rect>
                    <v:rect id="מלבן 77" o:spid="_x0000_s1056" style="position:absolute;left:9634;top:877;width:3683;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" fillcolor="#f7caac [1301]" strokecolor="#ed7d31 [3205]" strokeweight="1pt">
                      <v:textbox>
                        <w:txbxContent>
                          <w:p w14:paraId="30DDD4F6" w14:textId="77777777" w:rsidR="000D404A" w:rsidRDefault="000D404A" w:rsidP="000D404A">
                            <w:pPr>
                              <w:bidi/>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Class</w:t>
                            </w:r>
                          </w:p>
                        </w:txbxContent>
                      </v:textbox>
                    </v:rect>
                  </v:group>
                  <v:group id="קבוצה 79" o:spid="_x0000_s1057" style="position:absolute;top:13106;width:19390;height:4766" coordorigin=",13106"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מלבן 80" o:spid="_x0000_s1058" style="position:absolute;top:13106;width:1391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" fillcolor="#fbe4d5 [661]" strokecolor="#ed7d31 [3205]" strokeweight="1pt"/>
                    <v:rect id="מלבן 81" o:spid="_x0000_s1059" style="position:absolute;left:670;top:13983;width:3613;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" fillcolor="#f7caac [1301]" strokecolor="#ed7d31 [3205]" strokeweight="1pt">
                      <v:textbox>
                        <w:txbxContent>
                          <w:p w14:paraId="2B1AC7A7" w14:textId="77777777" w:rsidR="000D404A" w:rsidRDefault="000D404A" w:rsidP="000D404A">
                            <w:pPr>
                              <w:bidi/>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Value</w:t>
                            </w:r>
                          </w:p>
                        </w:txbxContent>
                      </v:textbox>
                    </v:rect>
                    <v:rect id="מלבן 83" o:spid="_x0000_s1060" style="position:absolute;left:4755;top:13983;width:4407;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" fillcolor="#f7caac [1301]" strokecolor="#ed7d31 [3205]" strokeweight="1pt">
                      <v:textbox>
                        <w:txbxContent>
                          <w:p w14:paraId="2D47A992" w14:textId="77777777" w:rsidR="000D404A" w:rsidRDefault="000D404A" w:rsidP="000D404A">
                            <w:pPr>
                              <w:bidi/>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Operator</w:t>
                            </w:r>
                          </w:p>
                        </w:txbxContent>
                      </v:textbox>
                    </v:rect>
                    <v:rect id="מלבן 85" o:spid="_x0000_s1061" style="position:absolute;left:9634;top:13983;width:3683;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" fillcolor="#f7caac [1301]" strokecolor="#ed7d31 [3205]" strokeweight="1pt">
                      <v:textbox>
                        <w:txbxContent>
                          <w:p w14:paraId="2AC148CA" w14:textId="77777777" w:rsidR="000D404A" w:rsidRDefault="000D404A" w:rsidP="000D404A">
                            <w:pPr>
                              <w:bidi/>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Class</w:t>
                            </w:r>
                          </w:p>
                        </w:txbxContent>
                      </v:textbox>
                    </v:rect>
                  </v:group>
                  <v:group id="קבוצה 86" o:spid="_x0000_s1062" style="position:absolute;top:6579;width:19390;height:4767" coordorigin=",6579"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מלבן 87" o:spid="_x0000_s1063" style="position:absolute;top:6579;width:13918;height:3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" fillcolor="#fbe4d5 [661]" strokecolor="#ed7d31 [3205]" strokeweight="1pt"/>
                    <v:rect id="מלבן 88" o:spid="_x0000_s1064" style="position:absolute;left:670;top:7457;width:3613;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" fillcolor="#f7caac [1301]" strokecolor="#ed7d31 [3205]" strokeweight="1pt">
                      <v:textbox>
                        <w:txbxContent>
                          <w:p w14:paraId="5C2668AC" w14:textId="77777777" w:rsidR="000D404A" w:rsidRDefault="000D404A" w:rsidP="000D404A">
                            <w:pPr>
                              <w:bidi/>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Value</w:t>
                            </w:r>
                          </w:p>
                        </w:txbxContent>
                      </v:textbox>
                    </v:rect>
                    <v:rect id="מלבן 89" o:spid="_x0000_s1065" style="position:absolute;left:4755;top:7457;width:4407;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" fillcolor="#f7caac [1301]" strokecolor="#ed7d31 [3205]" strokeweight="1pt">
                      <v:textbox>
                        <w:txbxContent>
                          <w:p w14:paraId="012D05B1" w14:textId="77777777" w:rsidR="000D404A" w:rsidRDefault="000D404A" w:rsidP="000D404A">
                            <w:pPr>
                              <w:bidi/>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Operator</w:t>
                            </w:r>
                          </w:p>
                        </w:txbxContent>
                      </v:textbox>
                    </v:rect>
                    <v:rect id="מלבן 90" o:spid="_x0000_s1066" style="position:absolute;left:9634;top:7457;width:3683;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" fillcolor="#f7caac [1301]" strokecolor="#ed7d31 [3205]" strokeweight="1pt">
                      <v:textbox>
                        <w:txbxContent>
                          <w:p w14:paraId="2C5523B6" w14:textId="77777777" w:rsidR="000D404A" w:rsidRDefault="000D404A" w:rsidP="000D404A">
                            <w:pPr>
                              <w:bidi/>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Class</w:t>
                            </w:r>
                          </w:p>
                        </w:txbxContent>
                      </v:textbox>
                    </v:rect>
                  </v:group>
                  <v:shapetype id="_x0000_t32" coordsize="21600,21600" o:spt="32" o:oned="t" path="m,l21600,21600e" filled="f">
                    <v:path arrowok="t" fillok="f" o:connecttype="none"/>
                    <o:lock v:ext="edit" shapetype="t"/>
                  </v:shapetype>
                  <v:shape id="מחבר חץ ישר 91" o:spid="_x0000_s1067" type="#_x0000_t32" style="position:absolute;left:9695;top:11346;width:0;height:1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" strokecolor="black [3213]" strokeweight="1pt">
                    <v:stroke endarrow="block"/>
                    <o:lock v:ext="edit" shapetype="f"/>
                  </v:shape>
                  <v:shape id="מחבר חץ ישר 92" o:spid="_x0000_s1068" type="#_x0000_t32" style="position:absolute;left:9695;top:4815;width:0;height:1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" strokecolor="black [3213]" strokeweight="1pt">
                    <v:stroke endarrow="block"/>
                    <o:lock v:ext="edit" shapetype="f"/>
                  </v:shape>
                </v:group>
                <v:shape id="תיבת טקסט 92" o:spid="_x0000_s1069" type="#_x0000_t202" style="position:absolute;width:14897;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" filled="f" stroked="f">
                  <v:textbox style="mso-fit-shape-to-text:t">
                    <w:txbxContent>
                      <w:p w14:paraId="2F2024F7" w14:textId="63ED9FA4" w:rsidR="000D404A" w:rsidRPr="000D404A" w:rsidRDefault="000D404A" w:rsidP="000D404A">
                        <w:pPr>
                          <w:bidi/>
                          <w:rPr>
                            <w:rFonts w:asciiTheme="minorHAnsi" w:hAnsi="Calibri" w:cstheme="minorBidi"/>
                            <w:color w:val="000000" w:themeColor="text1"/>
                            <w:kern w:val="24"/>
                            <w:sz w:val="28"/>
                            <w:szCs w:val="28"/>
                            <w:rPrChange w:id="330" w:author="רינת אביטל" w:date="2022-05-09T22:45:00Z">
                              <w:rPr>
                                <w:rFonts w:asciiTheme="minorHAnsi" w:hAnsi="Calibri" w:cstheme="minorBidi"/>
                                <w:color w:val="000000" w:themeColor="text1"/>
                                <w:kern w:val="24"/>
                                <w:sz w:val="36"/>
                                <w:szCs w:val="36"/>
                              </w:rPr>
                            </w:rPrChange>
                          </w:rPr>
                        </w:pPr>
                        <w:r w:rsidRPr="000D404A">
                          <w:rPr>
                            <w:rFonts w:asciiTheme="minorHAnsi" w:hAnsi="Calibri" w:cstheme="minorBidi"/>
                            <w:color w:val="000000" w:themeColor="text1"/>
                            <w:kern w:val="24"/>
                            <w:sz w:val="28"/>
                            <w:szCs w:val="28"/>
                            <w:rPrChange w:id="331" w:author="רינת אביטל" w:date="2022-05-09T22:45:00Z">
                              <w:rPr>
                                <w:rFonts w:asciiTheme="minorHAnsi" w:hAnsi="Calibri" w:cstheme="minorBidi"/>
                                <w:color w:val="000000" w:themeColor="text1"/>
                                <w:kern w:val="24"/>
                                <w:sz w:val="36"/>
                                <w:szCs w:val="36"/>
                              </w:rPr>
                            </w:rPrChange>
                          </w:rPr>
                          <w:t>List&lt;</w:t>
                        </w:r>
                        <w:ins w:id="332" w:author="רינת אביטל" w:date="2022-05-09T22:45:00Z">
                          <w:r w:rsidRPr="000D404A">
                            <w:rPr>
                              <w:rFonts w:asciiTheme="minorHAnsi" w:hAnsi="Calibri" w:cstheme="minorBidi"/>
                              <w:color w:val="000000" w:themeColor="text1"/>
                              <w:kern w:val="24"/>
                              <w:sz w:val="28"/>
                              <w:szCs w:val="28"/>
                              <w:rPrChange w:id="333" w:author="רינת אביטל" w:date="2022-05-09T22:45:00Z">
                                <w:rPr>
                                  <w:rFonts w:asciiTheme="minorHAnsi" w:hAnsi="Calibri" w:cstheme="minorBidi"/>
                                  <w:color w:val="000000" w:themeColor="text1"/>
                                  <w:kern w:val="24"/>
                                  <w:sz w:val="36"/>
                                  <w:szCs w:val="36"/>
                                </w:rPr>
                              </w:rPrChange>
                            </w:rPr>
                            <w:t xml:space="preserve"> Parameter</w:t>
                          </w:r>
                        </w:ins>
                        <w:del w:id="334" w:author="רינת אביטל" w:date="2022-05-09T22:45:00Z">
                          <w:r w:rsidRPr="000D404A" w:rsidDel="000D404A">
                            <w:rPr>
                              <w:rFonts w:asciiTheme="minorHAnsi" w:hAnsi="Calibri" w:cstheme="minorBidi"/>
                              <w:color w:val="000000" w:themeColor="text1"/>
                              <w:kern w:val="24"/>
                              <w:sz w:val="28"/>
                              <w:szCs w:val="28"/>
                              <w:rPrChange w:id="335" w:author="רינת אביטל" w:date="2022-05-09T22:45:00Z">
                                <w:rPr>
                                  <w:rFonts w:asciiTheme="minorHAnsi" w:hAnsi="Calibri" w:cstheme="minorBidi"/>
                                  <w:color w:val="000000" w:themeColor="text1"/>
                                  <w:kern w:val="24"/>
                                  <w:sz w:val="36"/>
                                  <w:szCs w:val="36"/>
                                </w:rPr>
                              </w:rPrChange>
                            </w:rPr>
                            <w:delText>Point</w:delText>
                          </w:r>
                        </w:del>
                        <w:r w:rsidRPr="000D404A">
                          <w:rPr>
                            <w:rFonts w:asciiTheme="minorHAnsi" w:hAnsi="Calibri" w:cstheme="minorBidi"/>
                            <w:color w:val="000000" w:themeColor="text1"/>
                            <w:kern w:val="24"/>
                            <w:sz w:val="28"/>
                            <w:szCs w:val="28"/>
                            <w:rPrChange w:id="336" w:author="רינת אביטל" w:date="2022-05-09T22:45:00Z">
                              <w:rPr>
                                <w:rFonts w:asciiTheme="minorHAnsi" w:hAnsi="Calibri" w:cstheme="minorBidi"/>
                                <w:color w:val="000000" w:themeColor="text1"/>
                                <w:kern w:val="24"/>
                                <w:sz w:val="36"/>
                                <w:szCs w:val="36"/>
                              </w:rPr>
                            </w:rPrChange>
                          </w:rPr>
                          <w:t>&gt;</w:t>
                        </w:r>
                      </w:p>
                    </w:txbxContent>
                  </v:textbox>
                </v:shape>
                <w10:wrap type="topAndBottom"/>
              </v:group>
            </w:pict>
          </mc:Fallback>
        </mc:AlternateContent>
      </w:r>
      <w:ins w:id="337" w:author="רינת אביטל" w:date="2022-05-09T22:40:00Z">
        <w:r w:rsidR="000E385C">
          <w:rPr>
            <w:rFonts w:ascii="Tahoma" w:hAnsi="Tahoma" w:cs="Tahoma" w:hint="cs"/>
            <w:sz w:val="22"/>
            <w:szCs w:val="22"/>
            <w:rtl/>
          </w:rPr>
          <w:t>על מנת שאוכל לאגד את כל רצף האיברים הקיימים לי אצטרך ליצור רשימ</w:t>
        </w:r>
      </w:ins>
      <w:ins w:id="338" w:author="רינת אביטל" w:date="2022-05-09T22:41:00Z">
        <w:r w:rsidR="000E385C">
          <w:rPr>
            <w:rFonts w:ascii="Tahoma" w:hAnsi="Tahoma" w:cs="Tahoma" w:hint="cs"/>
            <w:sz w:val="22"/>
            <w:szCs w:val="22"/>
            <w:rtl/>
          </w:rPr>
          <w:t>ת פרמטרים שתכיל את כל רצף האיברים הקיימים בפונקציה.</w:t>
        </w:r>
      </w:ins>
    </w:p>
    <w:p w14:paraId="7D7E8D29" w14:textId="65B41B0E" w:rsidR="000D404A" w:rsidRDefault="000D404A" w:rsidP="000D404A">
      <w:pPr>
        <w:pStyle w:val="a3"/>
        <w:bidi/>
        <w:spacing w:after="240" w:line="360" w:lineRule="auto"/>
        <w:jc w:val="both"/>
        <w:rPr>
          <w:ins w:id="339" w:author="רינת אביטל" w:date="2022-05-09T22:43:00Z"/>
          <w:rFonts w:ascii="Tahoma" w:hAnsi="Tahoma" w:cs="Tahoma"/>
          <w:sz w:val="22"/>
          <w:szCs w:val="22"/>
          <w:rtl/>
        </w:rPr>
      </w:pPr>
    </w:p>
    <w:p w14:paraId="28603105" w14:textId="30DC5C22" w:rsidR="000D404A" w:rsidRDefault="005E42CF" w:rsidP="00D336F2">
      <w:pPr>
        <w:pStyle w:val="a3"/>
        <w:numPr>
          <w:ilvl w:val="0"/>
          <w:numId w:val="28"/>
        </w:numPr>
        <w:bidi/>
        <w:spacing w:after="240" w:line="360" w:lineRule="auto"/>
        <w:jc w:val="both"/>
        <w:rPr>
          <w:ins w:id="340" w:author="רינת אביטל" w:date="2022-05-09T22:51:00Z"/>
          <w:rFonts w:ascii="Tahoma" w:hAnsi="Tahoma" w:cs="Tahoma"/>
          <w:sz w:val="22"/>
          <w:szCs w:val="22"/>
        </w:rPr>
      </w:pPr>
      <w:ins w:id="341" w:author="רינת אביטל" w:date="2022-05-09T22:51:00Z">
        <w:r w:rsidRPr="005E42CF">
          <w:rPr>
            <w:rFonts w:ascii="Tahoma" w:hAnsi="Tahoma" w:cs="Tahoma"/>
            <w:noProof/>
            <w:sz w:val="22"/>
            <w:szCs w:val="22"/>
          </w:rPr>
          <mc:AlternateContent>
            <mc:Choice Requires="wpg">
              <w:drawing>
                <wp:anchor distT="0" distB="0" distL="114300" distR="114300" simplePos="0" relativeHeight="251844608" behindDoc="0" locked="0" layoutInCell="1" allowOverlap="1" wp14:anchorId="1AFD0290" wp14:editId="58DBC1FA">
                  <wp:simplePos x="0" y="0"/>
                  <wp:positionH relativeFrom="column">
                    <wp:posOffset>-307521</wp:posOffset>
                  </wp:positionH>
                  <wp:positionV relativeFrom="paragraph">
                    <wp:posOffset>798618</wp:posOffset>
                  </wp:positionV>
                  <wp:extent cx="3568592" cy="3486761"/>
                  <wp:effectExtent l="0" t="0" r="13335" b="19050"/>
                  <wp:wrapTopAndBottom/>
                  <wp:docPr id="97" name="קבוצה 62"/>
                  <wp:cNvGraphicFramePr/>
                  <a:graphic xmlns:a="http://schemas.openxmlformats.org/drawingml/2006/main">
                    <a:graphicData uri="http://schemas.microsoft.com/office/word/2010/wordprocessingGroup">
                      <wpg:wgp>
                        <wpg:cNvGrpSpPr/>
                        <wpg:grpSpPr>
                          <a:xfrm>
                            <a:off x="0" y="0"/>
                            <a:ext cx="3568592" cy="3486761"/>
                            <a:chOff x="-214388" y="42333"/>
                            <a:chExt cx="3568592" cy="3486761"/>
                          </a:xfrm>
                        </wpg:grpSpPr>
                        <wps:wsp>
                          <wps:cNvPr id="98" name="מחבר חץ ישר 98"/>
                          <wps:cNvCnPr>
                            <a:cxnSpLocks/>
                          </wps:cNvCnPr>
                          <wps:spPr>
                            <a:xfrm flipH="1">
                              <a:off x="2468325" y="1222202"/>
                              <a:ext cx="193098" cy="4586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99" name="קבוצה 99"/>
                          <wpg:cNvGrpSpPr/>
                          <wpg:grpSpPr>
                            <a:xfrm>
                              <a:off x="-214388" y="42333"/>
                              <a:ext cx="3568592" cy="1174960"/>
                              <a:chOff x="-214388" y="42333"/>
                              <a:chExt cx="3568592" cy="1174960"/>
                            </a:xfrm>
                          </wpg:grpSpPr>
                          <wpg:grpSp>
                            <wpg:cNvPr id="100" name="קבוצה 100"/>
                            <wpg:cNvGrpSpPr/>
                            <wpg:grpSpPr>
                              <a:xfrm>
                                <a:off x="0" y="545367"/>
                                <a:ext cx="3354204" cy="671926"/>
                                <a:chOff x="0" y="545367"/>
                                <a:chExt cx="1429080" cy="325429"/>
                              </a:xfrm>
                            </wpg:grpSpPr>
                            <wps:wsp>
                              <wps:cNvPr id="101" name="מלבן 101"/>
                              <wps:cNvSpPr/>
                              <wps:spPr>
                                <a:xfrm>
                                  <a:off x="0" y="545367"/>
                                  <a:ext cx="1429080" cy="325429"/>
                                </a:xfrm>
                                <a:prstGeom prst="rect">
                                  <a:avLst/>
                                </a:prstGeom>
                                <a:solidFill>
                                  <a:schemeClr val="accent2">
                                    <a:lumMod val="20000"/>
                                    <a:lumOff val="8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102" name="מלבן 102"/>
                              <wps:cNvSpPr/>
                              <wps:spPr>
                                <a:xfrm>
                                  <a:off x="56204" y="603060"/>
                                  <a:ext cx="36836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29A8FC8" w14:textId="77777777" w:rsidR="00D336F2" w:rsidRDefault="00D336F2" w:rsidP="00D336F2">
                                    <w:pPr>
                                      <w:bidi/>
                                      <w:jc w:val="cente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Class</w:t>
                                    </w:r>
                                  </w:p>
                                </w:txbxContent>
                              </wps:txbx>
                              <wps:bodyPr rtlCol="1" anchor="ctr"/>
                            </wps:wsp>
                            <wps:wsp>
                              <wps:cNvPr id="103" name="מלבן 103"/>
                              <wps:cNvSpPr/>
                              <wps:spPr>
                                <a:xfrm>
                                  <a:off x="479971" y="603060"/>
                                  <a:ext cx="36836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54A2113" w14:textId="77777777" w:rsidR="00D336F2" w:rsidRDefault="00D336F2" w:rsidP="00D336F2">
                                    <w:pPr>
                                      <w:bidi/>
                                      <w:jc w:val="cente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Count</w:t>
                                    </w:r>
                                  </w:p>
                                </w:txbxContent>
                              </wps:txbx>
                              <wps:bodyPr rtlCol="1" anchor="ctr"/>
                            </wps:wsp>
                            <wps:wsp>
                              <wps:cNvPr id="104" name="מלבן 104"/>
                              <wps:cNvSpPr/>
                              <wps:spPr>
                                <a:xfrm>
                                  <a:off x="910775" y="603060"/>
                                  <a:ext cx="45277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78D021" w14:textId="77777777" w:rsidR="00D336F2" w:rsidRDefault="00D336F2" w:rsidP="00D336F2">
                                    <w:pPr>
                                      <w:bidi/>
                                      <w:jc w:val="cente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Parameters</w:t>
                                    </w:r>
                                  </w:p>
                                </w:txbxContent>
                              </wps:txbx>
                              <wps:bodyPr rtlCol="1" anchor="ctr"/>
                            </wps:wsp>
                          </wpg:grpSp>
                          <wps:wsp>
                            <wps:cNvPr id="105" name="תיבת טקסט 25"/>
                            <wps:cNvSpPr txBox="1"/>
                            <wps:spPr>
                              <a:xfrm>
                                <a:off x="-214388" y="42333"/>
                                <a:ext cx="1210945" cy="382905"/>
                              </a:xfrm>
                              <a:prstGeom prst="rect">
                                <a:avLst/>
                              </a:prstGeom>
                              <a:noFill/>
                              <a:ln w="12700" cmpd="sng">
                                <a:noFill/>
                                <a:prstDash val="solid"/>
                              </a:ln>
                            </wps:spPr>
                            <wps:txbx>
                              <w:txbxContent>
                                <w:p w14:paraId="3A43EB3C" w14:textId="77777777" w:rsidR="00D336F2" w:rsidRDefault="00D336F2" w:rsidP="00D336F2">
                                  <w:pPr>
                                    <w:bidi/>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Equation</w:t>
                                  </w:r>
                                </w:p>
                              </w:txbxContent>
                            </wps:txbx>
                            <wps:bodyPr wrap="square" rtlCol="1">
                              <a:spAutoFit/>
                            </wps:bodyPr>
                          </wps:wsp>
                        </wpg:grpSp>
                        <wpg:grpSp>
                          <wpg:cNvPr id="106" name="קבוצה 106"/>
                          <wpg:cNvGrpSpPr/>
                          <wpg:grpSpPr>
                            <a:xfrm>
                              <a:off x="1415178" y="1741836"/>
                              <a:ext cx="1939026" cy="1787258"/>
                              <a:chOff x="1415178" y="1741836"/>
                              <a:chExt cx="1939026" cy="1787258"/>
                            </a:xfrm>
                          </wpg:grpSpPr>
                          <wpg:grpSp>
                            <wpg:cNvPr id="107" name="קבוצה 107"/>
                            <wpg:cNvGrpSpPr/>
                            <wpg:grpSpPr>
                              <a:xfrm>
                                <a:off x="1415178" y="1741836"/>
                                <a:ext cx="1939026" cy="476618"/>
                                <a:chOff x="1415178" y="1741836"/>
                                <a:chExt cx="1391816" cy="372744"/>
                              </a:xfrm>
                            </wpg:grpSpPr>
                            <wps:wsp>
                              <wps:cNvPr id="108" name="מלבן 108"/>
                              <wps:cNvSpPr/>
                              <wps:spPr>
                                <a:xfrm>
                                  <a:off x="1415178" y="1741836"/>
                                  <a:ext cx="1391816" cy="372744"/>
                                </a:xfrm>
                                <a:prstGeom prst="rect">
                                  <a:avLst/>
                                </a:prstGeom>
                                <a:solidFill>
                                  <a:schemeClr val="accent2">
                                    <a:lumMod val="20000"/>
                                    <a:lumOff val="8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109" name="מלבן 109"/>
                              <wps:cNvSpPr/>
                              <wps:spPr>
                                <a:xfrm>
                                  <a:off x="1482182" y="1829581"/>
                                  <a:ext cx="361395"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58F4264" w14:textId="77777777" w:rsidR="00D336F2" w:rsidRDefault="00D336F2" w:rsidP="00D336F2">
                                    <w:pPr>
                                      <w:bidi/>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Value</w:t>
                                    </w:r>
                                  </w:p>
                                </w:txbxContent>
                              </wps:txbx>
                              <wps:bodyPr rtlCol="1" anchor="ctr"/>
                            </wps:wsp>
                            <wps:wsp>
                              <wps:cNvPr id="110" name="מלבן 110"/>
                              <wps:cNvSpPr/>
                              <wps:spPr>
                                <a:xfrm>
                                  <a:off x="1890701" y="1829581"/>
                                  <a:ext cx="440771"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5F7C9FB" w14:textId="77777777" w:rsidR="00D336F2" w:rsidRDefault="00D336F2" w:rsidP="00D336F2">
                                    <w:pPr>
                                      <w:bidi/>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Operator</w:t>
                                    </w:r>
                                  </w:p>
                                </w:txbxContent>
                              </wps:txbx>
                              <wps:bodyPr rtlCol="1" anchor="ctr"/>
                            </wps:wsp>
                            <wps:wsp>
                              <wps:cNvPr id="111" name="מלבן 111"/>
                              <wps:cNvSpPr/>
                              <wps:spPr>
                                <a:xfrm>
                                  <a:off x="2378595" y="1829581"/>
                                  <a:ext cx="36836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174730A" w14:textId="77777777" w:rsidR="00D336F2" w:rsidRDefault="00D336F2" w:rsidP="00D336F2">
                                    <w:pPr>
                                      <w:bidi/>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Class</w:t>
                                    </w:r>
                                  </w:p>
                                </w:txbxContent>
                              </wps:txbx>
                              <wps:bodyPr rtlCol="1" anchor="ctr"/>
                            </wps:wsp>
                          </wpg:grpSp>
                          <wpg:grpSp>
                            <wpg:cNvPr id="112" name="קבוצה 112"/>
                            <wpg:cNvGrpSpPr/>
                            <wpg:grpSpPr>
                              <a:xfrm>
                                <a:off x="1415178" y="3052476"/>
                                <a:ext cx="1939026" cy="476618"/>
                                <a:chOff x="1415178" y="3052476"/>
                                <a:chExt cx="1391816" cy="372744"/>
                              </a:xfrm>
                            </wpg:grpSpPr>
                            <wps:wsp>
                              <wps:cNvPr id="113" name="מלבן 113"/>
                              <wps:cNvSpPr/>
                              <wps:spPr>
                                <a:xfrm>
                                  <a:off x="1415178" y="3052476"/>
                                  <a:ext cx="1391816" cy="372744"/>
                                </a:xfrm>
                                <a:prstGeom prst="rect">
                                  <a:avLst/>
                                </a:prstGeom>
                                <a:solidFill>
                                  <a:schemeClr val="accent2">
                                    <a:lumMod val="20000"/>
                                    <a:lumOff val="8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114" name="מלבן 114"/>
                              <wps:cNvSpPr/>
                              <wps:spPr>
                                <a:xfrm>
                                  <a:off x="1482182" y="3140221"/>
                                  <a:ext cx="361395"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B031213" w14:textId="77777777" w:rsidR="00D336F2" w:rsidRDefault="00D336F2" w:rsidP="00D336F2">
                                    <w:pPr>
                                      <w:bidi/>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Value</w:t>
                                    </w:r>
                                  </w:p>
                                </w:txbxContent>
                              </wps:txbx>
                              <wps:bodyPr rtlCol="1" anchor="ctr"/>
                            </wps:wsp>
                            <wps:wsp>
                              <wps:cNvPr id="115" name="מלבן 115"/>
                              <wps:cNvSpPr/>
                              <wps:spPr>
                                <a:xfrm>
                                  <a:off x="1890701" y="3140221"/>
                                  <a:ext cx="440771"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0012865" w14:textId="77777777" w:rsidR="00D336F2" w:rsidRDefault="00D336F2" w:rsidP="00D336F2">
                                    <w:pPr>
                                      <w:bidi/>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Operator</w:t>
                                    </w:r>
                                  </w:p>
                                </w:txbxContent>
                              </wps:txbx>
                              <wps:bodyPr rtlCol="1" anchor="ctr"/>
                            </wps:wsp>
                            <wps:wsp>
                              <wps:cNvPr id="116" name="מלבן 116"/>
                              <wps:cNvSpPr/>
                              <wps:spPr>
                                <a:xfrm>
                                  <a:off x="2378595" y="3140221"/>
                                  <a:ext cx="36836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23203FA" w14:textId="77777777" w:rsidR="00D336F2" w:rsidRDefault="00D336F2" w:rsidP="00D336F2">
                                    <w:pPr>
                                      <w:bidi/>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Class</w:t>
                                    </w:r>
                                  </w:p>
                                </w:txbxContent>
                              </wps:txbx>
                              <wps:bodyPr rtlCol="1" anchor="ctr"/>
                            </wps:wsp>
                          </wpg:grpSp>
                          <wpg:grpSp>
                            <wpg:cNvPr id="117" name="קבוצה 117"/>
                            <wpg:cNvGrpSpPr/>
                            <wpg:grpSpPr>
                              <a:xfrm>
                                <a:off x="1415178" y="2399824"/>
                                <a:ext cx="1939026" cy="476618"/>
                                <a:chOff x="1415178" y="2399824"/>
                                <a:chExt cx="1391816" cy="372744"/>
                              </a:xfrm>
                            </wpg:grpSpPr>
                            <wps:wsp>
                              <wps:cNvPr id="118" name="מלבן 118"/>
                              <wps:cNvSpPr/>
                              <wps:spPr>
                                <a:xfrm>
                                  <a:off x="1415178" y="2399824"/>
                                  <a:ext cx="1391816" cy="372744"/>
                                </a:xfrm>
                                <a:prstGeom prst="rect">
                                  <a:avLst/>
                                </a:prstGeom>
                                <a:solidFill>
                                  <a:schemeClr val="accent2">
                                    <a:lumMod val="20000"/>
                                    <a:lumOff val="8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204" name="מלבן 204"/>
                              <wps:cNvSpPr/>
                              <wps:spPr>
                                <a:xfrm>
                                  <a:off x="1482182" y="2487569"/>
                                  <a:ext cx="361395"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683932C" w14:textId="77777777" w:rsidR="00D336F2" w:rsidRDefault="00D336F2" w:rsidP="00D336F2">
                                    <w:pPr>
                                      <w:bidi/>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Value</w:t>
                                    </w:r>
                                  </w:p>
                                </w:txbxContent>
                              </wps:txbx>
                              <wps:bodyPr rtlCol="1" anchor="ctr"/>
                            </wps:wsp>
                            <wps:wsp>
                              <wps:cNvPr id="205" name="מלבן 205"/>
                              <wps:cNvSpPr/>
                              <wps:spPr>
                                <a:xfrm>
                                  <a:off x="1890701" y="2487569"/>
                                  <a:ext cx="440771"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59C509" w14:textId="77777777" w:rsidR="00D336F2" w:rsidRDefault="00D336F2" w:rsidP="00D336F2">
                                    <w:pPr>
                                      <w:bidi/>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Operator</w:t>
                                    </w:r>
                                  </w:p>
                                </w:txbxContent>
                              </wps:txbx>
                              <wps:bodyPr rtlCol="1" anchor="ctr"/>
                            </wps:wsp>
                            <wps:wsp>
                              <wps:cNvPr id="206" name="מלבן 206"/>
                              <wps:cNvSpPr/>
                              <wps:spPr>
                                <a:xfrm>
                                  <a:off x="2378595" y="2487569"/>
                                  <a:ext cx="36836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8C6C2B6" w14:textId="77777777" w:rsidR="00D336F2" w:rsidRDefault="00D336F2" w:rsidP="00D336F2">
                                    <w:pPr>
                                      <w:bidi/>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Class</w:t>
                                    </w:r>
                                  </w:p>
                                </w:txbxContent>
                              </wps:txbx>
                              <wps:bodyPr rtlCol="1" anchor="ctr"/>
                            </wps:wsp>
                          </wpg:grpSp>
                          <wps:wsp>
                            <wps:cNvPr id="207" name="מחבר חץ ישר 207"/>
                            <wps:cNvCnPr>
                              <a:cxnSpLocks/>
                            </wps:cNvCnPr>
                            <wps:spPr>
                              <a:xfrm>
                                <a:off x="2384691" y="2876442"/>
                                <a:ext cx="0" cy="176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8" name="מחבר חץ ישר 208"/>
                            <wps:cNvCnPr>
                              <a:cxnSpLocks/>
                            </wps:cNvCnPr>
                            <wps:spPr>
                              <a:xfrm>
                                <a:off x="2384691" y="2223365"/>
                                <a:ext cx="0" cy="176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1AFD0290" id="קבוצה 62" o:spid="_x0000_s1070" style="position:absolute;left:0;text-align:left;margin-left:-24.2pt;margin-top:62.9pt;width:281pt;height:274.55pt;z-index:251844608;mso-width-relative:margin;mso-height-relative:margin" coordorigin="-2143,423" coordsize="35685,34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">
                  <v:shape id="מחבר חץ ישר 98" o:spid="_x0000_s1071" type="#_x0000_t32" style="position:absolute;left:24683;top:12222;width:1931;height:45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" strokecolor="#0d0d0d [3056]" strokeweight="1pt">
                    <v:stroke endarrow="block"/>
                    <o:lock v:ext="edit" shapetype="f"/>
                  </v:shape>
                  <v:group id="קבוצה 99" o:spid="_x0000_s1072" style="position:absolute;left:-2143;top:423;width:35685;height:11749" coordorigin="-2143,423" coordsize="35685,1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group id="קבוצה 100" o:spid="_x0000_s1073" style="position:absolute;top:5453;width:33542;height:6719" coordorigin=",5453" coordsize="14290,3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rect id="מלבן 101" o:spid="_x0000_s1074" style="position:absolute;top:5453;width:14290;height:3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" fillcolor="#fbe4d5 [661]" strokecolor="#ed7d31 [3205]" strokeweight="1pt"/>
                      <v:rect id="מלבן 102" o:spid="_x0000_s1075" style="position:absolute;left:562;top:6030;width:3683;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" fillcolor="#f7caac [1301]" strokecolor="#ed7d31 [3205]" strokeweight="1pt">
                        <v:textbox>
                          <w:txbxContent>
                            <w:p w14:paraId="029A8FC8" w14:textId="77777777" w:rsidR="00D336F2" w:rsidRDefault="00D336F2" w:rsidP="00D336F2">
                              <w:pPr>
                                <w:bidi/>
                                <w:jc w:val="cente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Class</w:t>
                              </w:r>
                            </w:p>
                          </w:txbxContent>
                        </v:textbox>
                      </v:rect>
                      <v:rect id="מלבן 103" o:spid="_x0000_s1076" style="position:absolute;left:4799;top:6030;width:368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" fillcolor="#f7caac [1301]" strokecolor="#ed7d31 [3205]" strokeweight="1pt">
                        <v:textbox>
                          <w:txbxContent>
                            <w:p w14:paraId="254A2113" w14:textId="77777777" w:rsidR="00D336F2" w:rsidRDefault="00D336F2" w:rsidP="00D336F2">
                              <w:pPr>
                                <w:bidi/>
                                <w:jc w:val="cente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Count</w:t>
                              </w:r>
                            </w:p>
                          </w:txbxContent>
                        </v:textbox>
                      </v:rect>
                      <v:rect id="מלבן 104" o:spid="_x0000_s1077" style="position:absolute;left:9107;top:6030;width:4528;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" fillcolor="#f7caac [1301]" strokecolor="#ed7d31 [3205]" strokeweight="1pt">
                        <v:textbox>
                          <w:txbxContent>
                            <w:p w14:paraId="6078D021" w14:textId="77777777" w:rsidR="00D336F2" w:rsidRDefault="00D336F2" w:rsidP="00D336F2">
                              <w:pPr>
                                <w:bidi/>
                                <w:jc w:val="cente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Parameters</w:t>
                              </w:r>
                            </w:p>
                          </w:txbxContent>
                        </v:textbox>
                      </v:rect>
                    </v:group>
                    <v:shape id="תיבת טקסט 25" o:spid="_x0000_s1078" type="#_x0000_t202" style="position:absolute;left:-2143;top:423;width:12108;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" filled="f" stroked="f" strokeweight="1pt">
                      <v:textbox style="mso-fit-shape-to-text:t">
                        <w:txbxContent>
                          <w:p w14:paraId="3A43EB3C" w14:textId="77777777" w:rsidR="00D336F2" w:rsidRDefault="00D336F2" w:rsidP="00D336F2">
                            <w:pPr>
                              <w:bidi/>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Equation</w:t>
                            </w:r>
                          </w:p>
                        </w:txbxContent>
                      </v:textbox>
                    </v:shape>
                  </v:group>
                  <v:group id="קבוצה 106" o:spid="_x0000_s1079" style="position:absolute;left:14151;top:17418;width:19391;height:17872" coordorigin="14151,17418" coordsize="19390,17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group id="קבוצה 107" o:spid="_x0000_s1080" style="position:absolute;left:14151;top:17418;width:19391;height:4766" coordorigin="14151,17418"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מלבן 108" o:spid="_x0000_s1081" style="position:absolute;left:14151;top:17418;width:1391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" fillcolor="#fbe4d5 [661]" strokecolor="#ed7d31 [3205]" strokeweight="1pt"/>
                      <v:rect id="מלבן 109" o:spid="_x0000_s1082" style="position:absolute;left:14821;top:18295;width:361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" fillcolor="#f7caac [1301]" strokecolor="#ed7d31 [3205]" strokeweight="1pt">
                        <v:textbox>
                          <w:txbxContent>
                            <w:p w14:paraId="658F4264" w14:textId="77777777" w:rsidR="00D336F2" w:rsidRDefault="00D336F2" w:rsidP="00D336F2">
                              <w:pPr>
                                <w:bidi/>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Value</w:t>
                              </w:r>
                            </w:p>
                          </w:txbxContent>
                        </v:textbox>
                      </v:rect>
                      <v:rect id="מלבן 110" o:spid="_x0000_s1083" style="position:absolute;left:18907;top:18295;width:4407;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" fillcolor="#f7caac [1301]" strokecolor="#ed7d31 [3205]" strokeweight="1pt">
                        <v:textbox>
                          <w:txbxContent>
                            <w:p w14:paraId="55F7C9FB" w14:textId="77777777" w:rsidR="00D336F2" w:rsidRDefault="00D336F2" w:rsidP="00D336F2">
                              <w:pPr>
                                <w:bidi/>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Operator</w:t>
                              </w:r>
                            </w:p>
                          </w:txbxContent>
                        </v:textbox>
                      </v:rect>
                      <v:rect id="מלבן 111" o:spid="_x0000_s1084" style="position:absolute;left:23785;top:18295;width:368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" fillcolor="#f7caac [1301]" strokecolor="#ed7d31 [3205]" strokeweight="1pt">
                        <v:textbox>
                          <w:txbxContent>
                            <w:p w14:paraId="6174730A" w14:textId="77777777" w:rsidR="00D336F2" w:rsidRDefault="00D336F2" w:rsidP="00D336F2">
                              <w:pPr>
                                <w:bidi/>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Class</w:t>
                              </w:r>
                            </w:p>
                          </w:txbxContent>
                        </v:textbox>
                      </v:rect>
                    </v:group>
                    <v:group id="קבוצה 112" o:spid="_x0000_s1085" style="position:absolute;left:14151;top:30524;width:19391;height:4766" coordorigin="14151,30524"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מלבן 113" o:spid="_x0000_s1086" style="position:absolute;left:14151;top:30524;width:13918;height:3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" fillcolor="#fbe4d5 [661]" strokecolor="#ed7d31 [3205]" strokeweight="1pt"/>
                      <v:rect id="מלבן 114" o:spid="_x0000_s1087" style="position:absolute;left:14821;top:31402;width:361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" fillcolor="#f7caac [1301]" strokecolor="#ed7d31 [3205]" strokeweight="1pt">
                        <v:textbox>
                          <w:txbxContent>
                            <w:p w14:paraId="5B031213" w14:textId="77777777" w:rsidR="00D336F2" w:rsidRDefault="00D336F2" w:rsidP="00D336F2">
                              <w:pPr>
                                <w:bidi/>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Value</w:t>
                              </w:r>
                            </w:p>
                          </w:txbxContent>
                        </v:textbox>
                      </v:rect>
                      <v:rect id="מלבן 115" o:spid="_x0000_s1088" style="position:absolute;left:18907;top:31402;width:4407;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" fillcolor="#f7caac [1301]" strokecolor="#ed7d31 [3205]" strokeweight="1pt">
                        <v:textbox>
                          <w:txbxContent>
                            <w:p w14:paraId="70012865" w14:textId="77777777" w:rsidR="00D336F2" w:rsidRDefault="00D336F2" w:rsidP="00D336F2">
                              <w:pPr>
                                <w:bidi/>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Operator</w:t>
                              </w:r>
                            </w:p>
                          </w:txbxContent>
                        </v:textbox>
                      </v:rect>
                      <v:rect id="מלבן 116" o:spid="_x0000_s1089" style="position:absolute;left:23785;top:31402;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" fillcolor="#f7caac [1301]" strokecolor="#ed7d31 [3205]" strokeweight="1pt">
                        <v:textbox>
                          <w:txbxContent>
                            <w:p w14:paraId="423203FA" w14:textId="77777777" w:rsidR="00D336F2" w:rsidRDefault="00D336F2" w:rsidP="00D336F2">
                              <w:pPr>
                                <w:bidi/>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Class</w:t>
                              </w:r>
                            </w:p>
                          </w:txbxContent>
                        </v:textbox>
                      </v:rect>
                    </v:group>
                    <v:group id="קבוצה 117" o:spid="_x0000_s1090" style="position:absolute;left:14151;top:23998;width:19391;height:4766" coordorigin="14151,23998"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rect id="מלבן 118" o:spid="_x0000_s1091" style="position:absolute;left:14151;top:23998;width:1391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" fillcolor="#fbe4d5 [661]" strokecolor="#ed7d31 [3205]" strokeweight="1pt"/>
                      <v:rect id="מלבן 204" o:spid="_x0000_s1092" style="position:absolute;left:14821;top:24875;width:361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" fillcolor="#f7caac [1301]" strokecolor="#ed7d31 [3205]" strokeweight="1pt">
                        <v:textbox>
                          <w:txbxContent>
                            <w:p w14:paraId="1683932C" w14:textId="77777777" w:rsidR="00D336F2" w:rsidRDefault="00D336F2" w:rsidP="00D336F2">
                              <w:pPr>
                                <w:bidi/>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Value</w:t>
                              </w:r>
                            </w:p>
                          </w:txbxContent>
                        </v:textbox>
                      </v:rect>
                      <v:rect id="מלבן 205" o:spid="_x0000_s1093" style="position:absolute;left:18907;top:24875;width:4407;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" fillcolor="#f7caac [1301]" strokecolor="#ed7d31 [3205]" strokeweight="1pt">
                        <v:textbox>
                          <w:txbxContent>
                            <w:p w14:paraId="4F59C509" w14:textId="77777777" w:rsidR="00D336F2" w:rsidRDefault="00D336F2" w:rsidP="00D336F2">
                              <w:pPr>
                                <w:bidi/>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Operator</w:t>
                              </w:r>
                            </w:p>
                          </w:txbxContent>
                        </v:textbox>
                      </v:rect>
                      <v:rect id="מלבן 206" o:spid="_x0000_s1094" style="position:absolute;left:23785;top:24875;width:368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" fillcolor="#f7caac [1301]" strokecolor="#ed7d31 [3205]" strokeweight="1pt">
                        <v:textbox>
                          <w:txbxContent>
                            <w:p w14:paraId="18C6C2B6" w14:textId="77777777" w:rsidR="00D336F2" w:rsidRDefault="00D336F2" w:rsidP="00D336F2">
                              <w:pPr>
                                <w:bidi/>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Class</w:t>
                              </w:r>
                            </w:p>
                          </w:txbxContent>
                        </v:textbox>
                      </v:rect>
                    </v:group>
                    <v:shape id="מחבר חץ ישר 207" o:spid="_x0000_s1095" type="#_x0000_t32" style="position:absolute;left:23846;top:28764;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" strokecolor="#0d0d0d [3056]" strokeweight="1pt">
                      <v:stroke endarrow="block"/>
                      <o:lock v:ext="edit" shapetype="f"/>
                    </v:shape>
                    <v:shape id="מחבר חץ ישר 208" o:spid="_x0000_s1096" type="#_x0000_t32" style="position:absolute;left:23846;top:22233;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" strokecolor="#0d0d0d [3056]" strokeweight="1pt">
                      <v:stroke endarrow="block"/>
                      <o:lock v:ext="edit" shapetype="f"/>
                    </v:shape>
                  </v:group>
                  <w10:wrap type="topAndBottom"/>
                </v:group>
              </w:pict>
            </mc:Fallback>
          </mc:AlternateContent>
        </w:r>
      </w:ins>
      <w:ins w:id="342" w:author="רינת אביטל" w:date="2022-05-09T22:46:00Z">
        <w:r w:rsidR="000D404A" w:rsidRPr="00D336F2">
          <w:rPr>
            <w:rFonts w:ascii="Tahoma" w:hAnsi="Tahoma" w:cs="Tahoma" w:hint="eastAsia"/>
            <w:sz w:val="22"/>
            <w:szCs w:val="22"/>
            <w:rtl/>
            <w:rPrChange w:id="343" w:author="רינת אביטל" w:date="2022-05-09T22:49:00Z">
              <w:rPr>
                <w:rFonts w:hint="eastAsia"/>
                <w:rtl/>
              </w:rPr>
            </w:rPrChange>
          </w:rPr>
          <w:t>אך</w:t>
        </w:r>
        <w:r w:rsidR="000D404A" w:rsidRPr="00D336F2">
          <w:rPr>
            <w:rFonts w:ascii="Tahoma" w:hAnsi="Tahoma" w:cs="Tahoma"/>
            <w:sz w:val="22"/>
            <w:szCs w:val="22"/>
            <w:rtl/>
            <w:rPrChange w:id="344" w:author="רינת אביטל" w:date="2022-05-09T22:49:00Z">
              <w:rPr>
                <w:rtl/>
              </w:rPr>
            </w:rPrChange>
          </w:rPr>
          <w:t xml:space="preserve"> מכיוון שאני צריכה </w:t>
        </w:r>
      </w:ins>
      <w:ins w:id="345" w:author="רינת אביטל" w:date="2022-05-09T22:47:00Z">
        <w:r w:rsidR="000D404A" w:rsidRPr="00D336F2">
          <w:rPr>
            <w:rFonts w:ascii="Tahoma" w:hAnsi="Tahoma" w:cs="Tahoma" w:hint="eastAsia"/>
            <w:sz w:val="22"/>
            <w:szCs w:val="22"/>
            <w:rtl/>
            <w:rPrChange w:id="346" w:author="רינת אביטל" w:date="2022-05-09T22:49:00Z">
              <w:rPr>
                <w:rFonts w:hint="eastAsia"/>
                <w:rtl/>
              </w:rPr>
            </w:rPrChange>
          </w:rPr>
          <w:t>ליצור</w:t>
        </w:r>
        <w:r w:rsidR="000D404A" w:rsidRPr="00D336F2">
          <w:rPr>
            <w:rFonts w:ascii="Tahoma" w:hAnsi="Tahoma" w:cs="Tahoma"/>
            <w:sz w:val="22"/>
            <w:szCs w:val="22"/>
            <w:rtl/>
            <w:rPrChange w:id="347" w:author="רינת אביטל" w:date="2022-05-09T22:49:00Z">
              <w:rPr>
                <w:rtl/>
              </w:rPr>
            </w:rPrChange>
          </w:rPr>
          <w:t xml:space="preserve"> </w:t>
        </w:r>
        <w:r w:rsidR="000D404A" w:rsidRPr="00D336F2">
          <w:rPr>
            <w:rFonts w:ascii="Tahoma" w:hAnsi="Tahoma" w:cs="Tahoma" w:hint="eastAsia"/>
            <w:sz w:val="22"/>
            <w:szCs w:val="22"/>
            <w:rtl/>
            <w:rPrChange w:id="348" w:author="רינת אביטל" w:date="2022-05-09T22:49:00Z">
              <w:rPr>
                <w:rFonts w:hint="eastAsia"/>
                <w:rtl/>
              </w:rPr>
            </w:rPrChange>
          </w:rPr>
          <w:t>אובייקט</w:t>
        </w:r>
        <w:r w:rsidR="000D404A" w:rsidRPr="00D336F2">
          <w:rPr>
            <w:rFonts w:ascii="Tahoma" w:hAnsi="Tahoma" w:cs="Tahoma"/>
            <w:sz w:val="22"/>
            <w:szCs w:val="22"/>
            <w:rtl/>
            <w:rPrChange w:id="349" w:author="רינת אביטל" w:date="2022-05-09T22:49:00Z">
              <w:rPr>
                <w:rtl/>
              </w:rPr>
            </w:rPrChange>
          </w:rPr>
          <w:t xml:space="preserve"> </w:t>
        </w:r>
        <w:r w:rsidR="000D404A" w:rsidRPr="00D336F2">
          <w:rPr>
            <w:rFonts w:ascii="Tahoma" w:hAnsi="Tahoma" w:cs="Tahoma" w:hint="eastAsia"/>
            <w:sz w:val="22"/>
            <w:szCs w:val="22"/>
            <w:rtl/>
            <w:rPrChange w:id="350" w:author="רינת אביטל" w:date="2022-05-09T22:49:00Z">
              <w:rPr>
                <w:rFonts w:hint="eastAsia"/>
                <w:rtl/>
              </w:rPr>
            </w:rPrChange>
          </w:rPr>
          <w:t>משווא</w:t>
        </w:r>
        <w:r w:rsidR="00D336F2" w:rsidRPr="00D336F2">
          <w:rPr>
            <w:rFonts w:ascii="Tahoma" w:hAnsi="Tahoma" w:cs="Tahoma" w:hint="eastAsia"/>
            <w:sz w:val="22"/>
            <w:szCs w:val="22"/>
            <w:rtl/>
            <w:rPrChange w:id="351" w:author="רינת אביטל" w:date="2022-05-09T22:49:00Z">
              <w:rPr>
                <w:rFonts w:hint="eastAsia"/>
                <w:rtl/>
              </w:rPr>
            </w:rPrChange>
          </w:rPr>
          <w:t>ת</w:t>
        </w:r>
        <w:r w:rsidR="00D336F2" w:rsidRPr="00D336F2">
          <w:rPr>
            <w:rFonts w:ascii="Tahoma" w:hAnsi="Tahoma" w:cs="Tahoma"/>
            <w:sz w:val="22"/>
            <w:szCs w:val="22"/>
            <w:rtl/>
            <w:rPrChange w:id="352" w:author="רינת אביטל" w:date="2022-05-09T22:49:00Z">
              <w:rPr>
                <w:rtl/>
              </w:rPr>
            </w:rPrChange>
          </w:rPr>
          <w:t xml:space="preserve"> פונקציה </w:t>
        </w:r>
      </w:ins>
      <w:ins w:id="353" w:author="רינת אביטל" w:date="2022-05-09T22:48:00Z">
        <w:r w:rsidR="00D336F2" w:rsidRPr="00D336F2">
          <w:rPr>
            <w:rFonts w:ascii="Tahoma" w:hAnsi="Tahoma" w:cs="Tahoma" w:hint="eastAsia"/>
            <w:sz w:val="22"/>
            <w:szCs w:val="22"/>
            <w:rtl/>
            <w:rPrChange w:id="354" w:author="רינת אביטל" w:date="2022-05-09T22:49:00Z">
              <w:rPr>
                <w:rFonts w:hint="eastAsia"/>
                <w:rtl/>
              </w:rPr>
            </w:rPrChange>
          </w:rPr>
          <w:t>ולדעת</w:t>
        </w:r>
        <w:r w:rsidR="00D336F2" w:rsidRPr="00D336F2">
          <w:rPr>
            <w:rFonts w:ascii="Tahoma" w:hAnsi="Tahoma" w:cs="Tahoma"/>
            <w:sz w:val="22"/>
            <w:szCs w:val="22"/>
            <w:rtl/>
            <w:rPrChange w:id="355" w:author="רינת אביטל" w:date="2022-05-09T22:49:00Z">
              <w:rPr>
                <w:rtl/>
              </w:rPr>
            </w:rPrChange>
          </w:rPr>
          <w:t xml:space="preserve"> </w:t>
        </w:r>
        <w:r w:rsidR="00D336F2" w:rsidRPr="00D336F2">
          <w:rPr>
            <w:rFonts w:ascii="Tahoma" w:hAnsi="Tahoma" w:cs="Tahoma" w:hint="eastAsia"/>
            <w:sz w:val="22"/>
            <w:szCs w:val="22"/>
            <w:rtl/>
            <w:rPrChange w:id="356" w:author="רינת אביטל" w:date="2022-05-09T22:49:00Z">
              <w:rPr>
                <w:rFonts w:hint="eastAsia"/>
                <w:rtl/>
              </w:rPr>
            </w:rPrChange>
          </w:rPr>
          <w:t>פרטים</w:t>
        </w:r>
        <w:r w:rsidR="00D336F2" w:rsidRPr="00D336F2">
          <w:rPr>
            <w:rFonts w:ascii="Tahoma" w:hAnsi="Tahoma" w:cs="Tahoma"/>
            <w:sz w:val="22"/>
            <w:szCs w:val="22"/>
            <w:rtl/>
            <w:rPrChange w:id="357" w:author="רינת אביטל" w:date="2022-05-09T22:49:00Z">
              <w:rPr>
                <w:rtl/>
              </w:rPr>
            </w:rPrChange>
          </w:rPr>
          <w:t xml:space="preserve"> </w:t>
        </w:r>
        <w:r w:rsidR="00D336F2" w:rsidRPr="00D336F2">
          <w:rPr>
            <w:rFonts w:ascii="Tahoma" w:hAnsi="Tahoma" w:cs="Tahoma" w:hint="eastAsia"/>
            <w:sz w:val="22"/>
            <w:szCs w:val="22"/>
            <w:rtl/>
            <w:rPrChange w:id="358" w:author="רינת אביטל" w:date="2022-05-09T22:49:00Z">
              <w:rPr>
                <w:rFonts w:hint="eastAsia"/>
                <w:rtl/>
              </w:rPr>
            </w:rPrChange>
          </w:rPr>
          <w:t>נוספים</w:t>
        </w:r>
        <w:r w:rsidR="00D336F2" w:rsidRPr="00D336F2">
          <w:rPr>
            <w:rFonts w:ascii="Tahoma" w:hAnsi="Tahoma" w:cs="Tahoma"/>
            <w:sz w:val="22"/>
            <w:szCs w:val="22"/>
            <w:rtl/>
            <w:rPrChange w:id="359" w:author="רינת אביטל" w:date="2022-05-09T22:49:00Z">
              <w:rPr>
                <w:rtl/>
              </w:rPr>
            </w:rPrChange>
          </w:rPr>
          <w:t xml:space="preserve"> </w:t>
        </w:r>
        <w:r w:rsidR="00D336F2" w:rsidRPr="00D336F2">
          <w:rPr>
            <w:rFonts w:ascii="Tahoma" w:hAnsi="Tahoma" w:cs="Tahoma" w:hint="eastAsia"/>
            <w:sz w:val="22"/>
            <w:szCs w:val="22"/>
            <w:rtl/>
            <w:rPrChange w:id="360" w:author="רינת אביטל" w:date="2022-05-09T22:49:00Z">
              <w:rPr>
                <w:rFonts w:hint="eastAsia"/>
                <w:rtl/>
              </w:rPr>
            </w:rPrChange>
          </w:rPr>
          <w:t>חשובים</w:t>
        </w:r>
        <w:r w:rsidR="00D336F2" w:rsidRPr="00D336F2">
          <w:rPr>
            <w:rFonts w:ascii="Tahoma" w:hAnsi="Tahoma" w:cs="Tahoma"/>
            <w:sz w:val="22"/>
            <w:szCs w:val="22"/>
            <w:rtl/>
            <w:rPrChange w:id="361" w:author="רינת אביטל" w:date="2022-05-09T22:49:00Z">
              <w:rPr>
                <w:rtl/>
              </w:rPr>
            </w:rPrChange>
          </w:rPr>
          <w:t xml:space="preserve"> </w:t>
        </w:r>
        <w:r w:rsidR="00D336F2" w:rsidRPr="00D336F2">
          <w:rPr>
            <w:rFonts w:ascii="Tahoma" w:hAnsi="Tahoma" w:cs="Tahoma" w:hint="eastAsia"/>
            <w:sz w:val="22"/>
            <w:szCs w:val="22"/>
            <w:rtl/>
            <w:rPrChange w:id="362" w:author="רינת אביטל" w:date="2022-05-09T22:49:00Z">
              <w:rPr>
                <w:rFonts w:hint="eastAsia"/>
                <w:rtl/>
              </w:rPr>
            </w:rPrChange>
          </w:rPr>
          <w:t>אודות</w:t>
        </w:r>
        <w:r w:rsidR="00D336F2" w:rsidRPr="00D336F2">
          <w:rPr>
            <w:rFonts w:ascii="Tahoma" w:hAnsi="Tahoma" w:cs="Tahoma"/>
            <w:sz w:val="22"/>
            <w:szCs w:val="22"/>
            <w:rtl/>
            <w:rPrChange w:id="363" w:author="רינת אביטל" w:date="2022-05-09T22:49:00Z">
              <w:rPr>
                <w:rtl/>
              </w:rPr>
            </w:rPrChange>
          </w:rPr>
          <w:t xml:space="preserve"> </w:t>
        </w:r>
        <w:r w:rsidR="00D336F2" w:rsidRPr="00D336F2">
          <w:rPr>
            <w:rFonts w:ascii="Tahoma" w:hAnsi="Tahoma" w:cs="Tahoma" w:hint="eastAsia"/>
            <w:sz w:val="22"/>
            <w:szCs w:val="22"/>
            <w:rtl/>
            <w:rPrChange w:id="364" w:author="רינת אביטל" w:date="2022-05-09T22:49:00Z">
              <w:rPr>
                <w:rFonts w:hint="eastAsia"/>
                <w:rtl/>
              </w:rPr>
            </w:rPrChange>
          </w:rPr>
          <w:t>הפונקציה</w:t>
        </w:r>
        <w:r w:rsidR="00D336F2" w:rsidRPr="00D336F2">
          <w:rPr>
            <w:rFonts w:ascii="Tahoma" w:hAnsi="Tahoma" w:cs="Tahoma"/>
            <w:sz w:val="22"/>
            <w:szCs w:val="22"/>
            <w:rtl/>
            <w:rPrChange w:id="365" w:author="רינת אביטל" w:date="2022-05-09T22:49:00Z">
              <w:rPr>
                <w:rtl/>
              </w:rPr>
            </w:rPrChange>
          </w:rPr>
          <w:t xml:space="preserve"> </w:t>
        </w:r>
        <w:r w:rsidR="00D336F2" w:rsidRPr="00D336F2">
          <w:rPr>
            <w:rFonts w:ascii="Tahoma" w:hAnsi="Tahoma" w:cs="Tahoma" w:hint="eastAsia"/>
            <w:sz w:val="22"/>
            <w:szCs w:val="22"/>
            <w:rtl/>
            <w:rPrChange w:id="366" w:author="רינת אביטל" w:date="2022-05-09T22:49:00Z">
              <w:rPr>
                <w:rFonts w:hint="eastAsia"/>
                <w:rtl/>
              </w:rPr>
            </w:rPrChange>
          </w:rPr>
          <w:t>החדשה</w:t>
        </w:r>
        <w:r w:rsidR="00D336F2" w:rsidRPr="00D336F2">
          <w:rPr>
            <w:rFonts w:ascii="Tahoma" w:hAnsi="Tahoma" w:cs="Tahoma"/>
            <w:sz w:val="22"/>
            <w:szCs w:val="22"/>
            <w:rtl/>
            <w:rPrChange w:id="367" w:author="רינת אביטל" w:date="2022-05-09T22:49:00Z">
              <w:rPr>
                <w:rtl/>
              </w:rPr>
            </w:rPrChange>
          </w:rPr>
          <w:t xml:space="preserve"> </w:t>
        </w:r>
        <w:r w:rsidR="00D336F2" w:rsidRPr="00D336F2">
          <w:rPr>
            <w:rFonts w:ascii="Tahoma" w:hAnsi="Tahoma" w:cs="Tahoma" w:hint="eastAsia"/>
            <w:sz w:val="22"/>
            <w:szCs w:val="22"/>
            <w:rtl/>
            <w:rPrChange w:id="368" w:author="רינת אביטל" w:date="2022-05-09T22:49:00Z">
              <w:rPr>
                <w:rFonts w:hint="eastAsia"/>
                <w:rtl/>
              </w:rPr>
            </w:rPrChange>
          </w:rPr>
          <w:t>שנוצרת</w:t>
        </w:r>
        <w:r w:rsidR="00D336F2" w:rsidRPr="00D336F2">
          <w:rPr>
            <w:rFonts w:ascii="Tahoma" w:hAnsi="Tahoma" w:cs="Tahoma"/>
            <w:sz w:val="22"/>
            <w:szCs w:val="22"/>
            <w:rtl/>
            <w:rPrChange w:id="369" w:author="רינת אביטל" w:date="2022-05-09T22:49:00Z">
              <w:rPr>
                <w:rtl/>
              </w:rPr>
            </w:rPrChange>
          </w:rPr>
          <w:t xml:space="preserve"> </w:t>
        </w:r>
        <w:r w:rsidR="00D336F2" w:rsidRPr="00D336F2">
          <w:rPr>
            <w:rFonts w:ascii="Tahoma" w:hAnsi="Tahoma" w:cs="Tahoma" w:hint="eastAsia"/>
            <w:sz w:val="22"/>
            <w:szCs w:val="22"/>
            <w:rtl/>
            <w:rPrChange w:id="370" w:author="רינת אביטל" w:date="2022-05-09T22:49:00Z">
              <w:rPr>
                <w:rFonts w:hint="eastAsia"/>
                <w:rtl/>
              </w:rPr>
            </w:rPrChange>
          </w:rPr>
          <w:t>על</w:t>
        </w:r>
      </w:ins>
      <w:ins w:id="371" w:author="רינת אביטל" w:date="2022-05-09T22:49:00Z">
        <w:r w:rsidR="00D336F2" w:rsidRPr="00D336F2">
          <w:rPr>
            <w:rFonts w:ascii="Tahoma" w:hAnsi="Tahoma" w:cs="Tahoma"/>
            <w:sz w:val="22"/>
            <w:szCs w:val="22"/>
            <w:rtl/>
            <w:rPrChange w:id="372" w:author="רינת אביטל" w:date="2022-05-09T22:49:00Z">
              <w:rPr>
                <w:rtl/>
              </w:rPr>
            </w:rPrChange>
          </w:rPr>
          <w:t xml:space="preserve"> כן </w:t>
        </w:r>
        <w:r w:rsidR="00D336F2">
          <w:rPr>
            <w:rFonts w:ascii="Tahoma" w:hAnsi="Tahoma" w:cs="Tahoma" w:hint="cs"/>
            <w:sz w:val="22"/>
            <w:szCs w:val="22"/>
            <w:rtl/>
          </w:rPr>
          <w:t>ניצור אובייקט משו</w:t>
        </w:r>
      </w:ins>
      <w:ins w:id="373" w:author="רינת אביטל" w:date="2022-05-09T22:50:00Z">
        <w:r w:rsidR="00D336F2">
          <w:rPr>
            <w:rFonts w:ascii="Tahoma" w:hAnsi="Tahoma" w:cs="Tahoma" w:hint="cs"/>
            <w:sz w:val="22"/>
            <w:szCs w:val="22"/>
            <w:rtl/>
          </w:rPr>
          <w:t>ואה שבה נשמור את כל המידע הדרוש אודות הפונקציה.</w:t>
        </w:r>
      </w:ins>
    </w:p>
    <w:p w14:paraId="3D5F963E" w14:textId="77777777" w:rsidR="00D336F2" w:rsidRPr="00D336F2" w:rsidRDefault="00D336F2">
      <w:pPr>
        <w:pStyle w:val="a3"/>
        <w:rPr>
          <w:ins w:id="374" w:author="רינת אביטל" w:date="2022-05-09T22:51:00Z"/>
          <w:rFonts w:ascii="Tahoma" w:hAnsi="Tahoma" w:cs="Tahoma"/>
          <w:sz w:val="22"/>
          <w:szCs w:val="22"/>
          <w:rtl/>
          <w:rPrChange w:id="375" w:author="רינת אביטל" w:date="2022-05-09T22:51:00Z">
            <w:rPr>
              <w:ins w:id="376" w:author="רינת אביטל" w:date="2022-05-09T22:51:00Z"/>
              <w:rtl/>
            </w:rPr>
          </w:rPrChange>
        </w:rPr>
        <w:pPrChange w:id="377" w:author="רינת אביטל" w:date="2022-05-09T22:51:00Z">
          <w:pPr>
            <w:pStyle w:val="a3"/>
            <w:numPr>
              <w:numId w:val="28"/>
            </w:numPr>
            <w:bidi/>
            <w:spacing w:after="240" w:line="360" w:lineRule="auto"/>
            <w:ind w:hanging="360"/>
            <w:jc w:val="both"/>
          </w:pPr>
        </w:pPrChange>
      </w:pPr>
    </w:p>
    <w:p w14:paraId="12B7BDCE" w14:textId="7EF6D86B" w:rsidR="005E42CF" w:rsidRDefault="00A10B26" w:rsidP="005E42CF">
      <w:pPr>
        <w:bidi/>
        <w:ind w:left="720"/>
        <w:rPr>
          <w:ins w:id="378" w:author="רינת אביטל" w:date="2022-05-09T22:56:00Z"/>
          <w:rFonts w:asciiTheme="minorHAnsi" w:hAnsi="Calibri" w:cstheme="minorBidi"/>
          <w:color w:val="000000" w:themeColor="text1"/>
          <w:kern w:val="24"/>
          <w:sz w:val="28"/>
          <w:szCs w:val="28"/>
          <w:rtl/>
        </w:rPr>
      </w:pPr>
      <w:ins w:id="379" w:author="רינת אביטל" w:date="2022-05-09T22:59:00Z">
        <w:r>
          <w:rPr>
            <w:rFonts w:asciiTheme="minorHAnsi" w:hAnsi="Calibri" w:cstheme="minorBidi" w:hint="cs"/>
            <w:color w:val="000000" w:themeColor="text1"/>
            <w:kern w:val="24"/>
            <w:sz w:val="28"/>
            <w:szCs w:val="28"/>
          </w:rPr>
          <w:t>C</w:t>
        </w:r>
        <w:r>
          <w:rPr>
            <w:rFonts w:asciiTheme="minorHAnsi" w:hAnsi="Calibri" w:cstheme="minorBidi"/>
            <w:color w:val="000000" w:themeColor="text1"/>
            <w:kern w:val="24"/>
            <w:sz w:val="28"/>
            <w:szCs w:val="28"/>
          </w:rPr>
          <w:t>lass</w:t>
        </w:r>
      </w:ins>
      <w:ins w:id="380" w:author="רינת אביטל" w:date="2022-05-09T22:56:00Z">
        <w:r w:rsidR="005E42CF">
          <w:rPr>
            <w:rFonts w:asciiTheme="minorHAnsi" w:hAnsi="Calibri" w:cstheme="minorBidi" w:hint="cs"/>
            <w:color w:val="000000" w:themeColor="text1"/>
            <w:kern w:val="24"/>
            <w:sz w:val="28"/>
            <w:szCs w:val="28"/>
            <w:rtl/>
          </w:rPr>
          <w:t xml:space="preserve"> </w:t>
        </w:r>
        <w:r w:rsidR="005E42CF">
          <w:rPr>
            <w:rFonts w:asciiTheme="minorHAnsi" w:hAnsi="Calibri" w:cstheme="minorBidi"/>
            <w:color w:val="000000" w:themeColor="text1"/>
            <w:kern w:val="24"/>
            <w:sz w:val="28"/>
            <w:szCs w:val="28"/>
            <w:rtl/>
          </w:rPr>
          <w:t>–</w:t>
        </w:r>
        <w:r w:rsidR="005E42CF">
          <w:rPr>
            <w:rFonts w:asciiTheme="minorHAnsi" w:hAnsi="Calibri" w:cstheme="minorBidi" w:hint="cs"/>
            <w:color w:val="000000" w:themeColor="text1"/>
            <w:kern w:val="24"/>
            <w:sz w:val="28"/>
            <w:szCs w:val="28"/>
            <w:rtl/>
          </w:rPr>
          <w:t xml:space="preserve"> </w:t>
        </w:r>
      </w:ins>
      <w:ins w:id="381" w:author="רינת אביטל" w:date="2022-05-09T23:23:00Z">
        <w:r w:rsidR="002E1E1D">
          <w:rPr>
            <w:rFonts w:ascii="Tahoma" w:hAnsi="Tahoma" w:cs="Tahoma" w:hint="cs"/>
            <w:sz w:val="22"/>
            <w:szCs w:val="22"/>
            <w:rtl/>
          </w:rPr>
          <w:t>מעלת האיבר ה</w:t>
        </w:r>
      </w:ins>
      <w:ins w:id="382" w:author="רינת אביטל" w:date="2022-05-09T23:24:00Z">
        <w:r w:rsidR="002E1E1D">
          <w:rPr>
            <w:rFonts w:ascii="Tahoma" w:hAnsi="Tahoma" w:cs="Tahoma" w:hint="cs"/>
            <w:sz w:val="22"/>
            <w:szCs w:val="22"/>
            <w:rtl/>
          </w:rPr>
          <w:t>גדול ביותר מבין הפרמטרים</w:t>
        </w:r>
      </w:ins>
    </w:p>
    <w:p w14:paraId="2DF9547D" w14:textId="68FF7800" w:rsidR="005E42CF" w:rsidRDefault="00A10B26" w:rsidP="005E42CF">
      <w:pPr>
        <w:bidi/>
        <w:ind w:left="720"/>
        <w:rPr>
          <w:ins w:id="383" w:author="רינת אביטל" w:date="2022-05-09T22:56:00Z"/>
          <w:rFonts w:asciiTheme="minorHAnsi" w:hAnsi="Calibri" w:cstheme="minorBidi"/>
          <w:color w:val="000000" w:themeColor="text1"/>
          <w:kern w:val="24"/>
          <w:sz w:val="28"/>
          <w:szCs w:val="28"/>
          <w:rtl/>
        </w:rPr>
      </w:pPr>
      <w:ins w:id="384" w:author="רינת אביטל" w:date="2022-05-09T23:00:00Z">
        <w:r>
          <w:rPr>
            <w:rFonts w:asciiTheme="minorHAnsi" w:hAnsi="Calibri" w:cstheme="minorBidi" w:hint="cs"/>
            <w:color w:val="000000" w:themeColor="text1"/>
            <w:kern w:val="24"/>
            <w:sz w:val="28"/>
            <w:szCs w:val="28"/>
          </w:rPr>
          <w:t>C</w:t>
        </w:r>
        <w:r>
          <w:rPr>
            <w:rFonts w:asciiTheme="minorHAnsi" w:hAnsi="Calibri" w:cstheme="minorBidi"/>
            <w:color w:val="000000" w:themeColor="text1"/>
            <w:kern w:val="24"/>
            <w:sz w:val="28"/>
            <w:szCs w:val="28"/>
          </w:rPr>
          <w:t>ount</w:t>
        </w:r>
      </w:ins>
      <w:ins w:id="385" w:author="רינת אביטל" w:date="2022-05-09T22:56:00Z">
        <w:r w:rsidR="005E42CF">
          <w:rPr>
            <w:rFonts w:asciiTheme="minorHAnsi" w:hAnsi="Calibri" w:cstheme="minorBidi" w:hint="cs"/>
            <w:color w:val="000000" w:themeColor="text1"/>
            <w:kern w:val="24"/>
            <w:sz w:val="28"/>
            <w:szCs w:val="28"/>
            <w:rtl/>
          </w:rPr>
          <w:t xml:space="preserve"> </w:t>
        </w:r>
        <w:r w:rsidR="005E42CF">
          <w:rPr>
            <w:rFonts w:asciiTheme="minorHAnsi" w:hAnsi="Calibri" w:cstheme="minorBidi"/>
            <w:color w:val="000000" w:themeColor="text1"/>
            <w:kern w:val="24"/>
            <w:sz w:val="28"/>
            <w:szCs w:val="28"/>
            <w:rtl/>
          </w:rPr>
          <w:t>–</w:t>
        </w:r>
        <w:r w:rsidR="005E42CF">
          <w:rPr>
            <w:rFonts w:asciiTheme="minorHAnsi" w:hAnsi="Calibri" w:cstheme="minorBidi" w:hint="cs"/>
            <w:color w:val="000000" w:themeColor="text1"/>
            <w:kern w:val="24"/>
            <w:sz w:val="28"/>
            <w:szCs w:val="28"/>
            <w:rtl/>
          </w:rPr>
          <w:t xml:space="preserve"> </w:t>
        </w:r>
      </w:ins>
      <w:ins w:id="386" w:author="רינת אביטל" w:date="2022-05-09T23:24:00Z">
        <w:r w:rsidR="002E1E1D">
          <w:rPr>
            <w:rFonts w:ascii="Tahoma" w:hAnsi="Tahoma" w:cs="Tahoma" w:hint="cs"/>
            <w:sz w:val="22"/>
            <w:szCs w:val="22"/>
            <w:rtl/>
          </w:rPr>
          <w:t>מספר האיברים בפונקציה</w:t>
        </w:r>
      </w:ins>
    </w:p>
    <w:p w14:paraId="04A88C07" w14:textId="77777777" w:rsidR="007F67A9" w:rsidRDefault="00A10B26" w:rsidP="005E42CF">
      <w:pPr>
        <w:bidi/>
        <w:ind w:left="720"/>
        <w:rPr>
          <w:ins w:id="387" w:author="רינת אביטל" w:date="2022-05-09T23:35:00Z"/>
          <w:rFonts w:ascii="Tahoma" w:hAnsi="Tahoma" w:cs="Tahoma"/>
          <w:sz w:val="22"/>
          <w:szCs w:val="22"/>
          <w:rtl/>
        </w:rPr>
      </w:pPr>
      <w:ins w:id="388" w:author="רינת אביטל" w:date="2022-05-09T23:00:00Z">
        <w:r>
          <w:rPr>
            <w:rFonts w:asciiTheme="minorHAnsi" w:hAnsi="Calibri" w:cstheme="minorBidi"/>
            <w:color w:val="000000" w:themeColor="text1"/>
            <w:kern w:val="24"/>
            <w:sz w:val="28"/>
            <w:szCs w:val="28"/>
          </w:rPr>
          <w:t>P</w:t>
        </w:r>
      </w:ins>
      <w:ins w:id="389" w:author="רינת אביטל" w:date="2022-05-09T23:01:00Z">
        <w:r>
          <w:rPr>
            <w:rFonts w:asciiTheme="minorHAnsi" w:hAnsi="Calibri" w:cstheme="minorBidi"/>
            <w:color w:val="000000" w:themeColor="text1"/>
            <w:kern w:val="24"/>
            <w:sz w:val="28"/>
            <w:szCs w:val="28"/>
          </w:rPr>
          <w:t>arameters</w:t>
        </w:r>
      </w:ins>
      <w:ins w:id="390" w:author="רינת אביטל" w:date="2022-05-09T22:56:00Z">
        <w:r w:rsidR="005E42CF">
          <w:rPr>
            <w:rFonts w:asciiTheme="minorHAnsi" w:hAnsi="Calibri" w:cstheme="minorBidi" w:hint="cs"/>
            <w:color w:val="000000" w:themeColor="text1"/>
            <w:kern w:val="24"/>
            <w:sz w:val="28"/>
            <w:szCs w:val="28"/>
            <w:rtl/>
          </w:rPr>
          <w:t xml:space="preserve"> </w:t>
        </w:r>
        <w:r w:rsidR="005E42CF">
          <w:rPr>
            <w:rFonts w:asciiTheme="minorHAnsi" w:hAnsi="Calibri" w:cstheme="minorBidi"/>
            <w:color w:val="000000" w:themeColor="text1"/>
            <w:kern w:val="24"/>
            <w:sz w:val="28"/>
            <w:szCs w:val="28"/>
            <w:rtl/>
          </w:rPr>
          <w:t>–</w:t>
        </w:r>
        <w:r w:rsidR="005E42CF">
          <w:rPr>
            <w:rFonts w:asciiTheme="minorHAnsi" w:hAnsi="Calibri" w:cstheme="minorBidi" w:hint="cs"/>
            <w:color w:val="000000" w:themeColor="text1"/>
            <w:kern w:val="24"/>
            <w:sz w:val="28"/>
            <w:szCs w:val="28"/>
            <w:rtl/>
          </w:rPr>
          <w:t xml:space="preserve"> </w:t>
        </w:r>
      </w:ins>
      <w:ins w:id="391" w:author="רינת אביטל" w:date="2022-05-09T23:25:00Z">
        <w:r w:rsidR="002E1E1D">
          <w:rPr>
            <w:rFonts w:ascii="Tahoma" w:hAnsi="Tahoma" w:cs="Tahoma" w:hint="cs"/>
            <w:sz w:val="22"/>
            <w:szCs w:val="22"/>
            <w:rtl/>
          </w:rPr>
          <w:t>רשימת כל אברי ה</w:t>
        </w:r>
      </w:ins>
      <w:ins w:id="392" w:author="רינת אביטל" w:date="2022-05-09T23:26:00Z">
        <w:r w:rsidR="002E1E1D">
          <w:rPr>
            <w:rFonts w:ascii="Tahoma" w:hAnsi="Tahoma" w:cs="Tahoma" w:hint="cs"/>
            <w:sz w:val="22"/>
            <w:szCs w:val="22"/>
            <w:rtl/>
          </w:rPr>
          <w:t>פונקציה הממוינים בסדר יורד</w:t>
        </w:r>
      </w:ins>
    </w:p>
    <w:p w14:paraId="1EA35DDB" w14:textId="77777777" w:rsidR="007F67A9" w:rsidRDefault="007F67A9" w:rsidP="007F67A9">
      <w:pPr>
        <w:bidi/>
        <w:ind w:left="720"/>
        <w:rPr>
          <w:ins w:id="393" w:author="רינת אביטל" w:date="2022-05-09T23:35:00Z"/>
          <w:rFonts w:ascii="Tahoma" w:hAnsi="Tahoma" w:cs="Tahoma"/>
          <w:sz w:val="22"/>
          <w:szCs w:val="22"/>
          <w:rtl/>
        </w:rPr>
      </w:pPr>
    </w:p>
    <w:p w14:paraId="0594BC49" w14:textId="77777777" w:rsidR="007F67A9" w:rsidRDefault="007F67A9" w:rsidP="007F67A9">
      <w:pPr>
        <w:bidi/>
        <w:ind w:left="720"/>
        <w:rPr>
          <w:ins w:id="394" w:author="רינת אביטל" w:date="2022-05-09T23:35:00Z"/>
          <w:rFonts w:ascii="Tahoma" w:hAnsi="Tahoma" w:cs="Tahoma"/>
          <w:sz w:val="22"/>
          <w:szCs w:val="22"/>
          <w:rtl/>
        </w:rPr>
      </w:pPr>
    </w:p>
    <w:p w14:paraId="49C4BCF8" w14:textId="77777777" w:rsidR="007F67A9" w:rsidRDefault="007F67A9" w:rsidP="007F67A9">
      <w:pPr>
        <w:bidi/>
        <w:ind w:left="720"/>
        <w:rPr>
          <w:ins w:id="395" w:author="רינת אביטל" w:date="2022-05-09T23:35:00Z"/>
          <w:rFonts w:ascii="Tahoma" w:hAnsi="Tahoma" w:cs="Tahoma"/>
          <w:sz w:val="22"/>
          <w:szCs w:val="22"/>
          <w:rtl/>
        </w:rPr>
      </w:pPr>
    </w:p>
    <w:p w14:paraId="299C905E" w14:textId="77777777" w:rsidR="007F67A9" w:rsidRDefault="007F67A9" w:rsidP="007F67A9">
      <w:pPr>
        <w:bidi/>
        <w:ind w:left="720"/>
        <w:rPr>
          <w:ins w:id="396" w:author="רינת אביטל" w:date="2022-05-09T23:35:00Z"/>
          <w:rFonts w:ascii="Tahoma" w:hAnsi="Tahoma" w:cs="Tahoma"/>
          <w:sz w:val="22"/>
          <w:szCs w:val="22"/>
          <w:rtl/>
        </w:rPr>
      </w:pPr>
    </w:p>
    <w:p w14:paraId="289C341A" w14:textId="43BB98DA" w:rsidR="007F67A9" w:rsidRDefault="0048172E" w:rsidP="007F67A9">
      <w:pPr>
        <w:bidi/>
        <w:ind w:left="720"/>
        <w:rPr>
          <w:ins w:id="397" w:author="רינת אביטל" w:date="2022-05-09T23:36:00Z"/>
          <w:rFonts w:ascii="Tahoma" w:hAnsi="Tahoma" w:cs="Tahoma"/>
          <w:sz w:val="22"/>
          <w:szCs w:val="22"/>
          <w:rtl/>
        </w:rPr>
      </w:pPr>
      <w:ins w:id="398" w:author="רינת אביטל" w:date="2022-05-09T23:43:00Z">
        <w:r>
          <w:rPr>
            <w:noProof/>
          </w:rPr>
          <w:lastRenderedPageBreak/>
          <w:drawing>
            <wp:anchor distT="0" distB="0" distL="114300" distR="114300" simplePos="0" relativeHeight="251847680" behindDoc="1" locked="0" layoutInCell="1" allowOverlap="1" wp14:anchorId="1FAEFB3A" wp14:editId="01AD7861">
              <wp:simplePos x="0" y="0"/>
              <wp:positionH relativeFrom="column">
                <wp:posOffset>2150745</wp:posOffset>
              </wp:positionH>
              <wp:positionV relativeFrom="paragraph">
                <wp:posOffset>133138</wp:posOffset>
              </wp:positionV>
              <wp:extent cx="1456690" cy="304165"/>
              <wp:effectExtent l="0" t="0" r="0" b="635"/>
              <wp:wrapNone/>
              <wp:docPr id="237" name="תמונה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456690" cy="304165"/>
                      </a:xfrm>
                      <a:prstGeom prst="rect">
                        <a:avLst/>
                      </a:prstGeom>
                    </pic:spPr>
                  </pic:pic>
                </a:graphicData>
              </a:graphic>
            </wp:anchor>
          </w:drawing>
        </w:r>
      </w:ins>
    </w:p>
    <w:p w14:paraId="3919D156" w14:textId="29B4498D" w:rsidR="007F67A9" w:rsidRDefault="008F3749" w:rsidP="007F67A9">
      <w:pPr>
        <w:bidi/>
        <w:ind w:left="720"/>
        <w:rPr>
          <w:ins w:id="399" w:author="רינת אביטל" w:date="2022-05-09T23:37:00Z"/>
          <w:rFonts w:ascii="Tahoma" w:hAnsi="Tahoma" w:cs="Tahoma"/>
          <w:sz w:val="22"/>
          <w:szCs w:val="22"/>
          <w:rtl/>
        </w:rPr>
      </w:pPr>
      <w:ins w:id="400" w:author="רינת אביטל" w:date="2022-05-09T23:38:00Z">
        <w:r w:rsidRPr="007F67A9">
          <w:rPr>
            <w:rFonts w:ascii="Tahoma" w:hAnsi="Tahoma" w:cs="Tahoma"/>
            <w:noProof/>
            <w:sz w:val="22"/>
            <w:szCs w:val="22"/>
          </w:rPr>
          <mc:AlternateContent>
            <mc:Choice Requires="wpg">
              <w:drawing>
                <wp:anchor distT="0" distB="0" distL="114300" distR="114300" simplePos="0" relativeHeight="251846656" behindDoc="0" locked="0" layoutInCell="1" allowOverlap="1" wp14:anchorId="3EA6C76A" wp14:editId="76EFCB92">
                  <wp:simplePos x="0" y="0"/>
                  <wp:positionH relativeFrom="column">
                    <wp:posOffset>-28575</wp:posOffset>
                  </wp:positionH>
                  <wp:positionV relativeFrom="paragraph">
                    <wp:posOffset>320675</wp:posOffset>
                  </wp:positionV>
                  <wp:extent cx="2656840" cy="3073400"/>
                  <wp:effectExtent l="0" t="0" r="10160" b="12700"/>
                  <wp:wrapTopAndBottom/>
                  <wp:docPr id="209" name="קבוצה 102"/>
                  <wp:cNvGraphicFramePr/>
                  <a:graphic xmlns:a="http://schemas.openxmlformats.org/drawingml/2006/main">
                    <a:graphicData uri="http://schemas.microsoft.com/office/word/2010/wordprocessingGroup">
                      <wpg:wgp>
                        <wpg:cNvGrpSpPr/>
                        <wpg:grpSpPr>
                          <a:xfrm>
                            <a:off x="0" y="0"/>
                            <a:ext cx="2656840" cy="3073400"/>
                            <a:chOff x="-396770" y="-39432"/>
                            <a:chExt cx="3750974" cy="3444774"/>
                          </a:xfrm>
                        </wpg:grpSpPr>
                        <wps:wsp>
                          <wps:cNvPr id="210" name="מחבר חץ ישר 210"/>
                          <wps:cNvCnPr>
                            <a:cxnSpLocks/>
                          </wps:cNvCnPr>
                          <wps:spPr>
                            <a:xfrm flipH="1">
                              <a:off x="2468325" y="1098450"/>
                              <a:ext cx="193098" cy="45867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11" name="קבוצה 211"/>
                          <wpg:cNvGrpSpPr/>
                          <wpg:grpSpPr>
                            <a:xfrm>
                              <a:off x="-396770" y="-39432"/>
                              <a:ext cx="3750974" cy="1132973"/>
                              <a:chOff x="-396770" y="-39432"/>
                              <a:chExt cx="3750974" cy="1132973"/>
                            </a:xfrm>
                          </wpg:grpSpPr>
                          <wpg:grpSp>
                            <wpg:cNvPr id="212" name="קבוצה 212"/>
                            <wpg:cNvGrpSpPr/>
                            <wpg:grpSpPr>
                              <a:xfrm>
                                <a:off x="0" y="421615"/>
                                <a:ext cx="3354204" cy="671926"/>
                                <a:chOff x="0" y="421615"/>
                                <a:chExt cx="1429080" cy="325429"/>
                              </a:xfrm>
                            </wpg:grpSpPr>
                            <wps:wsp>
                              <wps:cNvPr id="213" name="מלבן 213"/>
                              <wps:cNvSpPr/>
                              <wps:spPr>
                                <a:xfrm>
                                  <a:off x="0" y="421615"/>
                                  <a:ext cx="1429080" cy="325429"/>
                                </a:xfrm>
                                <a:prstGeom prst="rect">
                                  <a:avLst/>
                                </a:prstGeom>
                                <a:solidFill>
                                  <a:schemeClr val="accent2">
                                    <a:lumMod val="20000"/>
                                    <a:lumOff val="8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214" name="מלבן 214"/>
                              <wps:cNvSpPr/>
                              <wps:spPr>
                                <a:xfrm>
                                  <a:off x="56204" y="479308"/>
                                  <a:ext cx="321584"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1852E8" w14:textId="77777777" w:rsidR="007F67A9" w:rsidRDefault="007F67A9" w:rsidP="007F67A9">
                                    <w:pPr>
                                      <w:bidi/>
                                      <w:jc w:val="cente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2</w:t>
                                    </w:r>
                                  </w:p>
                                </w:txbxContent>
                              </wps:txbx>
                              <wps:bodyPr rtlCol="1" anchor="ctr"/>
                            </wps:wsp>
                            <wps:wsp>
                              <wps:cNvPr id="215" name="מלבן 215"/>
                              <wps:cNvSpPr/>
                              <wps:spPr>
                                <a:xfrm>
                                  <a:off x="479971" y="479308"/>
                                  <a:ext cx="321584"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1EB0DB" w14:textId="77777777" w:rsidR="007F67A9" w:rsidRDefault="007F67A9" w:rsidP="007F67A9">
                                    <w:pPr>
                                      <w:bidi/>
                                      <w:jc w:val="cente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3</w:t>
                                    </w:r>
                                  </w:p>
                                </w:txbxContent>
                              </wps:txbx>
                              <wps:bodyPr rtlCol="1" anchor="ctr"/>
                            </wps:wsp>
                            <wps:wsp>
                              <wps:cNvPr id="216" name="מלבן 216"/>
                              <wps:cNvSpPr/>
                              <wps:spPr>
                                <a:xfrm>
                                  <a:off x="856436" y="479308"/>
                                  <a:ext cx="507115"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6DE61C" w14:textId="77777777" w:rsidR="007F67A9" w:rsidRDefault="007F67A9" w:rsidP="007F67A9">
                                    <w:pPr>
                                      <w:bidi/>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Parameters</w:t>
                                    </w:r>
                                  </w:p>
                                </w:txbxContent>
                              </wps:txbx>
                              <wps:bodyPr rtlCol="1" anchor="ctr"/>
                            </wps:wsp>
                          </wpg:grpSp>
                          <wps:wsp>
                            <wps:cNvPr id="218" name="תיבת טקסט 124"/>
                            <wps:cNvSpPr txBox="1"/>
                            <wps:spPr>
                              <a:xfrm>
                                <a:off x="-396770" y="-39432"/>
                                <a:ext cx="1457194" cy="374119"/>
                              </a:xfrm>
                              <a:prstGeom prst="rect">
                                <a:avLst/>
                              </a:prstGeom>
                              <a:noFill/>
                              <a:ln w="12700">
                                <a:noFill/>
                              </a:ln>
                            </wps:spPr>
                            <wps:txbx>
                              <w:txbxContent>
                                <w:p w14:paraId="3741BA45" w14:textId="77777777" w:rsidR="007F67A9" w:rsidRDefault="007F67A9" w:rsidP="007F67A9">
                                  <w:pPr>
                                    <w:bidi/>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Equation</w:t>
                                  </w:r>
                                </w:p>
                              </w:txbxContent>
                            </wps:txbx>
                            <wps:bodyPr wrap="square" rtlCol="1">
                              <a:noAutofit/>
                            </wps:bodyPr>
                          </wps:wsp>
                        </wpg:grpSp>
                        <wpg:grpSp>
                          <wpg:cNvPr id="219" name="קבוצה 219"/>
                          <wpg:cNvGrpSpPr/>
                          <wpg:grpSpPr>
                            <a:xfrm>
                              <a:off x="1415178" y="1618084"/>
                              <a:ext cx="1939026" cy="1787258"/>
                              <a:chOff x="1415178" y="1618084"/>
                              <a:chExt cx="1939026" cy="1787258"/>
                            </a:xfrm>
                          </wpg:grpSpPr>
                          <wpg:grpSp>
                            <wpg:cNvPr id="220" name="קבוצה 220"/>
                            <wpg:cNvGrpSpPr/>
                            <wpg:grpSpPr>
                              <a:xfrm>
                                <a:off x="1415178" y="1618084"/>
                                <a:ext cx="1939026" cy="476618"/>
                                <a:chOff x="1415178" y="1618084"/>
                                <a:chExt cx="1391816" cy="372744"/>
                              </a:xfrm>
                            </wpg:grpSpPr>
                            <wps:wsp>
                              <wps:cNvPr id="221" name="מלבן 221"/>
                              <wps:cNvSpPr/>
                              <wps:spPr>
                                <a:xfrm>
                                  <a:off x="1415178" y="1618084"/>
                                  <a:ext cx="1391816" cy="372744"/>
                                </a:xfrm>
                                <a:prstGeom prst="rect">
                                  <a:avLst/>
                                </a:prstGeom>
                                <a:solidFill>
                                  <a:schemeClr val="accent2">
                                    <a:lumMod val="20000"/>
                                    <a:lumOff val="8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222" name="מלבן 222"/>
                              <wps:cNvSpPr/>
                              <wps:spPr>
                                <a:xfrm>
                                  <a:off x="1482182" y="1705829"/>
                                  <a:ext cx="361395"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050BD1" w14:textId="77777777" w:rsidR="007F67A9" w:rsidRDefault="007F67A9" w:rsidP="007F67A9">
                                    <w:pPr>
                                      <w:bidi/>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3</w:t>
                                    </w:r>
                                  </w:p>
                                </w:txbxContent>
                              </wps:txbx>
                              <wps:bodyPr rtlCol="1" anchor="ctr"/>
                            </wps:wsp>
                            <wps:wsp>
                              <wps:cNvPr id="223" name="מלבן 223"/>
                              <wps:cNvSpPr/>
                              <wps:spPr>
                                <a:xfrm>
                                  <a:off x="1890701" y="1705829"/>
                                  <a:ext cx="440771"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1D105C" w14:textId="77777777" w:rsidR="007F67A9" w:rsidRDefault="007F67A9" w:rsidP="007F67A9">
                                    <w:pPr>
                                      <w:bidi/>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w:t>
                                    </w:r>
                                  </w:p>
                                </w:txbxContent>
                              </wps:txbx>
                              <wps:bodyPr rtlCol="1" anchor="ctr"/>
                            </wps:wsp>
                            <wps:wsp>
                              <wps:cNvPr id="224" name="מלבן 224"/>
                              <wps:cNvSpPr/>
                              <wps:spPr>
                                <a:xfrm>
                                  <a:off x="2378593" y="1705830"/>
                                  <a:ext cx="368366"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5AC333" w14:textId="77777777" w:rsidR="007F67A9" w:rsidRDefault="007F67A9" w:rsidP="007F67A9">
                                    <w:pPr>
                                      <w:bidi/>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2</w:t>
                                    </w:r>
                                  </w:p>
                                </w:txbxContent>
                              </wps:txbx>
                              <wps:bodyPr rtlCol="1" anchor="ctr"/>
                            </wps:wsp>
                          </wpg:grpSp>
                          <wpg:grpSp>
                            <wpg:cNvPr id="225" name="קבוצה 225"/>
                            <wpg:cNvGrpSpPr/>
                            <wpg:grpSpPr>
                              <a:xfrm>
                                <a:off x="1415178" y="2928724"/>
                                <a:ext cx="1939026" cy="476618"/>
                                <a:chOff x="1415178" y="2928724"/>
                                <a:chExt cx="1391816" cy="372744"/>
                              </a:xfrm>
                            </wpg:grpSpPr>
                            <wps:wsp>
                              <wps:cNvPr id="226" name="מלבן 226"/>
                              <wps:cNvSpPr/>
                              <wps:spPr>
                                <a:xfrm>
                                  <a:off x="1415178" y="2928724"/>
                                  <a:ext cx="1391816" cy="372744"/>
                                </a:xfrm>
                                <a:prstGeom prst="rect">
                                  <a:avLst/>
                                </a:prstGeom>
                                <a:solidFill>
                                  <a:schemeClr val="accent2">
                                    <a:lumMod val="20000"/>
                                    <a:lumOff val="8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227" name="מלבן 227"/>
                              <wps:cNvSpPr/>
                              <wps:spPr>
                                <a:xfrm>
                                  <a:off x="1482182" y="3016469"/>
                                  <a:ext cx="361395"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F6E5CA" w14:textId="77777777" w:rsidR="007F67A9" w:rsidRDefault="007F67A9" w:rsidP="007F67A9">
                                    <w:pPr>
                                      <w:bidi/>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4</w:t>
                                    </w:r>
                                  </w:p>
                                </w:txbxContent>
                              </wps:txbx>
                              <wps:bodyPr rtlCol="1" anchor="ctr"/>
                            </wps:wsp>
                            <wps:wsp>
                              <wps:cNvPr id="228" name="מלבן 228"/>
                              <wps:cNvSpPr/>
                              <wps:spPr>
                                <a:xfrm>
                                  <a:off x="1890701" y="3016469"/>
                                  <a:ext cx="440771"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8F2905" w14:textId="77777777" w:rsidR="007F67A9" w:rsidRDefault="007F67A9" w:rsidP="007F67A9">
                                    <w:pPr>
                                      <w:bidi/>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w:t>
                                    </w:r>
                                  </w:p>
                                </w:txbxContent>
                              </wps:txbx>
                              <wps:bodyPr rtlCol="1" anchor="ctr"/>
                            </wps:wsp>
                            <wps:wsp>
                              <wps:cNvPr id="229" name="מלבן 229"/>
                              <wps:cNvSpPr/>
                              <wps:spPr>
                                <a:xfrm>
                                  <a:off x="2378595" y="3016469"/>
                                  <a:ext cx="368366"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D879FD" w14:textId="77777777" w:rsidR="007F67A9" w:rsidRDefault="007F67A9" w:rsidP="007F67A9">
                                    <w:pPr>
                                      <w:bidi/>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0</w:t>
                                    </w:r>
                                  </w:p>
                                </w:txbxContent>
                              </wps:txbx>
                              <wps:bodyPr rtlCol="1" anchor="ctr"/>
                            </wps:wsp>
                          </wpg:grpSp>
                          <wpg:grpSp>
                            <wpg:cNvPr id="230" name="קבוצה 230"/>
                            <wpg:cNvGrpSpPr/>
                            <wpg:grpSpPr>
                              <a:xfrm>
                                <a:off x="1415178" y="2276072"/>
                                <a:ext cx="1939026" cy="476618"/>
                                <a:chOff x="1415178" y="2276072"/>
                                <a:chExt cx="1391816" cy="372744"/>
                              </a:xfrm>
                            </wpg:grpSpPr>
                            <wps:wsp>
                              <wps:cNvPr id="231" name="מלבן 231"/>
                              <wps:cNvSpPr/>
                              <wps:spPr>
                                <a:xfrm>
                                  <a:off x="1415178" y="2276072"/>
                                  <a:ext cx="1391816" cy="372744"/>
                                </a:xfrm>
                                <a:prstGeom prst="rect">
                                  <a:avLst/>
                                </a:prstGeom>
                                <a:solidFill>
                                  <a:schemeClr val="accent2">
                                    <a:lumMod val="20000"/>
                                    <a:lumOff val="8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232" name="מלבן 232"/>
                              <wps:cNvSpPr/>
                              <wps:spPr>
                                <a:xfrm>
                                  <a:off x="1478891" y="2363815"/>
                                  <a:ext cx="361395"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2E157" w14:textId="77777777" w:rsidR="007F67A9" w:rsidRDefault="007F67A9" w:rsidP="007F67A9">
                                    <w:pPr>
                                      <w:bidi/>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5</w:t>
                                    </w:r>
                                  </w:p>
                                </w:txbxContent>
                              </wps:txbx>
                              <wps:bodyPr rtlCol="1" anchor="ctr"/>
                            </wps:wsp>
                            <wps:wsp>
                              <wps:cNvPr id="233" name="מלבן 233"/>
                              <wps:cNvSpPr/>
                              <wps:spPr>
                                <a:xfrm>
                                  <a:off x="1890701" y="2363817"/>
                                  <a:ext cx="440771"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B1E914" w14:textId="77777777" w:rsidR="007F67A9" w:rsidRDefault="007F67A9" w:rsidP="007F67A9">
                                    <w:pPr>
                                      <w:bidi/>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w:t>
                                    </w:r>
                                  </w:p>
                                </w:txbxContent>
                              </wps:txbx>
                              <wps:bodyPr rtlCol="1" anchor="ctr"/>
                            </wps:wsp>
                            <wps:wsp>
                              <wps:cNvPr id="234" name="מלבן 234"/>
                              <wps:cNvSpPr/>
                              <wps:spPr>
                                <a:xfrm>
                                  <a:off x="2378595" y="2363817"/>
                                  <a:ext cx="368366"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DF1CF2" w14:textId="77777777" w:rsidR="007F67A9" w:rsidRDefault="007F67A9" w:rsidP="007F67A9">
                                    <w:pPr>
                                      <w:bidi/>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1</w:t>
                                    </w:r>
                                  </w:p>
                                </w:txbxContent>
                              </wps:txbx>
                              <wps:bodyPr rtlCol="1" anchor="ctr"/>
                            </wps:wsp>
                          </wpg:grpSp>
                          <wps:wsp>
                            <wps:cNvPr id="235" name="מחבר חץ ישר 235"/>
                            <wps:cNvCnPr>
                              <a:cxnSpLocks/>
                            </wps:cNvCnPr>
                            <wps:spPr>
                              <a:xfrm>
                                <a:off x="2384691" y="2752690"/>
                                <a:ext cx="0" cy="17645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6" name="מחבר חץ ישר 236"/>
                            <wps:cNvCnPr>
                              <a:cxnSpLocks/>
                            </wps:cNvCnPr>
                            <wps:spPr>
                              <a:xfrm>
                                <a:off x="2384691" y="2099613"/>
                                <a:ext cx="0" cy="17645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EA6C76A" id="קבוצה 102" o:spid="_x0000_s1097" style="position:absolute;left:0;text-align:left;margin-left:-2.25pt;margin-top:25.25pt;width:209.2pt;height:242pt;z-index:251846656;mso-width-relative:margin;mso-height-relative:margin" coordorigin="-3967,-394" coordsize="37509,34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">
                  <v:shape id="מחבר חץ ישר 210" o:spid="_x0000_s1098" type="#_x0000_t32" style="position:absolute;left:24683;top:10984;width:1931;height:45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" strokecolor="black [3213]" strokeweight="1pt">
                    <v:stroke endarrow="block"/>
                    <o:lock v:ext="edit" shapetype="f"/>
                  </v:shape>
                  <v:group id="קבוצה 211" o:spid="_x0000_s1099" style="position:absolute;left:-3967;top:-394;width:37509;height:11329" coordorigin="-3967,-394" coordsize="37509,11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group id="קבוצה 212" o:spid="_x0000_s1100" style="position:absolute;top:4216;width:33542;height:6719" coordorigin=",4216" coordsize="14290,3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rect id="מלבן 213" o:spid="_x0000_s1101" style="position:absolute;top:4216;width:14290;height:3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" fillcolor="#fbe4d5 [661]" strokecolor="#ed7d31 [3205]" strokeweight="1pt">
                        <v:stroke linestyle="thickThin"/>
                      </v:rect>
                      <v:rect id="מלבן 214" o:spid="_x0000_s1102" style="position:absolute;left:562;top:4793;width:3215;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" fillcolor="#f7caac [1301]" strokecolor="#ed7d31 [3205]" strokeweight="1pt">
                        <v:stroke linestyle="thickThin"/>
                        <v:textbox>
                          <w:txbxContent>
                            <w:p w14:paraId="021852E8" w14:textId="77777777" w:rsidR="007F67A9" w:rsidRDefault="007F67A9" w:rsidP="007F67A9">
                              <w:pPr>
                                <w:bidi/>
                                <w:jc w:val="cente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2</w:t>
                              </w:r>
                            </w:p>
                          </w:txbxContent>
                        </v:textbox>
                      </v:rect>
                      <v:rect id="מלבן 215" o:spid="_x0000_s1103" style="position:absolute;left:4799;top:4793;width:3216;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" fillcolor="#f7caac [1301]" strokecolor="#ed7d31 [3205]" strokeweight="1pt">
                        <v:stroke linestyle="thickThin"/>
                        <v:textbox>
                          <w:txbxContent>
                            <w:p w14:paraId="501EB0DB" w14:textId="77777777" w:rsidR="007F67A9" w:rsidRDefault="007F67A9" w:rsidP="007F67A9">
                              <w:pPr>
                                <w:bidi/>
                                <w:jc w:val="cente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3</w:t>
                              </w:r>
                            </w:p>
                          </w:txbxContent>
                        </v:textbox>
                      </v:rect>
                      <v:rect id="מלבן 216" o:spid="_x0000_s1104" style="position:absolute;left:8564;top:4793;width:5071;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" fillcolor="#f7caac [1301]" strokecolor="#ed7d31 [3205]" strokeweight="1pt">
                        <v:stroke linestyle="thickThin"/>
                        <v:textbox>
                          <w:txbxContent>
                            <w:p w14:paraId="226DE61C" w14:textId="77777777" w:rsidR="007F67A9" w:rsidRDefault="007F67A9" w:rsidP="007F67A9">
                              <w:pPr>
                                <w:bidi/>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Parameters</w:t>
                              </w:r>
                            </w:p>
                          </w:txbxContent>
                        </v:textbox>
                      </v:rect>
                    </v:group>
                    <v:shape id="תיבת טקסט 124" o:spid="_x0000_s1105" type="#_x0000_t202" style="position:absolute;left:-3967;top:-394;width:14571;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" filled="f" stroked="f" strokeweight="1pt">
                      <v:textbox>
                        <w:txbxContent>
                          <w:p w14:paraId="3741BA45" w14:textId="77777777" w:rsidR="007F67A9" w:rsidRDefault="007F67A9" w:rsidP="007F67A9">
                            <w:pPr>
                              <w:bidi/>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Equation</w:t>
                            </w:r>
                          </w:p>
                        </w:txbxContent>
                      </v:textbox>
                    </v:shape>
                  </v:group>
                  <v:group id="קבוצה 219" o:spid="_x0000_s1106" style="position:absolute;left:14151;top:16180;width:19391;height:17873" coordorigin="14151,16180" coordsize="19390,17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group id="קבוצה 220" o:spid="_x0000_s1107" style="position:absolute;left:14151;top:16180;width:19391;height:4767" coordorigin="14151,16180"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rect id="מלבן 221" o:spid="_x0000_s1108" style="position:absolute;left:14151;top:16180;width:13918;height:3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" fillcolor="#fbe4d5 [661]" strokecolor="#ed7d31 [3205]" strokeweight="1pt">
                        <v:stroke linestyle="thickThin"/>
                      </v:rect>
                      <v:rect id="מלבן 222" o:spid="_x0000_s1109" style="position:absolute;left:14821;top:17058;width:361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" fillcolor="#f7caac [1301]" strokecolor="#ed7d31 [3205]" strokeweight="1pt">
                        <v:stroke linestyle="thickThin"/>
                        <v:textbox>
                          <w:txbxContent>
                            <w:p w14:paraId="13050BD1" w14:textId="77777777" w:rsidR="007F67A9" w:rsidRDefault="007F67A9" w:rsidP="007F67A9">
                              <w:pPr>
                                <w:bidi/>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3</w:t>
                              </w:r>
                            </w:p>
                          </w:txbxContent>
                        </v:textbox>
                      </v:rect>
                      <v:rect id="מלבן 223" o:spid="_x0000_s1110" style="position:absolute;left:18907;top:17058;width:4407;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" fillcolor="#f7caac [1301]" strokecolor="#ed7d31 [3205]" strokeweight="1pt">
                        <v:stroke linestyle="thickThin"/>
                        <v:textbox>
                          <w:txbxContent>
                            <w:p w14:paraId="631D105C" w14:textId="77777777" w:rsidR="007F67A9" w:rsidRDefault="007F67A9" w:rsidP="007F67A9">
                              <w:pPr>
                                <w:bidi/>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w:t>
                              </w:r>
                            </w:p>
                          </w:txbxContent>
                        </v:textbox>
                      </v:rect>
                      <v:rect id="מלבן 224" o:spid="_x0000_s1111" style="position:absolute;left:23785;top:17058;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" fillcolor="#f7caac [1301]" strokecolor="#ed7d31 [3205]" strokeweight="1pt">
                        <v:stroke linestyle="thickThin"/>
                        <v:textbox>
                          <w:txbxContent>
                            <w:p w14:paraId="215AC333" w14:textId="77777777" w:rsidR="007F67A9" w:rsidRDefault="007F67A9" w:rsidP="007F67A9">
                              <w:pPr>
                                <w:bidi/>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2</w:t>
                              </w:r>
                            </w:p>
                          </w:txbxContent>
                        </v:textbox>
                      </v:rect>
                    </v:group>
                    <v:group id="קבוצה 225" o:spid="_x0000_s1112" style="position:absolute;left:14151;top:29287;width:19391;height:4766" coordorigin="14151,29287"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rect id="מלבן 226" o:spid="_x0000_s1113" style="position:absolute;left:14151;top:29287;width:1391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" fillcolor="#fbe4d5 [661]" strokecolor="#ed7d31 [3205]" strokeweight="1pt">
                        <v:stroke linestyle="thickThin"/>
                      </v:rect>
                      <v:rect id="מלבן 227" o:spid="_x0000_s1114" style="position:absolute;left:14821;top:30164;width:361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" fillcolor="#f7caac [1301]" strokecolor="#ed7d31 [3205]" strokeweight="1pt">
                        <v:stroke linestyle="thickThin"/>
                        <v:textbox>
                          <w:txbxContent>
                            <w:p w14:paraId="28F6E5CA" w14:textId="77777777" w:rsidR="007F67A9" w:rsidRDefault="007F67A9" w:rsidP="007F67A9">
                              <w:pPr>
                                <w:bidi/>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4</w:t>
                              </w:r>
                            </w:p>
                          </w:txbxContent>
                        </v:textbox>
                      </v:rect>
                      <v:rect id="מלבן 228" o:spid="_x0000_s1115" style="position:absolute;left:18907;top:30164;width:4407;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" fillcolor="#f7caac [1301]" strokecolor="#ed7d31 [3205]" strokeweight="1pt">
                        <v:stroke linestyle="thickThin"/>
                        <v:textbox>
                          <w:txbxContent>
                            <w:p w14:paraId="2C8F2905" w14:textId="77777777" w:rsidR="007F67A9" w:rsidRDefault="007F67A9" w:rsidP="007F67A9">
                              <w:pPr>
                                <w:bidi/>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w:t>
                              </w:r>
                            </w:p>
                          </w:txbxContent>
                        </v:textbox>
                      </v:rect>
                      <v:rect id="מלבן 229" o:spid="_x0000_s1116" style="position:absolute;left:23785;top:30164;width:368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" fillcolor="#f7caac [1301]" strokecolor="#ed7d31 [3205]" strokeweight="1pt">
                        <v:stroke linestyle="thickThin"/>
                        <v:textbox>
                          <w:txbxContent>
                            <w:p w14:paraId="33D879FD" w14:textId="77777777" w:rsidR="007F67A9" w:rsidRDefault="007F67A9" w:rsidP="007F67A9">
                              <w:pPr>
                                <w:bidi/>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0</w:t>
                              </w:r>
                            </w:p>
                          </w:txbxContent>
                        </v:textbox>
                      </v:rect>
                    </v:group>
                    <v:group id="קבוצה 230" o:spid="_x0000_s1117" style="position:absolute;left:14151;top:22760;width:19391;height:4766" coordorigin="14151,22760"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rect id="מלבן 231" o:spid="_x0000_s1118" style="position:absolute;left:14151;top:22760;width:13918;height:3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" fillcolor="#fbe4d5 [661]" strokecolor="#ed7d31 [3205]" strokeweight="1pt">
                        <v:stroke linestyle="thickThin"/>
                      </v:rect>
                      <v:rect id="מלבן 232" o:spid="_x0000_s1119" style="position:absolute;left:14788;top:23638;width:361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" fillcolor="#f7caac [1301]" strokecolor="#ed7d31 [3205]" strokeweight="1pt">
                        <v:stroke linestyle="thickThin"/>
                        <v:textbox>
                          <w:txbxContent>
                            <w:p w14:paraId="4E82E157" w14:textId="77777777" w:rsidR="007F67A9" w:rsidRDefault="007F67A9" w:rsidP="007F67A9">
                              <w:pPr>
                                <w:bidi/>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5</w:t>
                              </w:r>
                            </w:p>
                          </w:txbxContent>
                        </v:textbox>
                      </v:rect>
                      <v:rect id="מלבן 233" o:spid="_x0000_s1120" style="position:absolute;left:18907;top:23638;width:4407;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" fillcolor="#f7caac [1301]" strokecolor="#ed7d31 [3205]" strokeweight="1pt">
                        <v:stroke linestyle="thickThin"/>
                        <v:textbox>
                          <w:txbxContent>
                            <w:p w14:paraId="71B1E914" w14:textId="77777777" w:rsidR="007F67A9" w:rsidRDefault="007F67A9" w:rsidP="007F67A9">
                              <w:pPr>
                                <w:bidi/>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w:t>
                              </w:r>
                            </w:p>
                          </w:txbxContent>
                        </v:textbox>
                      </v:rect>
                      <v:rect id="מלבן 234" o:spid="_x0000_s1121" style="position:absolute;left:23785;top:23638;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" fillcolor="#f7caac [1301]" strokecolor="#ed7d31 [3205]" strokeweight="1pt">
                        <v:stroke linestyle="thickThin"/>
                        <v:textbox>
                          <w:txbxContent>
                            <w:p w14:paraId="44DF1CF2" w14:textId="77777777" w:rsidR="007F67A9" w:rsidRDefault="007F67A9" w:rsidP="007F67A9">
                              <w:pPr>
                                <w:bidi/>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1</w:t>
                              </w:r>
                            </w:p>
                          </w:txbxContent>
                        </v:textbox>
                      </v:rect>
                    </v:group>
                    <v:shape id="מחבר חץ ישר 235" o:spid="_x0000_s1122" type="#_x0000_t32" style="position:absolute;left:23846;top:27526;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" strokecolor="black [3213]" strokeweight="1pt">
                      <v:stroke endarrow="block"/>
                      <o:lock v:ext="edit" shapetype="f"/>
                    </v:shape>
                    <v:shape id="מחבר חץ ישר 236" o:spid="_x0000_s1123" type="#_x0000_t32" style="position:absolute;left:23846;top:20996;width:0;height:1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" strokecolor="black [3213]" strokeweight="1pt">
                      <v:stroke endarrow="block"/>
                      <o:lock v:ext="edit" shapetype="f"/>
                    </v:shape>
                  </v:group>
                  <w10:wrap type="topAndBottom"/>
                </v:group>
              </w:pict>
            </mc:Fallback>
          </mc:AlternateContent>
        </w:r>
      </w:ins>
      <w:ins w:id="401" w:author="רינת אביטל" w:date="2022-05-09T23:36:00Z">
        <w:r w:rsidR="007F67A9">
          <w:rPr>
            <w:rFonts w:ascii="Tahoma" w:hAnsi="Tahoma" w:cs="Tahoma" w:hint="cs"/>
            <w:sz w:val="22"/>
            <w:szCs w:val="22"/>
            <w:rtl/>
          </w:rPr>
          <w:t>לדוגמא: עבור הפונקציה</w:t>
        </w:r>
      </w:ins>
      <w:ins w:id="402" w:author="רינת אביטל" w:date="2022-05-09T23:45:00Z">
        <w:r w:rsidR="0048172E">
          <w:rPr>
            <w:rFonts w:ascii="Tahoma" w:hAnsi="Tahoma" w:cs="Tahoma" w:hint="cs"/>
            <w:sz w:val="22"/>
            <w:szCs w:val="22"/>
            <w:rtl/>
          </w:rPr>
          <w:t>:</w:t>
        </w:r>
      </w:ins>
      <w:ins w:id="403" w:author="רינת אביטל" w:date="2022-05-09T23:37:00Z">
        <w:r w:rsidR="007F67A9">
          <w:rPr>
            <w:rFonts w:ascii="Tahoma" w:hAnsi="Tahoma" w:cs="Tahoma" w:hint="cs"/>
            <w:sz w:val="22"/>
            <w:szCs w:val="22"/>
            <w:rtl/>
          </w:rPr>
          <w:t xml:space="preserve"> </w:t>
        </w:r>
      </w:ins>
    </w:p>
    <w:p w14:paraId="512B1248" w14:textId="257236FD" w:rsidR="005E42CF" w:rsidRDefault="002E1E1D" w:rsidP="007F67A9">
      <w:pPr>
        <w:bidi/>
        <w:ind w:left="720"/>
        <w:rPr>
          <w:ins w:id="404" w:author="רינת אביטל" w:date="2022-05-09T22:56:00Z"/>
          <w:rFonts w:ascii="Tahoma" w:hAnsi="Tahoma" w:cs="Tahoma"/>
          <w:sz w:val="22"/>
          <w:szCs w:val="22"/>
          <w:rtl/>
        </w:rPr>
      </w:pPr>
      <w:ins w:id="405" w:author="רינת אביטל" w:date="2022-05-09T23:25:00Z">
        <w:r>
          <w:rPr>
            <w:rFonts w:ascii="Tahoma" w:hAnsi="Tahoma" w:cs="Tahoma" w:hint="cs"/>
            <w:sz w:val="22"/>
            <w:szCs w:val="22"/>
            <w:rtl/>
          </w:rPr>
          <w:t xml:space="preserve"> </w:t>
        </w:r>
      </w:ins>
    </w:p>
    <w:p w14:paraId="469E4DC4" w14:textId="38A33723" w:rsidR="00D01622" w:rsidRDefault="00D01622" w:rsidP="00D01622">
      <w:pPr>
        <w:bidi/>
        <w:spacing w:after="240" w:line="360" w:lineRule="auto"/>
        <w:jc w:val="both"/>
        <w:rPr>
          <w:ins w:id="406" w:author="רינת אביטל" w:date="2022-05-10T09:09:00Z"/>
          <w:rFonts w:ascii="Tahoma" w:hAnsi="Tahoma" w:cs="Tahoma"/>
          <w:sz w:val="22"/>
          <w:szCs w:val="22"/>
          <w:rtl/>
        </w:rPr>
      </w:pPr>
    </w:p>
    <w:p w14:paraId="68870B4F" w14:textId="53E76456" w:rsidR="007E3420" w:rsidRDefault="007E3420" w:rsidP="007E3420">
      <w:pPr>
        <w:bidi/>
        <w:spacing w:line="360" w:lineRule="auto"/>
        <w:ind w:left="720"/>
        <w:rPr>
          <w:ins w:id="407" w:author="רינת אביטל" w:date="2022-05-10T09:19:00Z"/>
          <w:rFonts w:ascii="Tahoma" w:hAnsi="Tahoma" w:cs="Tahoma"/>
          <w:sz w:val="22"/>
          <w:szCs w:val="22"/>
          <w:rtl/>
        </w:rPr>
      </w:pPr>
      <w:ins w:id="408" w:author="רינת אביטל" w:date="2022-05-10T09:11:00Z">
        <w:r>
          <w:rPr>
            <w:rFonts w:ascii="Tahoma" w:hAnsi="Tahoma" w:cs="Tahoma" w:hint="cs"/>
            <w:sz w:val="22"/>
            <w:szCs w:val="22"/>
            <w:rtl/>
          </w:rPr>
          <w:t xml:space="preserve">גם חישוב פונקציית הנגזרת </w:t>
        </w:r>
      </w:ins>
      <w:ins w:id="409" w:author="רינת אביטל" w:date="2022-05-10T09:12:00Z">
        <w:r>
          <w:rPr>
            <w:rFonts w:ascii="Tahoma" w:hAnsi="Tahoma" w:cs="Tahoma" w:hint="cs"/>
            <w:sz w:val="22"/>
            <w:szCs w:val="22"/>
            <w:rtl/>
          </w:rPr>
          <w:t xml:space="preserve">מיוצגת ע"י האובייקט </w:t>
        </w:r>
        <w:r w:rsidRPr="007E3420">
          <w:rPr>
            <w:rFonts w:ascii="Tahoma" w:hAnsi="Tahoma" w:cs="Tahoma"/>
            <w:sz w:val="22"/>
            <w:szCs w:val="22"/>
            <w:rPrChange w:id="410" w:author="רינת אביטל" w:date="2022-05-10T09:13:00Z">
              <w:rPr>
                <w:rFonts w:asciiTheme="minorHAnsi" w:hAnsi="Calibri" w:cstheme="minorBidi"/>
                <w:color w:val="000000" w:themeColor="text1"/>
                <w:kern w:val="24"/>
                <w:sz w:val="28"/>
                <w:szCs w:val="28"/>
              </w:rPr>
            </w:rPrChange>
          </w:rPr>
          <w:t>Equation</w:t>
        </w:r>
        <w:r w:rsidRPr="007E3420">
          <w:rPr>
            <w:rFonts w:ascii="Tahoma" w:hAnsi="Tahoma" w:cs="Tahoma" w:hint="cs"/>
            <w:sz w:val="22"/>
            <w:szCs w:val="22"/>
            <w:rtl/>
            <w:rPrChange w:id="411" w:author="רינת אביטל" w:date="2022-05-10T09:13:00Z">
              <w:rPr>
                <w:rFonts w:asciiTheme="minorHAnsi" w:hAnsi="Calibri" w:cstheme="minorBidi" w:hint="cs"/>
                <w:color w:val="000000" w:themeColor="text1"/>
                <w:kern w:val="24"/>
                <w:sz w:val="28"/>
                <w:szCs w:val="28"/>
                <w:rtl/>
              </w:rPr>
            </w:rPrChange>
          </w:rPr>
          <w:t xml:space="preserve"> שכמובן יכנס לתוכו ע"י </w:t>
        </w:r>
      </w:ins>
      <w:ins w:id="412" w:author="רינת אביטל" w:date="2022-05-10T09:13:00Z">
        <w:r>
          <w:rPr>
            <w:rFonts w:ascii="Tahoma" w:hAnsi="Tahoma" w:cs="Tahoma" w:hint="cs"/>
            <w:sz w:val="22"/>
            <w:szCs w:val="22"/>
            <w:rtl/>
          </w:rPr>
          <w:t>חישו</w:t>
        </w:r>
      </w:ins>
      <w:ins w:id="413" w:author="רינת אביטל" w:date="2022-05-10T09:14:00Z">
        <w:r w:rsidR="00852458">
          <w:rPr>
            <w:rFonts w:ascii="Tahoma" w:hAnsi="Tahoma" w:cs="Tahoma" w:hint="cs"/>
            <w:sz w:val="22"/>
            <w:szCs w:val="22"/>
            <w:rtl/>
          </w:rPr>
          <w:t>ב אובייקט המשוואה ש</w:t>
        </w:r>
      </w:ins>
      <w:ins w:id="414" w:author="רינת אביטל" w:date="2022-05-10T09:15:00Z">
        <w:r w:rsidR="00852458">
          <w:rPr>
            <w:rFonts w:ascii="Tahoma" w:hAnsi="Tahoma" w:cs="Tahoma" w:hint="cs"/>
            <w:sz w:val="22"/>
            <w:szCs w:val="22"/>
            <w:rtl/>
          </w:rPr>
          <w:t>אפרט בהמשך.</w:t>
        </w:r>
      </w:ins>
    </w:p>
    <w:p w14:paraId="6F010816" w14:textId="77777777" w:rsidR="00344E9F" w:rsidRDefault="00344E9F" w:rsidP="00344E9F">
      <w:pPr>
        <w:bidi/>
        <w:spacing w:line="360" w:lineRule="auto"/>
        <w:rPr>
          <w:ins w:id="415" w:author="רינת אביטל" w:date="2022-05-10T09:16:00Z"/>
          <w:rFonts w:ascii="Tahoma" w:hAnsi="Tahoma" w:cs="Tahoma"/>
          <w:sz w:val="22"/>
          <w:szCs w:val="22"/>
          <w:rtl/>
        </w:rPr>
        <w:pPrChange w:id="416" w:author="רינת אביטל" w:date="2022-05-10T09:19:00Z">
          <w:pPr>
            <w:bidi/>
            <w:spacing w:line="360" w:lineRule="auto"/>
            <w:ind w:left="720"/>
          </w:pPr>
        </w:pPrChange>
      </w:pPr>
    </w:p>
    <w:p w14:paraId="6134B9AE" w14:textId="0A900989" w:rsidR="00852458" w:rsidRDefault="00344E9F" w:rsidP="00344E9F">
      <w:pPr>
        <w:bidi/>
        <w:spacing w:line="360" w:lineRule="auto"/>
        <w:rPr>
          <w:ins w:id="417" w:author="רינת אביטל" w:date="2022-05-10T09:25:00Z"/>
          <w:rFonts w:ascii="Tahoma" w:hAnsi="Tahoma" w:cs="Tahoma"/>
          <w:sz w:val="22"/>
          <w:szCs w:val="22"/>
          <w:rtl/>
        </w:rPr>
      </w:pPr>
      <w:ins w:id="418" w:author="רינת אביטל" w:date="2022-05-10T09:20:00Z">
        <w:r>
          <w:rPr>
            <w:rFonts w:ascii="Tahoma" w:hAnsi="Tahoma" w:cs="Tahoma" w:hint="cs"/>
            <w:sz w:val="22"/>
            <w:szCs w:val="22"/>
            <w:rtl/>
          </w:rPr>
          <w:t xml:space="preserve">אחרי שאני יודעת </w:t>
        </w:r>
      </w:ins>
      <w:ins w:id="419" w:author="רינת אביטל" w:date="2022-05-10T09:22:00Z">
        <w:r>
          <w:rPr>
            <w:rFonts w:ascii="Tahoma" w:hAnsi="Tahoma" w:cs="Tahoma" w:hint="cs"/>
            <w:sz w:val="22"/>
            <w:szCs w:val="22"/>
            <w:rtl/>
          </w:rPr>
          <w:t>איכן יאוכס</w:t>
        </w:r>
      </w:ins>
      <w:ins w:id="420" w:author="רינת אביטל" w:date="2022-05-10T09:23:00Z">
        <w:r>
          <w:rPr>
            <w:rFonts w:ascii="Tahoma" w:hAnsi="Tahoma" w:cs="Tahoma" w:hint="cs"/>
            <w:sz w:val="22"/>
            <w:szCs w:val="22"/>
            <w:rtl/>
          </w:rPr>
          <w:t>ן כל המידע אודות הפונקציה</w:t>
        </w:r>
      </w:ins>
      <w:ins w:id="421" w:author="רינת אביטל" w:date="2022-05-10T09:22:00Z">
        <w:r>
          <w:rPr>
            <w:rFonts w:ascii="Tahoma" w:hAnsi="Tahoma" w:cs="Tahoma" w:hint="cs"/>
            <w:sz w:val="22"/>
            <w:szCs w:val="22"/>
            <w:rtl/>
          </w:rPr>
          <w:t xml:space="preserve"> </w:t>
        </w:r>
      </w:ins>
      <w:ins w:id="422" w:author="רינת אביטל" w:date="2022-05-10T09:23:00Z">
        <w:r>
          <w:rPr>
            <w:rFonts w:ascii="Tahoma" w:hAnsi="Tahoma" w:cs="Tahoma" w:hint="cs"/>
            <w:sz w:val="22"/>
            <w:szCs w:val="22"/>
            <w:rtl/>
          </w:rPr>
          <w:t xml:space="preserve">נשאלת השאלה </w:t>
        </w:r>
      </w:ins>
      <w:ins w:id="423" w:author="רינת אביטל" w:date="2022-05-10T09:17:00Z">
        <w:r w:rsidR="00852458">
          <w:rPr>
            <w:rFonts w:ascii="Tahoma" w:hAnsi="Tahoma" w:cs="Tahoma" w:hint="cs"/>
            <w:sz w:val="22"/>
            <w:szCs w:val="22"/>
            <w:rtl/>
          </w:rPr>
          <w:t>אי</w:t>
        </w:r>
      </w:ins>
      <w:ins w:id="424" w:author="רינת אביטל" w:date="2022-05-10T09:19:00Z">
        <w:r w:rsidR="00852458">
          <w:rPr>
            <w:rFonts w:ascii="Tahoma" w:hAnsi="Tahoma" w:cs="Tahoma" w:hint="cs"/>
            <w:sz w:val="22"/>
            <w:szCs w:val="22"/>
            <w:rtl/>
          </w:rPr>
          <w:t xml:space="preserve">ך ממחרוזת פשוטה שהמשתמש </w:t>
        </w:r>
        <w:r>
          <w:rPr>
            <w:rFonts w:ascii="Tahoma" w:hAnsi="Tahoma" w:cs="Tahoma" w:hint="cs"/>
            <w:sz w:val="22"/>
            <w:szCs w:val="22"/>
            <w:rtl/>
          </w:rPr>
          <w:t xml:space="preserve">הכניס למערכת אוכל </w:t>
        </w:r>
      </w:ins>
      <w:ins w:id="425" w:author="רינת אביטל" w:date="2022-05-10T09:23:00Z">
        <w:r>
          <w:rPr>
            <w:rFonts w:ascii="Tahoma" w:hAnsi="Tahoma" w:cs="Tahoma" w:hint="cs"/>
            <w:sz w:val="22"/>
            <w:szCs w:val="22"/>
            <w:rtl/>
          </w:rPr>
          <w:t xml:space="preserve">לפרק את המשוואה </w:t>
        </w:r>
      </w:ins>
      <w:ins w:id="426" w:author="רינת אביטל" w:date="2022-05-10T09:24:00Z">
        <w:r w:rsidR="00632D01">
          <w:rPr>
            <w:rFonts w:ascii="Tahoma" w:hAnsi="Tahoma" w:cs="Tahoma" w:hint="cs"/>
            <w:sz w:val="22"/>
            <w:szCs w:val="22"/>
            <w:rtl/>
          </w:rPr>
          <w:t>לכדי מבני נתונים של אובייקט משוואה.</w:t>
        </w:r>
      </w:ins>
    </w:p>
    <w:p w14:paraId="52CA90BB" w14:textId="747371F7" w:rsidR="00632D01" w:rsidRDefault="00632D01" w:rsidP="00632D01">
      <w:pPr>
        <w:bidi/>
        <w:spacing w:line="360" w:lineRule="auto"/>
        <w:rPr>
          <w:ins w:id="427" w:author="רינת אביטל" w:date="2022-05-10T09:25:00Z"/>
          <w:rFonts w:ascii="Tahoma" w:hAnsi="Tahoma" w:cs="Tahoma"/>
          <w:sz w:val="22"/>
          <w:szCs w:val="22"/>
          <w:rtl/>
        </w:rPr>
      </w:pPr>
    </w:p>
    <w:p w14:paraId="0BE7F716" w14:textId="70572B5F" w:rsidR="00632D01" w:rsidRDefault="00632D01" w:rsidP="00632D01">
      <w:pPr>
        <w:bidi/>
        <w:spacing w:line="360" w:lineRule="auto"/>
        <w:rPr>
          <w:ins w:id="428" w:author="רינת אביטל" w:date="2022-05-10T10:35:00Z"/>
          <w:rFonts w:ascii="Tahoma" w:hAnsi="Tahoma" w:cs="Tahoma"/>
          <w:sz w:val="22"/>
          <w:szCs w:val="22"/>
          <w:rtl/>
        </w:rPr>
      </w:pPr>
      <w:ins w:id="429" w:author="רינת אביטל" w:date="2022-05-10T09:25:00Z">
        <w:r>
          <w:rPr>
            <w:rFonts w:ascii="Tahoma" w:hAnsi="Tahoma" w:cs="Tahoma" w:hint="cs"/>
            <w:sz w:val="22"/>
            <w:szCs w:val="22"/>
            <w:rtl/>
          </w:rPr>
          <w:t>וכאן האלגוריתם העיקר</w:t>
        </w:r>
      </w:ins>
      <w:ins w:id="430" w:author="רינת אביטל" w:date="2022-05-10T09:26:00Z">
        <w:r>
          <w:rPr>
            <w:rFonts w:ascii="Tahoma" w:hAnsi="Tahoma" w:cs="Tahoma" w:hint="cs"/>
            <w:sz w:val="22"/>
            <w:szCs w:val="22"/>
            <w:rtl/>
          </w:rPr>
          <w:t>י</w:t>
        </w:r>
      </w:ins>
      <w:ins w:id="431" w:author="רינת אביטל" w:date="2022-05-10T09:25:00Z">
        <w:r>
          <w:rPr>
            <w:rFonts w:ascii="Tahoma" w:hAnsi="Tahoma" w:cs="Tahoma" w:hint="cs"/>
            <w:sz w:val="22"/>
            <w:szCs w:val="22"/>
            <w:rtl/>
          </w:rPr>
          <w:t xml:space="preserve"> מגיע ותפקידו </w:t>
        </w:r>
      </w:ins>
      <w:ins w:id="432" w:author="רינת אביטל" w:date="2022-05-10T09:26:00Z">
        <w:r>
          <w:rPr>
            <w:rFonts w:ascii="Tahoma" w:hAnsi="Tahoma" w:cs="Tahoma" w:hint="cs"/>
            <w:sz w:val="22"/>
            <w:szCs w:val="22"/>
            <w:rtl/>
          </w:rPr>
          <w:t xml:space="preserve">לעבור באופן שיטתי על כל איבר בפונקציה </w:t>
        </w:r>
      </w:ins>
      <w:ins w:id="433" w:author="רינת אביטל" w:date="2022-05-10T09:29:00Z">
        <w:r>
          <w:rPr>
            <w:rFonts w:ascii="Tahoma" w:hAnsi="Tahoma" w:cs="Tahoma" w:hint="cs"/>
            <w:sz w:val="22"/>
            <w:szCs w:val="22"/>
            <w:rtl/>
          </w:rPr>
          <w:t>ובו לטפל באופן אישי</w:t>
        </w:r>
      </w:ins>
      <w:ins w:id="434" w:author="רינת אביטל" w:date="2022-05-10T10:48:00Z">
        <w:r w:rsidR="00BE184C">
          <w:rPr>
            <w:rFonts w:ascii="Tahoma" w:hAnsi="Tahoma" w:cs="Tahoma" w:hint="cs"/>
            <w:sz w:val="22"/>
            <w:szCs w:val="22"/>
            <w:rtl/>
          </w:rPr>
          <w:t>.</w:t>
        </w:r>
      </w:ins>
    </w:p>
    <w:p w14:paraId="12EB5EF3" w14:textId="69EC8A25" w:rsidR="001E27F4" w:rsidRDefault="001E27F4" w:rsidP="001E27F4">
      <w:pPr>
        <w:bidi/>
        <w:spacing w:line="360" w:lineRule="auto"/>
        <w:rPr>
          <w:ins w:id="435" w:author="רינת אביטל" w:date="2022-05-10T10:35:00Z"/>
          <w:rFonts w:ascii="Tahoma" w:hAnsi="Tahoma" w:cs="Tahoma"/>
          <w:sz w:val="22"/>
          <w:szCs w:val="22"/>
          <w:rtl/>
        </w:rPr>
      </w:pPr>
    </w:p>
    <w:p w14:paraId="080AD4AE" w14:textId="77777777" w:rsidR="001E27F4" w:rsidRPr="007E3420" w:rsidRDefault="001E27F4" w:rsidP="001E27F4">
      <w:pPr>
        <w:bidi/>
        <w:spacing w:line="360" w:lineRule="auto"/>
        <w:rPr>
          <w:ins w:id="436" w:author="רינת אביטל" w:date="2022-05-09T22:31:00Z"/>
          <w:rFonts w:ascii="Tahoma" w:hAnsi="Tahoma" w:cs="Tahoma" w:hint="cs"/>
          <w:sz w:val="22"/>
          <w:szCs w:val="22"/>
          <w:rtl/>
        </w:rPr>
        <w:pPrChange w:id="437" w:author="רינת אביטל" w:date="2022-05-10T10:35:00Z">
          <w:pPr>
            <w:bidi/>
            <w:spacing w:after="240" w:line="360" w:lineRule="auto"/>
            <w:jc w:val="both"/>
          </w:pPr>
        </w:pPrChange>
      </w:pPr>
    </w:p>
    <w:p w14:paraId="153A03FE" w14:textId="7C7B7E69" w:rsidR="00D01622" w:rsidRPr="007E3420" w:rsidRDefault="00D01622" w:rsidP="00D01622">
      <w:pPr>
        <w:bidi/>
        <w:spacing w:after="240" w:line="360" w:lineRule="auto"/>
        <w:jc w:val="both"/>
        <w:rPr>
          <w:rFonts w:ascii="Tahoma" w:hAnsi="Tahoma" w:cs="Tahoma"/>
          <w:sz w:val="22"/>
          <w:szCs w:val="22"/>
          <w:rtl/>
        </w:rPr>
      </w:pPr>
    </w:p>
    <w:p w14:paraId="693A8859" w14:textId="4845D1A7" w:rsidR="00BD575D" w:rsidDel="001E27F4" w:rsidRDefault="00F31DDB" w:rsidP="001E27F4">
      <w:pPr>
        <w:bidi/>
        <w:spacing w:after="240" w:line="360" w:lineRule="auto"/>
        <w:jc w:val="both"/>
        <w:rPr>
          <w:del w:id="438" w:author="רינת אביטל" w:date="2022-05-10T10:35:00Z"/>
          <w:rFonts w:ascii="Tahoma" w:hAnsi="Tahoma" w:cs="Tahoma"/>
          <w:b/>
          <w:bCs/>
          <w:sz w:val="22"/>
          <w:szCs w:val="22"/>
          <w:rtl/>
        </w:rPr>
      </w:pPr>
      <w:del w:id="439" w:author="רינת אביטל" w:date="2022-05-10T10:35:00Z">
        <w:r w:rsidDel="001E27F4">
          <w:rPr>
            <w:rFonts w:ascii="Tahoma" w:hAnsi="Tahoma" w:cs="Tahoma"/>
            <w:b/>
            <w:bCs/>
            <w:sz w:val="22"/>
            <w:szCs w:val="22"/>
            <w:rtl/>
          </w:rPr>
          <w:delText>1.</w:delText>
        </w:r>
        <w:r w:rsidDel="001E27F4">
          <w:rPr>
            <w:rFonts w:ascii="Tahoma" w:hAnsi="Tahoma" w:cs="Tahoma"/>
            <w:sz w:val="22"/>
            <w:szCs w:val="22"/>
            <w:rtl/>
          </w:rPr>
          <w:delText xml:space="preserve"> איך נמצא מרחק בין השטחים?</w:delText>
        </w:r>
      </w:del>
    </w:p>
    <w:p w14:paraId="3988BDB3" w14:textId="57A4427C" w:rsidR="001E27F4" w:rsidRDefault="001E27F4" w:rsidP="001E27F4">
      <w:pPr>
        <w:bidi/>
        <w:spacing w:after="240" w:line="360" w:lineRule="auto"/>
        <w:jc w:val="both"/>
        <w:rPr>
          <w:ins w:id="440" w:author="רינת אביטל" w:date="2022-05-10T10:35:00Z"/>
          <w:rFonts w:ascii="Tahoma" w:hAnsi="Tahoma" w:cs="Tahoma"/>
          <w:b/>
          <w:bCs/>
          <w:sz w:val="22"/>
          <w:szCs w:val="22"/>
          <w:rtl/>
        </w:rPr>
      </w:pPr>
    </w:p>
    <w:p w14:paraId="53976CC8" w14:textId="53EBAF64" w:rsidR="001E27F4" w:rsidRDefault="001E27F4" w:rsidP="001E27F4">
      <w:pPr>
        <w:bidi/>
        <w:spacing w:after="240" w:line="360" w:lineRule="auto"/>
        <w:jc w:val="both"/>
        <w:rPr>
          <w:ins w:id="441" w:author="רינת אביטל" w:date="2022-05-10T10:35:00Z"/>
          <w:rFonts w:ascii="Tahoma" w:hAnsi="Tahoma" w:cs="Tahoma"/>
          <w:b/>
          <w:bCs/>
          <w:sz w:val="22"/>
          <w:szCs w:val="22"/>
          <w:rtl/>
        </w:rPr>
      </w:pPr>
    </w:p>
    <w:p w14:paraId="13B47BC1" w14:textId="1B64A178" w:rsidR="001E27F4" w:rsidRDefault="001E27F4" w:rsidP="001E27F4">
      <w:pPr>
        <w:bidi/>
        <w:spacing w:after="240" w:line="360" w:lineRule="auto"/>
        <w:jc w:val="both"/>
        <w:rPr>
          <w:ins w:id="442" w:author="רינת אביטל" w:date="2022-05-10T10:35:00Z"/>
          <w:rFonts w:ascii="Tahoma" w:hAnsi="Tahoma" w:cs="Tahoma"/>
          <w:b/>
          <w:bCs/>
          <w:sz w:val="22"/>
          <w:szCs w:val="22"/>
          <w:rtl/>
        </w:rPr>
      </w:pPr>
    </w:p>
    <w:p w14:paraId="7E9326F9" w14:textId="71FBFB9D" w:rsidR="001E27F4" w:rsidRDefault="00BE184C" w:rsidP="001E27F4">
      <w:pPr>
        <w:bidi/>
        <w:spacing w:after="240" w:line="360" w:lineRule="auto"/>
        <w:jc w:val="both"/>
        <w:rPr>
          <w:ins w:id="443" w:author="רינת אביטל" w:date="2022-05-10T10:35:00Z"/>
          <w:rFonts w:ascii="Tahoma" w:hAnsi="Tahoma" w:cs="Tahoma"/>
          <w:sz w:val="22"/>
          <w:szCs w:val="22"/>
          <w:rtl/>
        </w:rPr>
      </w:pPr>
      <w:ins w:id="444" w:author="רינת אביטל" w:date="2022-05-10T10:52:00Z">
        <w:r>
          <w:rPr>
            <w:noProof/>
          </w:rPr>
          <w:lastRenderedPageBreak/>
          <w:drawing>
            <wp:anchor distT="0" distB="0" distL="114300" distR="114300" simplePos="0" relativeHeight="251849728" behindDoc="1" locked="0" layoutInCell="1" allowOverlap="1" wp14:anchorId="08224EE7" wp14:editId="686191EE">
              <wp:simplePos x="0" y="0"/>
              <wp:positionH relativeFrom="column">
                <wp:posOffset>-314325</wp:posOffset>
              </wp:positionH>
              <wp:positionV relativeFrom="paragraph">
                <wp:posOffset>4635500</wp:posOffset>
              </wp:positionV>
              <wp:extent cx="5731510" cy="4641850"/>
              <wp:effectExtent l="0" t="0" r="2540" b="6350"/>
              <wp:wrapNone/>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4641850"/>
                      </a:xfrm>
                      <a:prstGeom prst="rect">
                        <a:avLst/>
                      </a:prstGeom>
                    </pic:spPr>
                  </pic:pic>
                </a:graphicData>
              </a:graphic>
            </wp:anchor>
          </w:drawing>
        </w:r>
      </w:ins>
      <w:ins w:id="445" w:author="רינת אביטל" w:date="2022-05-10T10:36:00Z">
        <w:r w:rsidRPr="001E27F4">
          <w:rPr>
            <w:rFonts w:ascii="Tahoma" w:hAnsi="Tahoma" w:cs="Tahoma"/>
            <w:b/>
            <w:bCs/>
            <w:color w:val="767171" w:themeColor="background2" w:themeShade="80"/>
            <w:sz w:val="22"/>
            <w:szCs w:val="22"/>
            <w:rtl/>
            <w14:shadow w14:blurRad="50800" w14:dist="38100" w14:dir="18900000" w14:sx="100000" w14:sy="100000" w14:kx="0" w14:ky="0" w14:algn="bl">
              <w14:srgbClr w14:val="000000">
                <w14:alpha w14:val="60000"/>
              </w14:srgbClr>
            </w14:shadow>
          </w:rPr>
          <w:drawing>
            <wp:anchor distT="0" distB="0" distL="114300" distR="114300" simplePos="0" relativeHeight="251848704" behindDoc="1" locked="0" layoutInCell="1" allowOverlap="1" wp14:anchorId="059A6766" wp14:editId="02284BFB">
              <wp:simplePos x="0" y="0"/>
              <wp:positionH relativeFrom="column">
                <wp:posOffset>-342900</wp:posOffset>
              </wp:positionH>
              <wp:positionV relativeFrom="paragraph">
                <wp:posOffset>0</wp:posOffset>
              </wp:positionV>
              <wp:extent cx="5166808" cy="4618120"/>
              <wp:effectExtent l="0" t="0" r="0" b="0"/>
              <wp:wrapTopAndBottom/>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166808" cy="4618120"/>
                      </a:xfrm>
                      <a:prstGeom prst="rect">
                        <a:avLst/>
                      </a:prstGeom>
                    </pic:spPr>
                  </pic:pic>
                </a:graphicData>
              </a:graphic>
            </wp:anchor>
          </w:drawing>
        </w:r>
      </w:ins>
      <w:ins w:id="446" w:author="רינת אביטל" w:date="2022-05-10T10:52:00Z">
        <w:r w:rsidRPr="00BE184C">
          <w:rPr>
            <w:noProof/>
          </w:rPr>
          <w:t xml:space="preserve"> </w:t>
        </w:r>
      </w:ins>
    </w:p>
    <w:p w14:paraId="058DBC5E" w14:textId="29D631C8" w:rsidR="00BD575D" w:rsidDel="001E27F4" w:rsidRDefault="00F31DDB" w:rsidP="001E27F4">
      <w:pPr>
        <w:bidi/>
        <w:spacing w:after="240" w:line="360" w:lineRule="auto"/>
        <w:jc w:val="both"/>
        <w:rPr>
          <w:del w:id="447" w:author="רינת אביטל" w:date="2022-05-10T10:35:00Z"/>
          <w:rFonts w:ascii="Tahoma" w:hAnsi="Tahoma" w:cs="Tahoma"/>
          <w:sz w:val="22"/>
          <w:szCs w:val="22"/>
          <w:rtl/>
        </w:rPr>
        <w:pPrChange w:id="448" w:author="רינת אביטל" w:date="2022-05-10T10:35:00Z">
          <w:pPr>
            <w:bidi/>
            <w:spacing w:after="240" w:line="360" w:lineRule="auto"/>
            <w:jc w:val="both"/>
          </w:pPr>
        </w:pPrChange>
      </w:pPr>
      <w:del w:id="449" w:author="רינת אביטל" w:date="2022-05-10T10:35:00Z">
        <w:r w:rsidDel="001E27F4">
          <w:rPr>
            <w:rFonts w:ascii="Tahoma" w:hAnsi="Tahoma" w:cs="Tahoma"/>
            <w:sz w:val="22"/>
            <w:szCs w:val="22"/>
            <w:rtl/>
          </w:rPr>
          <w:delText xml:space="preserve">הפתרון הפשוט הוא למצוא מרחק מנקודה לנקודה סמוכה ע"י נוסחת מרחק פשוטה. </w:delText>
        </w:r>
      </w:del>
    </w:p>
    <w:p w14:paraId="29800332" w14:textId="47B0A04C" w:rsidR="00BD575D" w:rsidDel="001E27F4" w:rsidRDefault="00F31DDB" w:rsidP="001E27F4">
      <w:pPr>
        <w:bidi/>
        <w:spacing w:after="240" w:line="360" w:lineRule="auto"/>
        <w:jc w:val="both"/>
        <w:rPr>
          <w:del w:id="450" w:author="רינת אביטל" w:date="2022-05-10T10:35:00Z"/>
          <w:rFonts w:ascii="Tahoma" w:hAnsi="Tahoma" w:cs="Tahoma"/>
          <w:b/>
          <w:bCs/>
          <w:sz w:val="22"/>
          <w:szCs w:val="22"/>
          <w:rtl/>
        </w:rPr>
      </w:pPr>
      <w:del w:id="451" w:author="רינת אביטל" w:date="2022-05-10T10:35:00Z">
        <w:r w:rsidDel="001E27F4">
          <w:rPr>
            <w:rFonts w:ascii="Tahoma" w:hAnsi="Tahoma" w:cs="Tahoma"/>
            <w:b/>
            <w:bCs/>
            <w:sz w:val="22"/>
            <w:szCs w:val="22"/>
            <w:rtl/>
          </w:rPr>
          <w:delText xml:space="preserve">הבעיה: </w:delText>
        </w:r>
        <w:r w:rsidDel="001E27F4">
          <w:rPr>
            <w:rFonts w:ascii="Tahoma" w:hAnsi="Tahoma" w:cs="Tahoma"/>
            <w:sz w:val="22"/>
            <w:szCs w:val="22"/>
            <w:rtl/>
          </w:rPr>
          <w:delText xml:space="preserve">אין אפשרות ללכת בחנות מכל נקודה לכל נקודה על ידי נוסחת מרחק, כיון שבאמצע יש קירות שדרכם א"א לעבור. </w:delText>
        </w:r>
      </w:del>
    </w:p>
    <w:p w14:paraId="2F074C9D" w14:textId="2AF403A6" w:rsidR="00BD575D" w:rsidDel="001E27F4" w:rsidRDefault="00F31DDB">
      <w:pPr>
        <w:bidi/>
        <w:spacing w:after="240" w:line="360" w:lineRule="auto"/>
        <w:jc w:val="both"/>
        <w:rPr>
          <w:del w:id="452" w:author="רינת אביטל" w:date="2022-05-10T10:35:00Z"/>
          <w:rFonts w:ascii="Tahoma" w:hAnsi="Tahoma" w:cs="Tahoma"/>
          <w:sz w:val="22"/>
          <w:szCs w:val="22"/>
          <w:rtl/>
        </w:rPr>
      </w:pPr>
      <w:del w:id="453" w:author="רינת אביטל" w:date="2022-05-10T10:35:00Z">
        <w:r w:rsidDel="001E27F4">
          <w:rPr>
            <w:rFonts w:ascii="Tahoma" w:hAnsi="Tahoma" w:cs="Tahoma"/>
            <w:b/>
            <w:bCs/>
            <w:sz w:val="22"/>
            <w:szCs w:val="22"/>
            <w:rtl/>
          </w:rPr>
          <w:delText>הפתרון:</w:delText>
        </w:r>
        <w:r w:rsidDel="001E27F4">
          <w:rPr>
            <w:rFonts w:ascii="Tahoma" w:hAnsi="Tahoma" w:cs="Tahoma"/>
            <w:sz w:val="22"/>
            <w:szCs w:val="22"/>
            <w:rtl/>
          </w:rPr>
          <w:delText xml:space="preserve"> נשתמש בנקודות גישה ובקשתות של סטנד. ע"י הקשתות נדע, מאיפה אפשר להיכנס מהסטנד לנקודת גישה ומה המרחק ביניהם. בכל פעם שרוצים להגיע למוצר מחשבים מאיזה מנקודות הגישה של הסטנד שלו כדאי להיכנס הפעם למרחק אופטימלי.</w:delText>
        </w:r>
      </w:del>
    </w:p>
    <w:p w14:paraId="4612E665" w14:textId="48B7BCBC" w:rsidR="00BD575D" w:rsidDel="001E27F4" w:rsidRDefault="00F31DDB">
      <w:pPr>
        <w:bidi/>
        <w:spacing w:after="240" w:line="360" w:lineRule="auto"/>
        <w:jc w:val="both"/>
        <w:rPr>
          <w:del w:id="454" w:author="רינת אביטל" w:date="2022-05-10T10:35:00Z"/>
          <w:rFonts w:ascii="Tahoma" w:hAnsi="Tahoma" w:cs="Tahoma"/>
          <w:sz w:val="22"/>
          <w:szCs w:val="22"/>
          <w:rtl/>
        </w:rPr>
      </w:pPr>
      <w:del w:id="455" w:author="רינת אביטל" w:date="2022-05-10T10:35:00Z">
        <w:r w:rsidDel="001E27F4">
          <w:rPr>
            <w:rFonts w:ascii="Tahoma" w:hAnsi="Tahoma" w:cs="Tahoma"/>
            <w:b/>
            <w:bCs/>
            <w:sz w:val="22"/>
            <w:szCs w:val="22"/>
            <w:rtl/>
          </w:rPr>
          <w:delText>2.</w:delText>
        </w:r>
        <w:r w:rsidDel="001E27F4">
          <w:rPr>
            <w:rFonts w:ascii="Tahoma" w:hAnsi="Tahoma" w:cs="Tahoma"/>
            <w:sz w:val="22"/>
            <w:szCs w:val="22"/>
            <w:rtl/>
          </w:rPr>
          <w:delText xml:space="preserve"> איך מחשבים מרחק בין קו לקו ובין סטנד לסטנד?</w:delText>
        </w:r>
      </w:del>
    </w:p>
    <w:p w14:paraId="5E1D95D8" w14:textId="7F84985D" w:rsidR="00BD575D" w:rsidDel="001E27F4" w:rsidRDefault="00F31DDB">
      <w:pPr>
        <w:bidi/>
        <w:spacing w:after="240" w:line="360" w:lineRule="auto"/>
        <w:jc w:val="both"/>
        <w:rPr>
          <w:del w:id="456" w:author="רינת אביטל" w:date="2022-05-10T10:35:00Z"/>
          <w:rFonts w:ascii="Tahoma" w:hAnsi="Tahoma" w:cs="Tahoma"/>
          <w:sz w:val="22"/>
          <w:szCs w:val="22"/>
          <w:rtl/>
        </w:rPr>
      </w:pPr>
      <w:del w:id="457" w:author="רינת אביטל" w:date="2022-05-10T10:35:00Z">
        <w:r w:rsidDel="001E27F4">
          <w:rPr>
            <w:rFonts w:ascii="Tahoma" w:hAnsi="Tahoma" w:cs="Tahoma"/>
            <w:b/>
            <w:bCs/>
            <w:sz w:val="22"/>
            <w:szCs w:val="22"/>
            <w:rtl/>
          </w:rPr>
          <w:delText xml:space="preserve">דוגמת חישוב מרחק בין נקודות: </w:delText>
        </w:r>
        <w:r w:rsidDel="001E27F4">
          <w:rPr>
            <w:rFonts w:ascii="Tahoma" w:hAnsi="Tahoma" w:cs="Tahoma"/>
            <w:sz w:val="22"/>
            <w:szCs w:val="22"/>
            <w:rtl/>
          </w:rPr>
          <w:delText>[בשטח הירוק אין מעבר]</w:delText>
        </w:r>
      </w:del>
    </w:p>
    <w:tbl>
      <w:tblPr>
        <w:tblStyle w:val="afb"/>
        <w:bidiVisual/>
        <w:tblW w:w="0" w:type="auto"/>
        <w:tblInd w:w="3011" w:type="dxa"/>
        <w:tblLook w:val="04A0" w:firstRow="1" w:lastRow="0" w:firstColumn="1" w:lastColumn="0" w:noHBand="0" w:noVBand="1"/>
      </w:tblPr>
      <w:tblGrid>
        <w:gridCol w:w="283"/>
        <w:gridCol w:w="342"/>
        <w:gridCol w:w="283"/>
        <w:gridCol w:w="327"/>
        <w:gridCol w:w="283"/>
        <w:gridCol w:w="283"/>
        <w:gridCol w:w="283"/>
        <w:gridCol w:w="349"/>
        <w:gridCol w:w="283"/>
        <w:gridCol w:w="283"/>
      </w:tblGrid>
      <w:tr w:rsidR="00BD575D" w:rsidDel="001E27F4" w14:paraId="3F124446" w14:textId="4712C921">
        <w:trPr>
          <w:trHeight w:val="113"/>
          <w:del w:id="458" w:author="רינת אביטל" w:date="2022-05-10T10:35:00Z"/>
        </w:trPr>
        <w:tc>
          <w:tcPr>
            <w:tcW w:w="283" w:type="dxa"/>
            <w:shd w:val="clear" w:color="auto" w:fill="538135" w:themeFill="accent6" w:themeFillShade="BF"/>
          </w:tcPr>
          <w:p w14:paraId="300A618D" w14:textId="1CD62046" w:rsidR="00BD575D" w:rsidDel="001E27F4" w:rsidRDefault="00BD575D">
            <w:pPr>
              <w:jc w:val="both"/>
              <w:rPr>
                <w:del w:id="459" w:author="רינת אביטל" w:date="2022-05-10T10:35:00Z"/>
                <w:rFonts w:ascii="Tahoma" w:hAnsi="Tahoma" w:cs="Tahoma"/>
                <w:rtl/>
              </w:rPr>
            </w:pPr>
          </w:p>
        </w:tc>
        <w:tc>
          <w:tcPr>
            <w:tcW w:w="342" w:type="dxa"/>
            <w:shd w:val="clear" w:color="auto" w:fill="538135" w:themeFill="accent6" w:themeFillShade="BF"/>
          </w:tcPr>
          <w:p w14:paraId="194D2F26" w14:textId="5DA0D3E7" w:rsidR="00BD575D" w:rsidDel="001E27F4" w:rsidRDefault="00BD575D">
            <w:pPr>
              <w:jc w:val="both"/>
              <w:rPr>
                <w:del w:id="460" w:author="רינת אביטל" w:date="2022-05-10T10:35:00Z"/>
                <w:rFonts w:ascii="Tahoma" w:hAnsi="Tahoma" w:cs="Tahoma"/>
                <w:rtl/>
              </w:rPr>
            </w:pPr>
          </w:p>
        </w:tc>
        <w:tc>
          <w:tcPr>
            <w:tcW w:w="283" w:type="dxa"/>
            <w:shd w:val="clear" w:color="auto" w:fill="538135" w:themeFill="accent6" w:themeFillShade="BF"/>
          </w:tcPr>
          <w:p w14:paraId="41167EE0" w14:textId="7DEE20C7" w:rsidR="00BD575D" w:rsidDel="001E27F4" w:rsidRDefault="00BD575D">
            <w:pPr>
              <w:jc w:val="both"/>
              <w:rPr>
                <w:del w:id="461" w:author="רינת אביטל" w:date="2022-05-10T10:35:00Z"/>
                <w:rFonts w:ascii="Tahoma" w:hAnsi="Tahoma" w:cs="Tahoma"/>
                <w:rtl/>
              </w:rPr>
            </w:pPr>
          </w:p>
        </w:tc>
        <w:tc>
          <w:tcPr>
            <w:tcW w:w="327" w:type="dxa"/>
            <w:shd w:val="clear" w:color="auto" w:fill="538135" w:themeFill="accent6" w:themeFillShade="BF"/>
          </w:tcPr>
          <w:p w14:paraId="170E2873" w14:textId="336C66A8" w:rsidR="00BD575D" w:rsidDel="001E27F4" w:rsidRDefault="00BD575D">
            <w:pPr>
              <w:jc w:val="both"/>
              <w:rPr>
                <w:del w:id="462" w:author="רינת אביטל" w:date="2022-05-10T10:35:00Z"/>
                <w:rFonts w:ascii="Tahoma" w:hAnsi="Tahoma" w:cs="Tahoma"/>
                <w:rtl/>
              </w:rPr>
            </w:pPr>
          </w:p>
        </w:tc>
        <w:tc>
          <w:tcPr>
            <w:tcW w:w="283" w:type="dxa"/>
            <w:shd w:val="clear" w:color="auto" w:fill="538135" w:themeFill="accent6" w:themeFillShade="BF"/>
          </w:tcPr>
          <w:p w14:paraId="15328BC9" w14:textId="60AB1851" w:rsidR="00BD575D" w:rsidDel="001E27F4" w:rsidRDefault="00BD575D">
            <w:pPr>
              <w:jc w:val="both"/>
              <w:rPr>
                <w:del w:id="463" w:author="רינת אביטל" w:date="2022-05-10T10:35:00Z"/>
                <w:rFonts w:ascii="Tahoma" w:hAnsi="Tahoma" w:cs="Tahoma"/>
                <w:rtl/>
              </w:rPr>
            </w:pPr>
          </w:p>
        </w:tc>
        <w:tc>
          <w:tcPr>
            <w:tcW w:w="283" w:type="dxa"/>
            <w:shd w:val="clear" w:color="auto" w:fill="538135" w:themeFill="accent6" w:themeFillShade="BF"/>
          </w:tcPr>
          <w:p w14:paraId="4F2966D9" w14:textId="1ED0BABD" w:rsidR="00BD575D" w:rsidDel="001E27F4" w:rsidRDefault="00BD575D">
            <w:pPr>
              <w:jc w:val="both"/>
              <w:rPr>
                <w:del w:id="464" w:author="רינת אביטל" w:date="2022-05-10T10:35:00Z"/>
                <w:rFonts w:ascii="Tahoma" w:hAnsi="Tahoma" w:cs="Tahoma"/>
                <w:rtl/>
              </w:rPr>
            </w:pPr>
          </w:p>
        </w:tc>
        <w:tc>
          <w:tcPr>
            <w:tcW w:w="283" w:type="dxa"/>
            <w:shd w:val="clear" w:color="auto" w:fill="538135" w:themeFill="accent6" w:themeFillShade="BF"/>
          </w:tcPr>
          <w:p w14:paraId="025B81F4" w14:textId="489899EF" w:rsidR="00BD575D" w:rsidDel="001E27F4" w:rsidRDefault="00BD575D">
            <w:pPr>
              <w:jc w:val="both"/>
              <w:rPr>
                <w:del w:id="465" w:author="רינת אביטל" w:date="2022-05-10T10:35:00Z"/>
                <w:rFonts w:ascii="Tahoma" w:hAnsi="Tahoma" w:cs="Tahoma"/>
                <w:rtl/>
              </w:rPr>
            </w:pPr>
          </w:p>
        </w:tc>
        <w:tc>
          <w:tcPr>
            <w:tcW w:w="349" w:type="dxa"/>
            <w:shd w:val="clear" w:color="auto" w:fill="538135" w:themeFill="accent6" w:themeFillShade="BF"/>
          </w:tcPr>
          <w:p w14:paraId="0B952F6E" w14:textId="21564549" w:rsidR="00BD575D" w:rsidDel="001E27F4" w:rsidRDefault="00BD575D">
            <w:pPr>
              <w:jc w:val="both"/>
              <w:rPr>
                <w:del w:id="466" w:author="רינת אביטל" w:date="2022-05-10T10:35:00Z"/>
                <w:rFonts w:ascii="Tahoma" w:hAnsi="Tahoma" w:cs="Tahoma"/>
                <w:rtl/>
              </w:rPr>
            </w:pPr>
          </w:p>
        </w:tc>
        <w:tc>
          <w:tcPr>
            <w:tcW w:w="283" w:type="dxa"/>
            <w:shd w:val="clear" w:color="auto" w:fill="538135" w:themeFill="accent6" w:themeFillShade="BF"/>
          </w:tcPr>
          <w:p w14:paraId="754954DE" w14:textId="05ACC4BC" w:rsidR="00BD575D" w:rsidDel="001E27F4" w:rsidRDefault="00BD575D">
            <w:pPr>
              <w:jc w:val="both"/>
              <w:rPr>
                <w:del w:id="467" w:author="רינת אביטל" w:date="2022-05-10T10:35:00Z"/>
                <w:rFonts w:ascii="Tahoma" w:hAnsi="Tahoma" w:cs="Tahoma"/>
                <w:rtl/>
              </w:rPr>
            </w:pPr>
          </w:p>
        </w:tc>
        <w:tc>
          <w:tcPr>
            <w:tcW w:w="283" w:type="dxa"/>
            <w:shd w:val="clear" w:color="auto" w:fill="538135" w:themeFill="accent6" w:themeFillShade="BF"/>
          </w:tcPr>
          <w:p w14:paraId="1949CB8B" w14:textId="50041126" w:rsidR="00BD575D" w:rsidDel="001E27F4" w:rsidRDefault="00BD575D">
            <w:pPr>
              <w:jc w:val="both"/>
              <w:rPr>
                <w:del w:id="468" w:author="רינת אביטל" w:date="2022-05-10T10:35:00Z"/>
                <w:rFonts w:ascii="Tahoma" w:hAnsi="Tahoma" w:cs="Tahoma"/>
                <w:rtl/>
              </w:rPr>
            </w:pPr>
          </w:p>
        </w:tc>
      </w:tr>
      <w:tr w:rsidR="00BD575D" w:rsidDel="001E27F4" w14:paraId="5A91483B" w14:textId="6D337250">
        <w:trPr>
          <w:trHeight w:val="113"/>
          <w:del w:id="469" w:author="רינת אביטל" w:date="2022-05-10T10:35:00Z"/>
        </w:trPr>
        <w:tc>
          <w:tcPr>
            <w:tcW w:w="283" w:type="dxa"/>
            <w:shd w:val="clear" w:color="auto" w:fill="538135" w:themeFill="accent6" w:themeFillShade="BF"/>
          </w:tcPr>
          <w:p w14:paraId="3AD214C9" w14:textId="36BAC72A" w:rsidR="00BD575D" w:rsidDel="001E27F4" w:rsidRDefault="00BD575D">
            <w:pPr>
              <w:jc w:val="both"/>
              <w:rPr>
                <w:del w:id="470" w:author="רינת אביטל" w:date="2022-05-10T10:35:00Z"/>
                <w:rFonts w:ascii="Tahoma" w:hAnsi="Tahoma" w:cs="Tahoma"/>
                <w:rtl/>
              </w:rPr>
            </w:pPr>
          </w:p>
        </w:tc>
        <w:tc>
          <w:tcPr>
            <w:tcW w:w="342" w:type="dxa"/>
            <w:shd w:val="clear" w:color="auto" w:fill="FFFF00"/>
          </w:tcPr>
          <w:p w14:paraId="28743751" w14:textId="1B5FAB6F" w:rsidR="00BD575D" w:rsidDel="001E27F4" w:rsidRDefault="00F31DDB">
            <w:pPr>
              <w:jc w:val="both"/>
              <w:rPr>
                <w:del w:id="471" w:author="רינת אביטל" w:date="2022-05-10T10:35:00Z"/>
                <w:rFonts w:ascii="Tahoma" w:hAnsi="Tahoma" w:cs="Tahoma"/>
              </w:rPr>
            </w:pPr>
            <w:del w:id="472" w:author="רינת אביטל" w:date="2022-05-10T10:35:00Z">
              <w:r w:rsidDel="001E27F4">
                <w:rPr>
                  <w:rFonts w:ascii="Tahoma" w:hAnsi="Tahoma" w:cs="Tahoma"/>
                </w:rPr>
                <w:delText>a</w:delText>
              </w:r>
            </w:del>
          </w:p>
        </w:tc>
        <w:tc>
          <w:tcPr>
            <w:tcW w:w="283" w:type="dxa"/>
          </w:tcPr>
          <w:p w14:paraId="0D7ADF2B" w14:textId="40408596" w:rsidR="00BD575D" w:rsidDel="001E27F4" w:rsidRDefault="00BD575D">
            <w:pPr>
              <w:jc w:val="both"/>
              <w:rPr>
                <w:del w:id="473" w:author="רינת אביטל" w:date="2022-05-10T10:35:00Z"/>
                <w:rFonts w:ascii="Tahoma" w:hAnsi="Tahoma" w:cs="Tahoma"/>
                <w:rtl/>
              </w:rPr>
            </w:pPr>
          </w:p>
        </w:tc>
        <w:tc>
          <w:tcPr>
            <w:tcW w:w="327" w:type="dxa"/>
            <w:shd w:val="clear" w:color="auto" w:fill="538135" w:themeFill="accent6" w:themeFillShade="BF"/>
          </w:tcPr>
          <w:p w14:paraId="3DD025B3" w14:textId="0651912E" w:rsidR="00BD575D" w:rsidDel="001E27F4" w:rsidRDefault="00BD575D">
            <w:pPr>
              <w:jc w:val="both"/>
              <w:rPr>
                <w:del w:id="474" w:author="רינת אביטל" w:date="2022-05-10T10:35:00Z"/>
                <w:rFonts w:ascii="Tahoma" w:hAnsi="Tahoma" w:cs="Tahoma"/>
                <w:rtl/>
              </w:rPr>
            </w:pPr>
          </w:p>
        </w:tc>
        <w:tc>
          <w:tcPr>
            <w:tcW w:w="283" w:type="dxa"/>
            <w:shd w:val="clear" w:color="auto" w:fill="538135" w:themeFill="accent6" w:themeFillShade="BF"/>
          </w:tcPr>
          <w:p w14:paraId="75431CE4" w14:textId="023B4258" w:rsidR="00BD575D" w:rsidDel="001E27F4" w:rsidRDefault="00BD575D">
            <w:pPr>
              <w:jc w:val="both"/>
              <w:rPr>
                <w:del w:id="475" w:author="רינת אביטל" w:date="2022-05-10T10:35:00Z"/>
                <w:rFonts w:ascii="Tahoma" w:hAnsi="Tahoma" w:cs="Tahoma"/>
                <w:rtl/>
              </w:rPr>
            </w:pPr>
          </w:p>
        </w:tc>
        <w:tc>
          <w:tcPr>
            <w:tcW w:w="283" w:type="dxa"/>
            <w:shd w:val="clear" w:color="auto" w:fill="538135" w:themeFill="accent6" w:themeFillShade="BF"/>
          </w:tcPr>
          <w:p w14:paraId="2AB84101" w14:textId="366CD906" w:rsidR="00BD575D" w:rsidDel="001E27F4" w:rsidRDefault="00BD575D">
            <w:pPr>
              <w:jc w:val="both"/>
              <w:rPr>
                <w:del w:id="476" w:author="רינת אביטל" w:date="2022-05-10T10:35:00Z"/>
                <w:rFonts w:ascii="Tahoma" w:hAnsi="Tahoma" w:cs="Tahoma"/>
                <w:rtl/>
              </w:rPr>
            </w:pPr>
          </w:p>
        </w:tc>
        <w:tc>
          <w:tcPr>
            <w:tcW w:w="283" w:type="dxa"/>
            <w:shd w:val="clear" w:color="auto" w:fill="538135" w:themeFill="accent6" w:themeFillShade="BF"/>
          </w:tcPr>
          <w:p w14:paraId="79A285AC" w14:textId="08CE97B9" w:rsidR="00BD575D" w:rsidDel="001E27F4" w:rsidRDefault="00BD575D">
            <w:pPr>
              <w:jc w:val="both"/>
              <w:rPr>
                <w:del w:id="477" w:author="רינת אביטל" w:date="2022-05-10T10:35:00Z"/>
                <w:rFonts w:ascii="Tahoma" w:hAnsi="Tahoma" w:cs="Tahoma"/>
                <w:rtl/>
              </w:rPr>
            </w:pPr>
          </w:p>
        </w:tc>
        <w:tc>
          <w:tcPr>
            <w:tcW w:w="349" w:type="dxa"/>
            <w:shd w:val="clear" w:color="auto" w:fill="538135" w:themeFill="accent6" w:themeFillShade="BF"/>
          </w:tcPr>
          <w:p w14:paraId="6AEF0E2B" w14:textId="789F44D5" w:rsidR="00BD575D" w:rsidDel="001E27F4" w:rsidRDefault="00BD575D">
            <w:pPr>
              <w:jc w:val="both"/>
              <w:rPr>
                <w:del w:id="478" w:author="רינת אביטל" w:date="2022-05-10T10:35:00Z"/>
                <w:rFonts w:ascii="Tahoma" w:hAnsi="Tahoma" w:cs="Tahoma"/>
                <w:rtl/>
              </w:rPr>
            </w:pPr>
          </w:p>
        </w:tc>
        <w:tc>
          <w:tcPr>
            <w:tcW w:w="283" w:type="dxa"/>
            <w:shd w:val="clear" w:color="auto" w:fill="538135" w:themeFill="accent6" w:themeFillShade="BF"/>
          </w:tcPr>
          <w:p w14:paraId="6FFF7D08" w14:textId="11209B2A" w:rsidR="00BD575D" w:rsidDel="001E27F4" w:rsidRDefault="00BD575D">
            <w:pPr>
              <w:jc w:val="both"/>
              <w:rPr>
                <w:del w:id="479" w:author="רינת אביטל" w:date="2022-05-10T10:35:00Z"/>
                <w:rFonts w:ascii="Tahoma" w:hAnsi="Tahoma" w:cs="Tahoma"/>
                <w:rtl/>
              </w:rPr>
            </w:pPr>
          </w:p>
        </w:tc>
        <w:tc>
          <w:tcPr>
            <w:tcW w:w="283" w:type="dxa"/>
            <w:shd w:val="clear" w:color="auto" w:fill="538135" w:themeFill="accent6" w:themeFillShade="BF"/>
          </w:tcPr>
          <w:p w14:paraId="376C8E06" w14:textId="2AED506F" w:rsidR="00BD575D" w:rsidDel="001E27F4" w:rsidRDefault="00BD575D">
            <w:pPr>
              <w:jc w:val="both"/>
              <w:rPr>
                <w:del w:id="480" w:author="רינת אביטל" w:date="2022-05-10T10:35:00Z"/>
                <w:rFonts w:ascii="Tahoma" w:hAnsi="Tahoma" w:cs="Tahoma"/>
                <w:rtl/>
              </w:rPr>
            </w:pPr>
          </w:p>
        </w:tc>
      </w:tr>
      <w:tr w:rsidR="00BD575D" w:rsidDel="001E27F4" w14:paraId="2826F8E9" w14:textId="11098971">
        <w:trPr>
          <w:trHeight w:val="113"/>
          <w:del w:id="481" w:author="רינת אביטל" w:date="2022-05-10T10:35:00Z"/>
        </w:trPr>
        <w:tc>
          <w:tcPr>
            <w:tcW w:w="283" w:type="dxa"/>
            <w:shd w:val="clear" w:color="auto" w:fill="538135" w:themeFill="accent6" w:themeFillShade="BF"/>
          </w:tcPr>
          <w:p w14:paraId="128CE74A" w14:textId="69B5458B" w:rsidR="00BD575D" w:rsidDel="001E27F4" w:rsidRDefault="00BD575D">
            <w:pPr>
              <w:jc w:val="both"/>
              <w:rPr>
                <w:del w:id="482" w:author="רינת אביטל" w:date="2022-05-10T10:35:00Z"/>
                <w:rFonts w:ascii="Tahoma" w:hAnsi="Tahoma" w:cs="Tahoma"/>
                <w:rtl/>
              </w:rPr>
            </w:pPr>
          </w:p>
        </w:tc>
        <w:tc>
          <w:tcPr>
            <w:tcW w:w="342" w:type="dxa"/>
            <w:shd w:val="clear" w:color="auto" w:fill="538135" w:themeFill="accent6" w:themeFillShade="BF"/>
          </w:tcPr>
          <w:p w14:paraId="4291ABEB" w14:textId="6A39E7A5" w:rsidR="00BD575D" w:rsidDel="001E27F4" w:rsidRDefault="00BD575D">
            <w:pPr>
              <w:jc w:val="both"/>
              <w:rPr>
                <w:del w:id="483" w:author="רינת אביטל" w:date="2022-05-10T10:35:00Z"/>
                <w:rFonts w:ascii="Tahoma" w:hAnsi="Tahoma" w:cs="Tahoma"/>
                <w:rtl/>
              </w:rPr>
            </w:pPr>
          </w:p>
        </w:tc>
        <w:tc>
          <w:tcPr>
            <w:tcW w:w="283" w:type="dxa"/>
            <w:shd w:val="clear" w:color="auto" w:fill="538135" w:themeFill="accent6" w:themeFillShade="BF"/>
          </w:tcPr>
          <w:p w14:paraId="697D2C63" w14:textId="4A789256" w:rsidR="00BD575D" w:rsidDel="001E27F4" w:rsidRDefault="00BD575D">
            <w:pPr>
              <w:jc w:val="both"/>
              <w:rPr>
                <w:del w:id="484" w:author="רינת אביטל" w:date="2022-05-10T10:35:00Z"/>
                <w:rFonts w:ascii="Tahoma" w:hAnsi="Tahoma" w:cs="Tahoma"/>
                <w:rtl/>
              </w:rPr>
            </w:pPr>
          </w:p>
        </w:tc>
        <w:tc>
          <w:tcPr>
            <w:tcW w:w="327" w:type="dxa"/>
          </w:tcPr>
          <w:p w14:paraId="021CBFE4" w14:textId="0E92CE94" w:rsidR="00BD575D" w:rsidDel="001E27F4" w:rsidRDefault="00BD575D">
            <w:pPr>
              <w:jc w:val="both"/>
              <w:rPr>
                <w:del w:id="485" w:author="רינת אביטל" w:date="2022-05-10T10:35:00Z"/>
                <w:rFonts w:ascii="Tahoma" w:hAnsi="Tahoma" w:cs="Tahoma"/>
                <w:rtl/>
              </w:rPr>
            </w:pPr>
          </w:p>
        </w:tc>
        <w:tc>
          <w:tcPr>
            <w:tcW w:w="283" w:type="dxa"/>
          </w:tcPr>
          <w:p w14:paraId="23FA2CDA" w14:textId="310BB55F" w:rsidR="00BD575D" w:rsidDel="001E27F4" w:rsidRDefault="00BD575D">
            <w:pPr>
              <w:jc w:val="both"/>
              <w:rPr>
                <w:del w:id="486" w:author="רינת אביטל" w:date="2022-05-10T10:35:00Z"/>
                <w:rFonts w:ascii="Tahoma" w:hAnsi="Tahoma" w:cs="Tahoma"/>
                <w:rtl/>
              </w:rPr>
            </w:pPr>
          </w:p>
        </w:tc>
        <w:tc>
          <w:tcPr>
            <w:tcW w:w="283" w:type="dxa"/>
          </w:tcPr>
          <w:p w14:paraId="4F976251" w14:textId="2939BA6E" w:rsidR="00BD575D" w:rsidDel="001E27F4" w:rsidRDefault="00BD575D">
            <w:pPr>
              <w:jc w:val="both"/>
              <w:rPr>
                <w:del w:id="487" w:author="רינת אביטל" w:date="2022-05-10T10:35:00Z"/>
                <w:rFonts w:ascii="Tahoma" w:hAnsi="Tahoma" w:cs="Tahoma"/>
                <w:rtl/>
              </w:rPr>
            </w:pPr>
          </w:p>
        </w:tc>
        <w:tc>
          <w:tcPr>
            <w:tcW w:w="283" w:type="dxa"/>
            <w:shd w:val="clear" w:color="auto" w:fill="538135" w:themeFill="accent6" w:themeFillShade="BF"/>
          </w:tcPr>
          <w:p w14:paraId="7DA393F7" w14:textId="26B1DB4A" w:rsidR="00BD575D" w:rsidDel="001E27F4" w:rsidRDefault="00BD575D">
            <w:pPr>
              <w:jc w:val="both"/>
              <w:rPr>
                <w:del w:id="488" w:author="רינת אביטל" w:date="2022-05-10T10:35:00Z"/>
                <w:rFonts w:ascii="Tahoma" w:hAnsi="Tahoma" w:cs="Tahoma"/>
                <w:rtl/>
              </w:rPr>
            </w:pPr>
          </w:p>
        </w:tc>
        <w:tc>
          <w:tcPr>
            <w:tcW w:w="349" w:type="dxa"/>
            <w:shd w:val="clear" w:color="auto" w:fill="538135" w:themeFill="accent6" w:themeFillShade="BF"/>
          </w:tcPr>
          <w:p w14:paraId="07706312" w14:textId="10366ABF" w:rsidR="00BD575D" w:rsidDel="001E27F4" w:rsidRDefault="00BD575D">
            <w:pPr>
              <w:jc w:val="both"/>
              <w:rPr>
                <w:del w:id="489" w:author="רינת אביטל" w:date="2022-05-10T10:35:00Z"/>
                <w:rFonts w:ascii="Tahoma" w:hAnsi="Tahoma" w:cs="Tahoma"/>
                <w:rtl/>
              </w:rPr>
            </w:pPr>
          </w:p>
        </w:tc>
        <w:tc>
          <w:tcPr>
            <w:tcW w:w="283" w:type="dxa"/>
            <w:shd w:val="clear" w:color="auto" w:fill="538135" w:themeFill="accent6" w:themeFillShade="BF"/>
          </w:tcPr>
          <w:p w14:paraId="7D955239" w14:textId="12A9D218" w:rsidR="00BD575D" w:rsidDel="001E27F4" w:rsidRDefault="00BD575D">
            <w:pPr>
              <w:jc w:val="both"/>
              <w:rPr>
                <w:del w:id="490" w:author="רינת אביטל" w:date="2022-05-10T10:35:00Z"/>
                <w:rFonts w:ascii="Tahoma" w:hAnsi="Tahoma" w:cs="Tahoma"/>
                <w:rtl/>
              </w:rPr>
            </w:pPr>
          </w:p>
        </w:tc>
        <w:tc>
          <w:tcPr>
            <w:tcW w:w="283" w:type="dxa"/>
            <w:shd w:val="clear" w:color="auto" w:fill="538135" w:themeFill="accent6" w:themeFillShade="BF"/>
          </w:tcPr>
          <w:p w14:paraId="648046BF" w14:textId="17ED98BF" w:rsidR="00BD575D" w:rsidDel="001E27F4" w:rsidRDefault="00BD575D">
            <w:pPr>
              <w:jc w:val="both"/>
              <w:rPr>
                <w:del w:id="491" w:author="רינת אביטל" w:date="2022-05-10T10:35:00Z"/>
                <w:rFonts w:ascii="Tahoma" w:hAnsi="Tahoma" w:cs="Tahoma"/>
                <w:rtl/>
              </w:rPr>
            </w:pPr>
          </w:p>
        </w:tc>
      </w:tr>
      <w:tr w:rsidR="00BD575D" w:rsidDel="001E27F4" w14:paraId="58C2C968" w14:textId="3E3DA153">
        <w:trPr>
          <w:trHeight w:val="113"/>
          <w:del w:id="492" w:author="רינת אביטל" w:date="2022-05-10T10:35:00Z"/>
        </w:trPr>
        <w:tc>
          <w:tcPr>
            <w:tcW w:w="283" w:type="dxa"/>
            <w:shd w:val="clear" w:color="auto" w:fill="538135" w:themeFill="accent6" w:themeFillShade="BF"/>
          </w:tcPr>
          <w:p w14:paraId="7A27CF38" w14:textId="35EA746A" w:rsidR="00BD575D" w:rsidDel="001E27F4" w:rsidRDefault="00BD575D">
            <w:pPr>
              <w:jc w:val="both"/>
              <w:rPr>
                <w:del w:id="493" w:author="רינת אביטל" w:date="2022-05-10T10:35:00Z"/>
                <w:rFonts w:ascii="Tahoma" w:hAnsi="Tahoma" w:cs="Tahoma"/>
                <w:rtl/>
              </w:rPr>
            </w:pPr>
          </w:p>
        </w:tc>
        <w:tc>
          <w:tcPr>
            <w:tcW w:w="342" w:type="dxa"/>
            <w:shd w:val="clear" w:color="auto" w:fill="538135" w:themeFill="accent6" w:themeFillShade="BF"/>
          </w:tcPr>
          <w:p w14:paraId="6445899C" w14:textId="7E80E178" w:rsidR="00BD575D" w:rsidDel="001E27F4" w:rsidRDefault="00BD575D">
            <w:pPr>
              <w:jc w:val="both"/>
              <w:rPr>
                <w:del w:id="494" w:author="רינת אביטל" w:date="2022-05-10T10:35:00Z"/>
                <w:rFonts w:ascii="Tahoma" w:hAnsi="Tahoma" w:cs="Tahoma"/>
                <w:rtl/>
              </w:rPr>
            </w:pPr>
          </w:p>
        </w:tc>
        <w:tc>
          <w:tcPr>
            <w:tcW w:w="283" w:type="dxa"/>
            <w:shd w:val="clear" w:color="auto" w:fill="538135" w:themeFill="accent6" w:themeFillShade="BF"/>
          </w:tcPr>
          <w:p w14:paraId="5ABCFFA9" w14:textId="3156A611" w:rsidR="00BD575D" w:rsidDel="001E27F4" w:rsidRDefault="00BD575D">
            <w:pPr>
              <w:jc w:val="both"/>
              <w:rPr>
                <w:del w:id="495" w:author="רינת אביטל" w:date="2022-05-10T10:35:00Z"/>
                <w:rFonts w:ascii="Tahoma" w:hAnsi="Tahoma" w:cs="Tahoma"/>
                <w:rtl/>
              </w:rPr>
            </w:pPr>
          </w:p>
        </w:tc>
        <w:tc>
          <w:tcPr>
            <w:tcW w:w="327" w:type="dxa"/>
            <w:shd w:val="clear" w:color="auto" w:fill="538135" w:themeFill="accent6" w:themeFillShade="BF"/>
          </w:tcPr>
          <w:p w14:paraId="1FA8D601" w14:textId="642D9C30" w:rsidR="00BD575D" w:rsidDel="001E27F4" w:rsidRDefault="00BD575D">
            <w:pPr>
              <w:jc w:val="both"/>
              <w:rPr>
                <w:del w:id="496" w:author="רינת אביטל" w:date="2022-05-10T10:35:00Z"/>
                <w:rFonts w:ascii="Tahoma" w:hAnsi="Tahoma" w:cs="Tahoma"/>
                <w:rtl/>
              </w:rPr>
            </w:pPr>
          </w:p>
        </w:tc>
        <w:tc>
          <w:tcPr>
            <w:tcW w:w="283" w:type="dxa"/>
            <w:shd w:val="clear" w:color="auto" w:fill="538135" w:themeFill="accent6" w:themeFillShade="BF"/>
          </w:tcPr>
          <w:p w14:paraId="2B26B583" w14:textId="44CDB840" w:rsidR="00BD575D" w:rsidDel="001E27F4" w:rsidRDefault="00BD575D">
            <w:pPr>
              <w:jc w:val="both"/>
              <w:rPr>
                <w:del w:id="497" w:author="רינת אביטל" w:date="2022-05-10T10:35:00Z"/>
                <w:rFonts w:ascii="Tahoma" w:hAnsi="Tahoma" w:cs="Tahoma"/>
                <w:rtl/>
              </w:rPr>
            </w:pPr>
          </w:p>
        </w:tc>
        <w:tc>
          <w:tcPr>
            <w:tcW w:w="283" w:type="dxa"/>
            <w:shd w:val="clear" w:color="auto" w:fill="538135" w:themeFill="accent6" w:themeFillShade="BF"/>
          </w:tcPr>
          <w:p w14:paraId="070E3191" w14:textId="23224EC9" w:rsidR="00BD575D" w:rsidDel="001E27F4" w:rsidRDefault="00BD575D">
            <w:pPr>
              <w:jc w:val="both"/>
              <w:rPr>
                <w:del w:id="498" w:author="רינת אביטל" w:date="2022-05-10T10:35:00Z"/>
                <w:rFonts w:ascii="Tahoma" w:hAnsi="Tahoma" w:cs="Tahoma"/>
                <w:rtl/>
              </w:rPr>
            </w:pPr>
          </w:p>
        </w:tc>
        <w:tc>
          <w:tcPr>
            <w:tcW w:w="283" w:type="dxa"/>
          </w:tcPr>
          <w:p w14:paraId="46904C63" w14:textId="76353F32" w:rsidR="00BD575D" w:rsidDel="001E27F4" w:rsidRDefault="00BD575D">
            <w:pPr>
              <w:jc w:val="both"/>
              <w:rPr>
                <w:del w:id="499" w:author="רינת אביטל" w:date="2022-05-10T10:35:00Z"/>
                <w:rFonts w:ascii="Tahoma" w:hAnsi="Tahoma" w:cs="Tahoma"/>
                <w:rtl/>
              </w:rPr>
            </w:pPr>
          </w:p>
        </w:tc>
        <w:tc>
          <w:tcPr>
            <w:tcW w:w="349" w:type="dxa"/>
            <w:shd w:val="clear" w:color="auto" w:fill="FFFF00"/>
          </w:tcPr>
          <w:p w14:paraId="28CF3B19" w14:textId="1B8F7089" w:rsidR="00BD575D" w:rsidDel="001E27F4" w:rsidRDefault="00F31DDB">
            <w:pPr>
              <w:jc w:val="both"/>
              <w:rPr>
                <w:del w:id="500" w:author="רינת אביטל" w:date="2022-05-10T10:35:00Z"/>
                <w:rFonts w:ascii="Tahoma" w:hAnsi="Tahoma" w:cs="Tahoma"/>
              </w:rPr>
            </w:pPr>
            <w:del w:id="501" w:author="רינת אביטל" w:date="2022-05-10T10:35:00Z">
              <w:r w:rsidDel="001E27F4">
                <w:rPr>
                  <w:rFonts w:ascii="Tahoma" w:hAnsi="Tahoma" w:cs="Tahoma"/>
                </w:rPr>
                <w:delText>b</w:delText>
              </w:r>
            </w:del>
          </w:p>
        </w:tc>
        <w:tc>
          <w:tcPr>
            <w:tcW w:w="283" w:type="dxa"/>
            <w:shd w:val="clear" w:color="auto" w:fill="538135" w:themeFill="accent6" w:themeFillShade="BF"/>
          </w:tcPr>
          <w:p w14:paraId="311AEC59" w14:textId="68DD0B76" w:rsidR="00BD575D" w:rsidDel="001E27F4" w:rsidRDefault="00BD575D">
            <w:pPr>
              <w:jc w:val="both"/>
              <w:rPr>
                <w:del w:id="502" w:author="רינת אביטל" w:date="2022-05-10T10:35:00Z"/>
                <w:rFonts w:ascii="Tahoma" w:hAnsi="Tahoma" w:cs="Tahoma"/>
                <w:rtl/>
              </w:rPr>
            </w:pPr>
          </w:p>
        </w:tc>
        <w:tc>
          <w:tcPr>
            <w:tcW w:w="283" w:type="dxa"/>
            <w:shd w:val="clear" w:color="auto" w:fill="538135" w:themeFill="accent6" w:themeFillShade="BF"/>
          </w:tcPr>
          <w:p w14:paraId="70E9E9FF" w14:textId="030DA9F4" w:rsidR="00BD575D" w:rsidDel="001E27F4" w:rsidRDefault="00BD575D">
            <w:pPr>
              <w:jc w:val="both"/>
              <w:rPr>
                <w:del w:id="503" w:author="רינת אביטל" w:date="2022-05-10T10:35:00Z"/>
                <w:rFonts w:ascii="Tahoma" w:hAnsi="Tahoma" w:cs="Tahoma"/>
                <w:rtl/>
              </w:rPr>
            </w:pPr>
          </w:p>
        </w:tc>
      </w:tr>
      <w:tr w:rsidR="00BD575D" w:rsidDel="001E27F4" w14:paraId="688CBE2A" w14:textId="08CECBA5">
        <w:trPr>
          <w:trHeight w:val="113"/>
          <w:del w:id="504" w:author="רינת אביטל" w:date="2022-05-10T10:35:00Z"/>
        </w:trPr>
        <w:tc>
          <w:tcPr>
            <w:tcW w:w="283" w:type="dxa"/>
            <w:shd w:val="clear" w:color="auto" w:fill="538135" w:themeFill="accent6" w:themeFillShade="BF"/>
          </w:tcPr>
          <w:p w14:paraId="43B578AB" w14:textId="5D62C305" w:rsidR="00BD575D" w:rsidDel="001E27F4" w:rsidRDefault="00BD575D">
            <w:pPr>
              <w:jc w:val="both"/>
              <w:rPr>
                <w:del w:id="505" w:author="רינת אביטל" w:date="2022-05-10T10:35:00Z"/>
                <w:rFonts w:ascii="Tahoma" w:hAnsi="Tahoma" w:cs="Tahoma"/>
                <w:rtl/>
              </w:rPr>
            </w:pPr>
          </w:p>
        </w:tc>
        <w:tc>
          <w:tcPr>
            <w:tcW w:w="342" w:type="dxa"/>
            <w:shd w:val="clear" w:color="auto" w:fill="538135" w:themeFill="accent6" w:themeFillShade="BF"/>
          </w:tcPr>
          <w:p w14:paraId="23E30274" w14:textId="30E08DCE" w:rsidR="00BD575D" w:rsidDel="001E27F4" w:rsidRDefault="00BD575D">
            <w:pPr>
              <w:jc w:val="both"/>
              <w:rPr>
                <w:del w:id="506" w:author="רינת אביטל" w:date="2022-05-10T10:35:00Z"/>
                <w:rFonts w:ascii="Tahoma" w:hAnsi="Tahoma" w:cs="Tahoma"/>
                <w:rtl/>
              </w:rPr>
            </w:pPr>
          </w:p>
        </w:tc>
        <w:tc>
          <w:tcPr>
            <w:tcW w:w="283" w:type="dxa"/>
            <w:shd w:val="clear" w:color="auto" w:fill="538135" w:themeFill="accent6" w:themeFillShade="BF"/>
          </w:tcPr>
          <w:p w14:paraId="56E1D6CF" w14:textId="31ACDC66" w:rsidR="00BD575D" w:rsidDel="001E27F4" w:rsidRDefault="00BD575D">
            <w:pPr>
              <w:jc w:val="both"/>
              <w:rPr>
                <w:del w:id="507" w:author="רינת אביטל" w:date="2022-05-10T10:35:00Z"/>
                <w:rFonts w:ascii="Tahoma" w:hAnsi="Tahoma" w:cs="Tahoma"/>
                <w:rtl/>
              </w:rPr>
            </w:pPr>
          </w:p>
        </w:tc>
        <w:tc>
          <w:tcPr>
            <w:tcW w:w="327" w:type="dxa"/>
            <w:shd w:val="clear" w:color="auto" w:fill="538135" w:themeFill="accent6" w:themeFillShade="BF"/>
          </w:tcPr>
          <w:p w14:paraId="30FAA5A8" w14:textId="4F8FF03F" w:rsidR="00BD575D" w:rsidDel="001E27F4" w:rsidRDefault="00BD575D">
            <w:pPr>
              <w:jc w:val="both"/>
              <w:rPr>
                <w:del w:id="508" w:author="רינת אביטל" w:date="2022-05-10T10:35:00Z"/>
                <w:rFonts w:ascii="Tahoma" w:hAnsi="Tahoma" w:cs="Tahoma"/>
                <w:rtl/>
              </w:rPr>
            </w:pPr>
          </w:p>
        </w:tc>
        <w:tc>
          <w:tcPr>
            <w:tcW w:w="283" w:type="dxa"/>
            <w:shd w:val="clear" w:color="auto" w:fill="538135" w:themeFill="accent6" w:themeFillShade="BF"/>
          </w:tcPr>
          <w:p w14:paraId="1AB1EB6F" w14:textId="60008DC2" w:rsidR="00BD575D" w:rsidDel="001E27F4" w:rsidRDefault="00BD575D">
            <w:pPr>
              <w:jc w:val="both"/>
              <w:rPr>
                <w:del w:id="509" w:author="רינת אביטל" w:date="2022-05-10T10:35:00Z"/>
                <w:rFonts w:ascii="Tahoma" w:hAnsi="Tahoma" w:cs="Tahoma"/>
                <w:rtl/>
              </w:rPr>
            </w:pPr>
          </w:p>
        </w:tc>
        <w:tc>
          <w:tcPr>
            <w:tcW w:w="283" w:type="dxa"/>
            <w:shd w:val="clear" w:color="auto" w:fill="auto"/>
          </w:tcPr>
          <w:p w14:paraId="36A1CD27" w14:textId="104B2266" w:rsidR="00BD575D" w:rsidDel="001E27F4" w:rsidRDefault="00BD575D">
            <w:pPr>
              <w:jc w:val="both"/>
              <w:rPr>
                <w:del w:id="510" w:author="רינת אביטל" w:date="2022-05-10T10:35:00Z"/>
                <w:rFonts w:ascii="Tahoma" w:hAnsi="Tahoma" w:cs="Tahoma"/>
                <w:rtl/>
              </w:rPr>
            </w:pPr>
          </w:p>
        </w:tc>
        <w:tc>
          <w:tcPr>
            <w:tcW w:w="283" w:type="dxa"/>
            <w:shd w:val="clear" w:color="auto" w:fill="538135" w:themeFill="accent6" w:themeFillShade="BF"/>
          </w:tcPr>
          <w:p w14:paraId="7848241C" w14:textId="2D734B25" w:rsidR="00BD575D" w:rsidDel="001E27F4" w:rsidRDefault="00BD575D">
            <w:pPr>
              <w:jc w:val="both"/>
              <w:rPr>
                <w:del w:id="511" w:author="רינת אביטל" w:date="2022-05-10T10:35:00Z"/>
                <w:rFonts w:ascii="Tahoma" w:hAnsi="Tahoma" w:cs="Tahoma"/>
                <w:rtl/>
              </w:rPr>
            </w:pPr>
          </w:p>
        </w:tc>
        <w:tc>
          <w:tcPr>
            <w:tcW w:w="349" w:type="dxa"/>
            <w:shd w:val="clear" w:color="auto" w:fill="538135" w:themeFill="accent6" w:themeFillShade="BF"/>
          </w:tcPr>
          <w:p w14:paraId="029E494D" w14:textId="3B1684BC" w:rsidR="00BD575D" w:rsidDel="001E27F4" w:rsidRDefault="00BD575D">
            <w:pPr>
              <w:jc w:val="both"/>
              <w:rPr>
                <w:del w:id="512" w:author="רינת אביטל" w:date="2022-05-10T10:35:00Z"/>
                <w:rFonts w:ascii="Tahoma" w:hAnsi="Tahoma" w:cs="Tahoma"/>
                <w:rtl/>
              </w:rPr>
            </w:pPr>
          </w:p>
        </w:tc>
        <w:tc>
          <w:tcPr>
            <w:tcW w:w="283" w:type="dxa"/>
            <w:shd w:val="clear" w:color="auto" w:fill="538135" w:themeFill="accent6" w:themeFillShade="BF"/>
          </w:tcPr>
          <w:p w14:paraId="0D6EBDA8" w14:textId="69EF0646" w:rsidR="00BD575D" w:rsidDel="001E27F4" w:rsidRDefault="00BD575D">
            <w:pPr>
              <w:jc w:val="both"/>
              <w:rPr>
                <w:del w:id="513" w:author="רינת אביטל" w:date="2022-05-10T10:35:00Z"/>
                <w:rFonts w:ascii="Tahoma" w:hAnsi="Tahoma" w:cs="Tahoma"/>
                <w:rtl/>
              </w:rPr>
            </w:pPr>
          </w:p>
        </w:tc>
        <w:tc>
          <w:tcPr>
            <w:tcW w:w="283" w:type="dxa"/>
            <w:shd w:val="clear" w:color="auto" w:fill="538135" w:themeFill="accent6" w:themeFillShade="BF"/>
          </w:tcPr>
          <w:p w14:paraId="6C6E8FBA" w14:textId="11D08D70" w:rsidR="00BD575D" w:rsidDel="001E27F4" w:rsidRDefault="00BD575D">
            <w:pPr>
              <w:jc w:val="both"/>
              <w:rPr>
                <w:del w:id="514" w:author="רינת אביטל" w:date="2022-05-10T10:35:00Z"/>
                <w:rFonts w:ascii="Tahoma" w:hAnsi="Tahoma" w:cs="Tahoma"/>
                <w:rtl/>
              </w:rPr>
            </w:pPr>
          </w:p>
        </w:tc>
      </w:tr>
      <w:tr w:rsidR="00BD575D" w:rsidDel="001E27F4" w14:paraId="22B04D52" w14:textId="3D597062">
        <w:trPr>
          <w:trHeight w:val="113"/>
          <w:del w:id="515" w:author="רינת אביטל" w:date="2022-05-10T10:35:00Z"/>
        </w:trPr>
        <w:tc>
          <w:tcPr>
            <w:tcW w:w="283" w:type="dxa"/>
            <w:shd w:val="clear" w:color="auto" w:fill="538135" w:themeFill="accent6" w:themeFillShade="BF"/>
          </w:tcPr>
          <w:p w14:paraId="7A684B2A" w14:textId="00673723" w:rsidR="00BD575D" w:rsidDel="001E27F4" w:rsidRDefault="00BD575D">
            <w:pPr>
              <w:jc w:val="both"/>
              <w:rPr>
                <w:del w:id="516" w:author="רינת אביטל" w:date="2022-05-10T10:35:00Z"/>
                <w:rFonts w:ascii="Tahoma" w:hAnsi="Tahoma" w:cs="Tahoma"/>
                <w:rtl/>
              </w:rPr>
            </w:pPr>
          </w:p>
        </w:tc>
        <w:tc>
          <w:tcPr>
            <w:tcW w:w="342" w:type="dxa"/>
            <w:shd w:val="clear" w:color="auto" w:fill="538135" w:themeFill="accent6" w:themeFillShade="BF"/>
          </w:tcPr>
          <w:p w14:paraId="0E187868" w14:textId="12BAE40D" w:rsidR="00BD575D" w:rsidDel="001E27F4" w:rsidRDefault="00BD575D">
            <w:pPr>
              <w:jc w:val="both"/>
              <w:rPr>
                <w:del w:id="517" w:author="רינת אביטל" w:date="2022-05-10T10:35:00Z"/>
                <w:rFonts w:ascii="Tahoma" w:hAnsi="Tahoma" w:cs="Tahoma"/>
                <w:rtl/>
              </w:rPr>
            </w:pPr>
          </w:p>
        </w:tc>
        <w:tc>
          <w:tcPr>
            <w:tcW w:w="283" w:type="dxa"/>
            <w:shd w:val="clear" w:color="auto" w:fill="538135" w:themeFill="accent6" w:themeFillShade="BF"/>
          </w:tcPr>
          <w:p w14:paraId="5BCFE1DB" w14:textId="26CB9241" w:rsidR="00BD575D" w:rsidDel="001E27F4" w:rsidRDefault="00BD575D">
            <w:pPr>
              <w:jc w:val="both"/>
              <w:rPr>
                <w:del w:id="518" w:author="רינת אביטל" w:date="2022-05-10T10:35:00Z"/>
                <w:rFonts w:ascii="Tahoma" w:hAnsi="Tahoma" w:cs="Tahoma"/>
                <w:rtl/>
              </w:rPr>
            </w:pPr>
          </w:p>
        </w:tc>
        <w:tc>
          <w:tcPr>
            <w:tcW w:w="327" w:type="dxa"/>
            <w:shd w:val="clear" w:color="auto" w:fill="538135" w:themeFill="accent6" w:themeFillShade="BF"/>
          </w:tcPr>
          <w:p w14:paraId="5118719D" w14:textId="6AB68D0D" w:rsidR="00BD575D" w:rsidDel="001E27F4" w:rsidRDefault="00BD575D">
            <w:pPr>
              <w:jc w:val="both"/>
              <w:rPr>
                <w:del w:id="519" w:author="רינת אביטל" w:date="2022-05-10T10:35:00Z"/>
                <w:rFonts w:ascii="Tahoma" w:hAnsi="Tahoma" w:cs="Tahoma"/>
                <w:rtl/>
              </w:rPr>
            </w:pPr>
          </w:p>
        </w:tc>
        <w:tc>
          <w:tcPr>
            <w:tcW w:w="283" w:type="dxa"/>
            <w:shd w:val="clear" w:color="auto" w:fill="auto"/>
          </w:tcPr>
          <w:p w14:paraId="31CB72D2" w14:textId="784E1C09" w:rsidR="00BD575D" w:rsidDel="001E27F4" w:rsidRDefault="00BD575D">
            <w:pPr>
              <w:jc w:val="both"/>
              <w:rPr>
                <w:del w:id="520" w:author="רינת אביטל" w:date="2022-05-10T10:35:00Z"/>
                <w:rFonts w:ascii="Tahoma" w:hAnsi="Tahoma" w:cs="Tahoma"/>
                <w:rtl/>
              </w:rPr>
            </w:pPr>
          </w:p>
        </w:tc>
        <w:tc>
          <w:tcPr>
            <w:tcW w:w="283" w:type="dxa"/>
            <w:shd w:val="clear" w:color="auto" w:fill="538135" w:themeFill="accent6" w:themeFillShade="BF"/>
          </w:tcPr>
          <w:p w14:paraId="6500B382" w14:textId="6796902F" w:rsidR="00BD575D" w:rsidDel="001E27F4" w:rsidRDefault="00BD575D">
            <w:pPr>
              <w:jc w:val="both"/>
              <w:rPr>
                <w:del w:id="521" w:author="רינת אביטל" w:date="2022-05-10T10:35:00Z"/>
                <w:rFonts w:ascii="Tahoma" w:hAnsi="Tahoma" w:cs="Tahoma"/>
                <w:rtl/>
              </w:rPr>
            </w:pPr>
          </w:p>
        </w:tc>
        <w:tc>
          <w:tcPr>
            <w:tcW w:w="283" w:type="dxa"/>
            <w:shd w:val="clear" w:color="auto" w:fill="538135" w:themeFill="accent6" w:themeFillShade="BF"/>
          </w:tcPr>
          <w:p w14:paraId="66F37E88" w14:textId="1626524A" w:rsidR="00BD575D" w:rsidDel="001E27F4" w:rsidRDefault="00BD575D">
            <w:pPr>
              <w:jc w:val="both"/>
              <w:rPr>
                <w:del w:id="522" w:author="רינת אביטל" w:date="2022-05-10T10:35:00Z"/>
                <w:rFonts w:ascii="Tahoma" w:hAnsi="Tahoma" w:cs="Tahoma"/>
                <w:rtl/>
              </w:rPr>
            </w:pPr>
          </w:p>
        </w:tc>
        <w:tc>
          <w:tcPr>
            <w:tcW w:w="349" w:type="dxa"/>
            <w:shd w:val="clear" w:color="auto" w:fill="538135" w:themeFill="accent6" w:themeFillShade="BF"/>
          </w:tcPr>
          <w:p w14:paraId="264A0E5C" w14:textId="572F93FC" w:rsidR="00BD575D" w:rsidDel="001E27F4" w:rsidRDefault="00BD575D">
            <w:pPr>
              <w:jc w:val="both"/>
              <w:rPr>
                <w:del w:id="523" w:author="רינת אביטל" w:date="2022-05-10T10:35:00Z"/>
                <w:rFonts w:ascii="Tahoma" w:hAnsi="Tahoma" w:cs="Tahoma"/>
                <w:rtl/>
              </w:rPr>
            </w:pPr>
          </w:p>
        </w:tc>
        <w:tc>
          <w:tcPr>
            <w:tcW w:w="283" w:type="dxa"/>
            <w:shd w:val="clear" w:color="auto" w:fill="538135" w:themeFill="accent6" w:themeFillShade="BF"/>
          </w:tcPr>
          <w:p w14:paraId="0215A8EE" w14:textId="574CFFBD" w:rsidR="00BD575D" w:rsidDel="001E27F4" w:rsidRDefault="00BD575D">
            <w:pPr>
              <w:jc w:val="both"/>
              <w:rPr>
                <w:del w:id="524" w:author="רינת אביטל" w:date="2022-05-10T10:35:00Z"/>
                <w:rFonts w:ascii="Tahoma" w:hAnsi="Tahoma" w:cs="Tahoma"/>
                <w:rtl/>
              </w:rPr>
            </w:pPr>
          </w:p>
        </w:tc>
        <w:tc>
          <w:tcPr>
            <w:tcW w:w="283" w:type="dxa"/>
            <w:shd w:val="clear" w:color="auto" w:fill="538135" w:themeFill="accent6" w:themeFillShade="BF"/>
          </w:tcPr>
          <w:p w14:paraId="13FE6D35" w14:textId="3FFBE3A8" w:rsidR="00BD575D" w:rsidDel="001E27F4" w:rsidRDefault="00BD575D">
            <w:pPr>
              <w:jc w:val="both"/>
              <w:rPr>
                <w:del w:id="525" w:author="רינת אביטל" w:date="2022-05-10T10:35:00Z"/>
                <w:rFonts w:ascii="Tahoma" w:hAnsi="Tahoma" w:cs="Tahoma"/>
                <w:rtl/>
              </w:rPr>
            </w:pPr>
          </w:p>
        </w:tc>
      </w:tr>
      <w:tr w:rsidR="00BD575D" w:rsidDel="001E27F4" w14:paraId="122F2EAD" w14:textId="6DAC2198">
        <w:trPr>
          <w:trHeight w:val="113"/>
          <w:del w:id="526" w:author="רינת אביטל" w:date="2022-05-10T10:35:00Z"/>
        </w:trPr>
        <w:tc>
          <w:tcPr>
            <w:tcW w:w="283" w:type="dxa"/>
            <w:shd w:val="clear" w:color="auto" w:fill="538135" w:themeFill="accent6" w:themeFillShade="BF"/>
          </w:tcPr>
          <w:p w14:paraId="6092FCB5" w14:textId="2B393CF7" w:rsidR="00BD575D" w:rsidDel="001E27F4" w:rsidRDefault="00BD575D">
            <w:pPr>
              <w:jc w:val="both"/>
              <w:rPr>
                <w:del w:id="527" w:author="רינת אביטל" w:date="2022-05-10T10:35:00Z"/>
                <w:rFonts w:ascii="Tahoma" w:hAnsi="Tahoma" w:cs="Tahoma"/>
                <w:rtl/>
              </w:rPr>
            </w:pPr>
          </w:p>
        </w:tc>
        <w:tc>
          <w:tcPr>
            <w:tcW w:w="342" w:type="dxa"/>
            <w:shd w:val="clear" w:color="auto" w:fill="538135" w:themeFill="accent6" w:themeFillShade="BF"/>
          </w:tcPr>
          <w:p w14:paraId="01F59542" w14:textId="4DE48FA5" w:rsidR="00BD575D" w:rsidDel="001E27F4" w:rsidRDefault="00BD575D">
            <w:pPr>
              <w:jc w:val="both"/>
              <w:rPr>
                <w:del w:id="528" w:author="רינת אביטל" w:date="2022-05-10T10:35:00Z"/>
                <w:rFonts w:ascii="Tahoma" w:hAnsi="Tahoma" w:cs="Tahoma"/>
                <w:rtl/>
              </w:rPr>
            </w:pPr>
          </w:p>
        </w:tc>
        <w:tc>
          <w:tcPr>
            <w:tcW w:w="283" w:type="dxa"/>
            <w:shd w:val="clear" w:color="auto" w:fill="538135" w:themeFill="accent6" w:themeFillShade="BF"/>
          </w:tcPr>
          <w:p w14:paraId="456BAEDD" w14:textId="54678475" w:rsidR="00BD575D" w:rsidDel="001E27F4" w:rsidRDefault="00BD575D">
            <w:pPr>
              <w:jc w:val="both"/>
              <w:rPr>
                <w:del w:id="529" w:author="רינת אביטל" w:date="2022-05-10T10:35:00Z"/>
                <w:rFonts w:ascii="Tahoma" w:hAnsi="Tahoma" w:cs="Tahoma"/>
                <w:rtl/>
              </w:rPr>
            </w:pPr>
          </w:p>
        </w:tc>
        <w:tc>
          <w:tcPr>
            <w:tcW w:w="327" w:type="dxa"/>
            <w:shd w:val="clear" w:color="auto" w:fill="FFFF00"/>
          </w:tcPr>
          <w:p w14:paraId="4F201C5E" w14:textId="2650354C" w:rsidR="00BD575D" w:rsidDel="001E27F4" w:rsidRDefault="00F31DDB">
            <w:pPr>
              <w:jc w:val="both"/>
              <w:rPr>
                <w:del w:id="530" w:author="רינת אביטל" w:date="2022-05-10T10:35:00Z"/>
                <w:rFonts w:ascii="Tahoma" w:hAnsi="Tahoma" w:cs="Tahoma"/>
              </w:rPr>
            </w:pPr>
            <w:del w:id="531" w:author="רינת אביטל" w:date="2022-05-10T10:35:00Z">
              <w:r w:rsidDel="001E27F4">
                <w:rPr>
                  <w:rFonts w:ascii="Tahoma" w:hAnsi="Tahoma" w:cs="Tahoma"/>
                </w:rPr>
                <w:delText>c</w:delText>
              </w:r>
            </w:del>
          </w:p>
        </w:tc>
        <w:tc>
          <w:tcPr>
            <w:tcW w:w="283" w:type="dxa"/>
            <w:shd w:val="clear" w:color="auto" w:fill="538135" w:themeFill="accent6" w:themeFillShade="BF"/>
          </w:tcPr>
          <w:p w14:paraId="1DED28F4" w14:textId="6E196738" w:rsidR="00BD575D" w:rsidDel="001E27F4" w:rsidRDefault="00BD575D">
            <w:pPr>
              <w:jc w:val="both"/>
              <w:rPr>
                <w:del w:id="532" w:author="רינת אביטל" w:date="2022-05-10T10:35:00Z"/>
                <w:rFonts w:ascii="Tahoma" w:hAnsi="Tahoma" w:cs="Tahoma"/>
                <w:rtl/>
              </w:rPr>
            </w:pPr>
          </w:p>
        </w:tc>
        <w:tc>
          <w:tcPr>
            <w:tcW w:w="283" w:type="dxa"/>
            <w:shd w:val="clear" w:color="auto" w:fill="538135" w:themeFill="accent6" w:themeFillShade="BF"/>
          </w:tcPr>
          <w:p w14:paraId="2E48D436" w14:textId="5F99BB8A" w:rsidR="00BD575D" w:rsidDel="001E27F4" w:rsidRDefault="00BD575D">
            <w:pPr>
              <w:jc w:val="both"/>
              <w:rPr>
                <w:del w:id="533" w:author="רינת אביטל" w:date="2022-05-10T10:35:00Z"/>
                <w:rFonts w:ascii="Tahoma" w:hAnsi="Tahoma" w:cs="Tahoma"/>
                <w:rtl/>
              </w:rPr>
            </w:pPr>
          </w:p>
        </w:tc>
        <w:tc>
          <w:tcPr>
            <w:tcW w:w="283" w:type="dxa"/>
            <w:shd w:val="clear" w:color="auto" w:fill="538135" w:themeFill="accent6" w:themeFillShade="BF"/>
          </w:tcPr>
          <w:p w14:paraId="3B01DE9B" w14:textId="27BC8210" w:rsidR="00BD575D" w:rsidDel="001E27F4" w:rsidRDefault="00BD575D">
            <w:pPr>
              <w:jc w:val="both"/>
              <w:rPr>
                <w:del w:id="534" w:author="רינת אביטל" w:date="2022-05-10T10:35:00Z"/>
                <w:rFonts w:ascii="Tahoma" w:hAnsi="Tahoma" w:cs="Tahoma"/>
                <w:rtl/>
              </w:rPr>
            </w:pPr>
          </w:p>
        </w:tc>
        <w:tc>
          <w:tcPr>
            <w:tcW w:w="349" w:type="dxa"/>
            <w:shd w:val="clear" w:color="auto" w:fill="538135" w:themeFill="accent6" w:themeFillShade="BF"/>
          </w:tcPr>
          <w:p w14:paraId="51C5A29F" w14:textId="05D66CFE" w:rsidR="00BD575D" w:rsidDel="001E27F4" w:rsidRDefault="00BD575D">
            <w:pPr>
              <w:jc w:val="both"/>
              <w:rPr>
                <w:del w:id="535" w:author="רינת אביטל" w:date="2022-05-10T10:35:00Z"/>
                <w:rFonts w:ascii="Tahoma" w:hAnsi="Tahoma" w:cs="Tahoma"/>
                <w:rtl/>
              </w:rPr>
            </w:pPr>
          </w:p>
        </w:tc>
        <w:tc>
          <w:tcPr>
            <w:tcW w:w="283" w:type="dxa"/>
            <w:shd w:val="clear" w:color="auto" w:fill="538135" w:themeFill="accent6" w:themeFillShade="BF"/>
          </w:tcPr>
          <w:p w14:paraId="25FC7E16" w14:textId="0E200333" w:rsidR="00BD575D" w:rsidDel="001E27F4" w:rsidRDefault="00BD575D">
            <w:pPr>
              <w:jc w:val="both"/>
              <w:rPr>
                <w:del w:id="536" w:author="רינת אביטל" w:date="2022-05-10T10:35:00Z"/>
                <w:rFonts w:ascii="Tahoma" w:hAnsi="Tahoma" w:cs="Tahoma"/>
                <w:rtl/>
              </w:rPr>
            </w:pPr>
          </w:p>
        </w:tc>
        <w:tc>
          <w:tcPr>
            <w:tcW w:w="283" w:type="dxa"/>
            <w:shd w:val="clear" w:color="auto" w:fill="538135" w:themeFill="accent6" w:themeFillShade="BF"/>
          </w:tcPr>
          <w:p w14:paraId="627DE10A" w14:textId="7D277478" w:rsidR="00BD575D" w:rsidDel="001E27F4" w:rsidRDefault="00BD575D">
            <w:pPr>
              <w:jc w:val="both"/>
              <w:rPr>
                <w:del w:id="537" w:author="רינת אביטל" w:date="2022-05-10T10:35:00Z"/>
                <w:rFonts w:ascii="Tahoma" w:hAnsi="Tahoma" w:cs="Tahoma"/>
                <w:rtl/>
              </w:rPr>
            </w:pPr>
          </w:p>
        </w:tc>
      </w:tr>
      <w:tr w:rsidR="00BD575D" w:rsidDel="001E27F4" w14:paraId="2F3CD751" w14:textId="1EF51551">
        <w:trPr>
          <w:trHeight w:val="113"/>
          <w:del w:id="538" w:author="רינת אביטל" w:date="2022-05-10T10:35:00Z"/>
        </w:trPr>
        <w:tc>
          <w:tcPr>
            <w:tcW w:w="283" w:type="dxa"/>
            <w:shd w:val="clear" w:color="auto" w:fill="538135" w:themeFill="accent6" w:themeFillShade="BF"/>
          </w:tcPr>
          <w:p w14:paraId="371E67DC" w14:textId="7F91A3C0" w:rsidR="00BD575D" w:rsidDel="001E27F4" w:rsidRDefault="00BD575D">
            <w:pPr>
              <w:jc w:val="both"/>
              <w:rPr>
                <w:del w:id="539" w:author="רינת אביטל" w:date="2022-05-10T10:35:00Z"/>
                <w:rFonts w:ascii="Tahoma" w:hAnsi="Tahoma" w:cs="Tahoma"/>
                <w:rtl/>
              </w:rPr>
            </w:pPr>
          </w:p>
        </w:tc>
        <w:tc>
          <w:tcPr>
            <w:tcW w:w="342" w:type="dxa"/>
            <w:shd w:val="clear" w:color="auto" w:fill="538135" w:themeFill="accent6" w:themeFillShade="BF"/>
          </w:tcPr>
          <w:p w14:paraId="24832190" w14:textId="1143ED5F" w:rsidR="00BD575D" w:rsidDel="001E27F4" w:rsidRDefault="00BD575D">
            <w:pPr>
              <w:jc w:val="both"/>
              <w:rPr>
                <w:del w:id="540" w:author="רינת אביטל" w:date="2022-05-10T10:35:00Z"/>
                <w:rFonts w:ascii="Tahoma" w:hAnsi="Tahoma" w:cs="Tahoma"/>
                <w:rtl/>
              </w:rPr>
            </w:pPr>
          </w:p>
        </w:tc>
        <w:tc>
          <w:tcPr>
            <w:tcW w:w="283" w:type="dxa"/>
            <w:shd w:val="clear" w:color="auto" w:fill="538135" w:themeFill="accent6" w:themeFillShade="BF"/>
          </w:tcPr>
          <w:p w14:paraId="55AB6575" w14:textId="75F60949" w:rsidR="00BD575D" w:rsidDel="001E27F4" w:rsidRDefault="00BD575D">
            <w:pPr>
              <w:jc w:val="both"/>
              <w:rPr>
                <w:del w:id="541" w:author="רינת אביטל" w:date="2022-05-10T10:35:00Z"/>
                <w:rFonts w:ascii="Tahoma" w:hAnsi="Tahoma" w:cs="Tahoma"/>
                <w:rtl/>
              </w:rPr>
            </w:pPr>
          </w:p>
        </w:tc>
        <w:tc>
          <w:tcPr>
            <w:tcW w:w="327" w:type="dxa"/>
            <w:shd w:val="clear" w:color="auto" w:fill="538135" w:themeFill="accent6" w:themeFillShade="BF"/>
          </w:tcPr>
          <w:p w14:paraId="2B6012AC" w14:textId="7ACF2310" w:rsidR="00BD575D" w:rsidDel="001E27F4" w:rsidRDefault="00BD575D">
            <w:pPr>
              <w:jc w:val="both"/>
              <w:rPr>
                <w:del w:id="542" w:author="רינת אביטל" w:date="2022-05-10T10:35:00Z"/>
                <w:rFonts w:ascii="Tahoma" w:hAnsi="Tahoma" w:cs="Tahoma"/>
                <w:rtl/>
              </w:rPr>
            </w:pPr>
          </w:p>
        </w:tc>
        <w:tc>
          <w:tcPr>
            <w:tcW w:w="283" w:type="dxa"/>
            <w:shd w:val="clear" w:color="auto" w:fill="538135" w:themeFill="accent6" w:themeFillShade="BF"/>
          </w:tcPr>
          <w:p w14:paraId="1FB909CF" w14:textId="77810C3A" w:rsidR="00BD575D" w:rsidDel="001E27F4" w:rsidRDefault="00BD575D">
            <w:pPr>
              <w:jc w:val="both"/>
              <w:rPr>
                <w:del w:id="543" w:author="רינת אביטל" w:date="2022-05-10T10:35:00Z"/>
                <w:rFonts w:ascii="Tahoma" w:hAnsi="Tahoma" w:cs="Tahoma"/>
                <w:rtl/>
              </w:rPr>
            </w:pPr>
          </w:p>
        </w:tc>
        <w:tc>
          <w:tcPr>
            <w:tcW w:w="283" w:type="dxa"/>
            <w:shd w:val="clear" w:color="auto" w:fill="538135" w:themeFill="accent6" w:themeFillShade="BF"/>
          </w:tcPr>
          <w:p w14:paraId="18B9FBF4" w14:textId="2CBF112C" w:rsidR="00BD575D" w:rsidDel="001E27F4" w:rsidRDefault="00BD575D">
            <w:pPr>
              <w:jc w:val="both"/>
              <w:rPr>
                <w:del w:id="544" w:author="רינת אביטל" w:date="2022-05-10T10:35:00Z"/>
                <w:rFonts w:ascii="Tahoma" w:hAnsi="Tahoma" w:cs="Tahoma"/>
                <w:rtl/>
              </w:rPr>
            </w:pPr>
          </w:p>
        </w:tc>
        <w:tc>
          <w:tcPr>
            <w:tcW w:w="283" w:type="dxa"/>
            <w:shd w:val="clear" w:color="auto" w:fill="538135" w:themeFill="accent6" w:themeFillShade="BF"/>
          </w:tcPr>
          <w:p w14:paraId="32038A7F" w14:textId="39028174" w:rsidR="00BD575D" w:rsidDel="001E27F4" w:rsidRDefault="00BD575D">
            <w:pPr>
              <w:jc w:val="both"/>
              <w:rPr>
                <w:del w:id="545" w:author="רינת אביטל" w:date="2022-05-10T10:35:00Z"/>
                <w:rFonts w:ascii="Tahoma" w:hAnsi="Tahoma" w:cs="Tahoma"/>
                <w:rtl/>
              </w:rPr>
            </w:pPr>
          </w:p>
        </w:tc>
        <w:tc>
          <w:tcPr>
            <w:tcW w:w="349" w:type="dxa"/>
            <w:shd w:val="clear" w:color="auto" w:fill="538135" w:themeFill="accent6" w:themeFillShade="BF"/>
          </w:tcPr>
          <w:p w14:paraId="4CE4EF38" w14:textId="302D0905" w:rsidR="00BD575D" w:rsidDel="001E27F4" w:rsidRDefault="00BD575D">
            <w:pPr>
              <w:jc w:val="both"/>
              <w:rPr>
                <w:del w:id="546" w:author="רינת אביטל" w:date="2022-05-10T10:35:00Z"/>
                <w:rFonts w:ascii="Tahoma" w:hAnsi="Tahoma" w:cs="Tahoma"/>
                <w:rtl/>
              </w:rPr>
            </w:pPr>
          </w:p>
        </w:tc>
        <w:tc>
          <w:tcPr>
            <w:tcW w:w="283" w:type="dxa"/>
            <w:shd w:val="clear" w:color="auto" w:fill="538135" w:themeFill="accent6" w:themeFillShade="BF"/>
          </w:tcPr>
          <w:p w14:paraId="05BA2352" w14:textId="4ABFE267" w:rsidR="00BD575D" w:rsidDel="001E27F4" w:rsidRDefault="00BD575D">
            <w:pPr>
              <w:jc w:val="both"/>
              <w:rPr>
                <w:del w:id="547" w:author="רינת אביטל" w:date="2022-05-10T10:35:00Z"/>
                <w:rFonts w:ascii="Tahoma" w:hAnsi="Tahoma" w:cs="Tahoma"/>
                <w:rtl/>
              </w:rPr>
            </w:pPr>
          </w:p>
        </w:tc>
        <w:tc>
          <w:tcPr>
            <w:tcW w:w="283" w:type="dxa"/>
            <w:shd w:val="clear" w:color="auto" w:fill="538135" w:themeFill="accent6" w:themeFillShade="BF"/>
          </w:tcPr>
          <w:p w14:paraId="50E9AA73" w14:textId="3E5D5E3D" w:rsidR="00BD575D" w:rsidDel="001E27F4" w:rsidRDefault="00BD575D">
            <w:pPr>
              <w:jc w:val="both"/>
              <w:rPr>
                <w:del w:id="548" w:author="רינת אביטל" w:date="2022-05-10T10:35:00Z"/>
                <w:rFonts w:ascii="Tahoma" w:hAnsi="Tahoma" w:cs="Tahoma"/>
                <w:rtl/>
              </w:rPr>
            </w:pPr>
          </w:p>
        </w:tc>
      </w:tr>
    </w:tbl>
    <w:p w14:paraId="4C1D1A96" w14:textId="3B3F7F05" w:rsidR="00BD575D" w:rsidDel="001E27F4" w:rsidRDefault="00BD575D">
      <w:pPr>
        <w:bidi/>
        <w:spacing w:after="240" w:line="360" w:lineRule="auto"/>
        <w:jc w:val="both"/>
        <w:rPr>
          <w:del w:id="549" w:author="רינת אביטל" w:date="2022-05-10T10:35:00Z"/>
          <w:rFonts w:ascii="Tahoma" w:hAnsi="Tahoma" w:cs="Tahoma"/>
          <w:sz w:val="22"/>
          <w:szCs w:val="22"/>
          <w:rtl/>
        </w:rPr>
      </w:pPr>
    </w:p>
    <w:p w14:paraId="1391D65E" w14:textId="0EF42DFB" w:rsidR="00BD575D" w:rsidDel="001E27F4" w:rsidRDefault="00F31DDB">
      <w:pPr>
        <w:bidi/>
        <w:spacing w:after="240" w:line="360" w:lineRule="auto"/>
        <w:jc w:val="both"/>
        <w:rPr>
          <w:del w:id="550" w:author="רינת אביטל" w:date="2022-05-10T10:35:00Z"/>
          <w:rFonts w:ascii="Tahoma" w:hAnsi="Tahoma" w:cs="Tahoma"/>
          <w:sz w:val="22"/>
          <w:szCs w:val="22"/>
          <w:rtl/>
        </w:rPr>
      </w:pPr>
      <w:del w:id="551" w:author="רינת אביטל" w:date="2022-05-10T10:35:00Z">
        <w:r w:rsidDel="001E27F4">
          <w:rPr>
            <w:rFonts w:ascii="Tahoma" w:hAnsi="Tahoma" w:cs="Tahoma"/>
            <w:sz w:val="22"/>
            <w:szCs w:val="22"/>
            <w:rtl/>
          </w:rPr>
          <w:delText>אפשר לראות שהמרחק מ</w:delText>
        </w:r>
        <w:r w:rsidDel="001E27F4">
          <w:rPr>
            <w:rFonts w:ascii="Tahoma" w:hAnsi="Tahoma" w:cs="Tahoma"/>
            <w:sz w:val="22"/>
            <w:szCs w:val="22"/>
          </w:rPr>
          <w:delText>a</w:delText>
        </w:r>
        <w:r w:rsidDel="001E27F4">
          <w:rPr>
            <w:rFonts w:ascii="Tahoma" w:hAnsi="Tahoma" w:cs="Tahoma"/>
            <w:sz w:val="22"/>
            <w:szCs w:val="22"/>
            <w:rtl/>
          </w:rPr>
          <w:delText xml:space="preserve"> ל</w:delText>
        </w:r>
        <w:r w:rsidDel="001E27F4">
          <w:rPr>
            <w:rFonts w:ascii="Tahoma" w:hAnsi="Tahoma" w:cs="Tahoma"/>
            <w:sz w:val="22"/>
            <w:szCs w:val="22"/>
          </w:rPr>
          <w:delText>b</w:delText>
        </w:r>
        <w:r w:rsidDel="001E27F4">
          <w:rPr>
            <w:rFonts w:ascii="Tahoma" w:hAnsi="Tahoma" w:cs="Tahoma"/>
            <w:sz w:val="22"/>
            <w:szCs w:val="22"/>
            <w:rtl/>
          </w:rPr>
          <w:delText xml:space="preserve"> הוא 5, והמרחק מ</w:delText>
        </w:r>
        <w:r w:rsidDel="001E27F4">
          <w:rPr>
            <w:rFonts w:ascii="Tahoma" w:hAnsi="Tahoma" w:cs="Tahoma"/>
            <w:sz w:val="22"/>
            <w:szCs w:val="22"/>
          </w:rPr>
          <w:delText>b</w:delText>
        </w:r>
        <w:r w:rsidDel="001E27F4">
          <w:rPr>
            <w:rFonts w:ascii="Tahoma" w:hAnsi="Tahoma" w:cs="Tahoma"/>
            <w:sz w:val="22"/>
            <w:szCs w:val="22"/>
            <w:rtl/>
          </w:rPr>
          <w:delText xml:space="preserve"> ל</w:delText>
        </w:r>
        <w:r w:rsidDel="001E27F4">
          <w:rPr>
            <w:rFonts w:ascii="Tahoma" w:hAnsi="Tahoma" w:cs="Tahoma"/>
            <w:sz w:val="22"/>
            <w:szCs w:val="22"/>
          </w:rPr>
          <w:delText>c</w:delText>
        </w:r>
        <w:r w:rsidDel="001E27F4">
          <w:rPr>
            <w:rFonts w:ascii="Tahoma" w:hAnsi="Tahoma" w:cs="Tahoma"/>
            <w:sz w:val="22"/>
            <w:szCs w:val="22"/>
            <w:rtl/>
          </w:rPr>
          <w:delText xml:space="preserve"> הוא 3. בשביל להגיע מ</w:delText>
        </w:r>
        <w:r w:rsidDel="001E27F4">
          <w:rPr>
            <w:rFonts w:ascii="Tahoma" w:hAnsi="Tahoma" w:cs="Tahoma"/>
            <w:sz w:val="22"/>
            <w:szCs w:val="22"/>
          </w:rPr>
          <w:delText>a</w:delText>
        </w:r>
        <w:r w:rsidDel="001E27F4">
          <w:rPr>
            <w:rFonts w:ascii="Tahoma" w:hAnsi="Tahoma" w:cs="Tahoma"/>
            <w:sz w:val="22"/>
            <w:szCs w:val="22"/>
            <w:rtl/>
          </w:rPr>
          <w:delText xml:space="preserve"> ל</w:delText>
        </w:r>
        <w:r w:rsidDel="001E27F4">
          <w:rPr>
            <w:rFonts w:ascii="Tahoma" w:hAnsi="Tahoma" w:cs="Tahoma"/>
            <w:sz w:val="22"/>
            <w:szCs w:val="22"/>
          </w:rPr>
          <w:delText>c</w:delText>
        </w:r>
        <w:r w:rsidDel="001E27F4">
          <w:rPr>
            <w:rFonts w:ascii="Tahoma" w:hAnsi="Tahoma" w:cs="Tahoma"/>
            <w:sz w:val="22"/>
            <w:szCs w:val="22"/>
            <w:rtl/>
          </w:rPr>
          <w:delText xml:space="preserve"> נחפש נקודת גישה משותפת [מ</w:delText>
        </w:r>
        <w:r w:rsidDel="001E27F4">
          <w:rPr>
            <w:rFonts w:ascii="Tahoma" w:hAnsi="Tahoma" w:cs="Tahoma"/>
            <w:sz w:val="22"/>
            <w:szCs w:val="22"/>
          </w:rPr>
          <w:delText>b</w:delText>
        </w:r>
        <w:r w:rsidDel="001E27F4">
          <w:rPr>
            <w:rFonts w:ascii="Tahoma" w:hAnsi="Tahoma" w:cs="Tahoma"/>
            <w:sz w:val="22"/>
            <w:szCs w:val="22"/>
            <w:rtl/>
          </w:rPr>
          <w:delText xml:space="preserve"> אפשר לגשת גם ל</w:delText>
        </w:r>
        <w:r w:rsidDel="001E27F4">
          <w:rPr>
            <w:rFonts w:ascii="Tahoma" w:hAnsi="Tahoma" w:cs="Tahoma"/>
            <w:sz w:val="22"/>
            <w:szCs w:val="22"/>
          </w:rPr>
          <w:delText>a</w:delText>
        </w:r>
        <w:r w:rsidDel="001E27F4">
          <w:rPr>
            <w:rFonts w:ascii="Tahoma" w:hAnsi="Tahoma" w:cs="Tahoma"/>
            <w:sz w:val="22"/>
            <w:szCs w:val="22"/>
            <w:rtl/>
          </w:rPr>
          <w:delText xml:space="preserve"> וגם ל</w:delText>
        </w:r>
        <w:r w:rsidDel="001E27F4">
          <w:rPr>
            <w:rFonts w:ascii="Tahoma" w:hAnsi="Tahoma" w:cs="Tahoma"/>
            <w:sz w:val="22"/>
            <w:szCs w:val="22"/>
          </w:rPr>
          <w:delText>c</w:delText>
        </w:r>
        <w:r w:rsidDel="001E27F4">
          <w:rPr>
            <w:rFonts w:ascii="Tahoma" w:hAnsi="Tahoma" w:cs="Tahoma"/>
            <w:sz w:val="22"/>
            <w:szCs w:val="22"/>
            <w:rtl/>
          </w:rPr>
          <w:delText xml:space="preserve">], נחשב מטריצת מרחקים </w:delText>
        </w:r>
        <w:r w:rsidDel="001E27F4">
          <w:rPr>
            <w:rFonts w:ascii="Tahoma" w:hAnsi="Tahoma" w:cs="Tahoma"/>
            <w:sz w:val="22"/>
            <w:szCs w:val="22"/>
          </w:rPr>
          <w:delText>disMat</w:delText>
        </w:r>
        <w:r w:rsidDel="001E27F4">
          <w:rPr>
            <w:rFonts w:ascii="Tahoma" w:hAnsi="Tahoma" w:cs="Tahoma"/>
            <w:sz w:val="22"/>
            <w:szCs w:val="22"/>
            <w:rtl/>
          </w:rPr>
          <w:delText>:</w:delText>
        </w:r>
      </w:del>
    </w:p>
    <w:tbl>
      <w:tblPr>
        <w:tblStyle w:val="afb"/>
        <w:bidiVisual/>
        <w:tblW w:w="0" w:type="auto"/>
        <w:tblLook w:val="04A0" w:firstRow="1" w:lastRow="0" w:firstColumn="1" w:lastColumn="0" w:noHBand="0" w:noVBand="1"/>
      </w:tblPr>
      <w:tblGrid>
        <w:gridCol w:w="2074"/>
        <w:gridCol w:w="2074"/>
        <w:gridCol w:w="2074"/>
        <w:gridCol w:w="2074"/>
      </w:tblGrid>
      <w:tr w:rsidR="00BD575D" w:rsidDel="001E27F4" w14:paraId="7138EBAC" w14:textId="08A18463">
        <w:trPr>
          <w:del w:id="552" w:author="רינת אביטל" w:date="2022-05-10T10:35:00Z"/>
        </w:trPr>
        <w:tc>
          <w:tcPr>
            <w:tcW w:w="2074" w:type="dxa"/>
          </w:tcPr>
          <w:p w14:paraId="5CD9A0E0" w14:textId="093515F8" w:rsidR="00BD575D" w:rsidDel="001E27F4" w:rsidRDefault="00F31DDB">
            <w:pPr>
              <w:jc w:val="both"/>
              <w:rPr>
                <w:del w:id="553" w:author="רינת אביטל" w:date="2022-05-10T10:35:00Z"/>
                <w:rFonts w:ascii="Tahoma" w:hAnsi="Tahoma" w:cs="Tahoma"/>
              </w:rPr>
            </w:pPr>
            <w:del w:id="554" w:author="רינת אביטל" w:date="2022-05-10T10:35:00Z">
              <w:r w:rsidDel="001E27F4">
                <w:rPr>
                  <w:rFonts w:ascii="Tahoma" w:hAnsi="Tahoma" w:cs="Tahoma"/>
                </w:rPr>
                <w:delText>C</w:delText>
              </w:r>
            </w:del>
          </w:p>
        </w:tc>
        <w:tc>
          <w:tcPr>
            <w:tcW w:w="2074" w:type="dxa"/>
          </w:tcPr>
          <w:p w14:paraId="23FD8B37" w14:textId="787EC13E" w:rsidR="00BD575D" w:rsidDel="001E27F4" w:rsidRDefault="00F31DDB">
            <w:pPr>
              <w:jc w:val="both"/>
              <w:rPr>
                <w:del w:id="555" w:author="רינת אביטל" w:date="2022-05-10T10:35:00Z"/>
                <w:rFonts w:ascii="Tahoma" w:hAnsi="Tahoma" w:cs="Tahoma"/>
                <w:rtl/>
              </w:rPr>
            </w:pPr>
            <w:del w:id="556" w:author="רינת אביטל" w:date="2022-05-10T10:35:00Z">
              <w:r w:rsidDel="001E27F4">
                <w:rPr>
                  <w:rFonts w:ascii="Tahoma" w:hAnsi="Tahoma" w:cs="Tahoma"/>
                </w:rPr>
                <w:delText>B</w:delText>
              </w:r>
            </w:del>
          </w:p>
        </w:tc>
        <w:tc>
          <w:tcPr>
            <w:tcW w:w="2074" w:type="dxa"/>
          </w:tcPr>
          <w:p w14:paraId="50D28EA7" w14:textId="70B31724" w:rsidR="00BD575D" w:rsidDel="001E27F4" w:rsidRDefault="00F31DDB">
            <w:pPr>
              <w:jc w:val="both"/>
              <w:rPr>
                <w:del w:id="557" w:author="רינת אביטל" w:date="2022-05-10T10:35:00Z"/>
                <w:rFonts w:ascii="Tahoma" w:hAnsi="Tahoma" w:cs="Tahoma"/>
              </w:rPr>
            </w:pPr>
            <w:del w:id="558" w:author="רינת אביטל" w:date="2022-05-10T10:35:00Z">
              <w:r w:rsidDel="001E27F4">
                <w:rPr>
                  <w:rFonts w:ascii="Tahoma" w:hAnsi="Tahoma" w:cs="Tahoma"/>
                </w:rPr>
                <w:delText>a</w:delText>
              </w:r>
            </w:del>
          </w:p>
        </w:tc>
        <w:tc>
          <w:tcPr>
            <w:tcW w:w="2074" w:type="dxa"/>
          </w:tcPr>
          <w:p w14:paraId="38B7760F" w14:textId="218BBB6A" w:rsidR="00BD575D" w:rsidDel="001E27F4" w:rsidRDefault="00BD575D">
            <w:pPr>
              <w:jc w:val="both"/>
              <w:rPr>
                <w:del w:id="559" w:author="רינת אביטל" w:date="2022-05-10T10:35:00Z"/>
                <w:rFonts w:ascii="Tahoma" w:hAnsi="Tahoma" w:cs="Tahoma"/>
                <w:rtl/>
              </w:rPr>
            </w:pPr>
          </w:p>
        </w:tc>
      </w:tr>
      <w:tr w:rsidR="00BD575D" w:rsidDel="001E27F4" w14:paraId="1066C9F6" w14:textId="316BAE52">
        <w:trPr>
          <w:del w:id="560" w:author="רינת אביטל" w:date="2022-05-10T10:35:00Z"/>
        </w:trPr>
        <w:tc>
          <w:tcPr>
            <w:tcW w:w="2074" w:type="dxa"/>
            <w:shd w:val="clear" w:color="auto" w:fill="F4B083" w:themeFill="accent2" w:themeFillTint="99"/>
          </w:tcPr>
          <w:p w14:paraId="2FB6179A" w14:textId="0DA4B39C" w:rsidR="00BD575D" w:rsidDel="001E27F4" w:rsidRDefault="00F31DDB">
            <w:pPr>
              <w:jc w:val="both"/>
              <w:rPr>
                <w:del w:id="561" w:author="רינת אביטל" w:date="2022-05-10T10:35:00Z"/>
                <w:rFonts w:ascii="Tahoma" w:hAnsi="Tahoma" w:cs="Tahoma"/>
                <w:rtl/>
              </w:rPr>
            </w:pPr>
            <w:del w:id="562" w:author="רינת אביטל" w:date="2022-05-10T10:35:00Z">
              <w:r w:rsidDel="001E27F4">
                <w:rPr>
                  <w:rFonts w:ascii="Tahoma" w:hAnsi="Tahoma" w:cs="Tahoma"/>
                  <w:rtl/>
                </w:rPr>
                <w:delText>8</w:delText>
              </w:r>
            </w:del>
          </w:p>
        </w:tc>
        <w:tc>
          <w:tcPr>
            <w:tcW w:w="2074" w:type="dxa"/>
          </w:tcPr>
          <w:p w14:paraId="77B43AFF" w14:textId="312C897B" w:rsidR="00BD575D" w:rsidDel="001E27F4" w:rsidRDefault="00F31DDB">
            <w:pPr>
              <w:jc w:val="both"/>
              <w:rPr>
                <w:del w:id="563" w:author="רינת אביטל" w:date="2022-05-10T10:35:00Z"/>
                <w:rFonts w:ascii="Tahoma" w:hAnsi="Tahoma" w:cs="Tahoma"/>
                <w:rtl/>
              </w:rPr>
            </w:pPr>
            <w:del w:id="564" w:author="רינת אביטל" w:date="2022-05-10T10:35:00Z">
              <w:r w:rsidDel="001E27F4">
                <w:rPr>
                  <w:rFonts w:ascii="Tahoma" w:hAnsi="Tahoma" w:cs="Tahoma"/>
                  <w:rtl/>
                </w:rPr>
                <w:delText>5</w:delText>
              </w:r>
            </w:del>
          </w:p>
        </w:tc>
        <w:tc>
          <w:tcPr>
            <w:tcW w:w="2074" w:type="dxa"/>
          </w:tcPr>
          <w:p w14:paraId="5848307C" w14:textId="4DEBDA9F" w:rsidR="00BD575D" w:rsidDel="001E27F4" w:rsidRDefault="00F31DDB">
            <w:pPr>
              <w:jc w:val="both"/>
              <w:rPr>
                <w:del w:id="565" w:author="רינת אביטל" w:date="2022-05-10T10:35:00Z"/>
                <w:rFonts w:ascii="Tahoma" w:hAnsi="Tahoma" w:cs="Tahoma"/>
                <w:rtl/>
              </w:rPr>
            </w:pPr>
            <w:del w:id="566" w:author="רינת אביטל" w:date="2022-05-10T10:35:00Z">
              <w:r w:rsidDel="001E27F4">
                <w:rPr>
                  <w:rFonts w:ascii="Tahoma" w:hAnsi="Tahoma" w:cs="Tahoma"/>
                  <w:rtl/>
                </w:rPr>
                <w:delText>0</w:delText>
              </w:r>
            </w:del>
          </w:p>
        </w:tc>
        <w:tc>
          <w:tcPr>
            <w:tcW w:w="2074" w:type="dxa"/>
          </w:tcPr>
          <w:p w14:paraId="6478FBF5" w14:textId="5EF9D4F5" w:rsidR="00BD575D" w:rsidDel="001E27F4" w:rsidRDefault="00F31DDB">
            <w:pPr>
              <w:jc w:val="both"/>
              <w:rPr>
                <w:del w:id="567" w:author="רינת אביטל" w:date="2022-05-10T10:35:00Z"/>
                <w:rFonts w:ascii="Tahoma" w:hAnsi="Tahoma" w:cs="Tahoma"/>
                <w:rtl/>
              </w:rPr>
            </w:pPr>
            <w:del w:id="568" w:author="רינת אביטל" w:date="2022-05-10T10:35:00Z">
              <w:r w:rsidDel="001E27F4">
                <w:rPr>
                  <w:rFonts w:ascii="Tahoma" w:hAnsi="Tahoma" w:cs="Tahoma"/>
                </w:rPr>
                <w:delText>A</w:delText>
              </w:r>
            </w:del>
          </w:p>
        </w:tc>
      </w:tr>
      <w:tr w:rsidR="00BD575D" w:rsidDel="001E27F4" w14:paraId="6C1B7857" w14:textId="6F39D3C8">
        <w:trPr>
          <w:del w:id="569" w:author="רינת אביטל" w:date="2022-05-10T10:35:00Z"/>
        </w:trPr>
        <w:tc>
          <w:tcPr>
            <w:tcW w:w="2074" w:type="dxa"/>
          </w:tcPr>
          <w:p w14:paraId="525EA1AE" w14:textId="4ADC854B" w:rsidR="00BD575D" w:rsidDel="001E27F4" w:rsidRDefault="00F31DDB">
            <w:pPr>
              <w:jc w:val="both"/>
              <w:rPr>
                <w:del w:id="570" w:author="רינת אביטל" w:date="2022-05-10T10:35:00Z"/>
                <w:rFonts w:ascii="Tahoma" w:hAnsi="Tahoma" w:cs="Tahoma"/>
                <w:rtl/>
              </w:rPr>
            </w:pPr>
            <w:del w:id="571" w:author="רינת אביטל" w:date="2022-05-10T10:35:00Z">
              <w:r w:rsidDel="001E27F4">
                <w:rPr>
                  <w:rFonts w:ascii="Tahoma" w:hAnsi="Tahoma" w:cs="Tahoma"/>
                  <w:rtl/>
                </w:rPr>
                <w:delText>3</w:delText>
              </w:r>
            </w:del>
          </w:p>
        </w:tc>
        <w:tc>
          <w:tcPr>
            <w:tcW w:w="2074" w:type="dxa"/>
          </w:tcPr>
          <w:p w14:paraId="136D7CB6" w14:textId="56A9C480" w:rsidR="00BD575D" w:rsidDel="001E27F4" w:rsidRDefault="00F31DDB">
            <w:pPr>
              <w:jc w:val="both"/>
              <w:rPr>
                <w:del w:id="572" w:author="רינת אביטל" w:date="2022-05-10T10:35:00Z"/>
                <w:rFonts w:ascii="Tahoma" w:hAnsi="Tahoma" w:cs="Tahoma"/>
                <w:rtl/>
              </w:rPr>
            </w:pPr>
            <w:del w:id="573" w:author="רינת אביטל" w:date="2022-05-10T10:35:00Z">
              <w:r w:rsidDel="001E27F4">
                <w:rPr>
                  <w:rFonts w:ascii="Tahoma" w:hAnsi="Tahoma" w:cs="Tahoma"/>
                  <w:rtl/>
                </w:rPr>
                <w:delText>0</w:delText>
              </w:r>
            </w:del>
          </w:p>
        </w:tc>
        <w:tc>
          <w:tcPr>
            <w:tcW w:w="2074" w:type="dxa"/>
          </w:tcPr>
          <w:p w14:paraId="6A560631" w14:textId="540B45DB" w:rsidR="00BD575D" w:rsidDel="001E27F4" w:rsidRDefault="00F31DDB">
            <w:pPr>
              <w:jc w:val="both"/>
              <w:rPr>
                <w:del w:id="574" w:author="רינת אביטל" w:date="2022-05-10T10:35:00Z"/>
                <w:rFonts w:ascii="Tahoma" w:hAnsi="Tahoma" w:cs="Tahoma"/>
                <w:rtl/>
              </w:rPr>
            </w:pPr>
            <w:del w:id="575" w:author="רינת אביטל" w:date="2022-05-10T10:35:00Z">
              <w:r w:rsidDel="001E27F4">
                <w:rPr>
                  <w:rFonts w:ascii="Tahoma" w:hAnsi="Tahoma" w:cs="Tahoma"/>
                  <w:rtl/>
                </w:rPr>
                <w:delText>5</w:delText>
              </w:r>
            </w:del>
          </w:p>
        </w:tc>
        <w:tc>
          <w:tcPr>
            <w:tcW w:w="2074" w:type="dxa"/>
          </w:tcPr>
          <w:p w14:paraId="013868DC" w14:textId="0AC2D389" w:rsidR="00BD575D" w:rsidDel="001E27F4" w:rsidRDefault="00F31DDB">
            <w:pPr>
              <w:jc w:val="both"/>
              <w:rPr>
                <w:del w:id="576" w:author="רינת אביטל" w:date="2022-05-10T10:35:00Z"/>
                <w:rFonts w:ascii="Tahoma" w:hAnsi="Tahoma" w:cs="Tahoma"/>
                <w:rtl/>
              </w:rPr>
            </w:pPr>
            <w:del w:id="577" w:author="רינת אביטל" w:date="2022-05-10T10:35:00Z">
              <w:r w:rsidDel="001E27F4">
                <w:rPr>
                  <w:rFonts w:ascii="Tahoma" w:hAnsi="Tahoma" w:cs="Tahoma"/>
                </w:rPr>
                <w:delText>B</w:delText>
              </w:r>
            </w:del>
          </w:p>
        </w:tc>
      </w:tr>
      <w:tr w:rsidR="00BD575D" w:rsidDel="001E27F4" w14:paraId="0564A6E2" w14:textId="139F5B04">
        <w:trPr>
          <w:del w:id="578" w:author="רינת אביטל" w:date="2022-05-10T10:35:00Z"/>
        </w:trPr>
        <w:tc>
          <w:tcPr>
            <w:tcW w:w="2074" w:type="dxa"/>
          </w:tcPr>
          <w:p w14:paraId="74E49930" w14:textId="4B3ADE84" w:rsidR="00BD575D" w:rsidDel="001E27F4" w:rsidRDefault="00F31DDB">
            <w:pPr>
              <w:jc w:val="both"/>
              <w:rPr>
                <w:del w:id="579" w:author="רינת אביטל" w:date="2022-05-10T10:35:00Z"/>
                <w:rFonts w:ascii="Tahoma" w:hAnsi="Tahoma" w:cs="Tahoma"/>
                <w:rtl/>
              </w:rPr>
            </w:pPr>
            <w:del w:id="580" w:author="רינת אביטל" w:date="2022-05-10T10:35:00Z">
              <w:r w:rsidDel="001E27F4">
                <w:rPr>
                  <w:rFonts w:ascii="Tahoma" w:hAnsi="Tahoma" w:cs="Tahoma"/>
                  <w:rtl/>
                </w:rPr>
                <w:delText>0</w:delText>
              </w:r>
            </w:del>
          </w:p>
        </w:tc>
        <w:tc>
          <w:tcPr>
            <w:tcW w:w="2074" w:type="dxa"/>
          </w:tcPr>
          <w:p w14:paraId="00D5CE49" w14:textId="770168CE" w:rsidR="00BD575D" w:rsidDel="001E27F4" w:rsidRDefault="00F31DDB">
            <w:pPr>
              <w:jc w:val="both"/>
              <w:rPr>
                <w:del w:id="581" w:author="רינת אביטל" w:date="2022-05-10T10:35:00Z"/>
                <w:rFonts w:ascii="Tahoma" w:hAnsi="Tahoma" w:cs="Tahoma"/>
                <w:rtl/>
              </w:rPr>
            </w:pPr>
            <w:del w:id="582" w:author="רינת אביטל" w:date="2022-05-10T10:35:00Z">
              <w:r w:rsidDel="001E27F4">
                <w:rPr>
                  <w:rFonts w:ascii="Tahoma" w:hAnsi="Tahoma" w:cs="Tahoma"/>
                  <w:rtl/>
                </w:rPr>
                <w:delText>3</w:delText>
              </w:r>
            </w:del>
          </w:p>
        </w:tc>
        <w:tc>
          <w:tcPr>
            <w:tcW w:w="2074" w:type="dxa"/>
            <w:shd w:val="clear" w:color="auto" w:fill="F4B083" w:themeFill="accent2" w:themeFillTint="99"/>
          </w:tcPr>
          <w:p w14:paraId="25578623" w14:textId="0B044A1C" w:rsidR="00BD575D" w:rsidDel="001E27F4" w:rsidRDefault="00F31DDB">
            <w:pPr>
              <w:jc w:val="both"/>
              <w:rPr>
                <w:del w:id="583" w:author="רינת אביטל" w:date="2022-05-10T10:35:00Z"/>
                <w:rFonts w:ascii="Tahoma" w:hAnsi="Tahoma" w:cs="Tahoma"/>
                <w:rtl/>
              </w:rPr>
            </w:pPr>
            <w:del w:id="584" w:author="רינת אביטל" w:date="2022-05-10T10:35:00Z">
              <w:r w:rsidDel="001E27F4">
                <w:rPr>
                  <w:rFonts w:ascii="Tahoma" w:hAnsi="Tahoma" w:cs="Tahoma"/>
                  <w:rtl/>
                </w:rPr>
                <w:delText>8</w:delText>
              </w:r>
            </w:del>
          </w:p>
        </w:tc>
        <w:tc>
          <w:tcPr>
            <w:tcW w:w="2074" w:type="dxa"/>
          </w:tcPr>
          <w:p w14:paraId="29C1A85C" w14:textId="7AD68AFF" w:rsidR="00BD575D" w:rsidDel="001E27F4" w:rsidRDefault="00F31DDB">
            <w:pPr>
              <w:jc w:val="both"/>
              <w:rPr>
                <w:del w:id="585" w:author="רינת אביטל" w:date="2022-05-10T10:35:00Z"/>
                <w:rFonts w:ascii="Tahoma" w:hAnsi="Tahoma" w:cs="Tahoma"/>
                <w:rtl/>
              </w:rPr>
            </w:pPr>
            <w:del w:id="586" w:author="רינת אביטל" w:date="2022-05-10T10:35:00Z">
              <w:r w:rsidDel="001E27F4">
                <w:rPr>
                  <w:rFonts w:ascii="Tahoma" w:hAnsi="Tahoma" w:cs="Tahoma"/>
                </w:rPr>
                <w:delText>C</w:delText>
              </w:r>
            </w:del>
          </w:p>
        </w:tc>
      </w:tr>
    </w:tbl>
    <w:p w14:paraId="0162D295" w14:textId="7DB366CF" w:rsidR="00BD575D" w:rsidDel="001E27F4" w:rsidRDefault="00F31DDB">
      <w:pPr>
        <w:bidi/>
        <w:spacing w:after="240" w:line="360" w:lineRule="auto"/>
        <w:jc w:val="both"/>
        <w:rPr>
          <w:del w:id="587" w:author="רינת אביטל" w:date="2022-05-10T10:35:00Z"/>
          <w:rFonts w:ascii="Tahoma" w:eastAsiaTheme="minorEastAsia" w:hAnsi="Tahoma" w:cs="Tahoma"/>
          <w:sz w:val="22"/>
          <w:szCs w:val="22"/>
          <w:rtl/>
        </w:rPr>
      </w:pPr>
      <w:del w:id="588" w:author="רינת אביטל" w:date="2022-05-10T10:35:00Z">
        <w:r w:rsidDel="001E27F4">
          <w:rPr>
            <w:rFonts w:ascii="Tahoma" w:hAnsi="Tahoma" w:cs="Tahoma"/>
            <w:sz w:val="22"/>
            <w:szCs w:val="22"/>
            <w:rtl/>
          </w:rPr>
          <w:delText>וכך נחשב את המרחק מ</w:delText>
        </w:r>
        <w:r w:rsidDel="001E27F4">
          <w:rPr>
            <w:rFonts w:ascii="Tahoma" w:hAnsi="Tahoma" w:cs="Tahoma"/>
            <w:sz w:val="22"/>
            <w:szCs w:val="22"/>
          </w:rPr>
          <w:delText xml:space="preserve">A </w:delText>
        </w:r>
        <w:r w:rsidDel="001E27F4">
          <w:rPr>
            <w:rFonts w:ascii="Tahoma" w:hAnsi="Tahoma" w:cs="Tahoma"/>
            <w:sz w:val="22"/>
            <w:szCs w:val="22"/>
            <w:rtl/>
          </w:rPr>
          <w:delText xml:space="preserve"> ל</w:delText>
        </w:r>
        <w:r w:rsidDel="001E27F4">
          <w:rPr>
            <w:rFonts w:ascii="Tahoma" w:hAnsi="Tahoma" w:cs="Tahoma"/>
            <w:sz w:val="22"/>
            <w:szCs w:val="22"/>
          </w:rPr>
          <w:delText>C</w:delText>
        </w:r>
        <w:r w:rsidDel="001E27F4">
          <w:rPr>
            <w:rFonts w:ascii="Tahoma" w:hAnsi="Tahoma" w:cs="Tahoma"/>
            <w:sz w:val="22"/>
            <w:szCs w:val="22"/>
            <w:rtl/>
          </w:rPr>
          <w:delText xml:space="preserve">: </w:delText>
        </w:r>
        <w:r w:rsidDel="001E27F4">
          <w:rPr>
            <w:rFonts w:ascii="Tahoma" w:hAnsi="Tahoma" w:cs="Tahoma"/>
            <w:sz w:val="22"/>
            <w:szCs w:val="22"/>
          </w:rPr>
          <w:delText>mat[a,c],mat[c,a]=mat[a,b]+mat[b,c]</w:delText>
        </w:r>
      </w:del>
    </w:p>
    <w:p w14:paraId="473548E0" w14:textId="7A152EF5" w:rsidR="00BD575D" w:rsidDel="001E27F4" w:rsidRDefault="00F31DDB">
      <w:pPr>
        <w:bidi/>
        <w:spacing w:after="240" w:line="360" w:lineRule="auto"/>
        <w:jc w:val="both"/>
        <w:rPr>
          <w:del w:id="589" w:author="רינת אביטל" w:date="2022-05-10T10:35:00Z"/>
          <w:rFonts w:ascii="Tahoma" w:hAnsi="Tahoma" w:cs="Tahoma"/>
          <w:sz w:val="22"/>
          <w:szCs w:val="22"/>
          <w:rtl/>
        </w:rPr>
      </w:pPr>
      <w:del w:id="590" w:author="רינת אביטל" w:date="2022-05-10T10:35:00Z">
        <w:r w:rsidDel="001E27F4">
          <w:rPr>
            <w:rFonts w:ascii="Tahoma" w:hAnsi="Tahoma" w:cs="Tahoma"/>
            <w:b/>
            <w:bCs/>
            <w:sz w:val="22"/>
            <w:szCs w:val="22"/>
            <w:rtl/>
          </w:rPr>
          <w:delText>דוגמא לחישוב מרחק בין 2 ישרים:</w:delText>
        </w:r>
        <w:r w:rsidDel="001E27F4">
          <w:rPr>
            <w:rFonts w:ascii="Tahoma" w:hAnsi="Tahoma" w:cs="Tahoma"/>
            <w:sz w:val="22"/>
            <w:szCs w:val="22"/>
            <w:rtl/>
          </w:rPr>
          <w:delText xml:space="preserve"> [צהוב- ישר, ירוק- אין מעבר]</w:delText>
        </w:r>
      </w:del>
    </w:p>
    <w:tbl>
      <w:tblPr>
        <w:tblStyle w:val="afb"/>
        <w:bidiVisual/>
        <w:tblW w:w="0" w:type="auto"/>
        <w:tblInd w:w="3394" w:type="dxa"/>
        <w:tblLook w:val="04A0" w:firstRow="1" w:lastRow="0" w:firstColumn="1" w:lastColumn="0" w:noHBand="0" w:noVBand="1"/>
      </w:tblPr>
      <w:tblGrid>
        <w:gridCol w:w="361"/>
        <w:gridCol w:w="236"/>
        <w:gridCol w:w="236"/>
        <w:gridCol w:w="236"/>
        <w:gridCol w:w="358"/>
        <w:gridCol w:w="360"/>
        <w:gridCol w:w="236"/>
        <w:gridCol w:w="236"/>
      </w:tblGrid>
      <w:tr w:rsidR="00BD575D" w:rsidDel="001E27F4" w14:paraId="04E3D7AD" w14:textId="71571B70">
        <w:trPr>
          <w:trHeight w:val="227"/>
          <w:del w:id="591" w:author="רינת אביטל" w:date="2022-05-10T10:35:00Z"/>
        </w:trPr>
        <w:tc>
          <w:tcPr>
            <w:tcW w:w="327" w:type="dxa"/>
            <w:shd w:val="clear" w:color="auto" w:fill="538135" w:themeFill="accent6" w:themeFillShade="BF"/>
          </w:tcPr>
          <w:p w14:paraId="6239980C" w14:textId="19B75FB9" w:rsidR="00BD575D" w:rsidDel="001E27F4" w:rsidRDefault="00BD575D">
            <w:pPr>
              <w:jc w:val="both"/>
              <w:rPr>
                <w:del w:id="592" w:author="רינת אביטל" w:date="2022-05-10T10:35:00Z"/>
                <w:rFonts w:ascii="Tahoma" w:hAnsi="Tahoma" w:cs="Tahoma"/>
                <w:rtl/>
              </w:rPr>
            </w:pPr>
          </w:p>
        </w:tc>
        <w:tc>
          <w:tcPr>
            <w:tcW w:w="236" w:type="dxa"/>
            <w:shd w:val="clear" w:color="auto" w:fill="538135" w:themeFill="accent6" w:themeFillShade="BF"/>
          </w:tcPr>
          <w:p w14:paraId="568AE9D0" w14:textId="2ADFF348" w:rsidR="00BD575D" w:rsidDel="001E27F4" w:rsidRDefault="00BD575D">
            <w:pPr>
              <w:jc w:val="both"/>
              <w:rPr>
                <w:del w:id="593" w:author="רינת אביטל" w:date="2022-05-10T10:35:00Z"/>
                <w:rFonts w:ascii="Tahoma" w:hAnsi="Tahoma" w:cs="Tahoma"/>
                <w:rtl/>
              </w:rPr>
            </w:pPr>
          </w:p>
        </w:tc>
        <w:tc>
          <w:tcPr>
            <w:tcW w:w="236" w:type="dxa"/>
            <w:shd w:val="clear" w:color="auto" w:fill="538135" w:themeFill="accent6" w:themeFillShade="BF"/>
          </w:tcPr>
          <w:p w14:paraId="2A38A828" w14:textId="6C84D809" w:rsidR="00BD575D" w:rsidDel="001E27F4" w:rsidRDefault="00BD575D">
            <w:pPr>
              <w:jc w:val="both"/>
              <w:rPr>
                <w:del w:id="594" w:author="רינת אביטל" w:date="2022-05-10T10:35:00Z"/>
                <w:rFonts w:ascii="Tahoma" w:hAnsi="Tahoma" w:cs="Tahoma"/>
                <w:rtl/>
              </w:rPr>
            </w:pPr>
          </w:p>
        </w:tc>
        <w:tc>
          <w:tcPr>
            <w:tcW w:w="236" w:type="dxa"/>
            <w:shd w:val="clear" w:color="auto" w:fill="538135" w:themeFill="accent6" w:themeFillShade="BF"/>
          </w:tcPr>
          <w:p w14:paraId="5A97C6F8" w14:textId="3F60CB07" w:rsidR="00BD575D" w:rsidDel="001E27F4" w:rsidRDefault="00BD575D">
            <w:pPr>
              <w:jc w:val="both"/>
              <w:rPr>
                <w:del w:id="595" w:author="רינת אביטל" w:date="2022-05-10T10:35:00Z"/>
                <w:rFonts w:ascii="Tahoma" w:hAnsi="Tahoma" w:cs="Tahoma"/>
                <w:rtl/>
              </w:rPr>
            </w:pPr>
          </w:p>
        </w:tc>
        <w:tc>
          <w:tcPr>
            <w:tcW w:w="358" w:type="dxa"/>
            <w:shd w:val="clear" w:color="auto" w:fill="538135" w:themeFill="accent6" w:themeFillShade="BF"/>
          </w:tcPr>
          <w:p w14:paraId="0BB8FA07" w14:textId="7F59ABD3" w:rsidR="00BD575D" w:rsidDel="001E27F4" w:rsidRDefault="00BD575D">
            <w:pPr>
              <w:jc w:val="both"/>
              <w:rPr>
                <w:del w:id="596" w:author="רינת אביטל" w:date="2022-05-10T10:35:00Z"/>
                <w:rFonts w:ascii="Tahoma" w:hAnsi="Tahoma" w:cs="Tahoma"/>
                <w:rtl/>
              </w:rPr>
            </w:pPr>
          </w:p>
        </w:tc>
        <w:tc>
          <w:tcPr>
            <w:tcW w:w="360" w:type="dxa"/>
            <w:shd w:val="clear" w:color="auto" w:fill="538135" w:themeFill="accent6" w:themeFillShade="BF"/>
          </w:tcPr>
          <w:p w14:paraId="525CA187" w14:textId="2E21A727" w:rsidR="00BD575D" w:rsidDel="001E27F4" w:rsidRDefault="00BD575D">
            <w:pPr>
              <w:jc w:val="both"/>
              <w:rPr>
                <w:del w:id="597" w:author="רינת אביטל" w:date="2022-05-10T10:35:00Z"/>
                <w:rFonts w:ascii="Tahoma" w:hAnsi="Tahoma" w:cs="Tahoma"/>
                <w:rtl/>
              </w:rPr>
            </w:pPr>
          </w:p>
        </w:tc>
        <w:tc>
          <w:tcPr>
            <w:tcW w:w="236" w:type="dxa"/>
            <w:shd w:val="clear" w:color="auto" w:fill="538135" w:themeFill="accent6" w:themeFillShade="BF"/>
          </w:tcPr>
          <w:p w14:paraId="46ADA0B8" w14:textId="5C16536A" w:rsidR="00BD575D" w:rsidDel="001E27F4" w:rsidRDefault="00BD575D">
            <w:pPr>
              <w:jc w:val="both"/>
              <w:rPr>
                <w:del w:id="598" w:author="רינת אביטל" w:date="2022-05-10T10:35:00Z"/>
                <w:rFonts w:ascii="Tahoma" w:hAnsi="Tahoma" w:cs="Tahoma"/>
                <w:rtl/>
              </w:rPr>
            </w:pPr>
          </w:p>
        </w:tc>
        <w:tc>
          <w:tcPr>
            <w:tcW w:w="236" w:type="dxa"/>
            <w:shd w:val="clear" w:color="auto" w:fill="538135" w:themeFill="accent6" w:themeFillShade="BF"/>
          </w:tcPr>
          <w:p w14:paraId="0DFB832C" w14:textId="5F8AF7F3" w:rsidR="00BD575D" w:rsidDel="001E27F4" w:rsidRDefault="00BD575D">
            <w:pPr>
              <w:jc w:val="both"/>
              <w:rPr>
                <w:del w:id="599" w:author="רינת אביטל" w:date="2022-05-10T10:35:00Z"/>
                <w:rFonts w:ascii="Tahoma" w:hAnsi="Tahoma" w:cs="Tahoma"/>
                <w:rtl/>
              </w:rPr>
            </w:pPr>
          </w:p>
        </w:tc>
      </w:tr>
      <w:tr w:rsidR="00BD575D" w:rsidDel="001E27F4" w14:paraId="0DC8F3EA" w14:textId="3B1CD477">
        <w:trPr>
          <w:trHeight w:val="227"/>
          <w:del w:id="600" w:author="רינת אביטל" w:date="2022-05-10T10:35:00Z"/>
        </w:trPr>
        <w:tc>
          <w:tcPr>
            <w:tcW w:w="327" w:type="dxa"/>
            <w:shd w:val="clear" w:color="auto" w:fill="538135" w:themeFill="accent6" w:themeFillShade="BF"/>
          </w:tcPr>
          <w:p w14:paraId="33D5AD2A" w14:textId="35C482B0" w:rsidR="00BD575D" w:rsidDel="001E27F4" w:rsidRDefault="00BD575D">
            <w:pPr>
              <w:jc w:val="both"/>
              <w:rPr>
                <w:del w:id="601" w:author="רינת אביטל" w:date="2022-05-10T10:35:00Z"/>
                <w:rFonts w:ascii="Tahoma" w:hAnsi="Tahoma" w:cs="Tahoma"/>
                <w:rtl/>
              </w:rPr>
            </w:pPr>
          </w:p>
        </w:tc>
        <w:tc>
          <w:tcPr>
            <w:tcW w:w="236" w:type="dxa"/>
            <w:shd w:val="clear" w:color="auto" w:fill="FFFF00"/>
          </w:tcPr>
          <w:p w14:paraId="2760E945" w14:textId="4ED65C19" w:rsidR="00BD575D" w:rsidDel="001E27F4" w:rsidRDefault="00BD575D">
            <w:pPr>
              <w:jc w:val="both"/>
              <w:rPr>
                <w:del w:id="602" w:author="רינת אביטל" w:date="2022-05-10T10:35:00Z"/>
                <w:rFonts w:ascii="Tahoma" w:hAnsi="Tahoma" w:cs="Tahoma"/>
                <w:rtl/>
              </w:rPr>
            </w:pPr>
          </w:p>
        </w:tc>
        <w:tc>
          <w:tcPr>
            <w:tcW w:w="236" w:type="dxa"/>
            <w:shd w:val="clear" w:color="auto" w:fill="FFFF00"/>
          </w:tcPr>
          <w:p w14:paraId="4BE1BAB5" w14:textId="109813D6" w:rsidR="00BD575D" w:rsidDel="001E27F4" w:rsidRDefault="00BD575D">
            <w:pPr>
              <w:jc w:val="both"/>
              <w:rPr>
                <w:del w:id="603" w:author="רינת אביטל" w:date="2022-05-10T10:35:00Z"/>
                <w:rFonts w:ascii="Tahoma" w:hAnsi="Tahoma" w:cs="Tahoma"/>
                <w:rtl/>
              </w:rPr>
            </w:pPr>
          </w:p>
        </w:tc>
        <w:tc>
          <w:tcPr>
            <w:tcW w:w="236" w:type="dxa"/>
            <w:shd w:val="clear" w:color="auto" w:fill="FFFF00"/>
          </w:tcPr>
          <w:p w14:paraId="2DC485E6" w14:textId="353DA9AC" w:rsidR="00BD575D" w:rsidDel="001E27F4" w:rsidRDefault="00BD575D">
            <w:pPr>
              <w:jc w:val="both"/>
              <w:rPr>
                <w:del w:id="604" w:author="רינת אביטל" w:date="2022-05-10T10:35:00Z"/>
                <w:rFonts w:ascii="Tahoma" w:hAnsi="Tahoma" w:cs="Tahoma"/>
                <w:rtl/>
              </w:rPr>
            </w:pPr>
          </w:p>
        </w:tc>
        <w:tc>
          <w:tcPr>
            <w:tcW w:w="358" w:type="dxa"/>
            <w:shd w:val="clear" w:color="auto" w:fill="FFFF00"/>
          </w:tcPr>
          <w:p w14:paraId="6751A1B8" w14:textId="19A2F66A" w:rsidR="00BD575D" w:rsidDel="001E27F4" w:rsidRDefault="00BD575D">
            <w:pPr>
              <w:jc w:val="both"/>
              <w:rPr>
                <w:del w:id="605" w:author="רינת אביטל" w:date="2022-05-10T10:35:00Z"/>
                <w:rFonts w:ascii="Tahoma" w:hAnsi="Tahoma" w:cs="Tahoma"/>
                <w:rtl/>
              </w:rPr>
            </w:pPr>
          </w:p>
        </w:tc>
        <w:tc>
          <w:tcPr>
            <w:tcW w:w="360" w:type="dxa"/>
            <w:shd w:val="clear" w:color="auto" w:fill="FFFF00"/>
          </w:tcPr>
          <w:p w14:paraId="41B5EF87" w14:textId="30F2B1CD" w:rsidR="00BD575D" w:rsidDel="001E27F4" w:rsidRDefault="00F31DDB">
            <w:pPr>
              <w:jc w:val="both"/>
              <w:rPr>
                <w:del w:id="606" w:author="רינת אביטל" w:date="2022-05-10T10:35:00Z"/>
                <w:rFonts w:ascii="Tahoma" w:hAnsi="Tahoma" w:cs="Tahoma"/>
              </w:rPr>
            </w:pPr>
            <w:del w:id="607" w:author="רינת אביטל" w:date="2022-05-10T10:35:00Z">
              <w:r w:rsidDel="001E27F4">
                <w:rPr>
                  <w:rFonts w:ascii="Tahoma" w:hAnsi="Tahoma" w:cs="Tahoma"/>
                </w:rPr>
                <w:delText>A</w:delText>
              </w:r>
            </w:del>
          </w:p>
        </w:tc>
        <w:tc>
          <w:tcPr>
            <w:tcW w:w="236" w:type="dxa"/>
            <w:shd w:val="clear" w:color="auto" w:fill="FFFF00"/>
          </w:tcPr>
          <w:p w14:paraId="7BB2E628" w14:textId="699BD5DE" w:rsidR="00BD575D" w:rsidDel="001E27F4" w:rsidRDefault="00BD575D">
            <w:pPr>
              <w:jc w:val="both"/>
              <w:rPr>
                <w:del w:id="608" w:author="רינת אביטל" w:date="2022-05-10T10:35:00Z"/>
                <w:rFonts w:ascii="Tahoma" w:hAnsi="Tahoma" w:cs="Tahoma"/>
                <w:rtl/>
              </w:rPr>
            </w:pPr>
          </w:p>
        </w:tc>
        <w:tc>
          <w:tcPr>
            <w:tcW w:w="236" w:type="dxa"/>
            <w:shd w:val="clear" w:color="auto" w:fill="538135" w:themeFill="accent6" w:themeFillShade="BF"/>
          </w:tcPr>
          <w:p w14:paraId="19347DC0" w14:textId="1A68A208" w:rsidR="00BD575D" w:rsidDel="001E27F4" w:rsidRDefault="00BD575D">
            <w:pPr>
              <w:jc w:val="both"/>
              <w:rPr>
                <w:del w:id="609" w:author="רינת אביטל" w:date="2022-05-10T10:35:00Z"/>
                <w:rFonts w:ascii="Tahoma" w:hAnsi="Tahoma" w:cs="Tahoma"/>
                <w:rtl/>
              </w:rPr>
            </w:pPr>
          </w:p>
        </w:tc>
      </w:tr>
      <w:tr w:rsidR="00BD575D" w:rsidDel="001E27F4" w14:paraId="073D5B39" w14:textId="073283F1">
        <w:trPr>
          <w:trHeight w:val="227"/>
          <w:del w:id="610" w:author="רינת אביטל" w:date="2022-05-10T10:35:00Z"/>
        </w:trPr>
        <w:tc>
          <w:tcPr>
            <w:tcW w:w="327" w:type="dxa"/>
            <w:shd w:val="clear" w:color="auto" w:fill="538135" w:themeFill="accent6" w:themeFillShade="BF"/>
          </w:tcPr>
          <w:p w14:paraId="7141FE38" w14:textId="5C0F9E9D" w:rsidR="00BD575D" w:rsidDel="001E27F4" w:rsidRDefault="00BD575D">
            <w:pPr>
              <w:jc w:val="both"/>
              <w:rPr>
                <w:del w:id="611" w:author="רינת אביטל" w:date="2022-05-10T10:35:00Z"/>
                <w:rFonts w:ascii="Tahoma" w:hAnsi="Tahoma" w:cs="Tahoma"/>
                <w:rtl/>
              </w:rPr>
            </w:pPr>
          </w:p>
        </w:tc>
        <w:tc>
          <w:tcPr>
            <w:tcW w:w="236" w:type="dxa"/>
            <w:shd w:val="clear" w:color="auto" w:fill="538135" w:themeFill="accent6" w:themeFillShade="BF"/>
          </w:tcPr>
          <w:p w14:paraId="0BC29C9D" w14:textId="5E44CE84" w:rsidR="00BD575D" w:rsidDel="001E27F4" w:rsidRDefault="00BD575D">
            <w:pPr>
              <w:jc w:val="both"/>
              <w:rPr>
                <w:del w:id="612" w:author="רינת אביטל" w:date="2022-05-10T10:35:00Z"/>
                <w:rFonts w:ascii="Tahoma" w:hAnsi="Tahoma" w:cs="Tahoma"/>
                <w:rtl/>
              </w:rPr>
            </w:pPr>
          </w:p>
        </w:tc>
        <w:tc>
          <w:tcPr>
            <w:tcW w:w="236" w:type="dxa"/>
            <w:shd w:val="clear" w:color="auto" w:fill="538135" w:themeFill="accent6" w:themeFillShade="BF"/>
          </w:tcPr>
          <w:p w14:paraId="43FEE6A9" w14:textId="10B383DC" w:rsidR="00BD575D" w:rsidDel="001E27F4" w:rsidRDefault="00BD575D">
            <w:pPr>
              <w:jc w:val="both"/>
              <w:rPr>
                <w:del w:id="613" w:author="רינת אביטל" w:date="2022-05-10T10:35:00Z"/>
                <w:rFonts w:ascii="Tahoma" w:hAnsi="Tahoma" w:cs="Tahoma"/>
                <w:rtl/>
              </w:rPr>
            </w:pPr>
          </w:p>
        </w:tc>
        <w:tc>
          <w:tcPr>
            <w:tcW w:w="236" w:type="dxa"/>
            <w:shd w:val="clear" w:color="auto" w:fill="538135" w:themeFill="accent6" w:themeFillShade="BF"/>
          </w:tcPr>
          <w:p w14:paraId="24E3C101" w14:textId="51D64399" w:rsidR="00BD575D" w:rsidDel="001E27F4" w:rsidRDefault="00BD575D">
            <w:pPr>
              <w:jc w:val="both"/>
              <w:rPr>
                <w:del w:id="614" w:author="רינת אביטל" w:date="2022-05-10T10:35:00Z"/>
                <w:rFonts w:ascii="Tahoma" w:hAnsi="Tahoma" w:cs="Tahoma"/>
                <w:rtl/>
              </w:rPr>
            </w:pPr>
          </w:p>
        </w:tc>
        <w:tc>
          <w:tcPr>
            <w:tcW w:w="358" w:type="dxa"/>
            <w:shd w:val="clear" w:color="auto" w:fill="FFFFFF" w:themeFill="background1"/>
          </w:tcPr>
          <w:p w14:paraId="50701483" w14:textId="23EC12A9" w:rsidR="00BD575D" w:rsidDel="001E27F4" w:rsidRDefault="00BD575D">
            <w:pPr>
              <w:jc w:val="both"/>
              <w:rPr>
                <w:del w:id="615" w:author="רינת אביטל" w:date="2022-05-10T10:35:00Z"/>
                <w:rFonts w:ascii="Tahoma" w:hAnsi="Tahoma" w:cs="Tahoma"/>
                <w:color w:val="FF0000"/>
                <w:rtl/>
              </w:rPr>
            </w:pPr>
          </w:p>
        </w:tc>
        <w:tc>
          <w:tcPr>
            <w:tcW w:w="360" w:type="dxa"/>
            <w:shd w:val="clear" w:color="auto" w:fill="538135" w:themeFill="accent6" w:themeFillShade="BF"/>
          </w:tcPr>
          <w:p w14:paraId="76CFB490" w14:textId="32949B36" w:rsidR="00BD575D" w:rsidDel="001E27F4" w:rsidRDefault="00BD575D">
            <w:pPr>
              <w:jc w:val="both"/>
              <w:rPr>
                <w:del w:id="616" w:author="רינת אביטל" w:date="2022-05-10T10:35:00Z"/>
                <w:rFonts w:ascii="Tahoma" w:hAnsi="Tahoma" w:cs="Tahoma"/>
                <w:color w:val="FF0000"/>
                <w:rtl/>
              </w:rPr>
            </w:pPr>
          </w:p>
        </w:tc>
        <w:tc>
          <w:tcPr>
            <w:tcW w:w="236" w:type="dxa"/>
            <w:shd w:val="clear" w:color="auto" w:fill="538135" w:themeFill="accent6" w:themeFillShade="BF"/>
          </w:tcPr>
          <w:p w14:paraId="194EE363" w14:textId="0A133AD7" w:rsidR="00BD575D" w:rsidDel="001E27F4" w:rsidRDefault="00BD575D">
            <w:pPr>
              <w:jc w:val="both"/>
              <w:rPr>
                <w:del w:id="617" w:author="רינת אביטל" w:date="2022-05-10T10:35:00Z"/>
                <w:rFonts w:ascii="Tahoma" w:hAnsi="Tahoma" w:cs="Tahoma"/>
                <w:rtl/>
              </w:rPr>
            </w:pPr>
          </w:p>
        </w:tc>
        <w:tc>
          <w:tcPr>
            <w:tcW w:w="236" w:type="dxa"/>
            <w:shd w:val="clear" w:color="auto" w:fill="538135" w:themeFill="accent6" w:themeFillShade="BF"/>
          </w:tcPr>
          <w:p w14:paraId="0276162D" w14:textId="1EC503E1" w:rsidR="00BD575D" w:rsidDel="001E27F4" w:rsidRDefault="00BD575D">
            <w:pPr>
              <w:jc w:val="both"/>
              <w:rPr>
                <w:del w:id="618" w:author="רינת אביטל" w:date="2022-05-10T10:35:00Z"/>
                <w:rFonts w:ascii="Tahoma" w:hAnsi="Tahoma" w:cs="Tahoma"/>
                <w:rtl/>
              </w:rPr>
            </w:pPr>
          </w:p>
        </w:tc>
      </w:tr>
      <w:tr w:rsidR="00BD575D" w:rsidDel="001E27F4" w14:paraId="5A2BBAAC" w14:textId="6BC140AB">
        <w:trPr>
          <w:trHeight w:val="227"/>
          <w:del w:id="619" w:author="רינת אביטל" w:date="2022-05-10T10:35:00Z"/>
        </w:trPr>
        <w:tc>
          <w:tcPr>
            <w:tcW w:w="327" w:type="dxa"/>
            <w:shd w:val="clear" w:color="auto" w:fill="538135" w:themeFill="accent6" w:themeFillShade="BF"/>
          </w:tcPr>
          <w:p w14:paraId="57E146E4" w14:textId="37FC66AE" w:rsidR="00BD575D" w:rsidDel="001E27F4" w:rsidRDefault="00BD575D">
            <w:pPr>
              <w:jc w:val="both"/>
              <w:rPr>
                <w:del w:id="620" w:author="רינת אביטל" w:date="2022-05-10T10:35:00Z"/>
                <w:rFonts w:ascii="Tahoma" w:hAnsi="Tahoma" w:cs="Tahoma"/>
                <w:rtl/>
              </w:rPr>
            </w:pPr>
          </w:p>
        </w:tc>
        <w:tc>
          <w:tcPr>
            <w:tcW w:w="236" w:type="dxa"/>
            <w:shd w:val="clear" w:color="auto" w:fill="538135" w:themeFill="accent6" w:themeFillShade="BF"/>
          </w:tcPr>
          <w:p w14:paraId="7869779A" w14:textId="68FBE88A" w:rsidR="00BD575D" w:rsidDel="001E27F4" w:rsidRDefault="00BD575D">
            <w:pPr>
              <w:jc w:val="both"/>
              <w:rPr>
                <w:del w:id="621" w:author="רינת אביטל" w:date="2022-05-10T10:35:00Z"/>
                <w:rFonts w:ascii="Tahoma" w:hAnsi="Tahoma" w:cs="Tahoma"/>
                <w:rtl/>
              </w:rPr>
            </w:pPr>
          </w:p>
        </w:tc>
        <w:tc>
          <w:tcPr>
            <w:tcW w:w="236" w:type="dxa"/>
            <w:shd w:val="clear" w:color="auto" w:fill="538135" w:themeFill="accent6" w:themeFillShade="BF"/>
          </w:tcPr>
          <w:p w14:paraId="011E3740" w14:textId="2314F357" w:rsidR="00BD575D" w:rsidDel="001E27F4" w:rsidRDefault="00BD575D">
            <w:pPr>
              <w:jc w:val="both"/>
              <w:rPr>
                <w:del w:id="622" w:author="רינת אביטל" w:date="2022-05-10T10:35:00Z"/>
                <w:rFonts w:ascii="Tahoma" w:hAnsi="Tahoma" w:cs="Tahoma"/>
                <w:rtl/>
              </w:rPr>
            </w:pPr>
          </w:p>
        </w:tc>
        <w:tc>
          <w:tcPr>
            <w:tcW w:w="236" w:type="dxa"/>
            <w:shd w:val="clear" w:color="auto" w:fill="538135" w:themeFill="accent6" w:themeFillShade="BF"/>
          </w:tcPr>
          <w:p w14:paraId="7F3A3FBA" w14:textId="75C81816" w:rsidR="00BD575D" w:rsidDel="001E27F4" w:rsidRDefault="00BD575D">
            <w:pPr>
              <w:jc w:val="both"/>
              <w:rPr>
                <w:del w:id="623" w:author="רינת אביטל" w:date="2022-05-10T10:35:00Z"/>
                <w:rFonts w:ascii="Tahoma" w:hAnsi="Tahoma" w:cs="Tahoma"/>
                <w:rtl/>
              </w:rPr>
            </w:pPr>
          </w:p>
        </w:tc>
        <w:tc>
          <w:tcPr>
            <w:tcW w:w="358" w:type="dxa"/>
            <w:shd w:val="clear" w:color="auto" w:fill="FFFF00"/>
          </w:tcPr>
          <w:p w14:paraId="78ABCC96" w14:textId="1850E8C6" w:rsidR="00BD575D" w:rsidDel="001E27F4" w:rsidRDefault="00BD575D">
            <w:pPr>
              <w:jc w:val="both"/>
              <w:rPr>
                <w:del w:id="624" w:author="רינת אביטל" w:date="2022-05-10T10:35:00Z"/>
                <w:rFonts w:ascii="Tahoma" w:hAnsi="Tahoma" w:cs="Tahoma"/>
                <w:rtl/>
              </w:rPr>
            </w:pPr>
          </w:p>
        </w:tc>
        <w:tc>
          <w:tcPr>
            <w:tcW w:w="360" w:type="dxa"/>
            <w:shd w:val="clear" w:color="auto" w:fill="538135" w:themeFill="accent6" w:themeFillShade="BF"/>
          </w:tcPr>
          <w:p w14:paraId="71D49232" w14:textId="72FEB33E" w:rsidR="00BD575D" w:rsidDel="001E27F4" w:rsidRDefault="00BD575D">
            <w:pPr>
              <w:jc w:val="both"/>
              <w:rPr>
                <w:del w:id="625" w:author="רינת אביטל" w:date="2022-05-10T10:35:00Z"/>
                <w:rFonts w:ascii="Tahoma" w:hAnsi="Tahoma" w:cs="Tahoma"/>
                <w:rtl/>
              </w:rPr>
            </w:pPr>
          </w:p>
        </w:tc>
        <w:tc>
          <w:tcPr>
            <w:tcW w:w="236" w:type="dxa"/>
            <w:shd w:val="clear" w:color="auto" w:fill="538135" w:themeFill="accent6" w:themeFillShade="BF"/>
          </w:tcPr>
          <w:p w14:paraId="02F9842D" w14:textId="302F3E05" w:rsidR="00BD575D" w:rsidDel="001E27F4" w:rsidRDefault="00BD575D">
            <w:pPr>
              <w:jc w:val="both"/>
              <w:rPr>
                <w:del w:id="626" w:author="רינת אביטל" w:date="2022-05-10T10:35:00Z"/>
                <w:rFonts w:ascii="Tahoma" w:hAnsi="Tahoma" w:cs="Tahoma"/>
                <w:rtl/>
              </w:rPr>
            </w:pPr>
          </w:p>
        </w:tc>
        <w:tc>
          <w:tcPr>
            <w:tcW w:w="236" w:type="dxa"/>
            <w:shd w:val="clear" w:color="auto" w:fill="538135" w:themeFill="accent6" w:themeFillShade="BF"/>
          </w:tcPr>
          <w:p w14:paraId="39505723" w14:textId="1F6B2042" w:rsidR="00BD575D" w:rsidDel="001E27F4" w:rsidRDefault="00BD575D">
            <w:pPr>
              <w:jc w:val="both"/>
              <w:rPr>
                <w:del w:id="627" w:author="רינת אביטל" w:date="2022-05-10T10:35:00Z"/>
                <w:rFonts w:ascii="Tahoma" w:hAnsi="Tahoma" w:cs="Tahoma"/>
                <w:rtl/>
              </w:rPr>
            </w:pPr>
          </w:p>
        </w:tc>
      </w:tr>
      <w:tr w:rsidR="00BD575D" w:rsidDel="001E27F4" w14:paraId="2DA985DA" w14:textId="0F223335">
        <w:trPr>
          <w:trHeight w:val="227"/>
          <w:del w:id="628" w:author="רינת אביטל" w:date="2022-05-10T10:35:00Z"/>
        </w:trPr>
        <w:tc>
          <w:tcPr>
            <w:tcW w:w="327" w:type="dxa"/>
            <w:shd w:val="clear" w:color="auto" w:fill="538135" w:themeFill="accent6" w:themeFillShade="BF"/>
          </w:tcPr>
          <w:p w14:paraId="5AA54AF9" w14:textId="6FDABEE7" w:rsidR="00BD575D" w:rsidDel="001E27F4" w:rsidRDefault="00BD575D">
            <w:pPr>
              <w:jc w:val="both"/>
              <w:rPr>
                <w:del w:id="629" w:author="רינת אביטל" w:date="2022-05-10T10:35:00Z"/>
                <w:rFonts w:ascii="Tahoma" w:hAnsi="Tahoma" w:cs="Tahoma"/>
                <w:rtl/>
              </w:rPr>
            </w:pPr>
          </w:p>
        </w:tc>
        <w:tc>
          <w:tcPr>
            <w:tcW w:w="236" w:type="dxa"/>
            <w:shd w:val="clear" w:color="auto" w:fill="538135" w:themeFill="accent6" w:themeFillShade="BF"/>
          </w:tcPr>
          <w:p w14:paraId="123A2147" w14:textId="35DA9B94" w:rsidR="00BD575D" w:rsidDel="001E27F4" w:rsidRDefault="00BD575D">
            <w:pPr>
              <w:jc w:val="both"/>
              <w:rPr>
                <w:del w:id="630" w:author="רינת אביטל" w:date="2022-05-10T10:35:00Z"/>
                <w:rFonts w:ascii="Tahoma" w:hAnsi="Tahoma" w:cs="Tahoma"/>
                <w:rtl/>
              </w:rPr>
            </w:pPr>
          </w:p>
        </w:tc>
        <w:tc>
          <w:tcPr>
            <w:tcW w:w="236" w:type="dxa"/>
            <w:shd w:val="clear" w:color="auto" w:fill="538135" w:themeFill="accent6" w:themeFillShade="BF"/>
          </w:tcPr>
          <w:p w14:paraId="5B1B6D12" w14:textId="1E8F59C1" w:rsidR="00BD575D" w:rsidDel="001E27F4" w:rsidRDefault="00BD575D">
            <w:pPr>
              <w:jc w:val="both"/>
              <w:rPr>
                <w:del w:id="631" w:author="רינת אביטל" w:date="2022-05-10T10:35:00Z"/>
                <w:rFonts w:ascii="Tahoma" w:hAnsi="Tahoma" w:cs="Tahoma"/>
                <w:rtl/>
              </w:rPr>
            </w:pPr>
          </w:p>
        </w:tc>
        <w:tc>
          <w:tcPr>
            <w:tcW w:w="236" w:type="dxa"/>
            <w:shd w:val="clear" w:color="auto" w:fill="538135" w:themeFill="accent6" w:themeFillShade="BF"/>
          </w:tcPr>
          <w:p w14:paraId="463421EE" w14:textId="7C73048C" w:rsidR="00BD575D" w:rsidDel="001E27F4" w:rsidRDefault="00BD575D">
            <w:pPr>
              <w:jc w:val="both"/>
              <w:rPr>
                <w:del w:id="632" w:author="רינת אביטל" w:date="2022-05-10T10:35:00Z"/>
                <w:rFonts w:ascii="Tahoma" w:hAnsi="Tahoma" w:cs="Tahoma"/>
                <w:rtl/>
              </w:rPr>
            </w:pPr>
          </w:p>
        </w:tc>
        <w:tc>
          <w:tcPr>
            <w:tcW w:w="358" w:type="dxa"/>
            <w:shd w:val="clear" w:color="auto" w:fill="FFFF00"/>
          </w:tcPr>
          <w:p w14:paraId="590691DC" w14:textId="1AE92D39" w:rsidR="00BD575D" w:rsidDel="001E27F4" w:rsidRDefault="00F31DDB">
            <w:pPr>
              <w:jc w:val="both"/>
              <w:rPr>
                <w:del w:id="633" w:author="רינת אביטל" w:date="2022-05-10T10:35:00Z"/>
                <w:rFonts w:ascii="Tahoma" w:hAnsi="Tahoma" w:cs="Tahoma"/>
                <w:rtl/>
              </w:rPr>
            </w:pPr>
            <w:del w:id="634" w:author="רינת אביטל" w:date="2022-05-10T10:35:00Z">
              <w:r w:rsidDel="001E27F4">
                <w:rPr>
                  <w:rFonts w:ascii="Tahoma" w:hAnsi="Tahoma" w:cs="Tahoma"/>
                </w:rPr>
                <w:delText>B</w:delText>
              </w:r>
            </w:del>
          </w:p>
        </w:tc>
        <w:tc>
          <w:tcPr>
            <w:tcW w:w="360" w:type="dxa"/>
            <w:shd w:val="clear" w:color="auto" w:fill="538135" w:themeFill="accent6" w:themeFillShade="BF"/>
          </w:tcPr>
          <w:p w14:paraId="6C167C10" w14:textId="7E78959B" w:rsidR="00BD575D" w:rsidDel="001E27F4" w:rsidRDefault="00BD575D">
            <w:pPr>
              <w:jc w:val="both"/>
              <w:rPr>
                <w:del w:id="635" w:author="רינת אביטל" w:date="2022-05-10T10:35:00Z"/>
                <w:rFonts w:ascii="Tahoma" w:hAnsi="Tahoma" w:cs="Tahoma"/>
                <w:rtl/>
              </w:rPr>
            </w:pPr>
          </w:p>
        </w:tc>
        <w:tc>
          <w:tcPr>
            <w:tcW w:w="236" w:type="dxa"/>
            <w:shd w:val="clear" w:color="auto" w:fill="538135" w:themeFill="accent6" w:themeFillShade="BF"/>
          </w:tcPr>
          <w:p w14:paraId="35A2552B" w14:textId="73105A76" w:rsidR="00BD575D" w:rsidDel="001E27F4" w:rsidRDefault="00BD575D">
            <w:pPr>
              <w:jc w:val="both"/>
              <w:rPr>
                <w:del w:id="636" w:author="רינת אביטל" w:date="2022-05-10T10:35:00Z"/>
                <w:rFonts w:ascii="Tahoma" w:hAnsi="Tahoma" w:cs="Tahoma"/>
                <w:rtl/>
              </w:rPr>
            </w:pPr>
          </w:p>
        </w:tc>
        <w:tc>
          <w:tcPr>
            <w:tcW w:w="236" w:type="dxa"/>
            <w:shd w:val="clear" w:color="auto" w:fill="538135" w:themeFill="accent6" w:themeFillShade="BF"/>
          </w:tcPr>
          <w:p w14:paraId="2FAA2711" w14:textId="556B4425" w:rsidR="00BD575D" w:rsidDel="001E27F4" w:rsidRDefault="00BD575D">
            <w:pPr>
              <w:jc w:val="both"/>
              <w:rPr>
                <w:del w:id="637" w:author="רינת אביטל" w:date="2022-05-10T10:35:00Z"/>
                <w:rFonts w:ascii="Tahoma" w:hAnsi="Tahoma" w:cs="Tahoma"/>
                <w:rtl/>
              </w:rPr>
            </w:pPr>
          </w:p>
        </w:tc>
      </w:tr>
      <w:tr w:rsidR="00BD575D" w:rsidDel="001E27F4" w14:paraId="7A499B11" w14:textId="2E2B9067">
        <w:trPr>
          <w:trHeight w:val="227"/>
          <w:del w:id="638" w:author="רינת אביטל" w:date="2022-05-10T10:35:00Z"/>
        </w:trPr>
        <w:tc>
          <w:tcPr>
            <w:tcW w:w="327" w:type="dxa"/>
            <w:shd w:val="clear" w:color="auto" w:fill="FFFF00"/>
          </w:tcPr>
          <w:p w14:paraId="5B80CB65" w14:textId="3427AC93" w:rsidR="00BD575D" w:rsidDel="001E27F4" w:rsidRDefault="00F31DDB">
            <w:pPr>
              <w:jc w:val="both"/>
              <w:rPr>
                <w:del w:id="639" w:author="רינת אביטל" w:date="2022-05-10T10:35:00Z"/>
                <w:rFonts w:ascii="Tahoma" w:hAnsi="Tahoma" w:cs="Tahoma"/>
              </w:rPr>
            </w:pPr>
            <w:del w:id="640" w:author="רינת אביטל" w:date="2022-05-10T10:35:00Z">
              <w:r w:rsidDel="001E27F4">
                <w:rPr>
                  <w:rFonts w:ascii="Tahoma" w:hAnsi="Tahoma" w:cs="Tahoma"/>
                </w:rPr>
                <w:delText>C</w:delText>
              </w:r>
            </w:del>
          </w:p>
        </w:tc>
        <w:tc>
          <w:tcPr>
            <w:tcW w:w="236" w:type="dxa"/>
            <w:shd w:val="clear" w:color="auto" w:fill="FFFF00"/>
          </w:tcPr>
          <w:p w14:paraId="7707BB4D" w14:textId="71146029" w:rsidR="00BD575D" w:rsidDel="001E27F4" w:rsidRDefault="00BD575D">
            <w:pPr>
              <w:jc w:val="both"/>
              <w:rPr>
                <w:del w:id="641" w:author="רינת אביטל" w:date="2022-05-10T10:35:00Z"/>
                <w:rFonts w:ascii="Tahoma" w:hAnsi="Tahoma" w:cs="Tahoma"/>
                <w:rtl/>
              </w:rPr>
            </w:pPr>
          </w:p>
        </w:tc>
        <w:tc>
          <w:tcPr>
            <w:tcW w:w="236" w:type="dxa"/>
            <w:shd w:val="clear" w:color="auto" w:fill="FFFF00"/>
          </w:tcPr>
          <w:p w14:paraId="7EA98276" w14:textId="35BA0027" w:rsidR="00BD575D" w:rsidDel="001E27F4" w:rsidRDefault="00BD575D">
            <w:pPr>
              <w:jc w:val="both"/>
              <w:rPr>
                <w:del w:id="642" w:author="רינת אביטל" w:date="2022-05-10T10:35:00Z"/>
                <w:rFonts w:ascii="Tahoma" w:hAnsi="Tahoma" w:cs="Tahoma"/>
                <w:rtl/>
              </w:rPr>
            </w:pPr>
          </w:p>
        </w:tc>
        <w:tc>
          <w:tcPr>
            <w:tcW w:w="236" w:type="dxa"/>
            <w:shd w:val="clear" w:color="auto" w:fill="FFFFFF" w:themeFill="background1"/>
          </w:tcPr>
          <w:p w14:paraId="47FEF50F" w14:textId="3BA4AA5D" w:rsidR="00BD575D" w:rsidDel="001E27F4" w:rsidRDefault="00BD575D">
            <w:pPr>
              <w:jc w:val="both"/>
              <w:rPr>
                <w:del w:id="643" w:author="רינת אביטל" w:date="2022-05-10T10:35:00Z"/>
                <w:rFonts w:ascii="Tahoma" w:hAnsi="Tahoma" w:cs="Tahoma"/>
                <w:rtl/>
              </w:rPr>
            </w:pPr>
          </w:p>
        </w:tc>
        <w:tc>
          <w:tcPr>
            <w:tcW w:w="358" w:type="dxa"/>
            <w:shd w:val="clear" w:color="auto" w:fill="FFFF00"/>
          </w:tcPr>
          <w:p w14:paraId="1B0C1499" w14:textId="37289597" w:rsidR="00BD575D" w:rsidDel="001E27F4" w:rsidRDefault="00BD575D">
            <w:pPr>
              <w:jc w:val="both"/>
              <w:rPr>
                <w:del w:id="644" w:author="רינת אביטל" w:date="2022-05-10T10:35:00Z"/>
                <w:rFonts w:ascii="Tahoma" w:hAnsi="Tahoma" w:cs="Tahoma"/>
                <w:rtl/>
              </w:rPr>
            </w:pPr>
          </w:p>
        </w:tc>
        <w:tc>
          <w:tcPr>
            <w:tcW w:w="360" w:type="dxa"/>
            <w:shd w:val="clear" w:color="auto" w:fill="538135" w:themeFill="accent6" w:themeFillShade="BF"/>
          </w:tcPr>
          <w:p w14:paraId="397EE462" w14:textId="2AFF9999" w:rsidR="00BD575D" w:rsidDel="001E27F4" w:rsidRDefault="00BD575D">
            <w:pPr>
              <w:jc w:val="both"/>
              <w:rPr>
                <w:del w:id="645" w:author="רינת אביטל" w:date="2022-05-10T10:35:00Z"/>
                <w:rFonts w:ascii="Tahoma" w:hAnsi="Tahoma" w:cs="Tahoma"/>
                <w:rtl/>
              </w:rPr>
            </w:pPr>
          </w:p>
        </w:tc>
        <w:tc>
          <w:tcPr>
            <w:tcW w:w="236" w:type="dxa"/>
            <w:shd w:val="clear" w:color="auto" w:fill="538135" w:themeFill="accent6" w:themeFillShade="BF"/>
          </w:tcPr>
          <w:p w14:paraId="540C6349" w14:textId="2AB450F5" w:rsidR="00BD575D" w:rsidDel="001E27F4" w:rsidRDefault="00BD575D">
            <w:pPr>
              <w:jc w:val="both"/>
              <w:rPr>
                <w:del w:id="646" w:author="רינת אביטל" w:date="2022-05-10T10:35:00Z"/>
                <w:rFonts w:ascii="Tahoma" w:hAnsi="Tahoma" w:cs="Tahoma"/>
                <w:rtl/>
              </w:rPr>
            </w:pPr>
          </w:p>
        </w:tc>
        <w:tc>
          <w:tcPr>
            <w:tcW w:w="236" w:type="dxa"/>
            <w:shd w:val="clear" w:color="auto" w:fill="538135" w:themeFill="accent6" w:themeFillShade="BF"/>
          </w:tcPr>
          <w:p w14:paraId="7A49BFA2" w14:textId="6292A0B1" w:rsidR="00BD575D" w:rsidDel="001E27F4" w:rsidRDefault="00BD575D">
            <w:pPr>
              <w:jc w:val="both"/>
              <w:rPr>
                <w:del w:id="647" w:author="רינת אביטל" w:date="2022-05-10T10:35:00Z"/>
                <w:rFonts w:ascii="Tahoma" w:hAnsi="Tahoma" w:cs="Tahoma"/>
                <w:rtl/>
              </w:rPr>
            </w:pPr>
          </w:p>
        </w:tc>
      </w:tr>
      <w:tr w:rsidR="00BD575D" w:rsidDel="001E27F4" w14:paraId="03804040" w14:textId="5BB3DC53">
        <w:trPr>
          <w:trHeight w:val="227"/>
          <w:del w:id="648" w:author="רינת אביטל" w:date="2022-05-10T10:35:00Z"/>
        </w:trPr>
        <w:tc>
          <w:tcPr>
            <w:tcW w:w="327" w:type="dxa"/>
            <w:shd w:val="clear" w:color="auto" w:fill="538135" w:themeFill="accent6" w:themeFillShade="BF"/>
          </w:tcPr>
          <w:p w14:paraId="74CEC6B2" w14:textId="584F7AAF" w:rsidR="00BD575D" w:rsidDel="001E27F4" w:rsidRDefault="00BD575D">
            <w:pPr>
              <w:jc w:val="both"/>
              <w:rPr>
                <w:del w:id="649" w:author="רינת אביטל" w:date="2022-05-10T10:35:00Z"/>
                <w:rFonts w:ascii="Tahoma" w:hAnsi="Tahoma" w:cs="Tahoma"/>
                <w:rtl/>
              </w:rPr>
            </w:pPr>
          </w:p>
        </w:tc>
        <w:tc>
          <w:tcPr>
            <w:tcW w:w="236" w:type="dxa"/>
            <w:shd w:val="clear" w:color="auto" w:fill="538135" w:themeFill="accent6" w:themeFillShade="BF"/>
          </w:tcPr>
          <w:p w14:paraId="3BA98DAE" w14:textId="7C227F69" w:rsidR="00BD575D" w:rsidDel="001E27F4" w:rsidRDefault="00BD575D">
            <w:pPr>
              <w:jc w:val="both"/>
              <w:rPr>
                <w:del w:id="650" w:author="רינת אביטל" w:date="2022-05-10T10:35:00Z"/>
                <w:rFonts w:ascii="Tahoma" w:hAnsi="Tahoma" w:cs="Tahoma"/>
                <w:rtl/>
              </w:rPr>
            </w:pPr>
          </w:p>
        </w:tc>
        <w:tc>
          <w:tcPr>
            <w:tcW w:w="236" w:type="dxa"/>
            <w:shd w:val="clear" w:color="auto" w:fill="538135" w:themeFill="accent6" w:themeFillShade="BF"/>
          </w:tcPr>
          <w:p w14:paraId="72AD1F27" w14:textId="527ED84E" w:rsidR="00BD575D" w:rsidDel="001E27F4" w:rsidRDefault="00BD575D">
            <w:pPr>
              <w:jc w:val="both"/>
              <w:rPr>
                <w:del w:id="651" w:author="רינת אביטל" w:date="2022-05-10T10:35:00Z"/>
                <w:rFonts w:ascii="Tahoma" w:hAnsi="Tahoma" w:cs="Tahoma"/>
                <w:rtl/>
              </w:rPr>
            </w:pPr>
          </w:p>
        </w:tc>
        <w:tc>
          <w:tcPr>
            <w:tcW w:w="236" w:type="dxa"/>
            <w:shd w:val="clear" w:color="auto" w:fill="538135" w:themeFill="accent6" w:themeFillShade="BF"/>
          </w:tcPr>
          <w:p w14:paraId="76911E4A" w14:textId="673CF73C" w:rsidR="00BD575D" w:rsidDel="001E27F4" w:rsidRDefault="00BD575D">
            <w:pPr>
              <w:jc w:val="both"/>
              <w:rPr>
                <w:del w:id="652" w:author="רינת אביטל" w:date="2022-05-10T10:35:00Z"/>
                <w:rFonts w:ascii="Tahoma" w:hAnsi="Tahoma" w:cs="Tahoma"/>
                <w:rtl/>
              </w:rPr>
            </w:pPr>
          </w:p>
        </w:tc>
        <w:tc>
          <w:tcPr>
            <w:tcW w:w="358" w:type="dxa"/>
            <w:shd w:val="clear" w:color="auto" w:fill="FFFF00"/>
          </w:tcPr>
          <w:p w14:paraId="3843F84A" w14:textId="28E59CE7" w:rsidR="00BD575D" w:rsidDel="001E27F4" w:rsidRDefault="00BD575D">
            <w:pPr>
              <w:jc w:val="both"/>
              <w:rPr>
                <w:del w:id="653" w:author="רינת אביטל" w:date="2022-05-10T10:35:00Z"/>
                <w:rFonts w:ascii="Tahoma" w:hAnsi="Tahoma" w:cs="Tahoma"/>
                <w:rtl/>
              </w:rPr>
            </w:pPr>
          </w:p>
        </w:tc>
        <w:tc>
          <w:tcPr>
            <w:tcW w:w="360" w:type="dxa"/>
            <w:shd w:val="clear" w:color="auto" w:fill="538135" w:themeFill="accent6" w:themeFillShade="BF"/>
          </w:tcPr>
          <w:p w14:paraId="22990F05" w14:textId="0BC1172C" w:rsidR="00BD575D" w:rsidDel="001E27F4" w:rsidRDefault="00BD575D">
            <w:pPr>
              <w:jc w:val="both"/>
              <w:rPr>
                <w:del w:id="654" w:author="רינת אביטל" w:date="2022-05-10T10:35:00Z"/>
                <w:rFonts w:ascii="Tahoma" w:hAnsi="Tahoma" w:cs="Tahoma"/>
                <w:rtl/>
              </w:rPr>
            </w:pPr>
          </w:p>
        </w:tc>
        <w:tc>
          <w:tcPr>
            <w:tcW w:w="236" w:type="dxa"/>
            <w:shd w:val="clear" w:color="auto" w:fill="538135" w:themeFill="accent6" w:themeFillShade="BF"/>
          </w:tcPr>
          <w:p w14:paraId="64E1E803" w14:textId="09A2B0E1" w:rsidR="00BD575D" w:rsidDel="001E27F4" w:rsidRDefault="00BD575D">
            <w:pPr>
              <w:jc w:val="both"/>
              <w:rPr>
                <w:del w:id="655" w:author="רינת אביטל" w:date="2022-05-10T10:35:00Z"/>
                <w:rFonts w:ascii="Tahoma" w:hAnsi="Tahoma" w:cs="Tahoma"/>
                <w:rtl/>
              </w:rPr>
            </w:pPr>
          </w:p>
        </w:tc>
        <w:tc>
          <w:tcPr>
            <w:tcW w:w="236" w:type="dxa"/>
            <w:shd w:val="clear" w:color="auto" w:fill="538135" w:themeFill="accent6" w:themeFillShade="BF"/>
          </w:tcPr>
          <w:p w14:paraId="498EB9F1" w14:textId="41685C90" w:rsidR="00BD575D" w:rsidDel="001E27F4" w:rsidRDefault="00BD575D">
            <w:pPr>
              <w:jc w:val="both"/>
              <w:rPr>
                <w:del w:id="656" w:author="רינת אביטל" w:date="2022-05-10T10:35:00Z"/>
                <w:rFonts w:ascii="Tahoma" w:hAnsi="Tahoma" w:cs="Tahoma"/>
                <w:rtl/>
              </w:rPr>
            </w:pPr>
          </w:p>
        </w:tc>
      </w:tr>
      <w:tr w:rsidR="00BD575D" w:rsidDel="001E27F4" w14:paraId="5C484E65" w14:textId="7A4A2B81">
        <w:trPr>
          <w:trHeight w:val="227"/>
          <w:del w:id="657" w:author="רינת אביטל" w:date="2022-05-10T10:35:00Z"/>
        </w:trPr>
        <w:tc>
          <w:tcPr>
            <w:tcW w:w="327" w:type="dxa"/>
            <w:shd w:val="clear" w:color="auto" w:fill="538135" w:themeFill="accent6" w:themeFillShade="BF"/>
          </w:tcPr>
          <w:p w14:paraId="6A2D87BA" w14:textId="1E183817" w:rsidR="00BD575D" w:rsidDel="001E27F4" w:rsidRDefault="00BD575D">
            <w:pPr>
              <w:jc w:val="both"/>
              <w:rPr>
                <w:del w:id="658" w:author="רינת אביטל" w:date="2022-05-10T10:35:00Z"/>
                <w:rFonts w:ascii="Tahoma" w:hAnsi="Tahoma" w:cs="Tahoma"/>
                <w:rtl/>
              </w:rPr>
            </w:pPr>
          </w:p>
        </w:tc>
        <w:tc>
          <w:tcPr>
            <w:tcW w:w="236" w:type="dxa"/>
            <w:shd w:val="clear" w:color="auto" w:fill="538135" w:themeFill="accent6" w:themeFillShade="BF"/>
          </w:tcPr>
          <w:p w14:paraId="6FBCD86A" w14:textId="222C9F54" w:rsidR="00BD575D" w:rsidDel="001E27F4" w:rsidRDefault="00BD575D">
            <w:pPr>
              <w:jc w:val="both"/>
              <w:rPr>
                <w:del w:id="659" w:author="רינת אביטל" w:date="2022-05-10T10:35:00Z"/>
                <w:rFonts w:ascii="Tahoma" w:hAnsi="Tahoma" w:cs="Tahoma"/>
                <w:rtl/>
              </w:rPr>
            </w:pPr>
          </w:p>
        </w:tc>
        <w:tc>
          <w:tcPr>
            <w:tcW w:w="236" w:type="dxa"/>
            <w:shd w:val="clear" w:color="auto" w:fill="538135" w:themeFill="accent6" w:themeFillShade="BF"/>
          </w:tcPr>
          <w:p w14:paraId="3AC73F49" w14:textId="24E90C3E" w:rsidR="00BD575D" w:rsidDel="001E27F4" w:rsidRDefault="00BD575D">
            <w:pPr>
              <w:jc w:val="both"/>
              <w:rPr>
                <w:del w:id="660" w:author="רינת אביטל" w:date="2022-05-10T10:35:00Z"/>
                <w:rFonts w:ascii="Tahoma" w:hAnsi="Tahoma" w:cs="Tahoma"/>
                <w:rtl/>
              </w:rPr>
            </w:pPr>
          </w:p>
        </w:tc>
        <w:tc>
          <w:tcPr>
            <w:tcW w:w="236" w:type="dxa"/>
            <w:shd w:val="clear" w:color="auto" w:fill="538135" w:themeFill="accent6" w:themeFillShade="BF"/>
          </w:tcPr>
          <w:p w14:paraId="08D3B933" w14:textId="1B877F3E" w:rsidR="00BD575D" w:rsidDel="001E27F4" w:rsidRDefault="00BD575D">
            <w:pPr>
              <w:jc w:val="both"/>
              <w:rPr>
                <w:del w:id="661" w:author="רינת אביטל" w:date="2022-05-10T10:35:00Z"/>
                <w:rFonts w:ascii="Tahoma" w:hAnsi="Tahoma" w:cs="Tahoma"/>
                <w:rtl/>
              </w:rPr>
            </w:pPr>
          </w:p>
        </w:tc>
        <w:tc>
          <w:tcPr>
            <w:tcW w:w="358" w:type="dxa"/>
            <w:shd w:val="clear" w:color="auto" w:fill="FFFF00"/>
          </w:tcPr>
          <w:p w14:paraId="3D749FA9" w14:textId="38292366" w:rsidR="00BD575D" w:rsidDel="001E27F4" w:rsidRDefault="00BD575D">
            <w:pPr>
              <w:jc w:val="both"/>
              <w:rPr>
                <w:del w:id="662" w:author="רינת אביטל" w:date="2022-05-10T10:35:00Z"/>
                <w:rFonts w:ascii="Tahoma" w:hAnsi="Tahoma" w:cs="Tahoma"/>
                <w:rtl/>
              </w:rPr>
            </w:pPr>
          </w:p>
        </w:tc>
        <w:tc>
          <w:tcPr>
            <w:tcW w:w="360" w:type="dxa"/>
            <w:shd w:val="clear" w:color="auto" w:fill="538135" w:themeFill="accent6" w:themeFillShade="BF"/>
          </w:tcPr>
          <w:p w14:paraId="3E1DF0D5" w14:textId="1D3FCA89" w:rsidR="00BD575D" w:rsidDel="001E27F4" w:rsidRDefault="00BD575D">
            <w:pPr>
              <w:jc w:val="both"/>
              <w:rPr>
                <w:del w:id="663" w:author="רינת אביטל" w:date="2022-05-10T10:35:00Z"/>
                <w:rFonts w:ascii="Tahoma" w:hAnsi="Tahoma" w:cs="Tahoma"/>
                <w:rtl/>
              </w:rPr>
            </w:pPr>
          </w:p>
        </w:tc>
        <w:tc>
          <w:tcPr>
            <w:tcW w:w="236" w:type="dxa"/>
            <w:shd w:val="clear" w:color="auto" w:fill="538135" w:themeFill="accent6" w:themeFillShade="BF"/>
          </w:tcPr>
          <w:p w14:paraId="1DACFE70" w14:textId="3349B260" w:rsidR="00BD575D" w:rsidDel="001E27F4" w:rsidRDefault="00BD575D">
            <w:pPr>
              <w:jc w:val="both"/>
              <w:rPr>
                <w:del w:id="664" w:author="רינת אביטל" w:date="2022-05-10T10:35:00Z"/>
                <w:rFonts w:ascii="Tahoma" w:hAnsi="Tahoma" w:cs="Tahoma"/>
                <w:rtl/>
              </w:rPr>
            </w:pPr>
          </w:p>
        </w:tc>
        <w:tc>
          <w:tcPr>
            <w:tcW w:w="236" w:type="dxa"/>
            <w:shd w:val="clear" w:color="auto" w:fill="538135" w:themeFill="accent6" w:themeFillShade="BF"/>
          </w:tcPr>
          <w:p w14:paraId="10A9C71D" w14:textId="2D4CE717" w:rsidR="00BD575D" w:rsidDel="001E27F4" w:rsidRDefault="00BD575D">
            <w:pPr>
              <w:jc w:val="both"/>
              <w:rPr>
                <w:del w:id="665" w:author="רינת אביטל" w:date="2022-05-10T10:35:00Z"/>
                <w:rFonts w:ascii="Tahoma" w:hAnsi="Tahoma" w:cs="Tahoma"/>
                <w:rtl/>
              </w:rPr>
            </w:pPr>
          </w:p>
        </w:tc>
      </w:tr>
      <w:tr w:rsidR="00BD575D" w:rsidDel="001E27F4" w14:paraId="3FBEBE79" w14:textId="17FB7784">
        <w:trPr>
          <w:trHeight w:val="227"/>
          <w:del w:id="666" w:author="רינת אביטל" w:date="2022-05-10T10:35:00Z"/>
        </w:trPr>
        <w:tc>
          <w:tcPr>
            <w:tcW w:w="327" w:type="dxa"/>
            <w:shd w:val="clear" w:color="auto" w:fill="538135" w:themeFill="accent6" w:themeFillShade="BF"/>
          </w:tcPr>
          <w:p w14:paraId="5CF44EA2" w14:textId="0A73DF04" w:rsidR="00BD575D" w:rsidDel="001E27F4" w:rsidRDefault="00BD575D">
            <w:pPr>
              <w:jc w:val="both"/>
              <w:rPr>
                <w:del w:id="667" w:author="רינת אביטל" w:date="2022-05-10T10:35:00Z"/>
                <w:rFonts w:ascii="Tahoma" w:hAnsi="Tahoma" w:cs="Tahoma"/>
                <w:rtl/>
              </w:rPr>
            </w:pPr>
          </w:p>
        </w:tc>
        <w:tc>
          <w:tcPr>
            <w:tcW w:w="236" w:type="dxa"/>
            <w:shd w:val="clear" w:color="auto" w:fill="538135" w:themeFill="accent6" w:themeFillShade="BF"/>
          </w:tcPr>
          <w:p w14:paraId="237983CE" w14:textId="1A3F4657" w:rsidR="00BD575D" w:rsidDel="001E27F4" w:rsidRDefault="00BD575D">
            <w:pPr>
              <w:jc w:val="both"/>
              <w:rPr>
                <w:del w:id="668" w:author="רינת אביטל" w:date="2022-05-10T10:35:00Z"/>
                <w:rFonts w:ascii="Tahoma" w:hAnsi="Tahoma" w:cs="Tahoma"/>
                <w:rtl/>
              </w:rPr>
            </w:pPr>
          </w:p>
        </w:tc>
        <w:tc>
          <w:tcPr>
            <w:tcW w:w="236" w:type="dxa"/>
            <w:shd w:val="clear" w:color="auto" w:fill="538135" w:themeFill="accent6" w:themeFillShade="BF"/>
          </w:tcPr>
          <w:p w14:paraId="07C23F58" w14:textId="087A3FB1" w:rsidR="00BD575D" w:rsidDel="001E27F4" w:rsidRDefault="00BD575D">
            <w:pPr>
              <w:jc w:val="both"/>
              <w:rPr>
                <w:del w:id="669" w:author="רינת אביטל" w:date="2022-05-10T10:35:00Z"/>
                <w:rFonts w:ascii="Tahoma" w:hAnsi="Tahoma" w:cs="Tahoma"/>
                <w:rtl/>
              </w:rPr>
            </w:pPr>
          </w:p>
        </w:tc>
        <w:tc>
          <w:tcPr>
            <w:tcW w:w="236" w:type="dxa"/>
            <w:shd w:val="clear" w:color="auto" w:fill="538135" w:themeFill="accent6" w:themeFillShade="BF"/>
          </w:tcPr>
          <w:p w14:paraId="4204CDB6" w14:textId="54EA12BC" w:rsidR="00BD575D" w:rsidDel="001E27F4" w:rsidRDefault="00BD575D">
            <w:pPr>
              <w:jc w:val="both"/>
              <w:rPr>
                <w:del w:id="670" w:author="רינת אביטל" w:date="2022-05-10T10:35:00Z"/>
                <w:rFonts w:ascii="Tahoma" w:hAnsi="Tahoma" w:cs="Tahoma"/>
                <w:rtl/>
              </w:rPr>
            </w:pPr>
          </w:p>
        </w:tc>
        <w:tc>
          <w:tcPr>
            <w:tcW w:w="358" w:type="dxa"/>
            <w:shd w:val="clear" w:color="auto" w:fill="538135" w:themeFill="accent6" w:themeFillShade="BF"/>
          </w:tcPr>
          <w:p w14:paraId="4D54A88A" w14:textId="32DDA14C" w:rsidR="00BD575D" w:rsidDel="001E27F4" w:rsidRDefault="00BD575D">
            <w:pPr>
              <w:jc w:val="both"/>
              <w:rPr>
                <w:del w:id="671" w:author="רינת אביטל" w:date="2022-05-10T10:35:00Z"/>
                <w:rFonts w:ascii="Tahoma" w:hAnsi="Tahoma" w:cs="Tahoma"/>
                <w:rtl/>
              </w:rPr>
            </w:pPr>
          </w:p>
        </w:tc>
        <w:tc>
          <w:tcPr>
            <w:tcW w:w="360" w:type="dxa"/>
            <w:shd w:val="clear" w:color="auto" w:fill="538135" w:themeFill="accent6" w:themeFillShade="BF"/>
          </w:tcPr>
          <w:p w14:paraId="43D2A5C7" w14:textId="7B81A2C5" w:rsidR="00BD575D" w:rsidDel="001E27F4" w:rsidRDefault="00BD575D">
            <w:pPr>
              <w:jc w:val="both"/>
              <w:rPr>
                <w:del w:id="672" w:author="רינת אביטל" w:date="2022-05-10T10:35:00Z"/>
                <w:rFonts w:ascii="Tahoma" w:hAnsi="Tahoma" w:cs="Tahoma"/>
                <w:rtl/>
              </w:rPr>
            </w:pPr>
          </w:p>
        </w:tc>
        <w:tc>
          <w:tcPr>
            <w:tcW w:w="236" w:type="dxa"/>
            <w:shd w:val="clear" w:color="auto" w:fill="538135" w:themeFill="accent6" w:themeFillShade="BF"/>
          </w:tcPr>
          <w:p w14:paraId="032E8F80" w14:textId="374E4851" w:rsidR="00BD575D" w:rsidDel="001E27F4" w:rsidRDefault="00BD575D">
            <w:pPr>
              <w:jc w:val="both"/>
              <w:rPr>
                <w:del w:id="673" w:author="רינת אביטל" w:date="2022-05-10T10:35:00Z"/>
                <w:rFonts w:ascii="Tahoma" w:hAnsi="Tahoma" w:cs="Tahoma"/>
                <w:rtl/>
              </w:rPr>
            </w:pPr>
          </w:p>
        </w:tc>
        <w:tc>
          <w:tcPr>
            <w:tcW w:w="236" w:type="dxa"/>
            <w:shd w:val="clear" w:color="auto" w:fill="538135" w:themeFill="accent6" w:themeFillShade="BF"/>
          </w:tcPr>
          <w:p w14:paraId="2C43CA90" w14:textId="513922DE" w:rsidR="00BD575D" w:rsidDel="001E27F4" w:rsidRDefault="00BD575D">
            <w:pPr>
              <w:jc w:val="both"/>
              <w:rPr>
                <w:del w:id="674" w:author="רינת אביטל" w:date="2022-05-10T10:35:00Z"/>
                <w:rFonts w:ascii="Tahoma" w:hAnsi="Tahoma" w:cs="Tahoma"/>
                <w:rtl/>
              </w:rPr>
            </w:pPr>
          </w:p>
        </w:tc>
      </w:tr>
    </w:tbl>
    <w:p w14:paraId="139DEF5E" w14:textId="6D49273B" w:rsidR="00BD575D" w:rsidDel="001E27F4" w:rsidRDefault="00F31DDB">
      <w:pPr>
        <w:bidi/>
        <w:spacing w:after="240" w:line="360" w:lineRule="auto"/>
        <w:jc w:val="both"/>
        <w:rPr>
          <w:del w:id="675" w:author="רינת אביטל" w:date="2022-05-10T10:35:00Z"/>
          <w:rFonts w:ascii="Tahoma" w:eastAsiaTheme="minorEastAsia" w:hAnsi="Tahoma" w:cs="Tahoma"/>
          <w:sz w:val="22"/>
          <w:szCs w:val="22"/>
          <w:rtl/>
        </w:rPr>
      </w:pPr>
      <w:del w:id="676" w:author="רינת אביטל" w:date="2022-05-10T10:35:00Z">
        <w:r w:rsidDel="001E27F4">
          <w:rPr>
            <w:rFonts w:ascii="Tahoma" w:hAnsi="Tahoma" w:cs="Tahoma"/>
            <w:sz w:val="22"/>
            <w:szCs w:val="22"/>
            <w:rtl/>
          </w:rPr>
          <w:delText>המרחק מ</w:delText>
        </w:r>
        <w:r w:rsidDel="001E27F4">
          <w:rPr>
            <w:rFonts w:ascii="Tahoma" w:hAnsi="Tahoma" w:cs="Tahoma"/>
            <w:sz w:val="22"/>
            <w:szCs w:val="22"/>
          </w:rPr>
          <w:delText>A</w:delText>
        </w:r>
        <w:r w:rsidDel="001E27F4">
          <w:rPr>
            <w:rFonts w:ascii="Tahoma" w:hAnsi="Tahoma" w:cs="Tahoma"/>
            <w:sz w:val="22"/>
            <w:szCs w:val="22"/>
            <w:rtl/>
          </w:rPr>
          <w:delText xml:space="preserve"> ל</w:delText>
        </w:r>
        <w:r w:rsidDel="001E27F4">
          <w:rPr>
            <w:rFonts w:ascii="Tahoma" w:hAnsi="Tahoma" w:cs="Tahoma"/>
            <w:sz w:val="22"/>
            <w:szCs w:val="22"/>
          </w:rPr>
          <w:delText xml:space="preserve">b </w:delText>
        </w:r>
        <w:r w:rsidDel="001E27F4">
          <w:rPr>
            <w:rFonts w:ascii="Tahoma" w:hAnsi="Tahoma" w:cs="Tahoma"/>
            <w:sz w:val="22"/>
            <w:szCs w:val="22"/>
            <w:rtl/>
          </w:rPr>
          <w:delText xml:space="preserve"> הוא 1 והמרחק מ</w:delText>
        </w:r>
        <w:r w:rsidDel="001E27F4">
          <w:rPr>
            <w:rFonts w:ascii="Tahoma" w:hAnsi="Tahoma" w:cs="Tahoma"/>
            <w:sz w:val="22"/>
            <w:szCs w:val="22"/>
          </w:rPr>
          <w:delText>C</w:delText>
        </w:r>
        <w:r w:rsidDel="001E27F4">
          <w:rPr>
            <w:rFonts w:ascii="Tahoma" w:hAnsi="Tahoma" w:cs="Tahoma"/>
            <w:sz w:val="22"/>
            <w:szCs w:val="22"/>
            <w:rtl/>
          </w:rPr>
          <w:delText xml:space="preserve"> ל</w:delText>
        </w:r>
        <w:r w:rsidDel="001E27F4">
          <w:rPr>
            <w:rFonts w:ascii="Tahoma" w:hAnsi="Tahoma" w:cs="Tahoma"/>
            <w:sz w:val="22"/>
            <w:szCs w:val="22"/>
          </w:rPr>
          <w:delText>B</w:delText>
        </w:r>
        <w:r w:rsidDel="001E27F4">
          <w:rPr>
            <w:rFonts w:ascii="Tahoma" w:hAnsi="Tahoma" w:cs="Tahoma"/>
            <w:sz w:val="22"/>
            <w:szCs w:val="22"/>
            <w:rtl/>
          </w:rPr>
          <w:delText xml:space="preserve"> הוא 1, ו</w:delText>
        </w:r>
        <w:r w:rsidDel="001E27F4">
          <w:rPr>
            <w:rFonts w:ascii="Tahoma" w:hAnsi="Tahoma" w:cs="Tahoma"/>
            <w:sz w:val="22"/>
            <w:szCs w:val="22"/>
          </w:rPr>
          <w:delText>B</w:delText>
        </w:r>
        <w:r w:rsidDel="001E27F4">
          <w:rPr>
            <w:rFonts w:ascii="Tahoma" w:hAnsi="Tahoma" w:cs="Tahoma"/>
            <w:sz w:val="22"/>
            <w:szCs w:val="22"/>
            <w:rtl/>
          </w:rPr>
          <w:delText xml:space="preserve"> הוא נקודת גישה משותפת של </w:delText>
        </w:r>
        <w:r w:rsidDel="001E27F4">
          <w:rPr>
            <w:rFonts w:ascii="Tahoma" w:hAnsi="Tahoma" w:cs="Tahoma"/>
            <w:sz w:val="22"/>
            <w:szCs w:val="22"/>
          </w:rPr>
          <w:delText>A</w:delText>
        </w:r>
        <w:r w:rsidDel="001E27F4">
          <w:rPr>
            <w:rFonts w:ascii="Tahoma" w:hAnsi="Tahoma" w:cs="Tahoma"/>
            <w:sz w:val="22"/>
            <w:szCs w:val="22"/>
            <w:rtl/>
          </w:rPr>
          <w:delText xml:space="preserve"> ו</w:delText>
        </w:r>
        <w:r w:rsidDel="001E27F4">
          <w:rPr>
            <w:rFonts w:ascii="Tahoma" w:hAnsi="Tahoma" w:cs="Tahoma"/>
            <w:sz w:val="22"/>
            <w:szCs w:val="22"/>
          </w:rPr>
          <w:delText>C</w:delText>
        </w:r>
        <w:r w:rsidDel="001E27F4">
          <w:rPr>
            <w:rFonts w:ascii="Tahoma" w:hAnsi="Tahoma" w:cs="Tahoma"/>
            <w:sz w:val="22"/>
            <w:szCs w:val="22"/>
            <w:rtl/>
          </w:rPr>
          <w:delText xml:space="preserve">  </w:delText>
        </w:r>
        <w:r w:rsidDel="001E27F4">
          <w:rPr>
            <w:rFonts w:ascii="Tahoma" w:hAnsi="Tahoma" w:cs="Tahoma" w:hint="cs"/>
            <w:sz w:val="22"/>
            <w:szCs w:val="22"/>
            <w:rtl/>
          </w:rPr>
          <w:delText>(</w:delText>
        </w:r>
        <w:r w:rsidDel="001E27F4">
          <w:rPr>
            <w:rFonts w:ascii="Tahoma" w:hAnsi="Tahoma" w:cs="Tahoma"/>
            <w:sz w:val="22"/>
            <w:szCs w:val="22"/>
            <w:rtl/>
          </w:rPr>
          <w:delText>מ</w:delText>
        </w:r>
        <w:r w:rsidDel="001E27F4">
          <w:rPr>
            <w:rFonts w:ascii="Tahoma" w:hAnsi="Tahoma" w:cs="Tahoma"/>
            <w:sz w:val="22"/>
            <w:szCs w:val="22"/>
          </w:rPr>
          <w:delText>b</w:delText>
        </w:r>
        <w:r w:rsidDel="001E27F4">
          <w:rPr>
            <w:rFonts w:ascii="Tahoma" w:hAnsi="Tahoma" w:cs="Tahoma"/>
            <w:sz w:val="22"/>
            <w:szCs w:val="22"/>
            <w:rtl/>
          </w:rPr>
          <w:delText xml:space="preserve"> אפשר לגשת גם ל</w:delText>
        </w:r>
        <w:r w:rsidDel="001E27F4">
          <w:rPr>
            <w:rFonts w:ascii="Tahoma" w:hAnsi="Tahoma" w:cs="Tahoma"/>
            <w:sz w:val="22"/>
            <w:szCs w:val="22"/>
          </w:rPr>
          <w:delText>a</w:delText>
        </w:r>
        <w:r w:rsidDel="001E27F4">
          <w:rPr>
            <w:rFonts w:ascii="Tahoma" w:hAnsi="Tahoma" w:cs="Tahoma"/>
            <w:sz w:val="22"/>
            <w:szCs w:val="22"/>
            <w:rtl/>
          </w:rPr>
          <w:delText xml:space="preserve"> וגם ל</w:delText>
        </w:r>
        <w:r w:rsidDel="001E27F4">
          <w:rPr>
            <w:rFonts w:ascii="Tahoma" w:hAnsi="Tahoma" w:cs="Tahoma"/>
            <w:sz w:val="22"/>
            <w:szCs w:val="22"/>
          </w:rPr>
          <w:delText>c</w:delText>
        </w:r>
        <w:r w:rsidDel="001E27F4">
          <w:rPr>
            <w:rFonts w:ascii="Tahoma" w:hAnsi="Tahoma" w:cs="Tahoma" w:hint="cs"/>
            <w:sz w:val="22"/>
            <w:szCs w:val="22"/>
            <w:rtl/>
          </w:rPr>
          <w:delText>)</w:delText>
        </w:r>
        <w:r w:rsidDel="001E27F4">
          <w:rPr>
            <w:rFonts w:ascii="Tahoma" w:hAnsi="Tahoma" w:cs="Tahoma"/>
            <w:sz w:val="22"/>
            <w:szCs w:val="22"/>
            <w:rtl/>
          </w:rPr>
          <w:delText xml:space="preserve"> אך אם נחשב כמו שחישבנו קודם (</w:delText>
        </w:r>
        <w:r w:rsidDel="001E27F4">
          <w:rPr>
            <w:rFonts w:ascii="Tahoma" w:hAnsi="Tahoma" w:cs="Tahoma"/>
            <w:sz w:val="22"/>
            <w:szCs w:val="22"/>
          </w:rPr>
          <w:delText>mat[a,c],mat[c,a]=mat[a,b]+mat[b,c]</w:delText>
        </w:r>
        <w:r w:rsidDel="001E27F4">
          <w:rPr>
            <w:rFonts w:ascii="Tahoma" w:hAnsi="Tahoma" w:cs="Tahoma"/>
            <w:sz w:val="22"/>
            <w:szCs w:val="22"/>
            <w:rtl/>
          </w:rPr>
          <w:delText>) נקבל תוצאה מוטעית, 2 במקום 4</w:delText>
        </w:r>
        <w:r w:rsidDel="001E27F4">
          <w:rPr>
            <w:rFonts w:ascii="Tahoma" w:hAnsi="Tahoma" w:cs="Tahoma" w:hint="cs"/>
            <w:sz w:val="22"/>
            <w:szCs w:val="22"/>
            <w:rtl/>
          </w:rPr>
          <w:delText>.</w:delText>
        </w:r>
      </w:del>
    </w:p>
    <w:tbl>
      <w:tblPr>
        <w:tblStyle w:val="afb"/>
        <w:bidiVisual/>
        <w:tblW w:w="0" w:type="auto"/>
        <w:tblLook w:val="04A0" w:firstRow="1" w:lastRow="0" w:firstColumn="1" w:lastColumn="0" w:noHBand="0" w:noVBand="1"/>
      </w:tblPr>
      <w:tblGrid>
        <w:gridCol w:w="2074"/>
        <w:gridCol w:w="2074"/>
        <w:gridCol w:w="2074"/>
        <w:gridCol w:w="2074"/>
      </w:tblGrid>
      <w:tr w:rsidR="00BD575D" w:rsidDel="001E27F4" w14:paraId="025923E2" w14:textId="6F175326">
        <w:trPr>
          <w:trHeight w:val="170"/>
          <w:del w:id="677" w:author="רינת אביטל" w:date="2022-05-10T10:35:00Z"/>
        </w:trPr>
        <w:tc>
          <w:tcPr>
            <w:tcW w:w="2074" w:type="dxa"/>
          </w:tcPr>
          <w:p w14:paraId="2CF4A099" w14:textId="153F66BF" w:rsidR="00BD575D" w:rsidDel="001E27F4" w:rsidRDefault="00F31DDB">
            <w:pPr>
              <w:jc w:val="both"/>
              <w:rPr>
                <w:del w:id="678" w:author="רינת אביטל" w:date="2022-05-10T10:35:00Z"/>
                <w:rFonts w:ascii="Tahoma" w:hAnsi="Tahoma" w:cs="Tahoma"/>
              </w:rPr>
            </w:pPr>
            <w:del w:id="679" w:author="רינת אביטל" w:date="2022-05-10T10:35:00Z">
              <w:r w:rsidDel="001E27F4">
                <w:rPr>
                  <w:rFonts w:ascii="Tahoma" w:hAnsi="Tahoma" w:cs="Tahoma"/>
                </w:rPr>
                <w:delText>C</w:delText>
              </w:r>
            </w:del>
          </w:p>
        </w:tc>
        <w:tc>
          <w:tcPr>
            <w:tcW w:w="2074" w:type="dxa"/>
          </w:tcPr>
          <w:p w14:paraId="3FC1D0F1" w14:textId="339422E5" w:rsidR="00BD575D" w:rsidDel="001E27F4" w:rsidRDefault="00F31DDB">
            <w:pPr>
              <w:jc w:val="both"/>
              <w:rPr>
                <w:del w:id="680" w:author="רינת אביטל" w:date="2022-05-10T10:35:00Z"/>
                <w:rFonts w:ascii="Tahoma" w:hAnsi="Tahoma" w:cs="Tahoma"/>
                <w:rtl/>
              </w:rPr>
            </w:pPr>
            <w:del w:id="681" w:author="רינת אביטל" w:date="2022-05-10T10:35:00Z">
              <w:r w:rsidDel="001E27F4">
                <w:rPr>
                  <w:rFonts w:ascii="Tahoma" w:hAnsi="Tahoma" w:cs="Tahoma"/>
                </w:rPr>
                <w:delText>B</w:delText>
              </w:r>
            </w:del>
          </w:p>
        </w:tc>
        <w:tc>
          <w:tcPr>
            <w:tcW w:w="2074" w:type="dxa"/>
          </w:tcPr>
          <w:p w14:paraId="097992B5" w14:textId="36C76C66" w:rsidR="00BD575D" w:rsidDel="001E27F4" w:rsidRDefault="00F31DDB">
            <w:pPr>
              <w:jc w:val="both"/>
              <w:rPr>
                <w:del w:id="682" w:author="רינת אביטל" w:date="2022-05-10T10:35:00Z"/>
                <w:rFonts w:ascii="Tahoma" w:hAnsi="Tahoma" w:cs="Tahoma"/>
              </w:rPr>
            </w:pPr>
            <w:del w:id="683" w:author="רינת אביטל" w:date="2022-05-10T10:35:00Z">
              <w:r w:rsidDel="001E27F4">
                <w:rPr>
                  <w:rFonts w:ascii="Tahoma" w:hAnsi="Tahoma" w:cs="Tahoma"/>
                </w:rPr>
                <w:delText>a</w:delText>
              </w:r>
            </w:del>
          </w:p>
        </w:tc>
        <w:tc>
          <w:tcPr>
            <w:tcW w:w="2074" w:type="dxa"/>
          </w:tcPr>
          <w:p w14:paraId="17FDE579" w14:textId="1B964665" w:rsidR="00BD575D" w:rsidDel="001E27F4" w:rsidRDefault="00BD575D">
            <w:pPr>
              <w:jc w:val="both"/>
              <w:rPr>
                <w:del w:id="684" w:author="רינת אביטל" w:date="2022-05-10T10:35:00Z"/>
                <w:rFonts w:ascii="Tahoma" w:hAnsi="Tahoma" w:cs="Tahoma"/>
                <w:rtl/>
              </w:rPr>
            </w:pPr>
          </w:p>
        </w:tc>
      </w:tr>
      <w:tr w:rsidR="00BD575D" w:rsidDel="001E27F4" w14:paraId="5C60206E" w14:textId="003AAD7F">
        <w:trPr>
          <w:trHeight w:val="170"/>
          <w:del w:id="685" w:author="רינת אביטל" w:date="2022-05-10T10:35:00Z"/>
        </w:trPr>
        <w:tc>
          <w:tcPr>
            <w:tcW w:w="2074" w:type="dxa"/>
            <w:shd w:val="clear" w:color="auto" w:fill="F4B083" w:themeFill="accent2" w:themeFillTint="99"/>
          </w:tcPr>
          <w:p w14:paraId="30C24F2C" w14:textId="16848BEC" w:rsidR="00BD575D" w:rsidDel="001E27F4" w:rsidRDefault="00F31DDB">
            <w:pPr>
              <w:jc w:val="both"/>
              <w:rPr>
                <w:del w:id="686" w:author="רינת אביטל" w:date="2022-05-10T10:35:00Z"/>
                <w:rFonts w:ascii="Tahoma" w:hAnsi="Tahoma" w:cs="Tahoma"/>
                <w:rtl/>
              </w:rPr>
            </w:pPr>
            <w:del w:id="687" w:author="רינת אביטל" w:date="2022-05-10T10:35:00Z">
              <w:r w:rsidDel="001E27F4">
                <w:rPr>
                  <w:rFonts w:ascii="Tahoma" w:hAnsi="Tahoma" w:cs="Tahoma"/>
                  <w:rtl/>
                </w:rPr>
                <w:delText>2</w:delText>
              </w:r>
            </w:del>
          </w:p>
        </w:tc>
        <w:tc>
          <w:tcPr>
            <w:tcW w:w="2074" w:type="dxa"/>
          </w:tcPr>
          <w:p w14:paraId="29641C10" w14:textId="5BD83841" w:rsidR="00BD575D" w:rsidDel="001E27F4" w:rsidRDefault="00F31DDB">
            <w:pPr>
              <w:jc w:val="both"/>
              <w:rPr>
                <w:del w:id="688" w:author="רינת אביטל" w:date="2022-05-10T10:35:00Z"/>
                <w:rFonts w:ascii="Tahoma" w:hAnsi="Tahoma" w:cs="Tahoma"/>
                <w:rtl/>
              </w:rPr>
            </w:pPr>
            <w:del w:id="689" w:author="רינת אביטל" w:date="2022-05-10T10:35:00Z">
              <w:r w:rsidDel="001E27F4">
                <w:rPr>
                  <w:rFonts w:ascii="Tahoma" w:hAnsi="Tahoma" w:cs="Tahoma"/>
                  <w:rtl/>
                </w:rPr>
                <w:delText>1</w:delText>
              </w:r>
            </w:del>
          </w:p>
        </w:tc>
        <w:tc>
          <w:tcPr>
            <w:tcW w:w="2074" w:type="dxa"/>
          </w:tcPr>
          <w:p w14:paraId="00954A76" w14:textId="539C7E04" w:rsidR="00BD575D" w:rsidDel="001E27F4" w:rsidRDefault="00F31DDB">
            <w:pPr>
              <w:jc w:val="both"/>
              <w:rPr>
                <w:del w:id="690" w:author="רינת אביטל" w:date="2022-05-10T10:35:00Z"/>
                <w:rFonts w:ascii="Tahoma" w:hAnsi="Tahoma" w:cs="Tahoma"/>
                <w:rtl/>
              </w:rPr>
            </w:pPr>
            <w:del w:id="691" w:author="רינת אביטל" w:date="2022-05-10T10:35:00Z">
              <w:r w:rsidDel="001E27F4">
                <w:rPr>
                  <w:rFonts w:ascii="Tahoma" w:hAnsi="Tahoma" w:cs="Tahoma"/>
                  <w:rtl/>
                </w:rPr>
                <w:delText>0</w:delText>
              </w:r>
            </w:del>
          </w:p>
        </w:tc>
        <w:tc>
          <w:tcPr>
            <w:tcW w:w="2074" w:type="dxa"/>
          </w:tcPr>
          <w:p w14:paraId="7A5650A1" w14:textId="22DFD6A8" w:rsidR="00BD575D" w:rsidDel="001E27F4" w:rsidRDefault="00F31DDB">
            <w:pPr>
              <w:jc w:val="both"/>
              <w:rPr>
                <w:del w:id="692" w:author="רינת אביטל" w:date="2022-05-10T10:35:00Z"/>
                <w:rFonts w:ascii="Tahoma" w:hAnsi="Tahoma" w:cs="Tahoma"/>
                <w:rtl/>
              </w:rPr>
            </w:pPr>
            <w:del w:id="693" w:author="רינת אביטל" w:date="2022-05-10T10:35:00Z">
              <w:r w:rsidDel="001E27F4">
                <w:rPr>
                  <w:rFonts w:ascii="Tahoma" w:hAnsi="Tahoma" w:cs="Tahoma"/>
                </w:rPr>
                <w:delText>A</w:delText>
              </w:r>
            </w:del>
          </w:p>
        </w:tc>
      </w:tr>
      <w:tr w:rsidR="00BD575D" w:rsidDel="001E27F4" w14:paraId="0A18B0C8" w14:textId="15D99E43">
        <w:trPr>
          <w:trHeight w:val="170"/>
          <w:del w:id="694" w:author="רינת אביטל" w:date="2022-05-10T10:35:00Z"/>
        </w:trPr>
        <w:tc>
          <w:tcPr>
            <w:tcW w:w="2074" w:type="dxa"/>
          </w:tcPr>
          <w:p w14:paraId="6EC90F93" w14:textId="3EE1B514" w:rsidR="00BD575D" w:rsidDel="001E27F4" w:rsidRDefault="00F31DDB">
            <w:pPr>
              <w:jc w:val="both"/>
              <w:rPr>
                <w:del w:id="695" w:author="רינת אביטל" w:date="2022-05-10T10:35:00Z"/>
                <w:rFonts w:ascii="Tahoma" w:hAnsi="Tahoma" w:cs="Tahoma"/>
                <w:rtl/>
              </w:rPr>
            </w:pPr>
            <w:del w:id="696" w:author="רינת אביטל" w:date="2022-05-10T10:35:00Z">
              <w:r w:rsidDel="001E27F4">
                <w:rPr>
                  <w:rFonts w:ascii="Tahoma" w:hAnsi="Tahoma" w:cs="Tahoma"/>
                  <w:rtl/>
                </w:rPr>
                <w:delText>1</w:delText>
              </w:r>
            </w:del>
          </w:p>
        </w:tc>
        <w:tc>
          <w:tcPr>
            <w:tcW w:w="2074" w:type="dxa"/>
          </w:tcPr>
          <w:p w14:paraId="32675EA8" w14:textId="57062DCC" w:rsidR="00BD575D" w:rsidDel="001E27F4" w:rsidRDefault="00F31DDB">
            <w:pPr>
              <w:jc w:val="both"/>
              <w:rPr>
                <w:del w:id="697" w:author="רינת אביטל" w:date="2022-05-10T10:35:00Z"/>
                <w:rFonts w:ascii="Tahoma" w:hAnsi="Tahoma" w:cs="Tahoma"/>
                <w:rtl/>
              </w:rPr>
            </w:pPr>
            <w:del w:id="698" w:author="רינת אביטל" w:date="2022-05-10T10:35:00Z">
              <w:r w:rsidDel="001E27F4">
                <w:rPr>
                  <w:rFonts w:ascii="Tahoma" w:hAnsi="Tahoma" w:cs="Tahoma"/>
                  <w:rtl/>
                </w:rPr>
                <w:delText>0</w:delText>
              </w:r>
            </w:del>
          </w:p>
        </w:tc>
        <w:tc>
          <w:tcPr>
            <w:tcW w:w="2074" w:type="dxa"/>
          </w:tcPr>
          <w:p w14:paraId="42A72E5E" w14:textId="655548A2" w:rsidR="00BD575D" w:rsidDel="001E27F4" w:rsidRDefault="00F31DDB">
            <w:pPr>
              <w:jc w:val="both"/>
              <w:rPr>
                <w:del w:id="699" w:author="רינת אביטל" w:date="2022-05-10T10:35:00Z"/>
                <w:rFonts w:ascii="Tahoma" w:hAnsi="Tahoma" w:cs="Tahoma"/>
                <w:rtl/>
              </w:rPr>
            </w:pPr>
            <w:del w:id="700" w:author="רינת אביטל" w:date="2022-05-10T10:35:00Z">
              <w:r w:rsidDel="001E27F4">
                <w:rPr>
                  <w:rFonts w:ascii="Tahoma" w:hAnsi="Tahoma" w:cs="Tahoma"/>
                  <w:rtl/>
                </w:rPr>
                <w:delText>1</w:delText>
              </w:r>
            </w:del>
          </w:p>
        </w:tc>
        <w:tc>
          <w:tcPr>
            <w:tcW w:w="2074" w:type="dxa"/>
          </w:tcPr>
          <w:p w14:paraId="22AAB619" w14:textId="3A6A29FD" w:rsidR="00BD575D" w:rsidDel="001E27F4" w:rsidRDefault="00F31DDB">
            <w:pPr>
              <w:jc w:val="both"/>
              <w:rPr>
                <w:del w:id="701" w:author="רינת אביטל" w:date="2022-05-10T10:35:00Z"/>
                <w:rFonts w:ascii="Tahoma" w:hAnsi="Tahoma" w:cs="Tahoma"/>
                <w:rtl/>
              </w:rPr>
            </w:pPr>
            <w:del w:id="702" w:author="רינת אביטל" w:date="2022-05-10T10:35:00Z">
              <w:r w:rsidDel="001E27F4">
                <w:rPr>
                  <w:rFonts w:ascii="Tahoma" w:hAnsi="Tahoma" w:cs="Tahoma"/>
                </w:rPr>
                <w:delText>B</w:delText>
              </w:r>
            </w:del>
          </w:p>
        </w:tc>
      </w:tr>
      <w:tr w:rsidR="00BD575D" w:rsidDel="001E27F4" w14:paraId="5A7F990D" w14:textId="09A3E7DF">
        <w:trPr>
          <w:trHeight w:val="170"/>
          <w:del w:id="703" w:author="רינת אביטל" w:date="2022-05-10T10:35:00Z"/>
        </w:trPr>
        <w:tc>
          <w:tcPr>
            <w:tcW w:w="2074" w:type="dxa"/>
          </w:tcPr>
          <w:p w14:paraId="70429802" w14:textId="080DE2EF" w:rsidR="00BD575D" w:rsidDel="001E27F4" w:rsidRDefault="00F31DDB">
            <w:pPr>
              <w:jc w:val="both"/>
              <w:rPr>
                <w:del w:id="704" w:author="רינת אביטל" w:date="2022-05-10T10:35:00Z"/>
                <w:rFonts w:ascii="Tahoma" w:hAnsi="Tahoma" w:cs="Tahoma"/>
                <w:rtl/>
              </w:rPr>
            </w:pPr>
            <w:del w:id="705" w:author="רינת אביטל" w:date="2022-05-10T10:35:00Z">
              <w:r w:rsidDel="001E27F4">
                <w:rPr>
                  <w:rFonts w:ascii="Tahoma" w:hAnsi="Tahoma" w:cs="Tahoma"/>
                  <w:rtl/>
                </w:rPr>
                <w:delText>0</w:delText>
              </w:r>
            </w:del>
          </w:p>
        </w:tc>
        <w:tc>
          <w:tcPr>
            <w:tcW w:w="2074" w:type="dxa"/>
          </w:tcPr>
          <w:p w14:paraId="45CE7D23" w14:textId="61F68BC9" w:rsidR="00BD575D" w:rsidDel="001E27F4" w:rsidRDefault="00F31DDB">
            <w:pPr>
              <w:jc w:val="both"/>
              <w:rPr>
                <w:del w:id="706" w:author="רינת אביטל" w:date="2022-05-10T10:35:00Z"/>
                <w:rFonts w:ascii="Tahoma" w:hAnsi="Tahoma" w:cs="Tahoma"/>
                <w:rtl/>
              </w:rPr>
            </w:pPr>
            <w:del w:id="707" w:author="רינת אביטל" w:date="2022-05-10T10:35:00Z">
              <w:r w:rsidDel="001E27F4">
                <w:rPr>
                  <w:rFonts w:ascii="Tahoma" w:hAnsi="Tahoma" w:cs="Tahoma"/>
                  <w:rtl/>
                </w:rPr>
                <w:delText>1</w:delText>
              </w:r>
            </w:del>
          </w:p>
        </w:tc>
        <w:tc>
          <w:tcPr>
            <w:tcW w:w="2074" w:type="dxa"/>
            <w:shd w:val="clear" w:color="auto" w:fill="F4B083" w:themeFill="accent2" w:themeFillTint="99"/>
          </w:tcPr>
          <w:p w14:paraId="1DA37DA9" w14:textId="03976D60" w:rsidR="00BD575D" w:rsidDel="001E27F4" w:rsidRDefault="00F31DDB">
            <w:pPr>
              <w:jc w:val="both"/>
              <w:rPr>
                <w:del w:id="708" w:author="רינת אביטל" w:date="2022-05-10T10:35:00Z"/>
                <w:rFonts w:ascii="Tahoma" w:hAnsi="Tahoma" w:cs="Tahoma"/>
                <w:rtl/>
              </w:rPr>
            </w:pPr>
            <w:del w:id="709" w:author="רינת אביטל" w:date="2022-05-10T10:35:00Z">
              <w:r w:rsidDel="001E27F4">
                <w:rPr>
                  <w:rFonts w:ascii="Tahoma" w:hAnsi="Tahoma" w:cs="Tahoma"/>
                  <w:rtl/>
                </w:rPr>
                <w:delText>2</w:delText>
              </w:r>
            </w:del>
          </w:p>
        </w:tc>
        <w:tc>
          <w:tcPr>
            <w:tcW w:w="2074" w:type="dxa"/>
          </w:tcPr>
          <w:p w14:paraId="24187CFC" w14:textId="6A42397A" w:rsidR="00BD575D" w:rsidDel="001E27F4" w:rsidRDefault="00F31DDB">
            <w:pPr>
              <w:jc w:val="both"/>
              <w:rPr>
                <w:del w:id="710" w:author="רינת אביטל" w:date="2022-05-10T10:35:00Z"/>
                <w:rFonts w:ascii="Tahoma" w:hAnsi="Tahoma" w:cs="Tahoma"/>
                <w:rtl/>
              </w:rPr>
            </w:pPr>
            <w:del w:id="711" w:author="רינת אביטל" w:date="2022-05-10T10:35:00Z">
              <w:r w:rsidDel="001E27F4">
                <w:rPr>
                  <w:rFonts w:ascii="Tahoma" w:hAnsi="Tahoma" w:cs="Tahoma"/>
                </w:rPr>
                <w:delText>C</w:delText>
              </w:r>
            </w:del>
          </w:p>
        </w:tc>
      </w:tr>
    </w:tbl>
    <w:p w14:paraId="6C1F68D4" w14:textId="5C670B6F" w:rsidR="00BD575D" w:rsidDel="001E27F4" w:rsidRDefault="00F31DDB">
      <w:pPr>
        <w:bidi/>
        <w:spacing w:after="240" w:line="360" w:lineRule="auto"/>
        <w:jc w:val="both"/>
        <w:rPr>
          <w:del w:id="712" w:author="רינת אביטל" w:date="2022-05-10T10:35:00Z"/>
          <w:rFonts w:ascii="Tahoma" w:eastAsiaTheme="minorEastAsia" w:hAnsi="Tahoma" w:cs="Tahoma"/>
          <w:sz w:val="22"/>
          <w:szCs w:val="22"/>
          <w:rtl/>
        </w:rPr>
      </w:pPr>
      <w:del w:id="713" w:author="רינת אביטל" w:date="2022-05-10T10:35:00Z">
        <w:r w:rsidDel="001E27F4">
          <w:rPr>
            <w:rFonts w:ascii="Tahoma" w:hAnsi="Tahoma" w:cs="Tahoma"/>
            <w:b/>
            <w:bCs/>
            <w:sz w:val="22"/>
            <w:szCs w:val="22"/>
            <w:rtl/>
          </w:rPr>
          <w:delText>הצעה:</w:delText>
        </w:r>
        <w:r w:rsidDel="001E27F4">
          <w:rPr>
            <w:rFonts w:ascii="Tahoma" w:hAnsi="Tahoma" w:cs="Tahoma"/>
            <w:sz w:val="22"/>
            <w:szCs w:val="22"/>
            <w:rtl/>
          </w:rPr>
          <w:delText xml:space="preserve"> אם המרחק בין </w:delText>
        </w:r>
        <w:r w:rsidDel="001E27F4">
          <w:rPr>
            <w:rFonts w:ascii="Tahoma" w:hAnsi="Tahoma" w:cs="Tahoma"/>
            <w:sz w:val="22"/>
            <w:szCs w:val="22"/>
          </w:rPr>
          <w:delText>A</w:delText>
        </w:r>
        <w:r w:rsidDel="001E27F4">
          <w:rPr>
            <w:rFonts w:ascii="Tahoma" w:hAnsi="Tahoma" w:cs="Tahoma"/>
            <w:sz w:val="22"/>
            <w:szCs w:val="22"/>
            <w:rtl/>
          </w:rPr>
          <w:delText xml:space="preserve"> ל</w:delText>
        </w:r>
        <w:r w:rsidDel="001E27F4">
          <w:rPr>
            <w:rFonts w:ascii="Tahoma" w:hAnsi="Tahoma" w:cs="Tahoma"/>
            <w:sz w:val="22"/>
            <w:szCs w:val="22"/>
          </w:rPr>
          <w:delText>C</w:delText>
        </w:r>
        <w:r w:rsidDel="001E27F4">
          <w:rPr>
            <w:rFonts w:ascii="Tahoma" w:hAnsi="Tahoma" w:cs="Tahoma"/>
            <w:sz w:val="22"/>
            <w:szCs w:val="22"/>
            <w:rtl/>
          </w:rPr>
          <w:delText xml:space="preserve"> אינו ישיר ועובר דרך </w:delText>
        </w:r>
        <w:r w:rsidDel="001E27F4">
          <w:rPr>
            <w:rFonts w:ascii="Tahoma" w:hAnsi="Tahoma" w:cs="Tahoma"/>
            <w:sz w:val="22"/>
            <w:szCs w:val="22"/>
          </w:rPr>
          <w:delText>B</w:delText>
        </w:r>
        <w:r w:rsidDel="001E27F4">
          <w:rPr>
            <w:rFonts w:ascii="Tahoma" w:hAnsi="Tahoma" w:cs="Tahoma"/>
            <w:sz w:val="22"/>
            <w:szCs w:val="22"/>
            <w:rtl/>
          </w:rPr>
          <w:delText xml:space="preserve">, נוסיף למרחק שחושב את האורך של </w:delText>
        </w:r>
        <w:r w:rsidDel="001E27F4">
          <w:rPr>
            <w:rFonts w:ascii="Tahoma" w:hAnsi="Tahoma" w:cs="Tahoma"/>
            <w:sz w:val="22"/>
            <w:szCs w:val="22"/>
          </w:rPr>
          <w:delText>B</w:delText>
        </w:r>
        <w:r w:rsidDel="001E27F4">
          <w:rPr>
            <w:rFonts w:ascii="Tahoma" w:hAnsi="Tahoma" w:cs="Tahoma"/>
            <w:sz w:val="22"/>
            <w:szCs w:val="22"/>
            <w:rtl/>
          </w:rPr>
          <w:delText xml:space="preserve"> שעוברים דרכו: </w:delText>
        </w:r>
        <w:r w:rsidDel="001E27F4">
          <w:rPr>
            <w:rFonts w:ascii="Tahoma" w:hAnsi="Tahoma" w:cs="Tahoma"/>
            <w:sz w:val="22"/>
            <w:szCs w:val="22"/>
          </w:rPr>
          <w:delText>mat[a,c],mat[c,a]=mat[a,b]+mat[b,c]+|b|</w:delText>
        </w:r>
      </w:del>
    </w:p>
    <w:p w14:paraId="0C057671" w14:textId="710F3BEF" w:rsidR="00BD575D" w:rsidDel="001E27F4" w:rsidRDefault="00F31DDB">
      <w:pPr>
        <w:bidi/>
        <w:spacing w:after="240" w:line="360" w:lineRule="auto"/>
        <w:jc w:val="both"/>
        <w:rPr>
          <w:del w:id="714" w:author="רינת אביטל" w:date="2022-05-10T10:35:00Z"/>
          <w:rFonts w:ascii="Tahoma" w:hAnsi="Tahoma" w:cs="Tahoma"/>
          <w:sz w:val="22"/>
          <w:szCs w:val="22"/>
          <w:rtl/>
        </w:rPr>
      </w:pPr>
      <w:del w:id="715" w:author="רינת אביטל" w:date="2022-05-10T10:35:00Z">
        <w:r w:rsidDel="001E27F4">
          <w:rPr>
            <w:rFonts w:ascii="Tahoma" w:hAnsi="Tahoma" w:cs="Tahoma"/>
            <w:b/>
            <w:bCs/>
            <w:sz w:val="22"/>
            <w:szCs w:val="22"/>
            <w:rtl/>
          </w:rPr>
          <w:delText>הפרכה:</w:delText>
        </w:r>
        <w:r w:rsidDel="001E27F4">
          <w:rPr>
            <w:rFonts w:ascii="Tahoma" w:hAnsi="Tahoma" w:cs="Tahoma"/>
            <w:sz w:val="22"/>
            <w:szCs w:val="22"/>
            <w:rtl/>
          </w:rPr>
          <w:delText xml:space="preserve"> בדוגמא זו ניתן לראות שבשביל להגיע מ</w:delText>
        </w:r>
        <w:r w:rsidDel="001E27F4">
          <w:rPr>
            <w:rFonts w:ascii="Tahoma" w:hAnsi="Tahoma" w:cs="Tahoma"/>
            <w:sz w:val="22"/>
            <w:szCs w:val="22"/>
          </w:rPr>
          <w:delText>A</w:delText>
        </w:r>
        <w:r w:rsidDel="001E27F4">
          <w:rPr>
            <w:rFonts w:ascii="Tahoma" w:hAnsi="Tahoma" w:cs="Tahoma"/>
            <w:sz w:val="22"/>
            <w:szCs w:val="22"/>
            <w:rtl/>
          </w:rPr>
          <w:delText xml:space="preserve"> ל</w:delText>
        </w:r>
        <w:r w:rsidDel="001E27F4">
          <w:rPr>
            <w:rFonts w:ascii="Tahoma" w:hAnsi="Tahoma" w:cs="Tahoma"/>
            <w:sz w:val="22"/>
            <w:szCs w:val="22"/>
          </w:rPr>
          <w:delText>C</w:delText>
        </w:r>
        <w:r w:rsidDel="001E27F4">
          <w:rPr>
            <w:rFonts w:ascii="Tahoma" w:hAnsi="Tahoma" w:cs="Tahoma"/>
            <w:sz w:val="22"/>
            <w:szCs w:val="22"/>
            <w:rtl/>
          </w:rPr>
          <w:delText xml:space="preserve"> לא עברנו בכל </w:delText>
        </w:r>
        <w:r w:rsidDel="001E27F4">
          <w:rPr>
            <w:rFonts w:ascii="Tahoma" w:hAnsi="Tahoma" w:cs="Tahoma"/>
            <w:sz w:val="22"/>
            <w:szCs w:val="22"/>
          </w:rPr>
          <w:delText>B</w:delText>
        </w:r>
        <w:r w:rsidDel="001E27F4">
          <w:rPr>
            <w:rFonts w:ascii="Tahoma" w:hAnsi="Tahoma" w:cs="Tahoma"/>
            <w:sz w:val="22"/>
            <w:szCs w:val="22"/>
            <w:rtl/>
          </w:rPr>
          <w:delText xml:space="preserve">, ולא מתאים לחשב את כולו. </w:delText>
        </w:r>
      </w:del>
    </w:p>
    <w:p w14:paraId="489D9668" w14:textId="4B3F7EB5" w:rsidR="00BD575D" w:rsidDel="001E27F4" w:rsidRDefault="00F31DDB">
      <w:pPr>
        <w:bidi/>
        <w:spacing w:after="240" w:line="360" w:lineRule="auto"/>
        <w:jc w:val="both"/>
        <w:rPr>
          <w:del w:id="716" w:author="רינת אביטל" w:date="2022-05-10T10:35:00Z"/>
          <w:rFonts w:ascii="Tahoma" w:hAnsi="Tahoma" w:cs="Tahoma"/>
          <w:sz w:val="22"/>
          <w:szCs w:val="22"/>
          <w:rtl/>
        </w:rPr>
      </w:pPr>
      <w:del w:id="717" w:author="רינת אביטל" w:date="2022-05-10T10:35:00Z">
        <w:r w:rsidDel="001E27F4">
          <w:rPr>
            <w:rFonts w:ascii="Tahoma" w:hAnsi="Tahoma" w:cs="Tahoma"/>
            <w:sz w:val="22"/>
            <w:szCs w:val="22"/>
            <w:rtl/>
          </w:rPr>
          <w:delText xml:space="preserve">למעשה, בנתוני החנות הנורמליים הפתרון קצת יותר מתאים, כי </w:delText>
        </w:r>
        <w:r w:rsidDel="001E27F4">
          <w:rPr>
            <w:rFonts w:ascii="Tahoma" w:hAnsi="Tahoma" w:cs="Tahoma" w:hint="cs"/>
            <w:sz w:val="22"/>
            <w:szCs w:val="22"/>
            <w:rtl/>
          </w:rPr>
          <w:delText>הסטנדים</w:delText>
        </w:r>
        <w:r w:rsidDel="001E27F4">
          <w:rPr>
            <w:rFonts w:ascii="Tahoma" w:hAnsi="Tahoma" w:cs="Tahoma"/>
            <w:sz w:val="22"/>
            <w:szCs w:val="22"/>
            <w:rtl/>
          </w:rPr>
          <w:delText xml:space="preserve"> בחנות נפגש</w:delText>
        </w:r>
        <w:r w:rsidDel="001E27F4">
          <w:rPr>
            <w:rFonts w:ascii="Tahoma" w:hAnsi="Tahoma" w:cs="Tahoma" w:hint="cs"/>
            <w:sz w:val="22"/>
            <w:szCs w:val="22"/>
            <w:rtl/>
          </w:rPr>
          <w:delText>ים</w:delText>
        </w:r>
        <w:r w:rsidDel="001E27F4">
          <w:rPr>
            <w:rFonts w:ascii="Tahoma" w:hAnsi="Tahoma" w:cs="Tahoma"/>
            <w:sz w:val="22"/>
            <w:szCs w:val="22"/>
            <w:rtl/>
          </w:rPr>
          <w:delText xml:space="preserve"> בקצותיה</w:delText>
        </w:r>
        <w:r w:rsidDel="001E27F4">
          <w:rPr>
            <w:rFonts w:ascii="Tahoma" w:hAnsi="Tahoma" w:cs="Tahoma" w:hint="cs"/>
            <w:sz w:val="22"/>
            <w:szCs w:val="22"/>
            <w:rtl/>
          </w:rPr>
          <w:delText>ם</w:delText>
        </w:r>
        <w:r w:rsidDel="001E27F4">
          <w:rPr>
            <w:rFonts w:ascii="Tahoma" w:hAnsi="Tahoma" w:cs="Tahoma"/>
            <w:sz w:val="22"/>
            <w:szCs w:val="22"/>
            <w:rtl/>
          </w:rPr>
          <w:delText xml:space="preserve"> ולא נקודה אמצעית כלשהי אקראית</w:delText>
        </w:r>
        <w:r w:rsidDel="001E27F4">
          <w:rPr>
            <w:rFonts w:ascii="Tahoma" w:hAnsi="Tahoma" w:cs="Tahoma" w:hint="cs"/>
            <w:sz w:val="22"/>
            <w:szCs w:val="22"/>
            <w:rtl/>
          </w:rPr>
          <w:delText>, אך בצורת החישוב שלנו- אורך המסלול הוא סכום מרחקים במטריצת מרחקים בין האיזורים שעברו בהם, לא ניתן לחשב בצורה כזו.</w:delText>
        </w:r>
      </w:del>
    </w:p>
    <w:p w14:paraId="609FE6F3" w14:textId="616A5A44" w:rsidR="00BD575D" w:rsidDel="001E27F4" w:rsidRDefault="00F31DDB">
      <w:pPr>
        <w:bidi/>
        <w:spacing w:after="240" w:line="360" w:lineRule="auto"/>
        <w:jc w:val="both"/>
        <w:rPr>
          <w:del w:id="718" w:author="רינת אביטל" w:date="2022-05-10T10:35:00Z"/>
          <w:rFonts w:ascii="Tahoma" w:hAnsi="Tahoma" w:cs="Tahoma"/>
          <w:b/>
          <w:bCs/>
          <w:sz w:val="22"/>
          <w:szCs w:val="22"/>
          <w:rtl/>
        </w:rPr>
      </w:pPr>
      <w:del w:id="719" w:author="רינת אביטל" w:date="2022-05-10T10:35:00Z">
        <w:r w:rsidDel="001E27F4">
          <w:rPr>
            <w:rFonts w:ascii="Tahoma" w:hAnsi="Tahoma" w:cs="Tahoma"/>
            <w:b/>
            <w:bCs/>
            <w:sz w:val="22"/>
            <w:szCs w:val="22"/>
            <w:rtl/>
          </w:rPr>
          <w:delText xml:space="preserve">הפתרון שלנו: </w:delText>
        </w:r>
      </w:del>
    </w:p>
    <w:p w14:paraId="716BE9F1" w14:textId="4A0D9DBB" w:rsidR="00BD575D" w:rsidDel="001E27F4" w:rsidRDefault="00F31DDB">
      <w:pPr>
        <w:bidi/>
        <w:spacing w:after="240" w:line="360" w:lineRule="auto"/>
        <w:jc w:val="both"/>
        <w:rPr>
          <w:del w:id="720" w:author="רינת אביטל" w:date="2022-05-10T10:35:00Z"/>
          <w:rFonts w:ascii="Tahoma" w:hAnsi="Tahoma" w:cs="Tahoma"/>
          <w:sz w:val="22"/>
          <w:szCs w:val="22"/>
          <w:rtl/>
        </w:rPr>
      </w:pPr>
      <w:del w:id="721" w:author="רינת אביטל" w:date="2022-05-10T10:35:00Z">
        <w:r w:rsidDel="001E27F4">
          <w:rPr>
            <w:rFonts w:ascii="Tahoma" w:hAnsi="Tahoma" w:cs="Tahoma"/>
            <w:sz w:val="22"/>
            <w:szCs w:val="22"/>
            <w:rtl/>
          </w:rPr>
          <w:delText xml:space="preserve">המרת חישוב מרחקי ישרים לחישוב מרחקי נקודות- לכל ישר נחשב את אמצע הקטע שלו ומשם נחשב מרחק לאמצע הקטע של הישר השני. </w:delText>
        </w:r>
      </w:del>
    </w:p>
    <w:p w14:paraId="53FAB172" w14:textId="7A5E4F3B" w:rsidR="00BD575D" w:rsidDel="001E27F4" w:rsidRDefault="00F31DDB">
      <w:pPr>
        <w:bidi/>
        <w:spacing w:after="240" w:line="360" w:lineRule="auto"/>
        <w:jc w:val="both"/>
        <w:rPr>
          <w:del w:id="722" w:author="רינת אביטל" w:date="2022-05-10T10:35:00Z"/>
          <w:rFonts w:ascii="Tahoma" w:hAnsi="Tahoma" w:cs="Tahoma"/>
          <w:sz w:val="22"/>
          <w:szCs w:val="22"/>
          <w:rtl/>
        </w:rPr>
      </w:pPr>
      <w:del w:id="723" w:author="רינת אביטל" w:date="2022-05-10T10:35:00Z">
        <w:r w:rsidDel="001E27F4">
          <w:rPr>
            <w:rFonts w:ascii="Tahoma" w:hAnsi="Tahoma" w:cs="Tahoma"/>
            <w:noProof/>
            <w:sz w:val="22"/>
            <w:szCs w:val="22"/>
            <w:rtl/>
          </w:rPr>
          <mc:AlternateContent>
            <mc:Choice Requires="wpg">
              <w:drawing>
                <wp:anchor distT="0" distB="0" distL="114300" distR="114300" simplePos="0" relativeHeight="251699200" behindDoc="0" locked="0" layoutInCell="1" allowOverlap="1" wp14:anchorId="0406C1EB" wp14:editId="5EF77A9A">
                  <wp:simplePos x="0" y="0"/>
                  <wp:positionH relativeFrom="margin">
                    <wp:posOffset>1777286</wp:posOffset>
                  </wp:positionH>
                  <wp:positionV relativeFrom="paragraph">
                    <wp:posOffset>547084</wp:posOffset>
                  </wp:positionV>
                  <wp:extent cx="2054831" cy="0"/>
                  <wp:effectExtent l="0" t="19050" r="22225" b="19050"/>
                  <wp:wrapNone/>
                  <wp:docPr id="119" name="קבוצה 119"/>
                  <wp:cNvGraphicFramePr/>
                  <a:graphic xmlns:a="http://schemas.openxmlformats.org/drawingml/2006/main">
                    <a:graphicData uri="http://schemas.microsoft.com/office/word/2010/wordprocessingGroup">
                      <wpg:wgp>
                        <wpg:cNvGrpSpPr/>
                        <wpg:grpSpPr>
                          <a:xfrm>
                            <a:off x="0" y="0"/>
                            <a:ext cx="2054831" cy="0"/>
                            <a:chOff x="2691765" y="6520180"/>
                            <a:chExt cx="2055324" cy="0"/>
                          </a:xfrm>
                        </wpg:grpSpPr>
                        <wps:wsp>
                          <wps:cNvPr id="121" name="מחבר ישר 121"/>
                          <wps:cNvCnPr/>
                          <wps:spPr>
                            <a:xfrm>
                              <a:off x="4219772" y="6520180"/>
                              <a:ext cx="527317" cy="0"/>
                            </a:xfrm>
                            <a:prstGeom prst="line">
                              <a:avLst/>
                            </a:prstGeom>
                            <a:ln w="28575">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122" name="מחבר ישר 122"/>
                          <wps:cNvCnPr/>
                          <wps:spPr>
                            <a:xfrm>
                              <a:off x="3220157" y="6520180"/>
                              <a:ext cx="527317"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23" name="מחבר ישר 123"/>
                          <wps:cNvCnPr/>
                          <wps:spPr>
                            <a:xfrm>
                              <a:off x="3716801" y="6520180"/>
                              <a:ext cx="527317"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4" name="מחבר ישר 124"/>
                          <wps:cNvCnPr/>
                          <wps:spPr>
                            <a:xfrm>
                              <a:off x="2691765" y="6520180"/>
                              <a:ext cx="527317" cy="0"/>
                            </a:xfrm>
                            <a:prstGeom prst="line">
                              <a:avLst/>
                            </a:prstGeom>
                            <a:ln w="28575">
                              <a:solidFill>
                                <a:srgbClr val="92D05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FC2FE3D" id="קבוצה 119" o:spid="_x0000_s1026" style="position:absolute;left:0;text-align:left;margin-left:139.95pt;margin-top:43.1pt;width:161.8pt;height:0;z-index:251699200;mso-position-horizontal-relative:margin" coordorigin="26917,65201" coordsize="205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">
                  <v:line id="מחבר ישר 121" o:spid="_x0000_s1027" style="position:absolute;visibility:visible;mso-wrap-style:square" from="42197,65201" to="47470,6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" strokecolor="yellow" strokeweight="2.25pt"/>
                  <v:line id="מחבר ישר 122" o:spid="_x0000_s1028" style="position:absolute;visibility:visible;mso-wrap-style:square" from="32201,65201" to="37474,6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" strokecolor="#4d78c7 [3060]" strokeweight="2.25pt"/>
                  <v:line id="מחבר ישר 123" o:spid="_x0000_s1029" style="position:absolute;visibility:visible;mso-wrap-style:square" from="37168,65201" to="42441,6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" strokecolor="red" strokeweight="2.25pt"/>
                  <v:line id="מחבר ישר 124" o:spid="_x0000_s1030" style="position:absolute;visibility:visible;mso-wrap-style:square" from="26917,65201" to="32190,6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" strokecolor="#92d050" strokeweight="2.25pt"/>
                  <w10:wrap anchorx="margin"/>
                </v:group>
              </w:pict>
            </mc:Fallback>
          </mc:AlternateContent>
        </w:r>
        <w:r w:rsidDel="001E27F4">
          <w:rPr>
            <w:rFonts w:ascii="Tahoma" w:hAnsi="Tahoma" w:cs="Tahoma"/>
            <w:sz w:val="22"/>
            <w:szCs w:val="22"/>
            <w:rtl/>
          </w:rPr>
          <w:delText xml:space="preserve">כמובן שחישוב כזה אינו מדויק לגמרי, וניתן להתווכח עליו. בחרנו בו כי ראינו שקשה לעקוב מהיכן הגענו ולאן אנחנו מגיעים ומה הקו שעברנו בדרך, ועלולות להיווצר טעויות רבות בחישוב. </w:delText>
        </w:r>
      </w:del>
    </w:p>
    <w:p w14:paraId="537635A9" w14:textId="7245990A" w:rsidR="00BD575D" w:rsidDel="001E27F4" w:rsidRDefault="00F31DDB">
      <w:pPr>
        <w:bidi/>
        <w:spacing w:after="240" w:line="360" w:lineRule="auto"/>
        <w:jc w:val="both"/>
        <w:rPr>
          <w:del w:id="724" w:author="רינת אביטל" w:date="2022-05-10T10:35:00Z"/>
          <w:rFonts w:ascii="Tahoma" w:hAnsi="Tahoma" w:cs="Tahoma"/>
          <w:sz w:val="22"/>
          <w:szCs w:val="22"/>
          <w:rtl/>
        </w:rPr>
      </w:pPr>
      <w:del w:id="725" w:author="רינת אביטל" w:date="2022-05-10T10:35:00Z">
        <w:r w:rsidDel="001E27F4">
          <w:rPr>
            <w:rFonts w:ascii="Tahoma" w:hAnsi="Tahoma" w:cs="Tahoma"/>
            <w:sz w:val="22"/>
            <w:szCs w:val="22"/>
            <w:rtl/>
          </w:rPr>
          <w:delText>באותה צורה  נחשב מרחק בין קוים צמודים: נחשב חצי מהאורך של קו מקור + חצי מהאורך של קו יעד.</w:delText>
        </w:r>
      </w:del>
    </w:p>
    <w:p w14:paraId="78F566AA" w14:textId="07B32EDF" w:rsidR="00BD575D" w:rsidDel="001E27F4" w:rsidRDefault="00F31DDB">
      <w:pPr>
        <w:bidi/>
        <w:spacing w:after="240" w:line="360" w:lineRule="auto"/>
        <w:jc w:val="both"/>
        <w:rPr>
          <w:del w:id="726" w:author="רינת אביטל" w:date="2022-05-10T10:35:00Z"/>
          <w:rFonts w:ascii="Tahoma" w:hAnsi="Tahoma" w:cs="Tahoma"/>
          <w:sz w:val="22"/>
          <w:szCs w:val="22"/>
          <w:rtl/>
        </w:rPr>
      </w:pPr>
      <w:del w:id="727" w:author="רינת אביטל" w:date="2022-05-10T10:35:00Z">
        <w:r w:rsidDel="001E27F4">
          <w:rPr>
            <w:rFonts w:ascii="Tahoma" w:hAnsi="Tahoma" w:cs="Tahoma"/>
            <w:sz w:val="22"/>
            <w:szCs w:val="22"/>
            <w:rtl/>
          </w:rPr>
          <w:delText xml:space="preserve">במבט ראשון המרחק בין 2 קוים צמודים הוא 0, כי לכאורה לא צריך ללכת שום מרחק לעבור בין </w:delText>
        </w:r>
        <w:r w:rsidDel="001E27F4">
          <w:rPr>
            <w:rFonts w:ascii="Tahoma" w:hAnsi="Tahoma" w:cs="Tahoma" w:hint="cs"/>
            <w:sz w:val="22"/>
            <w:szCs w:val="22"/>
            <w:rtl/>
          </w:rPr>
          <w:delText>סטנדים</w:delText>
        </w:r>
        <w:r w:rsidDel="001E27F4">
          <w:rPr>
            <w:rFonts w:ascii="Tahoma" w:hAnsi="Tahoma" w:cs="Tahoma"/>
            <w:sz w:val="22"/>
            <w:szCs w:val="22"/>
            <w:rtl/>
          </w:rPr>
          <w:delText xml:space="preserve"> </w:delText>
        </w:r>
        <w:r w:rsidDel="001E27F4">
          <w:rPr>
            <w:rFonts w:ascii="Tahoma" w:hAnsi="Tahoma" w:cs="Tahoma" w:hint="cs"/>
            <w:sz w:val="22"/>
            <w:szCs w:val="22"/>
            <w:rtl/>
          </w:rPr>
          <w:delText>צמודים</w:delText>
        </w:r>
        <w:r w:rsidDel="001E27F4">
          <w:rPr>
            <w:rFonts w:ascii="Tahoma" w:hAnsi="Tahoma" w:cs="Tahoma"/>
            <w:sz w:val="22"/>
            <w:szCs w:val="22"/>
            <w:rtl/>
          </w:rPr>
          <w:delText xml:space="preserve">. למעשה חישוב </w:delText>
        </w:r>
        <w:r w:rsidDel="001E27F4">
          <w:rPr>
            <w:rFonts w:ascii="Tahoma" w:hAnsi="Tahoma" w:cs="Tahoma" w:hint="cs"/>
            <w:sz w:val="22"/>
            <w:szCs w:val="22"/>
            <w:rtl/>
          </w:rPr>
          <w:delText>ה</w:delText>
        </w:r>
        <w:r w:rsidDel="001E27F4">
          <w:rPr>
            <w:rFonts w:ascii="Tahoma" w:hAnsi="Tahoma" w:cs="Tahoma"/>
            <w:sz w:val="22"/>
            <w:szCs w:val="22"/>
            <w:rtl/>
          </w:rPr>
          <w:delText xml:space="preserve">מסלול מהקו הירוק לקו הצהוב [ע"י נקודות משותפות, המרחק מהקו הירוק לתכלת + המרחק מהקו התכלת לאדום... עד שמגיעים לקו הצהוב]  מביא לתוצאה שגויה, כאילו שמעבר בטור בין 4 </w:delText>
        </w:r>
        <w:r w:rsidDel="001E27F4">
          <w:rPr>
            <w:rFonts w:ascii="Tahoma" w:hAnsi="Tahoma" w:cs="Tahoma" w:hint="cs"/>
            <w:sz w:val="22"/>
            <w:szCs w:val="22"/>
            <w:rtl/>
          </w:rPr>
          <w:delText>סטנדים</w:delText>
        </w:r>
        <w:r w:rsidDel="001E27F4">
          <w:rPr>
            <w:rFonts w:ascii="Tahoma" w:hAnsi="Tahoma" w:cs="Tahoma"/>
            <w:sz w:val="22"/>
            <w:szCs w:val="22"/>
            <w:rtl/>
          </w:rPr>
          <w:delText xml:space="preserve"> </w:delText>
        </w:r>
        <w:r w:rsidDel="001E27F4">
          <w:rPr>
            <w:rFonts w:ascii="Tahoma" w:hAnsi="Tahoma" w:cs="Tahoma" w:hint="cs"/>
            <w:sz w:val="22"/>
            <w:szCs w:val="22"/>
            <w:rtl/>
          </w:rPr>
          <w:delText>מחוברים</w:delText>
        </w:r>
        <w:r w:rsidDel="001E27F4">
          <w:rPr>
            <w:rFonts w:ascii="Tahoma" w:hAnsi="Tahoma" w:cs="Tahoma"/>
            <w:sz w:val="22"/>
            <w:szCs w:val="22"/>
            <w:rtl/>
          </w:rPr>
          <w:delText xml:space="preserve"> אורכו 0, כי לכאורה לא עברנו שום מרחק, כולם צמודים.</w:delText>
        </w:r>
      </w:del>
    </w:p>
    <w:p w14:paraId="79707287" w14:textId="5AC56760" w:rsidR="00BD575D" w:rsidDel="001E27F4" w:rsidRDefault="00F31DDB">
      <w:pPr>
        <w:bidi/>
        <w:spacing w:after="240" w:line="360" w:lineRule="auto"/>
        <w:jc w:val="both"/>
        <w:rPr>
          <w:del w:id="728" w:author="רינת אביטל" w:date="2022-05-10T10:35:00Z"/>
          <w:rFonts w:ascii="Tahoma" w:hAnsi="Tahoma" w:cs="Tahoma"/>
          <w:sz w:val="22"/>
          <w:szCs w:val="22"/>
          <w:rtl/>
        </w:rPr>
      </w:pPr>
      <w:del w:id="729" w:author="רינת אביטל" w:date="2022-05-10T10:35:00Z">
        <w:r w:rsidDel="001E27F4">
          <w:rPr>
            <w:rFonts w:ascii="Tahoma" w:hAnsi="Tahoma" w:cs="Tahoma" w:hint="cs"/>
            <w:sz w:val="22"/>
            <w:szCs w:val="22"/>
            <w:rtl/>
          </w:rPr>
          <w:delText>לכן המרחק בין הקו הירוק לקו התכלת, לדוגמא, יהיה מחצית אורך הקו התכלת+מחצית אורך הקו הירוק. כך גם שאר המרחקים בין 2 קווים צמודים, וחישוב המרחק בין הקו הירוק לקו הצהוב יהיה יותר מדויק.</w:delText>
        </w:r>
      </w:del>
    </w:p>
    <w:p w14:paraId="69E69F19" w14:textId="7EDF26C7" w:rsidR="00BD575D" w:rsidDel="001E27F4" w:rsidRDefault="00F31DDB">
      <w:pPr>
        <w:bidi/>
        <w:spacing w:after="240" w:line="360" w:lineRule="auto"/>
        <w:jc w:val="both"/>
        <w:rPr>
          <w:del w:id="730" w:author="רינת אביטל" w:date="2022-05-10T10:35:00Z"/>
          <w:rFonts w:ascii="Tahoma" w:hAnsi="Tahoma" w:cs="Tahoma"/>
          <w:sz w:val="22"/>
          <w:szCs w:val="22"/>
          <w:rtl/>
        </w:rPr>
      </w:pPr>
      <w:del w:id="731" w:author="רינת אביטל" w:date="2022-05-10T10:35:00Z">
        <w:r w:rsidDel="001E27F4">
          <w:rPr>
            <w:rFonts w:ascii="Tahoma" w:hAnsi="Tahoma" w:cs="Tahoma"/>
            <w:b/>
            <w:bCs/>
            <w:sz w:val="22"/>
            <w:szCs w:val="22"/>
            <w:rtl/>
          </w:rPr>
          <w:delText>ההיגיון:</w:delText>
        </w:r>
        <w:r w:rsidDel="001E27F4">
          <w:rPr>
            <w:rFonts w:ascii="Tahoma" w:hAnsi="Tahoma" w:cs="Tahoma"/>
            <w:sz w:val="22"/>
            <w:szCs w:val="22"/>
            <w:rtl/>
          </w:rPr>
          <w:delText xml:space="preserve"> כשלקוח ניצב מול סטנד, ניתן להניח שהוא נמצא באמצע הסטנד שה</w:delText>
        </w:r>
        <w:r w:rsidDel="001E27F4">
          <w:rPr>
            <w:rFonts w:ascii="Tahoma" w:hAnsi="Tahoma" w:cs="Tahoma" w:hint="cs"/>
            <w:sz w:val="22"/>
            <w:szCs w:val="22"/>
            <w:rtl/>
          </w:rPr>
          <w:delText>ו</w:delText>
        </w:r>
        <w:r w:rsidDel="001E27F4">
          <w:rPr>
            <w:rFonts w:ascii="Tahoma" w:hAnsi="Tahoma" w:cs="Tahoma"/>
            <w:sz w:val="22"/>
            <w:szCs w:val="22"/>
            <w:rtl/>
          </w:rPr>
          <w:delText xml:space="preserve">א יחידה קצרה יחסית, ואדם </w:delText>
        </w:r>
        <w:r w:rsidDel="001E27F4">
          <w:rPr>
            <w:rFonts w:ascii="Tahoma" w:hAnsi="Tahoma" w:cs="Tahoma" w:hint="cs"/>
            <w:sz w:val="22"/>
            <w:szCs w:val="22"/>
            <w:rtl/>
          </w:rPr>
          <w:delText>אינו</w:delText>
        </w:r>
        <w:r w:rsidDel="001E27F4">
          <w:rPr>
            <w:rFonts w:ascii="Tahoma" w:hAnsi="Tahoma" w:cs="Tahoma"/>
            <w:sz w:val="22"/>
            <w:szCs w:val="22"/>
            <w:rtl/>
          </w:rPr>
          <w:delText xml:space="preserve"> מקפיד לעמוד בקצה הסטנד כדי לקחת מוצר שנמצא סטנד.</w:delText>
        </w:r>
      </w:del>
    </w:p>
    <w:p w14:paraId="4F727E3D" w14:textId="0BA6D41F" w:rsidR="00BD575D" w:rsidDel="001E27F4" w:rsidRDefault="00F31DDB">
      <w:pPr>
        <w:bidi/>
        <w:spacing w:after="240" w:line="360" w:lineRule="auto"/>
        <w:jc w:val="both"/>
        <w:rPr>
          <w:del w:id="732" w:author="רינת אביטל" w:date="2022-05-10T10:35:00Z"/>
          <w:rFonts w:ascii="Tahoma" w:hAnsi="Tahoma" w:cs="Tahoma"/>
          <w:sz w:val="22"/>
          <w:szCs w:val="22"/>
          <w:rtl/>
        </w:rPr>
      </w:pPr>
      <w:del w:id="733" w:author="רינת אביטל" w:date="2022-05-10T10:35:00Z">
        <w:r w:rsidDel="001E27F4">
          <w:rPr>
            <w:rFonts w:ascii="Tahoma" w:hAnsi="Tahoma" w:cs="Tahoma"/>
            <w:sz w:val="22"/>
            <w:szCs w:val="22"/>
            <w:rtl/>
          </w:rPr>
          <w:delText>ככל שהקו</w:delText>
        </w:r>
        <w:r w:rsidDel="001E27F4">
          <w:rPr>
            <w:rFonts w:ascii="Tahoma" w:hAnsi="Tahoma" w:cs="Tahoma" w:hint="cs"/>
            <w:sz w:val="22"/>
            <w:szCs w:val="22"/>
            <w:rtl/>
          </w:rPr>
          <w:delText>-</w:delText>
        </w:r>
        <w:r w:rsidDel="001E27F4">
          <w:rPr>
            <w:rFonts w:ascii="Tahoma" w:hAnsi="Tahoma" w:cs="Tahoma"/>
            <w:sz w:val="22"/>
            <w:szCs w:val="22"/>
            <w:rtl/>
          </w:rPr>
          <w:delText xml:space="preserve"> </w:delText>
        </w:r>
        <w:r w:rsidDel="001E27F4">
          <w:rPr>
            <w:rFonts w:ascii="Tahoma" w:hAnsi="Tahoma" w:cs="Tahoma" w:hint="cs"/>
            <w:sz w:val="22"/>
            <w:szCs w:val="22"/>
            <w:rtl/>
          </w:rPr>
          <w:delText>(</w:delText>
        </w:r>
        <w:r w:rsidDel="001E27F4">
          <w:rPr>
            <w:rFonts w:ascii="Tahoma" w:hAnsi="Tahoma" w:cs="Tahoma"/>
            <w:sz w:val="22"/>
            <w:szCs w:val="22"/>
            <w:rtl/>
          </w:rPr>
          <w:delText>הסטנד</w:delText>
        </w:r>
        <w:r w:rsidDel="001E27F4">
          <w:rPr>
            <w:rFonts w:ascii="Tahoma" w:hAnsi="Tahoma" w:cs="Tahoma" w:hint="cs"/>
            <w:sz w:val="22"/>
            <w:szCs w:val="22"/>
            <w:rtl/>
          </w:rPr>
          <w:delText>)</w:delText>
        </w:r>
        <w:r w:rsidDel="001E27F4">
          <w:rPr>
            <w:rFonts w:ascii="Tahoma" w:hAnsi="Tahoma" w:cs="Tahoma"/>
            <w:sz w:val="22"/>
            <w:szCs w:val="22"/>
            <w:rtl/>
          </w:rPr>
          <w:delText xml:space="preserve"> </w:delText>
        </w:r>
        <w:r w:rsidDel="001E27F4">
          <w:rPr>
            <w:rFonts w:ascii="Tahoma" w:hAnsi="Tahoma" w:cs="Tahoma" w:hint="cs"/>
            <w:sz w:val="22"/>
            <w:szCs w:val="22"/>
            <w:rtl/>
          </w:rPr>
          <w:delText>י</w:delText>
        </w:r>
        <w:r w:rsidDel="001E27F4">
          <w:rPr>
            <w:rFonts w:ascii="Tahoma" w:hAnsi="Tahoma" w:cs="Tahoma"/>
            <w:sz w:val="22"/>
            <w:szCs w:val="22"/>
            <w:rtl/>
          </w:rPr>
          <w:delText>היה ארוך יותר, כך חוסר הדיוק יגדל. ככל שהקו יהיה קצר יותר, נוכל להסתכל עליו כנקודה אחת, נקודת האמצע שלו.</w:delText>
        </w:r>
      </w:del>
    </w:p>
    <w:p w14:paraId="7661C32C" w14:textId="61CE410C" w:rsidR="00BD575D" w:rsidDel="001E27F4" w:rsidRDefault="00F31DDB">
      <w:pPr>
        <w:bidi/>
        <w:spacing w:after="240" w:line="360" w:lineRule="auto"/>
        <w:jc w:val="both"/>
        <w:rPr>
          <w:del w:id="734" w:author="רינת אביטל" w:date="2022-05-10T10:35:00Z"/>
          <w:rFonts w:ascii="Tahoma" w:hAnsi="Tahoma" w:cs="Tahoma"/>
          <w:sz w:val="22"/>
          <w:szCs w:val="22"/>
          <w:rtl/>
        </w:rPr>
      </w:pPr>
      <w:del w:id="735" w:author="רינת אביטל" w:date="2022-05-10T10:35:00Z">
        <w:r w:rsidDel="001E27F4">
          <w:rPr>
            <w:rFonts w:ascii="Tahoma" w:hAnsi="Tahoma" w:cs="Tahoma"/>
            <w:sz w:val="22"/>
            <w:szCs w:val="22"/>
            <w:rtl/>
          </w:rPr>
          <w:delText xml:space="preserve">אנו מניחים בתוכנית, וכך נמליץ לבעל החנות, ליצור מדפים קצרים ולמקם בכל מדף מוצר אחד, משום שהתוכנית לא יורדת לרזולוציה של 'מיקום המוצר במדף', אלא רק נתון לכל מוצר באיזה מדף נמצא, ובשביל להגיע למוצר יש להגיע למדף, ובפסיעה אחת הלקוח הגיע לאמצע הסטנד וניצב מול אמצע המדף. כך הגענו למירב הדיוק בחישוב. </w:delText>
        </w:r>
      </w:del>
    </w:p>
    <w:p w14:paraId="1F896719" w14:textId="2C82C6FE" w:rsidR="00BD575D" w:rsidDel="001E27F4" w:rsidRDefault="00F31DDB">
      <w:pPr>
        <w:bidi/>
        <w:spacing w:after="240" w:line="360" w:lineRule="auto"/>
        <w:jc w:val="both"/>
        <w:rPr>
          <w:del w:id="736" w:author="רינת אביטל" w:date="2022-05-10T10:35:00Z"/>
          <w:rFonts w:ascii="Tahoma" w:hAnsi="Tahoma" w:cs="Tahoma"/>
          <w:b/>
          <w:bCs/>
          <w:sz w:val="22"/>
          <w:szCs w:val="22"/>
        </w:rPr>
      </w:pPr>
      <w:del w:id="737" w:author="רינת אביטל" w:date="2022-05-10T10:35:00Z">
        <w:r w:rsidDel="001E27F4">
          <w:rPr>
            <w:rFonts w:ascii="Tahoma" w:hAnsi="Tahoma" w:cs="Tahoma"/>
            <w:b/>
            <w:bCs/>
            <w:sz w:val="22"/>
            <w:szCs w:val="22"/>
            <w:rtl/>
          </w:rPr>
          <w:delText>נקודה שניה לטיפול:</w:delText>
        </w:r>
      </w:del>
    </w:p>
    <w:p w14:paraId="7544E426" w14:textId="72E6C365" w:rsidR="00BD575D" w:rsidDel="001E27F4" w:rsidRDefault="00F31DDB">
      <w:pPr>
        <w:bidi/>
        <w:spacing w:after="240" w:line="360" w:lineRule="auto"/>
        <w:jc w:val="both"/>
        <w:rPr>
          <w:del w:id="738" w:author="רינת אביטל" w:date="2022-05-10T10:35:00Z"/>
          <w:rFonts w:ascii="Tahoma" w:hAnsi="Tahoma" w:cs="Tahoma"/>
          <w:sz w:val="22"/>
          <w:szCs w:val="22"/>
          <w:rtl/>
        </w:rPr>
      </w:pPr>
      <w:del w:id="739" w:author="רינת אביטל" w:date="2022-05-10T10:35:00Z">
        <w:r w:rsidDel="001E27F4">
          <w:rPr>
            <w:rFonts w:ascii="Tahoma" w:hAnsi="Tahoma" w:cs="Tahoma"/>
            <w:sz w:val="22"/>
            <w:szCs w:val="22"/>
            <w:rtl/>
          </w:rPr>
          <w:delText xml:space="preserve">פונקציית </w:delText>
        </w:r>
        <w:r w:rsidDel="001E27F4">
          <w:rPr>
            <w:rFonts w:ascii="Tahoma" w:hAnsi="Tahoma" w:cs="Tahoma"/>
            <w:sz w:val="22"/>
            <w:szCs w:val="22"/>
          </w:rPr>
          <w:delText>TSP</w:delText>
        </w:r>
        <w:r w:rsidDel="001E27F4">
          <w:rPr>
            <w:rFonts w:ascii="Tahoma" w:hAnsi="Tahoma" w:cs="Tahoma"/>
            <w:sz w:val="22"/>
            <w:szCs w:val="22"/>
            <w:rtl/>
          </w:rPr>
          <w:delText xml:space="preserve"> היחידה המדויקת ב100% [שידועה לנו בינתיים] שייכת לסדר גודל אקספננציונלי של </w:delText>
        </w:r>
        <w:r w:rsidDel="001E27F4">
          <w:rPr>
            <w:rFonts w:ascii="Tahoma" w:hAnsi="Tahoma" w:cs="Tahoma"/>
            <w:sz w:val="22"/>
            <w:szCs w:val="22"/>
          </w:rPr>
          <w:delText>n!</w:delText>
        </w:r>
        <w:r w:rsidDel="001E27F4">
          <w:rPr>
            <w:rFonts w:ascii="Tahoma" w:hAnsi="Tahoma" w:cs="Tahoma"/>
            <w:sz w:val="22"/>
            <w:szCs w:val="22"/>
            <w:rtl/>
          </w:rPr>
          <w:delText>, כש</w:delText>
        </w:r>
        <w:r w:rsidDel="001E27F4">
          <w:rPr>
            <w:rFonts w:ascii="Tahoma" w:hAnsi="Tahoma" w:cs="Tahoma"/>
            <w:sz w:val="22"/>
            <w:szCs w:val="22"/>
          </w:rPr>
          <w:delText>N-</w:delText>
        </w:r>
        <w:r w:rsidDel="001E27F4">
          <w:rPr>
            <w:rFonts w:ascii="Tahoma" w:hAnsi="Tahoma" w:cs="Tahoma"/>
            <w:sz w:val="22"/>
            <w:szCs w:val="22"/>
            <w:rtl/>
          </w:rPr>
          <w:delText xml:space="preserve"> מייצג את מספר היעדים.</w:delText>
        </w:r>
      </w:del>
    </w:p>
    <w:p w14:paraId="6EF17D3D" w14:textId="0CF26F14" w:rsidR="00BD575D" w:rsidDel="001E27F4" w:rsidRDefault="00F31DDB">
      <w:pPr>
        <w:bidi/>
        <w:spacing w:after="240" w:line="360" w:lineRule="auto"/>
        <w:jc w:val="both"/>
        <w:rPr>
          <w:del w:id="740" w:author="רינת אביטל" w:date="2022-05-10T10:35:00Z"/>
          <w:rFonts w:ascii="Tahoma" w:hAnsi="Tahoma" w:cs="Tahoma"/>
          <w:sz w:val="22"/>
          <w:szCs w:val="22"/>
          <w:rtl/>
        </w:rPr>
      </w:pPr>
      <w:del w:id="741" w:author="רינת אביטל" w:date="2022-05-10T10:35:00Z">
        <w:r w:rsidDel="001E27F4">
          <w:rPr>
            <w:rFonts w:ascii="Tahoma" w:hAnsi="Tahoma" w:cs="Tahoma"/>
            <w:sz w:val="22"/>
            <w:szCs w:val="22"/>
            <w:rtl/>
          </w:rPr>
          <w:delText>לאחר ניסויים ראינו שלא ניתן להריץ בזמן הגיוני 13 נקודות, ויותר מ10 נקודות לוקח זמן לעיבוד. [מדהים לראות בעיניים את ההבדל בין 11 ל12!]  לכן הוחלט לא להפעיל אותה על יותר מ10 נקודות, ולכן ניסינו 2 פתרונות:</w:delText>
        </w:r>
      </w:del>
    </w:p>
    <w:p w14:paraId="415E7BAE" w14:textId="3301CE23" w:rsidR="00BD575D" w:rsidDel="001E27F4" w:rsidRDefault="00F31DDB">
      <w:pPr>
        <w:pStyle w:val="a3"/>
        <w:numPr>
          <w:ilvl w:val="0"/>
          <w:numId w:val="21"/>
        </w:numPr>
        <w:bidi/>
        <w:spacing w:after="240" w:line="360" w:lineRule="auto"/>
        <w:jc w:val="both"/>
        <w:rPr>
          <w:del w:id="742" w:author="רינת אביטל" w:date="2022-05-10T10:35:00Z"/>
          <w:rFonts w:ascii="Tahoma" w:hAnsi="Tahoma" w:cs="Tahoma"/>
          <w:sz w:val="22"/>
          <w:szCs w:val="22"/>
          <w:rtl/>
        </w:rPr>
      </w:pPr>
      <w:del w:id="743" w:author="רינת אביטל" w:date="2022-05-10T10:35:00Z">
        <w:r w:rsidDel="001E27F4">
          <w:rPr>
            <w:rFonts w:ascii="Tahoma" w:hAnsi="Tahoma" w:cs="Tahoma"/>
            <w:sz w:val="22"/>
            <w:szCs w:val="22"/>
            <w:rtl/>
          </w:rPr>
          <w:delText xml:space="preserve">צמצמום נקודות- נקבץ </w:delText>
        </w:r>
        <w:r w:rsidDel="001E27F4">
          <w:rPr>
            <w:rFonts w:ascii="Tahoma" w:hAnsi="Tahoma" w:cs="Tahoma" w:hint="cs"/>
            <w:sz w:val="22"/>
            <w:szCs w:val="22"/>
            <w:rtl/>
          </w:rPr>
          <w:delText>סטנדים</w:delText>
        </w:r>
        <w:r w:rsidDel="001E27F4">
          <w:rPr>
            <w:rFonts w:ascii="Tahoma" w:hAnsi="Tahoma" w:cs="Tahoma"/>
            <w:sz w:val="22"/>
            <w:szCs w:val="22"/>
            <w:rtl/>
          </w:rPr>
          <w:delText xml:space="preserve"> </w:delText>
        </w:r>
        <w:r w:rsidDel="001E27F4">
          <w:rPr>
            <w:rFonts w:ascii="Tahoma" w:hAnsi="Tahoma" w:cs="Tahoma" w:hint="cs"/>
            <w:sz w:val="22"/>
            <w:szCs w:val="22"/>
            <w:rtl/>
          </w:rPr>
          <w:delText>בעלי</w:delText>
        </w:r>
        <w:r w:rsidDel="001E27F4">
          <w:rPr>
            <w:rFonts w:ascii="Tahoma" w:hAnsi="Tahoma" w:cs="Tahoma"/>
            <w:sz w:val="22"/>
            <w:szCs w:val="22"/>
            <w:rtl/>
          </w:rPr>
          <w:delText xml:space="preserve"> נקודות גישה זהות ונקודות גישה קרובות ביותר. </w:delText>
        </w:r>
      </w:del>
    </w:p>
    <w:p w14:paraId="60BB990D" w14:textId="4121B2B5" w:rsidR="00BD575D" w:rsidDel="001E27F4" w:rsidRDefault="00F31DDB">
      <w:pPr>
        <w:pStyle w:val="a3"/>
        <w:numPr>
          <w:ilvl w:val="0"/>
          <w:numId w:val="21"/>
        </w:numPr>
        <w:bidi/>
        <w:spacing w:after="240" w:line="360" w:lineRule="auto"/>
        <w:jc w:val="both"/>
        <w:rPr>
          <w:del w:id="744" w:author="רינת אביטל" w:date="2022-05-10T10:35:00Z"/>
          <w:rFonts w:ascii="Tahoma" w:hAnsi="Tahoma" w:cs="Tahoma"/>
          <w:sz w:val="22"/>
          <w:szCs w:val="22"/>
          <w:rtl/>
        </w:rPr>
      </w:pPr>
      <w:del w:id="745" w:author="רינת אביטל" w:date="2022-05-10T10:35:00Z">
        <w:r w:rsidDel="001E27F4">
          <w:rPr>
            <w:rFonts w:ascii="Tahoma" w:hAnsi="Tahoma" w:cs="Tahoma"/>
            <w:sz w:val="22"/>
            <w:szCs w:val="22"/>
            <w:rtl/>
          </w:rPr>
          <w:delText>נשתמש בפונקציות קירוב.</w:delText>
        </w:r>
        <w:r w:rsidDel="001E27F4">
          <w:rPr>
            <w:rFonts w:ascii="Tahoma" w:hAnsi="Tahoma" w:cs="Tahoma"/>
            <w:b/>
            <w:bCs/>
            <w:sz w:val="22"/>
            <w:szCs w:val="22"/>
            <w:rtl/>
          </w:rPr>
          <w:br w:type="page"/>
        </w:r>
      </w:del>
    </w:p>
    <w:p w14:paraId="17EB7592" w14:textId="3A3E673A" w:rsidR="00BD575D" w:rsidDel="001E27F4" w:rsidRDefault="00F31DDB">
      <w:pPr>
        <w:bidi/>
        <w:spacing w:after="240" w:line="360" w:lineRule="auto"/>
        <w:jc w:val="both"/>
        <w:rPr>
          <w:del w:id="746" w:author="רינת אביטל" w:date="2022-05-10T10:35:00Z"/>
          <w:rFonts w:ascii="Tahoma" w:hAnsi="Tahoma" w:cs="Tahoma"/>
          <w:b/>
          <w:bCs/>
          <w:sz w:val="22"/>
          <w:szCs w:val="22"/>
          <w:rtl/>
        </w:rPr>
      </w:pPr>
      <w:del w:id="747" w:author="רינת אביטל" w:date="2022-05-10T10:35:00Z">
        <w:r w:rsidDel="001E27F4">
          <w:rPr>
            <w:rFonts w:ascii="Tahoma" w:hAnsi="Tahoma" w:cs="Tahoma"/>
            <w:b/>
            <w:bCs/>
            <w:sz w:val="22"/>
            <w:szCs w:val="22"/>
            <w:rtl/>
          </w:rPr>
          <w:delText>פתרון 1 : צמצום הנקודות</w:delText>
        </w:r>
      </w:del>
    </w:p>
    <w:p w14:paraId="3F0A2074" w14:textId="43A78B74" w:rsidR="00BD575D" w:rsidDel="001E27F4" w:rsidRDefault="00F31DDB">
      <w:pPr>
        <w:bidi/>
        <w:spacing w:after="240" w:line="360" w:lineRule="auto"/>
        <w:jc w:val="both"/>
        <w:rPr>
          <w:del w:id="748" w:author="רינת אביטל" w:date="2022-05-10T10:35:00Z"/>
          <w:rFonts w:ascii="Tahoma" w:hAnsi="Tahoma" w:cs="Tahoma"/>
          <w:sz w:val="22"/>
          <w:szCs w:val="22"/>
          <w:rtl/>
        </w:rPr>
      </w:pPr>
      <w:del w:id="749" w:author="רינת אביטל" w:date="2022-05-10T10:35:00Z">
        <w:r w:rsidDel="001E27F4">
          <w:rPr>
            <w:rFonts w:ascii="Tahoma" w:hAnsi="Tahoma" w:cs="Tahoma"/>
            <w:sz w:val="22"/>
            <w:szCs w:val="22"/>
            <w:rtl/>
          </w:rPr>
          <w:delText>נרצה לצמצם את מס' הנקודות, להקטין את מטריצת המרחקים שתשלח ל</w:delText>
        </w:r>
        <w:r w:rsidDel="001E27F4">
          <w:rPr>
            <w:rFonts w:ascii="Tahoma" w:hAnsi="Tahoma" w:cs="Tahoma"/>
            <w:sz w:val="22"/>
            <w:szCs w:val="22"/>
          </w:rPr>
          <w:delText>TSP</w:delText>
        </w:r>
        <w:r w:rsidDel="001E27F4">
          <w:rPr>
            <w:rFonts w:ascii="Tahoma" w:hAnsi="Tahoma" w:cs="Tahoma"/>
            <w:sz w:val="22"/>
            <w:szCs w:val="22"/>
            <w:rtl/>
          </w:rPr>
          <w:delText xml:space="preserve">. לכן קיבצנו מספר מוצרים ביחד. </w:delText>
        </w:r>
      </w:del>
    </w:p>
    <w:p w14:paraId="028BE7BF" w14:textId="79B8C2B8" w:rsidR="00BD575D" w:rsidDel="001E27F4" w:rsidRDefault="00F31DDB">
      <w:pPr>
        <w:bidi/>
        <w:spacing w:after="240" w:line="360" w:lineRule="auto"/>
        <w:jc w:val="both"/>
        <w:rPr>
          <w:del w:id="750" w:author="רינת אביטל" w:date="2022-05-10T10:35:00Z"/>
          <w:rFonts w:ascii="Tahoma" w:hAnsi="Tahoma" w:cs="Tahoma"/>
          <w:sz w:val="22"/>
          <w:szCs w:val="22"/>
          <w:rtl/>
        </w:rPr>
      </w:pPr>
      <w:del w:id="751" w:author="רינת אביטל" w:date="2022-05-10T10:35:00Z">
        <w:r w:rsidDel="001E27F4">
          <w:rPr>
            <w:rFonts w:ascii="Tahoma" w:hAnsi="Tahoma" w:cs="Tahoma"/>
            <w:sz w:val="22"/>
            <w:szCs w:val="22"/>
            <w:rtl/>
          </w:rPr>
          <w:delText>איך אפשר לקבץ מוצרים?</w:delText>
        </w:r>
      </w:del>
    </w:p>
    <w:p w14:paraId="4C46498D" w14:textId="219EB756" w:rsidR="00BD575D" w:rsidDel="001E27F4" w:rsidRDefault="00F31DDB">
      <w:pPr>
        <w:bidi/>
        <w:spacing w:after="240" w:line="360" w:lineRule="auto"/>
        <w:jc w:val="both"/>
        <w:rPr>
          <w:del w:id="752" w:author="רינת אביטל" w:date="2022-05-10T10:35:00Z"/>
          <w:rFonts w:ascii="Tahoma" w:hAnsi="Tahoma" w:cs="Tahoma"/>
          <w:sz w:val="22"/>
          <w:szCs w:val="22"/>
          <w:rtl/>
        </w:rPr>
      </w:pPr>
      <w:del w:id="753" w:author="רינת אביטל" w:date="2022-05-10T10:35:00Z">
        <w:r w:rsidDel="001E27F4">
          <w:rPr>
            <w:rFonts w:ascii="Tahoma" w:hAnsi="Tahoma" w:cs="Tahoma"/>
            <w:b/>
            <w:bCs/>
            <w:sz w:val="22"/>
            <w:szCs w:val="22"/>
            <w:rtl/>
          </w:rPr>
          <w:delText>רעיון 1:</w:delText>
        </w:r>
        <w:r w:rsidDel="001E27F4">
          <w:rPr>
            <w:rFonts w:ascii="Tahoma" w:hAnsi="Tahoma" w:cs="Tahoma"/>
            <w:sz w:val="22"/>
            <w:szCs w:val="22"/>
            <w:rtl/>
          </w:rPr>
          <w:delText xml:space="preserve"> נקבץ את כל המוצרים שבאותו טור. הגיוני שלקוח שנכנס לסטנד ייקח את כל המוצרים שצריך מסטנד זו.</w:delText>
        </w:r>
      </w:del>
    </w:p>
    <w:p w14:paraId="3F8084C9" w14:textId="7E03962D" w:rsidR="00BD575D" w:rsidDel="001E27F4" w:rsidRDefault="00F31DDB">
      <w:pPr>
        <w:bidi/>
        <w:spacing w:after="240" w:line="360" w:lineRule="auto"/>
        <w:jc w:val="both"/>
        <w:rPr>
          <w:del w:id="754" w:author="רינת אביטל" w:date="2022-05-10T10:35:00Z"/>
          <w:rFonts w:ascii="Tahoma" w:hAnsi="Tahoma" w:cs="Tahoma"/>
          <w:sz w:val="22"/>
          <w:szCs w:val="22"/>
          <w:rtl/>
        </w:rPr>
      </w:pPr>
      <w:del w:id="755" w:author="רינת אביטל" w:date="2022-05-10T10:35:00Z">
        <w:r w:rsidDel="001E27F4">
          <w:rPr>
            <w:rFonts w:ascii="Tahoma" w:hAnsi="Tahoma" w:cs="Tahoma"/>
            <w:b/>
            <w:bCs/>
            <w:sz w:val="22"/>
            <w:szCs w:val="22"/>
            <w:rtl/>
          </w:rPr>
          <w:delText>הפרכה:</w:delText>
        </w:r>
        <w:r w:rsidDel="001E27F4">
          <w:rPr>
            <w:rFonts w:ascii="Tahoma" w:hAnsi="Tahoma" w:cs="Tahoma"/>
            <w:sz w:val="22"/>
            <w:szCs w:val="22"/>
            <w:rtl/>
          </w:rPr>
          <w:delText xml:space="preserve"> יתכנו </w:delText>
        </w:r>
        <w:r w:rsidDel="001E27F4">
          <w:rPr>
            <w:rFonts w:ascii="Tahoma" w:hAnsi="Tahoma" w:cs="Tahoma" w:hint="cs"/>
            <w:sz w:val="22"/>
            <w:szCs w:val="22"/>
            <w:rtl/>
          </w:rPr>
          <w:delText>סטנדים</w:delText>
        </w:r>
        <w:r w:rsidDel="001E27F4">
          <w:rPr>
            <w:rFonts w:ascii="Tahoma" w:hAnsi="Tahoma" w:cs="Tahoma"/>
            <w:sz w:val="22"/>
            <w:szCs w:val="22"/>
            <w:rtl/>
          </w:rPr>
          <w:delText xml:space="preserve"> </w:delText>
        </w:r>
        <w:r w:rsidDel="001E27F4">
          <w:rPr>
            <w:rFonts w:ascii="Tahoma" w:hAnsi="Tahoma" w:cs="Tahoma" w:hint="cs"/>
            <w:sz w:val="22"/>
            <w:szCs w:val="22"/>
            <w:rtl/>
          </w:rPr>
          <w:delText>ארוכים</w:delText>
        </w:r>
        <w:r w:rsidDel="001E27F4">
          <w:rPr>
            <w:rFonts w:ascii="Tahoma" w:hAnsi="Tahoma" w:cs="Tahoma"/>
            <w:sz w:val="22"/>
            <w:szCs w:val="22"/>
            <w:rtl/>
          </w:rPr>
          <w:delText xml:space="preserve"> מאד, שלא שווה ללקוח </w:delText>
        </w:r>
        <w:r w:rsidDel="001E27F4">
          <w:rPr>
            <w:rFonts w:ascii="Tahoma" w:hAnsi="Tahoma" w:cs="Tahoma" w:hint="cs"/>
            <w:sz w:val="22"/>
            <w:szCs w:val="22"/>
            <w:rtl/>
          </w:rPr>
          <w:delText>ללכת</w:delText>
        </w:r>
        <w:r w:rsidDel="001E27F4">
          <w:rPr>
            <w:rFonts w:ascii="Tahoma" w:hAnsi="Tahoma" w:cs="Tahoma"/>
            <w:sz w:val="22"/>
            <w:szCs w:val="22"/>
            <w:rtl/>
          </w:rPr>
          <w:delText xml:space="preserve"> </w:delText>
        </w:r>
        <w:r w:rsidDel="001E27F4">
          <w:rPr>
            <w:rFonts w:ascii="Tahoma" w:hAnsi="Tahoma" w:cs="Tahoma" w:hint="cs"/>
            <w:sz w:val="22"/>
            <w:szCs w:val="22"/>
            <w:rtl/>
          </w:rPr>
          <w:delText>לאורך כל</w:delText>
        </w:r>
        <w:r w:rsidDel="001E27F4">
          <w:rPr>
            <w:rFonts w:ascii="Tahoma" w:hAnsi="Tahoma" w:cs="Tahoma"/>
            <w:sz w:val="22"/>
            <w:szCs w:val="22"/>
            <w:rtl/>
          </w:rPr>
          <w:delText xml:space="preserve"> הטור. </w:delText>
        </w:r>
      </w:del>
    </w:p>
    <w:p w14:paraId="4072E657" w14:textId="52A79371" w:rsidR="00BD575D" w:rsidDel="001E27F4" w:rsidRDefault="00F31DDB">
      <w:pPr>
        <w:bidi/>
        <w:spacing w:after="240" w:line="360" w:lineRule="auto"/>
        <w:jc w:val="both"/>
        <w:rPr>
          <w:del w:id="756" w:author="רינת אביטל" w:date="2022-05-10T10:35:00Z"/>
          <w:rFonts w:ascii="Tahoma" w:hAnsi="Tahoma" w:cs="Tahoma"/>
          <w:sz w:val="22"/>
          <w:szCs w:val="22"/>
          <w:rtl/>
        </w:rPr>
      </w:pPr>
      <w:del w:id="757" w:author="רינת אביטל" w:date="2022-05-10T10:35:00Z">
        <w:r w:rsidDel="001E27F4">
          <w:rPr>
            <w:rFonts w:ascii="Tahoma" w:hAnsi="Tahoma" w:cs="Tahoma"/>
            <w:b/>
            <w:bCs/>
            <w:sz w:val="22"/>
            <w:szCs w:val="22"/>
            <w:rtl/>
          </w:rPr>
          <w:delText xml:space="preserve">המחשה: </w:delText>
        </w:r>
        <w:r w:rsidDel="001E27F4">
          <w:rPr>
            <w:rFonts w:ascii="Tahoma" w:hAnsi="Tahoma" w:cs="Tahoma"/>
            <w:sz w:val="22"/>
            <w:szCs w:val="22"/>
            <w:rtl/>
          </w:rPr>
          <w:delText>בשרטוט זה נקודות הגישה ממוספרות וצבועות בטורקיז, והיעדים מסומנים כאותיות ומושחרים</w:delText>
        </w:r>
        <w:r w:rsidDel="001E27F4">
          <w:rPr>
            <w:rFonts w:ascii="Tahoma" w:hAnsi="Tahoma" w:cs="Tahoma" w:hint="cs"/>
            <w:sz w:val="22"/>
            <w:szCs w:val="22"/>
            <w:rtl/>
          </w:rPr>
          <w:delText>.</w:delText>
        </w:r>
        <w:r w:rsidDel="001E27F4">
          <w:rPr>
            <w:rFonts w:ascii="Tahoma" w:hAnsi="Tahoma" w:cs="Tahoma"/>
            <w:sz w:val="22"/>
            <w:szCs w:val="22"/>
            <w:rtl/>
          </w:rPr>
          <w:delText xml:space="preserve"> נניח שאין כאן נקודת התחלה ונקודת סיום.</w:delText>
        </w:r>
      </w:del>
    </w:p>
    <w:p w14:paraId="12FB70D9" w14:textId="3C426724" w:rsidR="00BD575D" w:rsidDel="001E27F4" w:rsidRDefault="00F31DDB">
      <w:pPr>
        <w:bidi/>
        <w:spacing w:after="240" w:line="360" w:lineRule="auto"/>
        <w:jc w:val="both"/>
        <w:rPr>
          <w:del w:id="758" w:author="רינת אביטל" w:date="2022-05-10T10:35:00Z"/>
          <w:rFonts w:ascii="Tahoma" w:hAnsi="Tahoma" w:cs="Tahoma"/>
          <w:sz w:val="22"/>
          <w:szCs w:val="22"/>
          <w:rtl/>
        </w:rPr>
      </w:pPr>
      <w:del w:id="759" w:author="רינת אביטל" w:date="2022-05-10T10:35:00Z">
        <w:r w:rsidDel="001E27F4">
          <w:rPr>
            <w:rFonts w:ascii="Tahoma" w:hAnsi="Tahoma" w:cs="Tahoma"/>
            <w:noProof/>
            <w:sz w:val="22"/>
            <w:szCs w:val="22"/>
          </w:rPr>
          <w:drawing>
            <wp:anchor distT="0" distB="0" distL="114300" distR="114300" simplePos="0" relativeHeight="251790336" behindDoc="1" locked="0" layoutInCell="1" allowOverlap="1" wp14:anchorId="3B8F335A" wp14:editId="57275C68">
              <wp:simplePos x="0" y="0"/>
              <wp:positionH relativeFrom="margin">
                <wp:posOffset>-415925</wp:posOffset>
              </wp:positionH>
              <wp:positionV relativeFrom="paragraph">
                <wp:posOffset>1103451</wp:posOffset>
              </wp:positionV>
              <wp:extent cx="3049270" cy="4548505"/>
              <wp:effectExtent l="0" t="0" r="0" b="4445"/>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1515"/>
                      <a:stretch/>
                    </pic:blipFill>
                    <pic:spPr bwMode="auto">
                      <a:xfrm>
                        <a:off x="0" y="0"/>
                        <a:ext cx="3049270" cy="4548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Del="001E27F4">
          <w:rPr>
            <w:rFonts w:ascii="Tahoma" w:hAnsi="Tahoma" w:cs="Tahoma"/>
            <w:noProof/>
            <w:sz w:val="22"/>
            <w:szCs w:val="22"/>
          </w:rPr>
          <w:drawing>
            <wp:anchor distT="0" distB="0" distL="114300" distR="114300" simplePos="0" relativeHeight="251769856" behindDoc="1" locked="0" layoutInCell="1" allowOverlap="1" wp14:anchorId="6478AEDB" wp14:editId="1C10F94B">
              <wp:simplePos x="0" y="0"/>
              <wp:positionH relativeFrom="margin">
                <wp:posOffset>-378017</wp:posOffset>
              </wp:positionH>
              <wp:positionV relativeFrom="paragraph">
                <wp:posOffset>1116480</wp:posOffset>
              </wp:positionV>
              <wp:extent cx="3049270" cy="4548505"/>
              <wp:effectExtent l="0" t="0" r="0" b="4445"/>
              <wp:wrapSquare wrapText="bothSides"/>
              <wp:docPr id="74" name="תמונה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1515"/>
                      <a:stretch/>
                    </pic:blipFill>
                    <pic:spPr bwMode="auto">
                      <a:xfrm>
                        <a:off x="0" y="0"/>
                        <a:ext cx="3049270" cy="4548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Del="001E27F4">
          <w:rPr>
            <w:rFonts w:ascii="Tahoma" w:hAnsi="Tahoma" w:cs="Tahoma"/>
            <w:sz w:val="22"/>
            <w:szCs w:val="22"/>
            <w:rtl/>
          </w:rPr>
          <w:delText>בחנות זו כדי להגיע למוצרים א' ב' ג' ד' ה' ו' קיימים 2 אפשרויות מסלול:</w:delText>
        </w:r>
      </w:del>
    </w:p>
    <w:p w14:paraId="5324F51F" w14:textId="4F94CCA7" w:rsidR="00BD575D" w:rsidDel="001E27F4" w:rsidRDefault="00BD575D">
      <w:pPr>
        <w:pStyle w:val="a3"/>
        <w:numPr>
          <w:ilvl w:val="0"/>
          <w:numId w:val="23"/>
        </w:numPr>
        <w:bidi/>
        <w:spacing w:after="240" w:line="360" w:lineRule="auto"/>
        <w:jc w:val="both"/>
        <w:rPr>
          <w:del w:id="760" w:author="רינת אביטל" w:date="2022-05-10T10:35:00Z"/>
          <w:rFonts w:ascii="Tahoma" w:hAnsi="Tahoma" w:cs="Tahoma"/>
          <w:sz w:val="22"/>
          <w:szCs w:val="22"/>
          <w:rtl/>
        </w:rPr>
        <w:sectPr w:rsidR="00BD575D" w:rsidDel="001E27F4">
          <w:headerReference w:type="default" r:id="rId36"/>
          <w:footerReference w:type="default" r:id="rId37"/>
          <w:pgSz w:w="11906" w:h="16838"/>
          <w:pgMar w:top="1440" w:right="1440" w:bottom="1440" w:left="1440" w:header="708" w:footer="708" w:gutter="0"/>
          <w:pgBorders w:zOrder="back" w:offsetFrom="page">
            <w:top w:val="single" w:sz="4" w:space="24" w:color="ED7D31" w:themeColor="accent2"/>
            <w:bottom w:val="single" w:sz="4" w:space="24" w:color="ED7D31" w:themeColor="accent2"/>
          </w:pgBorders>
          <w:cols w:space="708"/>
          <w:titlePg/>
          <w:bidi/>
          <w:rtlGutter/>
          <w:docGrid w:linePitch="360"/>
        </w:sectPr>
      </w:pPr>
    </w:p>
    <w:p w14:paraId="4BDC7A42" w14:textId="213C9CC8" w:rsidR="00BD575D" w:rsidDel="001E27F4" w:rsidRDefault="00F31DDB">
      <w:pPr>
        <w:pStyle w:val="a3"/>
        <w:numPr>
          <w:ilvl w:val="0"/>
          <w:numId w:val="23"/>
        </w:numPr>
        <w:bidi/>
        <w:spacing w:after="240"/>
        <w:jc w:val="both"/>
        <w:rPr>
          <w:del w:id="763" w:author="רינת אביטל" w:date="2022-05-10T10:35:00Z"/>
          <w:rFonts w:ascii="Tahoma" w:hAnsi="Tahoma" w:cs="Tahoma"/>
          <w:sz w:val="22"/>
          <w:szCs w:val="22"/>
        </w:rPr>
      </w:pPr>
      <w:del w:id="764" w:author="רינת אביטל" w:date="2022-05-10T10:35:00Z">
        <w:r w:rsidDel="001E27F4">
          <w:rPr>
            <w:rFonts w:ascii="Tahoma" w:hAnsi="Tahoma" w:cs="Tahoma"/>
            <w:sz w:val="22"/>
            <w:szCs w:val="22"/>
            <w:rtl/>
          </w:rPr>
          <w:delText>לאסוף מוצרים עבור כל טור בנפרד [הסדר: א,ב,ג,ד,ו,ה]</w:delText>
        </w:r>
      </w:del>
    </w:p>
    <w:p w14:paraId="644B0134" w14:textId="43C8D09F" w:rsidR="00BD575D" w:rsidDel="001E27F4" w:rsidRDefault="00F31DDB">
      <w:pPr>
        <w:pStyle w:val="a3"/>
        <w:numPr>
          <w:ilvl w:val="0"/>
          <w:numId w:val="23"/>
        </w:numPr>
        <w:bidi/>
        <w:spacing w:after="240"/>
        <w:jc w:val="both"/>
        <w:rPr>
          <w:del w:id="765" w:author="רינת אביטל" w:date="2022-05-10T10:35:00Z"/>
          <w:rFonts w:ascii="Tahoma" w:hAnsi="Tahoma" w:cs="Tahoma"/>
          <w:sz w:val="22"/>
          <w:szCs w:val="22"/>
        </w:rPr>
      </w:pPr>
      <w:del w:id="766" w:author="רינת אביטל" w:date="2022-05-10T10:35:00Z">
        <w:r w:rsidDel="001E27F4">
          <w:rPr>
            <w:rFonts w:ascii="Tahoma" w:hAnsi="Tahoma" w:cs="Tahoma"/>
            <w:sz w:val="22"/>
            <w:szCs w:val="22"/>
            <w:rtl/>
          </w:rPr>
          <w:br w:type="column"/>
        </w:r>
        <w:r w:rsidDel="001E27F4">
          <w:rPr>
            <w:noProof/>
          </w:rPr>
          <w:drawing>
            <wp:anchor distT="0" distB="0" distL="114300" distR="114300" simplePos="0" relativeHeight="251770880" behindDoc="1" locked="0" layoutInCell="1" allowOverlap="1" wp14:anchorId="110C438E" wp14:editId="52388138">
              <wp:simplePos x="0" y="0"/>
              <wp:positionH relativeFrom="page">
                <wp:posOffset>3723473</wp:posOffset>
              </wp:positionH>
              <wp:positionV relativeFrom="paragraph">
                <wp:posOffset>567322</wp:posOffset>
              </wp:positionV>
              <wp:extent cx="3388995" cy="4499610"/>
              <wp:effectExtent l="0" t="0" r="1905" b="0"/>
              <wp:wrapSquare wrapText="bothSides"/>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8522" t="2079" r="-1" b="-1"/>
                      <a:stretch/>
                    </pic:blipFill>
                    <pic:spPr bwMode="auto">
                      <a:xfrm>
                        <a:off x="0" y="0"/>
                        <a:ext cx="3388995" cy="4499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Del="001E27F4">
          <w:rPr>
            <w:rFonts w:ascii="Tahoma" w:hAnsi="Tahoma" w:cs="Tahoma"/>
            <w:sz w:val="22"/>
            <w:szCs w:val="22"/>
            <w:rtl/>
          </w:rPr>
          <w:delText>ואפשר לאסוף תחילה את המוצרים שבקצה התחתון של הטבלה, א' ד' ו' ואח"כ למוצרים שבקצה העליון של הטבלה, ה' ג' ב'.</w:delText>
        </w:r>
      </w:del>
    </w:p>
    <w:p w14:paraId="2C7A0FD1" w14:textId="09F84373" w:rsidR="00BD575D" w:rsidDel="001E27F4" w:rsidRDefault="00BD575D">
      <w:pPr>
        <w:bidi/>
        <w:spacing w:after="240" w:line="360" w:lineRule="auto"/>
        <w:jc w:val="both"/>
        <w:rPr>
          <w:del w:id="767" w:author="רינת אביטל" w:date="2022-05-10T10:35:00Z"/>
          <w:rFonts w:ascii="Tahoma" w:hAnsi="Tahoma" w:cs="Tahoma"/>
          <w:sz w:val="22"/>
          <w:szCs w:val="22"/>
          <w:rtl/>
        </w:rPr>
        <w:sectPr w:rsidR="00BD575D" w:rsidDel="001E27F4">
          <w:type w:val="continuous"/>
          <w:pgSz w:w="11906" w:h="16838"/>
          <w:pgMar w:top="1440" w:right="1440" w:bottom="1440" w:left="1440" w:header="708" w:footer="708" w:gutter="0"/>
          <w:pgBorders w:zOrder="back" w:offsetFrom="page">
            <w:top w:val="single" w:sz="4" w:space="24" w:color="ED7D31" w:themeColor="accent2"/>
            <w:bottom w:val="single" w:sz="4" w:space="24" w:color="ED7D31" w:themeColor="accent2"/>
          </w:pgBorders>
          <w:cols w:num="2" w:space="708"/>
          <w:bidi/>
          <w:rtlGutter/>
          <w:docGrid w:linePitch="360"/>
        </w:sectPr>
      </w:pPr>
    </w:p>
    <w:p w14:paraId="61BD9C4A" w14:textId="14404488" w:rsidR="00BD575D" w:rsidDel="001E27F4" w:rsidRDefault="00BD575D">
      <w:pPr>
        <w:bidi/>
        <w:spacing w:after="240" w:line="360" w:lineRule="auto"/>
        <w:jc w:val="both"/>
        <w:rPr>
          <w:del w:id="768" w:author="רינת אביטל" w:date="2022-05-10T10:35:00Z"/>
          <w:rFonts w:ascii="Tahoma" w:eastAsiaTheme="minorEastAsia" w:hAnsi="Tahoma" w:cs="Tahoma"/>
          <w:sz w:val="22"/>
          <w:szCs w:val="22"/>
          <w:rtl/>
        </w:rPr>
      </w:pPr>
    </w:p>
    <w:p w14:paraId="4221BB25" w14:textId="0D85FE63" w:rsidR="00BD575D" w:rsidDel="001E27F4" w:rsidRDefault="00F31DDB">
      <w:pPr>
        <w:bidi/>
        <w:spacing w:after="240" w:line="360" w:lineRule="auto"/>
        <w:jc w:val="both"/>
        <w:rPr>
          <w:del w:id="769" w:author="רינת אביטל" w:date="2022-05-10T10:35:00Z"/>
          <w:rFonts w:ascii="Tahoma" w:hAnsi="Tahoma" w:cs="Tahoma"/>
          <w:sz w:val="22"/>
          <w:szCs w:val="22"/>
          <w:rtl/>
        </w:rPr>
      </w:pPr>
      <w:del w:id="770" w:author="רינת אביטל" w:date="2022-05-10T10:35:00Z">
        <w:r w:rsidDel="001E27F4">
          <w:rPr>
            <w:rFonts w:ascii="Tahoma" w:hAnsi="Tahoma" w:cs="Tahoma"/>
            <w:sz w:val="22"/>
            <w:szCs w:val="22"/>
            <w:rtl/>
          </w:rPr>
          <w:delText xml:space="preserve">בספירה ידנית אורך מסלול א' הוא כ-100 משבצות, ומסלול ב' כ-65 משבצות. ההפרשים ילכו ויגדלו ככל שהטורים יתארכו והפרופורציה בין רוחב כל סטנד לאורך הסטנד תשתנה, כלומר, </w:delText>
        </w:r>
        <w:r w:rsidDel="001E27F4">
          <w:rPr>
            <w:rFonts w:ascii="Tahoma" w:hAnsi="Tahoma" w:cs="Tahoma" w:hint="cs"/>
            <w:sz w:val="22"/>
            <w:szCs w:val="22"/>
            <w:rtl/>
          </w:rPr>
          <w:delText>בסטנדים</w:delText>
        </w:r>
        <w:r w:rsidDel="001E27F4">
          <w:rPr>
            <w:rFonts w:ascii="Tahoma" w:hAnsi="Tahoma" w:cs="Tahoma"/>
            <w:sz w:val="22"/>
            <w:szCs w:val="22"/>
            <w:rtl/>
          </w:rPr>
          <w:delText xml:space="preserve"> </w:delText>
        </w:r>
        <w:r w:rsidDel="001E27F4">
          <w:rPr>
            <w:rFonts w:ascii="Tahoma" w:hAnsi="Tahoma" w:cs="Tahoma" w:hint="cs"/>
            <w:sz w:val="22"/>
            <w:szCs w:val="22"/>
            <w:rtl/>
          </w:rPr>
          <w:delText>צרים</w:delText>
        </w:r>
        <w:r w:rsidDel="001E27F4">
          <w:rPr>
            <w:rFonts w:ascii="Tahoma" w:hAnsi="Tahoma" w:cs="Tahoma"/>
            <w:sz w:val="22"/>
            <w:szCs w:val="22"/>
            <w:rtl/>
          </w:rPr>
          <w:delText xml:space="preserve"> </w:delText>
        </w:r>
        <w:r w:rsidDel="001E27F4">
          <w:rPr>
            <w:rFonts w:ascii="Tahoma" w:hAnsi="Tahoma" w:cs="Tahoma" w:hint="cs"/>
            <w:sz w:val="22"/>
            <w:szCs w:val="22"/>
            <w:rtl/>
          </w:rPr>
          <w:delText>וארוכים</w:delText>
        </w:r>
        <w:r w:rsidDel="001E27F4">
          <w:rPr>
            <w:rFonts w:ascii="Tahoma" w:hAnsi="Tahoma" w:cs="Tahoma"/>
            <w:sz w:val="22"/>
            <w:szCs w:val="22"/>
            <w:rtl/>
          </w:rPr>
          <w:delText xml:space="preserve"> כשצריכים מוצרים מהקצוות מסלול ב' מעגלי יהיה אופטימלי הרבה יותר.</w:delText>
        </w:r>
      </w:del>
    </w:p>
    <w:p w14:paraId="23154260" w14:textId="2B9A296D" w:rsidR="00BD575D" w:rsidDel="001E27F4" w:rsidRDefault="00F31DDB">
      <w:pPr>
        <w:bidi/>
        <w:spacing w:after="240" w:line="360" w:lineRule="auto"/>
        <w:jc w:val="both"/>
        <w:rPr>
          <w:del w:id="771" w:author="רינת אביטל" w:date="2022-05-10T10:35:00Z"/>
          <w:rFonts w:ascii="Tahoma" w:hAnsi="Tahoma" w:cs="Tahoma"/>
          <w:sz w:val="22"/>
          <w:szCs w:val="22"/>
          <w:rtl/>
        </w:rPr>
      </w:pPr>
      <w:del w:id="772" w:author="רינת אביטל" w:date="2022-05-10T10:35:00Z">
        <w:r w:rsidDel="001E27F4">
          <w:rPr>
            <w:rFonts w:ascii="Tahoma" w:hAnsi="Tahoma" w:cs="Tahoma"/>
            <w:sz w:val="22"/>
            <w:szCs w:val="22"/>
            <w:rtl/>
          </w:rPr>
          <w:delText>ולכן לא נקבץ את כל המוצרים שבאותו טור לנקודה אחת במטריצה שתישלח ל</w:delText>
        </w:r>
        <w:r w:rsidDel="001E27F4">
          <w:rPr>
            <w:rFonts w:ascii="Tahoma" w:hAnsi="Tahoma" w:cs="Tahoma"/>
            <w:sz w:val="22"/>
            <w:szCs w:val="22"/>
          </w:rPr>
          <w:delText>tsp</w:delText>
        </w:r>
        <w:r w:rsidDel="001E27F4">
          <w:rPr>
            <w:rFonts w:ascii="Tahoma" w:hAnsi="Tahoma" w:cs="Tahoma"/>
            <w:sz w:val="22"/>
            <w:szCs w:val="22"/>
            <w:rtl/>
          </w:rPr>
          <w:delText>.</w:delText>
        </w:r>
      </w:del>
    </w:p>
    <w:p w14:paraId="01A01EBE" w14:textId="3EAF159A" w:rsidR="00BD575D" w:rsidDel="001E27F4" w:rsidRDefault="00F31DDB">
      <w:pPr>
        <w:bidi/>
        <w:spacing w:after="240" w:line="360" w:lineRule="auto"/>
        <w:jc w:val="both"/>
        <w:rPr>
          <w:del w:id="773" w:author="רינת אביטל" w:date="2022-05-10T10:35:00Z"/>
          <w:rFonts w:ascii="Tahoma" w:hAnsi="Tahoma" w:cs="Tahoma"/>
          <w:sz w:val="22"/>
          <w:szCs w:val="22"/>
          <w:rtl/>
        </w:rPr>
      </w:pPr>
      <w:del w:id="774" w:author="רינת אביטל" w:date="2022-05-10T10:35:00Z">
        <w:r w:rsidDel="001E27F4">
          <w:rPr>
            <w:rFonts w:ascii="Tahoma" w:hAnsi="Tahoma" w:cs="Tahoma"/>
            <w:b/>
            <w:bCs/>
            <w:sz w:val="22"/>
            <w:szCs w:val="22"/>
            <w:rtl/>
          </w:rPr>
          <w:delText>רעיון 2 לצמצום יעדים:</w:delText>
        </w:r>
        <w:r w:rsidDel="001E27F4">
          <w:rPr>
            <w:rFonts w:ascii="Tahoma" w:hAnsi="Tahoma" w:cs="Tahoma"/>
            <w:sz w:val="22"/>
            <w:szCs w:val="22"/>
            <w:rtl/>
          </w:rPr>
          <w:delText xml:space="preserve"> נקבץ את כל המוצרים שבאות</w:delText>
        </w:r>
        <w:r w:rsidDel="001E27F4">
          <w:rPr>
            <w:rFonts w:ascii="Tahoma" w:hAnsi="Tahoma" w:cs="Tahoma" w:hint="cs"/>
            <w:sz w:val="22"/>
            <w:szCs w:val="22"/>
            <w:rtl/>
          </w:rPr>
          <w:delText>ו</w:delText>
        </w:r>
        <w:r w:rsidDel="001E27F4">
          <w:rPr>
            <w:rFonts w:ascii="Tahoma" w:hAnsi="Tahoma" w:cs="Tahoma"/>
            <w:sz w:val="22"/>
            <w:szCs w:val="22"/>
            <w:rtl/>
          </w:rPr>
          <w:delText xml:space="preserve"> סטנד כי אין לכל מוצר את המיקום המדויק שלו בחנות אלא רק את המדף שבו הוא נמצא, והלקוח מגיע לכל המדפים שבסטנד בבת אחת, ולכן אכן נקבץ את כל המוצרים שבאות</w:delText>
        </w:r>
        <w:r w:rsidDel="001E27F4">
          <w:rPr>
            <w:rFonts w:ascii="Tahoma" w:hAnsi="Tahoma" w:cs="Tahoma" w:hint="cs"/>
            <w:sz w:val="22"/>
            <w:szCs w:val="22"/>
            <w:rtl/>
          </w:rPr>
          <w:delText>ו</w:delText>
        </w:r>
        <w:r w:rsidDel="001E27F4">
          <w:rPr>
            <w:rFonts w:ascii="Tahoma" w:hAnsi="Tahoma" w:cs="Tahoma"/>
            <w:sz w:val="22"/>
            <w:szCs w:val="22"/>
            <w:rtl/>
          </w:rPr>
          <w:delText xml:space="preserve"> סטנד.</w:delText>
        </w:r>
      </w:del>
    </w:p>
    <w:p w14:paraId="76C80589" w14:textId="608361E0" w:rsidR="00BD575D" w:rsidDel="001E27F4" w:rsidRDefault="00F31DDB">
      <w:pPr>
        <w:bidi/>
        <w:spacing w:after="240" w:line="360" w:lineRule="auto"/>
        <w:jc w:val="both"/>
        <w:rPr>
          <w:del w:id="775" w:author="רינת אביטל" w:date="2022-05-10T10:35:00Z"/>
          <w:rFonts w:ascii="Tahoma" w:hAnsi="Tahoma" w:cs="Tahoma"/>
          <w:sz w:val="22"/>
          <w:szCs w:val="22"/>
          <w:rtl/>
        </w:rPr>
      </w:pPr>
      <w:del w:id="776" w:author="רינת אביטל" w:date="2022-05-10T10:35:00Z">
        <w:r w:rsidDel="001E27F4">
          <w:rPr>
            <w:rFonts w:ascii="Tahoma" w:hAnsi="Tahoma" w:cs="Tahoma"/>
            <w:b/>
            <w:bCs/>
            <w:sz w:val="22"/>
            <w:szCs w:val="22"/>
            <w:rtl/>
          </w:rPr>
          <w:delText>רעיון 3:</w:delText>
        </w:r>
        <w:r w:rsidDel="001E27F4">
          <w:rPr>
            <w:rFonts w:ascii="Tahoma" w:hAnsi="Tahoma" w:cs="Tahoma"/>
            <w:sz w:val="22"/>
            <w:szCs w:val="22"/>
            <w:rtl/>
          </w:rPr>
          <w:delText xml:space="preserve"> שדרוג: הרעיון שלנו למפות את החנות בצורה שמוצרים שמגיעים אליהם מאותו מקום, שנמצאים באותו טור, יתקבצו כנקודת יעד אחת, וכך נחסוך בנקודות. </w:delText>
        </w:r>
      </w:del>
    </w:p>
    <w:p w14:paraId="7289408B" w14:textId="073E4DA0" w:rsidR="00BD575D" w:rsidDel="001E27F4" w:rsidRDefault="00F31DDB">
      <w:pPr>
        <w:bidi/>
        <w:spacing w:after="240" w:line="360" w:lineRule="auto"/>
        <w:jc w:val="both"/>
        <w:rPr>
          <w:del w:id="777" w:author="רינת אביטל" w:date="2022-05-10T10:35:00Z"/>
          <w:rFonts w:ascii="Tahoma" w:hAnsi="Tahoma" w:cs="Tahoma"/>
          <w:sz w:val="22"/>
          <w:szCs w:val="22"/>
          <w:rtl/>
        </w:rPr>
      </w:pPr>
      <w:del w:id="778" w:author="רינת אביטל" w:date="2022-05-10T10:35:00Z">
        <w:r w:rsidDel="001E27F4">
          <w:rPr>
            <w:rFonts w:ascii="Tahoma" w:hAnsi="Tahoma" w:cs="Tahoma"/>
            <w:sz w:val="22"/>
            <w:szCs w:val="22"/>
            <w:rtl/>
          </w:rPr>
          <w:delText>מה הם מוצרים שמגיעים אליהם מאותו מקום?</w:delText>
        </w:r>
      </w:del>
    </w:p>
    <w:p w14:paraId="167E0FE8" w14:textId="5707BE65" w:rsidR="00BD575D" w:rsidDel="001E27F4" w:rsidRDefault="00F31DDB">
      <w:pPr>
        <w:bidi/>
        <w:spacing w:after="240" w:line="360" w:lineRule="auto"/>
        <w:jc w:val="both"/>
        <w:rPr>
          <w:del w:id="779" w:author="רינת אביטל" w:date="2022-05-10T10:35:00Z"/>
          <w:rFonts w:ascii="Tahoma" w:hAnsi="Tahoma" w:cs="Tahoma"/>
          <w:sz w:val="22"/>
          <w:szCs w:val="22"/>
          <w:rtl/>
        </w:rPr>
      </w:pPr>
      <w:del w:id="780" w:author="רינת אביטל" w:date="2022-05-10T10:35:00Z">
        <w:r w:rsidDel="001E27F4">
          <w:rPr>
            <w:rFonts w:ascii="Tahoma" w:hAnsi="Tahoma" w:cs="Tahoma"/>
            <w:sz w:val="22"/>
            <w:szCs w:val="22"/>
            <w:rtl/>
          </w:rPr>
          <w:delText xml:space="preserve">הטור ארוך, ויש לו 2 פתחים והרבה </w:delText>
        </w:r>
        <w:r w:rsidDel="001E27F4">
          <w:rPr>
            <w:rFonts w:ascii="Tahoma" w:hAnsi="Tahoma" w:cs="Tahoma" w:hint="cs"/>
            <w:sz w:val="22"/>
            <w:szCs w:val="22"/>
            <w:rtl/>
          </w:rPr>
          <w:delText>סטנדים</w:delText>
        </w:r>
        <w:r w:rsidDel="001E27F4">
          <w:rPr>
            <w:rFonts w:ascii="Tahoma" w:hAnsi="Tahoma" w:cs="Tahoma"/>
            <w:sz w:val="22"/>
            <w:szCs w:val="22"/>
            <w:rtl/>
          </w:rPr>
          <w:delText xml:space="preserve">, אך יש </w:delText>
        </w:r>
        <w:r w:rsidDel="001E27F4">
          <w:rPr>
            <w:rFonts w:ascii="Tahoma" w:hAnsi="Tahoma" w:cs="Tahoma" w:hint="cs"/>
            <w:sz w:val="22"/>
            <w:szCs w:val="22"/>
            <w:rtl/>
          </w:rPr>
          <w:delText>סטנדים</w:delText>
        </w:r>
        <w:r w:rsidDel="001E27F4">
          <w:rPr>
            <w:rFonts w:ascii="Tahoma" w:hAnsi="Tahoma" w:cs="Tahoma"/>
            <w:sz w:val="22"/>
            <w:szCs w:val="22"/>
            <w:rtl/>
          </w:rPr>
          <w:delText xml:space="preserve"> שניתן לראות</w:delText>
        </w:r>
        <w:r w:rsidDel="001E27F4">
          <w:rPr>
            <w:rFonts w:ascii="Tahoma" w:hAnsi="Tahoma" w:cs="Tahoma" w:hint="cs"/>
            <w:sz w:val="22"/>
            <w:szCs w:val="22"/>
            <w:rtl/>
          </w:rPr>
          <w:delText xml:space="preserve"> כי</w:delText>
        </w:r>
        <w:r w:rsidDel="001E27F4">
          <w:rPr>
            <w:rFonts w:ascii="Tahoma" w:hAnsi="Tahoma" w:cs="Tahoma"/>
            <w:sz w:val="22"/>
            <w:szCs w:val="22"/>
            <w:rtl/>
          </w:rPr>
          <w:delText xml:space="preserve"> אם יכנסו לטור בשביל </w:delText>
        </w:r>
        <w:r w:rsidDel="001E27F4">
          <w:rPr>
            <w:rFonts w:ascii="Tahoma" w:hAnsi="Tahoma" w:cs="Tahoma" w:hint="cs"/>
            <w:sz w:val="22"/>
            <w:szCs w:val="22"/>
            <w:rtl/>
          </w:rPr>
          <w:delText xml:space="preserve">סטנד </w:delText>
        </w:r>
        <w:r w:rsidDel="001E27F4">
          <w:rPr>
            <w:rFonts w:ascii="Tahoma" w:hAnsi="Tahoma" w:cs="Tahoma"/>
            <w:sz w:val="22"/>
            <w:szCs w:val="22"/>
            <w:rtl/>
          </w:rPr>
          <w:delText>אח</w:delText>
        </w:r>
        <w:r w:rsidDel="001E27F4">
          <w:rPr>
            <w:rFonts w:ascii="Tahoma" w:hAnsi="Tahoma" w:cs="Tahoma" w:hint="cs"/>
            <w:sz w:val="22"/>
            <w:szCs w:val="22"/>
            <w:rtl/>
          </w:rPr>
          <w:delText>ד,</w:delText>
        </w:r>
        <w:r w:rsidDel="001E27F4">
          <w:rPr>
            <w:rFonts w:ascii="Tahoma" w:hAnsi="Tahoma" w:cs="Tahoma"/>
            <w:sz w:val="22"/>
            <w:szCs w:val="22"/>
            <w:rtl/>
          </w:rPr>
          <w:delText xml:space="preserve"> כבר יאספו </w:delText>
        </w:r>
        <w:r w:rsidDel="001E27F4">
          <w:rPr>
            <w:rFonts w:ascii="Tahoma" w:hAnsi="Tahoma" w:cs="Tahoma" w:hint="cs"/>
            <w:sz w:val="22"/>
            <w:szCs w:val="22"/>
            <w:rtl/>
          </w:rPr>
          <w:delText xml:space="preserve">בטוח </w:delText>
        </w:r>
        <w:r w:rsidDel="001E27F4">
          <w:rPr>
            <w:rFonts w:ascii="Tahoma" w:hAnsi="Tahoma" w:cs="Tahoma"/>
            <w:sz w:val="22"/>
            <w:szCs w:val="22"/>
            <w:rtl/>
          </w:rPr>
          <w:delText>גם מוצרים של ה</w:delText>
        </w:r>
        <w:r w:rsidDel="001E27F4">
          <w:rPr>
            <w:rFonts w:ascii="Tahoma" w:hAnsi="Tahoma" w:cs="Tahoma" w:hint="cs"/>
            <w:sz w:val="22"/>
            <w:szCs w:val="22"/>
            <w:rtl/>
          </w:rPr>
          <w:delText>סטנד ה</w:delText>
        </w:r>
        <w:r w:rsidDel="001E27F4">
          <w:rPr>
            <w:rFonts w:ascii="Tahoma" w:hAnsi="Tahoma" w:cs="Tahoma"/>
            <w:sz w:val="22"/>
            <w:szCs w:val="22"/>
            <w:rtl/>
          </w:rPr>
          <w:delText xml:space="preserve">שני. </w:delText>
        </w:r>
      </w:del>
    </w:p>
    <w:p w14:paraId="7D34F10C" w14:textId="27A86F35" w:rsidR="00BD575D" w:rsidDel="001E27F4" w:rsidRDefault="00F31DDB">
      <w:pPr>
        <w:bidi/>
        <w:spacing w:after="240" w:line="360" w:lineRule="auto"/>
        <w:jc w:val="both"/>
        <w:rPr>
          <w:del w:id="781" w:author="רינת אביטל" w:date="2022-05-10T10:35:00Z"/>
          <w:rFonts w:ascii="Tahoma" w:hAnsi="Tahoma" w:cs="Tahoma"/>
          <w:sz w:val="22"/>
          <w:szCs w:val="22"/>
          <w:rtl/>
        </w:rPr>
      </w:pPr>
      <w:del w:id="782" w:author="רינת אביטל" w:date="2022-05-10T10:35:00Z">
        <w:r w:rsidDel="001E27F4">
          <w:rPr>
            <w:rFonts w:ascii="Tahoma" w:hAnsi="Tahoma" w:cs="Tahoma"/>
            <w:sz w:val="22"/>
            <w:szCs w:val="22"/>
            <w:rtl/>
          </w:rPr>
          <w:delText xml:space="preserve">איך נחשב בדיוק אלו </w:delText>
        </w:r>
        <w:r w:rsidDel="001E27F4">
          <w:rPr>
            <w:rFonts w:ascii="Tahoma" w:hAnsi="Tahoma" w:cs="Tahoma" w:hint="cs"/>
            <w:sz w:val="22"/>
            <w:szCs w:val="22"/>
            <w:rtl/>
          </w:rPr>
          <w:delText>סטנדים</w:delText>
        </w:r>
        <w:r w:rsidDel="001E27F4">
          <w:rPr>
            <w:rFonts w:ascii="Tahoma" w:hAnsi="Tahoma" w:cs="Tahoma"/>
            <w:sz w:val="22"/>
            <w:szCs w:val="22"/>
            <w:rtl/>
          </w:rPr>
          <w:delText xml:space="preserve"> יתקבצו?</w:delText>
        </w:r>
      </w:del>
    </w:p>
    <w:p w14:paraId="73105B48" w14:textId="42C6D097" w:rsidR="00BD575D" w:rsidDel="001E27F4" w:rsidRDefault="00F31DDB">
      <w:pPr>
        <w:bidi/>
        <w:spacing w:after="240" w:line="360" w:lineRule="auto"/>
        <w:jc w:val="both"/>
        <w:rPr>
          <w:del w:id="783" w:author="רינת אביטל" w:date="2022-05-10T10:35:00Z"/>
          <w:rFonts w:ascii="Tahoma" w:hAnsi="Tahoma" w:cs="Tahoma"/>
          <w:sz w:val="22"/>
          <w:szCs w:val="22"/>
          <w:rtl/>
        </w:rPr>
      </w:pPr>
      <w:del w:id="784" w:author="רינת אביטל" w:date="2022-05-10T10:35:00Z">
        <w:r w:rsidDel="001E27F4">
          <w:rPr>
            <w:rFonts w:ascii="Tahoma" w:hAnsi="Tahoma" w:cs="Tahoma"/>
            <w:sz w:val="22"/>
            <w:szCs w:val="22"/>
            <w:rtl/>
          </w:rPr>
          <w:delText xml:space="preserve">הנחנו </w:delText>
        </w:r>
        <w:r w:rsidDel="001E27F4">
          <w:rPr>
            <w:rFonts w:ascii="Tahoma" w:hAnsi="Tahoma" w:cs="Tahoma" w:hint="cs"/>
            <w:sz w:val="22"/>
            <w:szCs w:val="22"/>
            <w:rtl/>
          </w:rPr>
          <w:delText>שסטנדים</w:delText>
        </w:r>
        <w:r w:rsidDel="001E27F4">
          <w:rPr>
            <w:rFonts w:ascii="Tahoma" w:hAnsi="Tahoma" w:cs="Tahoma"/>
            <w:sz w:val="22"/>
            <w:szCs w:val="22"/>
            <w:rtl/>
          </w:rPr>
          <w:delText xml:space="preserve"> שיש לה</w:delText>
        </w:r>
        <w:r w:rsidDel="001E27F4">
          <w:rPr>
            <w:rFonts w:ascii="Tahoma" w:hAnsi="Tahoma" w:cs="Tahoma" w:hint="cs"/>
            <w:sz w:val="22"/>
            <w:szCs w:val="22"/>
            <w:rtl/>
          </w:rPr>
          <w:delText>ם</w:delText>
        </w:r>
        <w:r w:rsidDel="001E27F4">
          <w:rPr>
            <w:rFonts w:ascii="Tahoma" w:hAnsi="Tahoma" w:cs="Tahoma"/>
            <w:sz w:val="22"/>
            <w:szCs w:val="22"/>
            <w:rtl/>
          </w:rPr>
          <w:delText xml:space="preserve"> אותן נקודות גישה ואותן נקודות גישה קרובות ביותר יכולות להיחשב כיעד אחד, כלומר- כשניגשים לאחת ייגשו גם לשנייה. קבוצת </w:delText>
        </w:r>
        <w:r w:rsidDel="001E27F4">
          <w:rPr>
            <w:rFonts w:ascii="Tahoma" w:hAnsi="Tahoma" w:cs="Tahoma" w:hint="cs"/>
            <w:sz w:val="22"/>
            <w:szCs w:val="22"/>
            <w:rtl/>
          </w:rPr>
          <w:delText>הסטנדים</w:delText>
        </w:r>
        <w:r w:rsidDel="001E27F4">
          <w:rPr>
            <w:rFonts w:ascii="Tahoma" w:hAnsi="Tahoma" w:cs="Tahoma"/>
            <w:sz w:val="22"/>
            <w:szCs w:val="22"/>
            <w:rtl/>
          </w:rPr>
          <w:delText xml:space="preserve"> </w:delText>
        </w:r>
        <w:r w:rsidDel="001E27F4">
          <w:rPr>
            <w:rFonts w:ascii="Tahoma" w:hAnsi="Tahoma" w:cs="Tahoma" w:hint="cs"/>
            <w:sz w:val="22"/>
            <w:szCs w:val="22"/>
            <w:rtl/>
          </w:rPr>
          <w:delText>ת</w:delText>
        </w:r>
        <w:r w:rsidDel="001E27F4">
          <w:rPr>
            <w:rFonts w:ascii="Tahoma" w:hAnsi="Tahoma" w:cs="Tahoma"/>
            <w:sz w:val="22"/>
            <w:szCs w:val="22"/>
            <w:rtl/>
          </w:rPr>
          <w:delText>קרא אזור.</w:delText>
        </w:r>
      </w:del>
    </w:p>
    <w:p w14:paraId="558AD829" w14:textId="011ECC03" w:rsidR="00BD575D" w:rsidDel="001E27F4" w:rsidRDefault="00F31DDB">
      <w:pPr>
        <w:bidi/>
        <w:spacing w:after="240" w:line="360" w:lineRule="auto"/>
        <w:jc w:val="both"/>
        <w:rPr>
          <w:del w:id="785" w:author="רינת אביטל" w:date="2022-05-10T10:35:00Z"/>
          <w:rFonts w:ascii="Tahoma" w:hAnsi="Tahoma" w:cs="Tahoma"/>
          <w:sz w:val="22"/>
          <w:szCs w:val="22"/>
          <w:rtl/>
        </w:rPr>
      </w:pPr>
      <w:del w:id="786" w:author="רינת אביטל" w:date="2022-05-10T10:35:00Z">
        <w:r w:rsidDel="001E27F4">
          <w:rPr>
            <w:rFonts w:ascii="Tahoma" w:hAnsi="Tahoma" w:cs="Tahoma"/>
            <w:b/>
            <w:bCs/>
            <w:sz w:val="22"/>
            <w:szCs w:val="22"/>
            <w:rtl/>
          </w:rPr>
          <w:delText>תזכורת:</w:delText>
        </w:r>
        <w:r w:rsidDel="001E27F4">
          <w:rPr>
            <w:rFonts w:ascii="Tahoma" w:hAnsi="Tahoma" w:cs="Tahoma"/>
            <w:sz w:val="22"/>
            <w:szCs w:val="22"/>
            <w:rtl/>
          </w:rPr>
          <w:delText xml:space="preserve"> המטרה לחשב סדר אספת המוצרים, ע"י פונקציית </w:delText>
        </w:r>
        <w:r w:rsidDel="001E27F4">
          <w:rPr>
            <w:rFonts w:ascii="Tahoma" w:hAnsi="Tahoma" w:cs="Tahoma"/>
            <w:sz w:val="22"/>
            <w:szCs w:val="22"/>
          </w:rPr>
          <w:delText>TSP</w:delText>
        </w:r>
        <w:r w:rsidDel="001E27F4">
          <w:rPr>
            <w:rFonts w:ascii="Tahoma" w:hAnsi="Tahoma" w:cs="Tahoma"/>
            <w:sz w:val="22"/>
            <w:szCs w:val="22"/>
            <w:rtl/>
          </w:rPr>
          <w:delText>. אם ידוע שלכל האזור הוא יעד אחד, אין צורך לחשב מכל סטנד בו לכל סטנד אחר שאינה באזור, כי הם קבוצה אחת שכשיגיע תורה יכנסו לכולה. לאחר חישוב ה</w:delText>
        </w:r>
        <w:r w:rsidDel="001E27F4">
          <w:rPr>
            <w:rFonts w:ascii="Tahoma" w:hAnsi="Tahoma" w:cs="Tahoma"/>
            <w:sz w:val="22"/>
            <w:szCs w:val="22"/>
          </w:rPr>
          <w:delText>TSP</w:delText>
        </w:r>
        <w:r w:rsidDel="001E27F4">
          <w:rPr>
            <w:rFonts w:ascii="Tahoma" w:hAnsi="Tahoma" w:cs="Tahoma"/>
            <w:sz w:val="22"/>
            <w:szCs w:val="22"/>
            <w:rtl/>
          </w:rPr>
          <w:delText xml:space="preserve"> יחושב סידור פנימי בתוך האזור, בסדר הגיוני.</w:delText>
        </w:r>
      </w:del>
    </w:p>
    <w:tbl>
      <w:tblPr>
        <w:tblStyle w:val="afb"/>
        <w:bidiVisual/>
        <w:tblW w:w="0" w:type="auto"/>
        <w:tblLayout w:type="fixed"/>
        <w:tblLook w:val="04A0" w:firstRow="1" w:lastRow="0" w:firstColumn="1" w:lastColumn="0" w:noHBand="0" w:noVBand="1"/>
      </w:tblPr>
      <w:tblGrid>
        <w:gridCol w:w="283"/>
        <w:gridCol w:w="283"/>
        <w:gridCol w:w="283"/>
        <w:gridCol w:w="283"/>
        <w:gridCol w:w="283"/>
        <w:gridCol w:w="283"/>
        <w:gridCol w:w="283"/>
        <w:gridCol w:w="283"/>
        <w:gridCol w:w="283"/>
        <w:gridCol w:w="283"/>
        <w:gridCol w:w="283"/>
        <w:gridCol w:w="283"/>
      </w:tblGrid>
      <w:tr w:rsidR="00BD575D" w:rsidDel="001E27F4" w14:paraId="77868043" w14:textId="2AF868D3">
        <w:trPr>
          <w:del w:id="787" w:author="רינת אביטל" w:date="2022-05-10T10:35:00Z"/>
        </w:trPr>
        <w:tc>
          <w:tcPr>
            <w:tcW w:w="283" w:type="dxa"/>
          </w:tcPr>
          <w:p w14:paraId="4A93723D" w14:textId="158542A5" w:rsidR="00BD575D" w:rsidDel="001E27F4" w:rsidRDefault="00BD575D">
            <w:pPr>
              <w:jc w:val="both"/>
              <w:rPr>
                <w:del w:id="788" w:author="רינת אביטל" w:date="2022-05-10T10:35:00Z"/>
              </w:rPr>
            </w:pPr>
          </w:p>
        </w:tc>
        <w:tc>
          <w:tcPr>
            <w:tcW w:w="283" w:type="dxa"/>
          </w:tcPr>
          <w:p w14:paraId="159263BB" w14:textId="345A6638" w:rsidR="00BD575D" w:rsidDel="001E27F4" w:rsidRDefault="00BD575D">
            <w:pPr>
              <w:jc w:val="both"/>
              <w:rPr>
                <w:del w:id="789" w:author="רינת אביטל" w:date="2022-05-10T10:35:00Z"/>
              </w:rPr>
            </w:pPr>
          </w:p>
        </w:tc>
        <w:tc>
          <w:tcPr>
            <w:tcW w:w="283" w:type="dxa"/>
          </w:tcPr>
          <w:p w14:paraId="2C08C10C" w14:textId="0B10531E" w:rsidR="00BD575D" w:rsidDel="001E27F4" w:rsidRDefault="00BD575D">
            <w:pPr>
              <w:jc w:val="both"/>
              <w:rPr>
                <w:del w:id="790" w:author="רינת אביטל" w:date="2022-05-10T10:35:00Z"/>
                <w:rtl/>
              </w:rPr>
            </w:pPr>
          </w:p>
        </w:tc>
        <w:tc>
          <w:tcPr>
            <w:tcW w:w="283" w:type="dxa"/>
          </w:tcPr>
          <w:p w14:paraId="66E2A11B" w14:textId="0C515CC9" w:rsidR="00BD575D" w:rsidDel="001E27F4" w:rsidRDefault="00BD575D">
            <w:pPr>
              <w:jc w:val="both"/>
              <w:rPr>
                <w:del w:id="791" w:author="רינת אביטל" w:date="2022-05-10T10:35:00Z"/>
                <w:rtl/>
              </w:rPr>
            </w:pPr>
          </w:p>
        </w:tc>
        <w:tc>
          <w:tcPr>
            <w:tcW w:w="283" w:type="dxa"/>
          </w:tcPr>
          <w:p w14:paraId="1F4B680B" w14:textId="286153AA" w:rsidR="00BD575D" w:rsidDel="001E27F4" w:rsidRDefault="00BD575D">
            <w:pPr>
              <w:jc w:val="both"/>
              <w:rPr>
                <w:del w:id="792" w:author="רינת אביטל" w:date="2022-05-10T10:35:00Z"/>
                <w:rtl/>
              </w:rPr>
            </w:pPr>
          </w:p>
        </w:tc>
        <w:tc>
          <w:tcPr>
            <w:tcW w:w="283" w:type="dxa"/>
          </w:tcPr>
          <w:p w14:paraId="2AE342AB" w14:textId="38D36B46" w:rsidR="00BD575D" w:rsidDel="001E27F4" w:rsidRDefault="00BD575D">
            <w:pPr>
              <w:jc w:val="both"/>
              <w:rPr>
                <w:del w:id="793" w:author="רינת אביטל" w:date="2022-05-10T10:35:00Z"/>
                <w:rtl/>
              </w:rPr>
            </w:pPr>
          </w:p>
        </w:tc>
        <w:tc>
          <w:tcPr>
            <w:tcW w:w="283" w:type="dxa"/>
          </w:tcPr>
          <w:p w14:paraId="6B815756" w14:textId="21C73BB4" w:rsidR="00BD575D" w:rsidDel="001E27F4" w:rsidRDefault="00BD575D">
            <w:pPr>
              <w:jc w:val="both"/>
              <w:rPr>
                <w:del w:id="794" w:author="רינת אביטל" w:date="2022-05-10T10:35:00Z"/>
                <w:rtl/>
              </w:rPr>
            </w:pPr>
          </w:p>
        </w:tc>
        <w:tc>
          <w:tcPr>
            <w:tcW w:w="283" w:type="dxa"/>
          </w:tcPr>
          <w:p w14:paraId="5C006771" w14:textId="734A2D52" w:rsidR="00BD575D" w:rsidDel="001E27F4" w:rsidRDefault="00BD575D">
            <w:pPr>
              <w:jc w:val="both"/>
              <w:rPr>
                <w:del w:id="795" w:author="רינת אביטל" w:date="2022-05-10T10:35:00Z"/>
              </w:rPr>
            </w:pPr>
          </w:p>
        </w:tc>
        <w:tc>
          <w:tcPr>
            <w:tcW w:w="283" w:type="dxa"/>
          </w:tcPr>
          <w:p w14:paraId="168D34CB" w14:textId="7FB9A72F" w:rsidR="00BD575D" w:rsidDel="001E27F4" w:rsidRDefault="00BD575D">
            <w:pPr>
              <w:jc w:val="both"/>
              <w:rPr>
                <w:del w:id="796" w:author="רינת אביטל" w:date="2022-05-10T10:35:00Z"/>
              </w:rPr>
            </w:pPr>
          </w:p>
        </w:tc>
        <w:tc>
          <w:tcPr>
            <w:tcW w:w="283" w:type="dxa"/>
          </w:tcPr>
          <w:p w14:paraId="422F01F3" w14:textId="104FB4C8" w:rsidR="00BD575D" w:rsidDel="001E27F4" w:rsidRDefault="00BD575D">
            <w:pPr>
              <w:jc w:val="both"/>
              <w:rPr>
                <w:del w:id="797" w:author="רינת אביטל" w:date="2022-05-10T10:35:00Z"/>
              </w:rPr>
            </w:pPr>
          </w:p>
        </w:tc>
        <w:tc>
          <w:tcPr>
            <w:tcW w:w="283" w:type="dxa"/>
          </w:tcPr>
          <w:p w14:paraId="206A9594" w14:textId="5CD71620" w:rsidR="00BD575D" w:rsidDel="001E27F4" w:rsidRDefault="00BD575D">
            <w:pPr>
              <w:jc w:val="both"/>
              <w:rPr>
                <w:del w:id="798" w:author="רינת אביטל" w:date="2022-05-10T10:35:00Z"/>
                <w:rtl/>
              </w:rPr>
            </w:pPr>
          </w:p>
        </w:tc>
        <w:tc>
          <w:tcPr>
            <w:tcW w:w="283" w:type="dxa"/>
          </w:tcPr>
          <w:p w14:paraId="33F9217D" w14:textId="4278AFAD" w:rsidR="00BD575D" w:rsidDel="001E27F4" w:rsidRDefault="00BD575D">
            <w:pPr>
              <w:jc w:val="both"/>
              <w:rPr>
                <w:del w:id="799" w:author="רינת אביטל" w:date="2022-05-10T10:35:00Z"/>
                <w:rtl/>
              </w:rPr>
            </w:pPr>
          </w:p>
        </w:tc>
      </w:tr>
      <w:tr w:rsidR="00BD575D" w:rsidDel="001E27F4" w14:paraId="12BF4E16" w14:textId="0C47E5DC">
        <w:trPr>
          <w:del w:id="800" w:author="רינת אביטל" w:date="2022-05-10T10:35:00Z"/>
        </w:trPr>
        <w:tc>
          <w:tcPr>
            <w:tcW w:w="283" w:type="dxa"/>
          </w:tcPr>
          <w:p w14:paraId="7DF391F5" w14:textId="16DA2C7D" w:rsidR="00BD575D" w:rsidDel="001E27F4" w:rsidRDefault="00BD575D">
            <w:pPr>
              <w:jc w:val="both"/>
              <w:rPr>
                <w:del w:id="801" w:author="רינת אביטל" w:date="2022-05-10T10:35:00Z"/>
                <w:rtl/>
              </w:rPr>
            </w:pPr>
          </w:p>
        </w:tc>
        <w:tc>
          <w:tcPr>
            <w:tcW w:w="283" w:type="dxa"/>
            <w:shd w:val="clear" w:color="auto" w:fill="FF0000"/>
          </w:tcPr>
          <w:p w14:paraId="04335B85" w14:textId="4AE975FA" w:rsidR="00BD575D" w:rsidDel="001E27F4" w:rsidRDefault="00BD575D">
            <w:pPr>
              <w:jc w:val="both"/>
              <w:rPr>
                <w:del w:id="802" w:author="רינת אביטל" w:date="2022-05-10T10:35:00Z"/>
                <w:rtl/>
              </w:rPr>
            </w:pPr>
          </w:p>
        </w:tc>
        <w:tc>
          <w:tcPr>
            <w:tcW w:w="283" w:type="dxa"/>
          </w:tcPr>
          <w:p w14:paraId="414AA601" w14:textId="795FC4FE" w:rsidR="00BD575D" w:rsidDel="001E27F4" w:rsidRDefault="00BD575D">
            <w:pPr>
              <w:jc w:val="both"/>
              <w:rPr>
                <w:del w:id="803" w:author="רינת אביטל" w:date="2022-05-10T10:35:00Z"/>
                <w:rtl/>
              </w:rPr>
            </w:pPr>
          </w:p>
        </w:tc>
        <w:tc>
          <w:tcPr>
            <w:tcW w:w="283" w:type="dxa"/>
          </w:tcPr>
          <w:p w14:paraId="67CF400A" w14:textId="6A1547EC" w:rsidR="00BD575D" w:rsidDel="001E27F4" w:rsidRDefault="00BD575D">
            <w:pPr>
              <w:jc w:val="both"/>
              <w:rPr>
                <w:del w:id="804" w:author="רינת אביטל" w:date="2022-05-10T10:35:00Z"/>
                <w:rtl/>
              </w:rPr>
            </w:pPr>
          </w:p>
        </w:tc>
        <w:tc>
          <w:tcPr>
            <w:tcW w:w="283" w:type="dxa"/>
          </w:tcPr>
          <w:p w14:paraId="14D8AB02" w14:textId="1DC54982" w:rsidR="00BD575D" w:rsidDel="001E27F4" w:rsidRDefault="00F31DDB">
            <w:pPr>
              <w:jc w:val="both"/>
              <w:rPr>
                <w:del w:id="805" w:author="רינת אביטל" w:date="2022-05-10T10:35:00Z"/>
                <w:rtl/>
              </w:rPr>
            </w:pPr>
            <w:del w:id="806" w:author="רינת אביטל" w:date="2022-05-10T10:35:00Z">
              <w:r w:rsidDel="001E27F4">
                <w:rPr>
                  <w:rFonts w:hint="cs"/>
                  <w:rtl/>
                </w:rPr>
                <w:delText>1</w:delText>
              </w:r>
            </w:del>
          </w:p>
        </w:tc>
        <w:tc>
          <w:tcPr>
            <w:tcW w:w="283" w:type="dxa"/>
          </w:tcPr>
          <w:p w14:paraId="57252A5E" w14:textId="34A1B534" w:rsidR="00BD575D" w:rsidDel="001E27F4" w:rsidRDefault="00BD575D">
            <w:pPr>
              <w:jc w:val="both"/>
              <w:rPr>
                <w:del w:id="807" w:author="רינת אביטל" w:date="2022-05-10T10:35:00Z"/>
                <w:rtl/>
              </w:rPr>
            </w:pPr>
          </w:p>
        </w:tc>
        <w:tc>
          <w:tcPr>
            <w:tcW w:w="283" w:type="dxa"/>
            <w:shd w:val="clear" w:color="auto" w:fill="FFC000"/>
          </w:tcPr>
          <w:p w14:paraId="47D72C4B" w14:textId="3AB14F7A" w:rsidR="00BD575D" w:rsidDel="001E27F4" w:rsidRDefault="00BD575D">
            <w:pPr>
              <w:jc w:val="both"/>
              <w:rPr>
                <w:del w:id="808" w:author="רינת אביטל" w:date="2022-05-10T10:35:00Z"/>
                <w:rtl/>
              </w:rPr>
            </w:pPr>
          </w:p>
        </w:tc>
        <w:tc>
          <w:tcPr>
            <w:tcW w:w="283" w:type="dxa"/>
            <w:shd w:val="clear" w:color="auto" w:fill="7030A0"/>
          </w:tcPr>
          <w:p w14:paraId="24CB126A" w14:textId="3F42CF04" w:rsidR="00BD575D" w:rsidDel="001E27F4" w:rsidRDefault="00BD575D">
            <w:pPr>
              <w:jc w:val="both"/>
              <w:rPr>
                <w:del w:id="809" w:author="רינת אביטל" w:date="2022-05-10T10:35:00Z"/>
                <w:rtl/>
              </w:rPr>
            </w:pPr>
          </w:p>
        </w:tc>
        <w:tc>
          <w:tcPr>
            <w:tcW w:w="283" w:type="dxa"/>
          </w:tcPr>
          <w:p w14:paraId="1D8E25D5" w14:textId="010CA22D" w:rsidR="00BD575D" w:rsidDel="001E27F4" w:rsidRDefault="00BD575D">
            <w:pPr>
              <w:jc w:val="both"/>
              <w:rPr>
                <w:del w:id="810" w:author="רינת אביטל" w:date="2022-05-10T10:35:00Z"/>
                <w:rtl/>
              </w:rPr>
            </w:pPr>
          </w:p>
        </w:tc>
        <w:tc>
          <w:tcPr>
            <w:tcW w:w="283" w:type="dxa"/>
          </w:tcPr>
          <w:p w14:paraId="714E0E21" w14:textId="575CBCC6" w:rsidR="00BD575D" w:rsidDel="001E27F4" w:rsidRDefault="00F31DDB">
            <w:pPr>
              <w:jc w:val="both"/>
              <w:rPr>
                <w:del w:id="811" w:author="רינת אביטל" w:date="2022-05-10T10:35:00Z"/>
                <w:rtl/>
              </w:rPr>
            </w:pPr>
            <w:del w:id="812" w:author="רינת אביטל" w:date="2022-05-10T10:35:00Z">
              <w:r w:rsidDel="001E27F4">
                <w:rPr>
                  <w:rFonts w:hint="cs"/>
                  <w:rtl/>
                </w:rPr>
                <w:delText>2</w:delText>
              </w:r>
            </w:del>
          </w:p>
        </w:tc>
        <w:tc>
          <w:tcPr>
            <w:tcW w:w="283" w:type="dxa"/>
          </w:tcPr>
          <w:p w14:paraId="5A80F934" w14:textId="1BC2E361" w:rsidR="00BD575D" w:rsidDel="001E27F4" w:rsidRDefault="00BD575D">
            <w:pPr>
              <w:jc w:val="both"/>
              <w:rPr>
                <w:del w:id="813" w:author="רינת אביטל" w:date="2022-05-10T10:35:00Z"/>
                <w:rtl/>
              </w:rPr>
            </w:pPr>
          </w:p>
        </w:tc>
        <w:tc>
          <w:tcPr>
            <w:tcW w:w="283" w:type="dxa"/>
            <w:shd w:val="clear" w:color="auto" w:fill="C00000"/>
          </w:tcPr>
          <w:p w14:paraId="20E52B6A" w14:textId="1E99C5D9" w:rsidR="00BD575D" w:rsidDel="001E27F4" w:rsidRDefault="00BD575D">
            <w:pPr>
              <w:jc w:val="both"/>
              <w:rPr>
                <w:del w:id="814" w:author="רינת אביטל" w:date="2022-05-10T10:35:00Z"/>
                <w:rtl/>
              </w:rPr>
            </w:pPr>
          </w:p>
        </w:tc>
      </w:tr>
      <w:tr w:rsidR="00BD575D" w:rsidDel="001E27F4" w14:paraId="6257559D" w14:textId="089C34B6">
        <w:trPr>
          <w:del w:id="815" w:author="רינת אביטל" w:date="2022-05-10T10:35:00Z"/>
        </w:trPr>
        <w:tc>
          <w:tcPr>
            <w:tcW w:w="283" w:type="dxa"/>
          </w:tcPr>
          <w:p w14:paraId="50236DE5" w14:textId="3D49DC19" w:rsidR="00BD575D" w:rsidDel="001E27F4" w:rsidRDefault="00BD575D">
            <w:pPr>
              <w:jc w:val="both"/>
              <w:rPr>
                <w:del w:id="816" w:author="רינת אביטל" w:date="2022-05-10T10:35:00Z"/>
                <w:rtl/>
              </w:rPr>
            </w:pPr>
          </w:p>
        </w:tc>
        <w:tc>
          <w:tcPr>
            <w:tcW w:w="283" w:type="dxa"/>
            <w:shd w:val="clear" w:color="auto" w:fill="FF0000"/>
          </w:tcPr>
          <w:p w14:paraId="7A3BC41A" w14:textId="318A3F66" w:rsidR="00BD575D" w:rsidDel="001E27F4" w:rsidRDefault="00F31DDB">
            <w:pPr>
              <w:jc w:val="both"/>
              <w:rPr>
                <w:del w:id="817" w:author="רינת אביטל" w:date="2022-05-10T10:35:00Z"/>
                <w:rtl/>
              </w:rPr>
            </w:pPr>
            <w:del w:id="818" w:author="רינת אביטל" w:date="2022-05-10T10:35:00Z">
              <w:r w:rsidDel="001E27F4">
                <w:rPr>
                  <w:rFonts w:hint="cs"/>
                </w:rPr>
                <w:delText>A</w:delText>
              </w:r>
            </w:del>
          </w:p>
        </w:tc>
        <w:tc>
          <w:tcPr>
            <w:tcW w:w="283" w:type="dxa"/>
          </w:tcPr>
          <w:p w14:paraId="61DF1872" w14:textId="1FAEF8C9" w:rsidR="00BD575D" w:rsidDel="001E27F4" w:rsidRDefault="00BD575D">
            <w:pPr>
              <w:jc w:val="both"/>
              <w:rPr>
                <w:del w:id="819" w:author="רינת אביטל" w:date="2022-05-10T10:35:00Z"/>
                <w:rtl/>
              </w:rPr>
            </w:pPr>
          </w:p>
        </w:tc>
        <w:tc>
          <w:tcPr>
            <w:tcW w:w="283" w:type="dxa"/>
          </w:tcPr>
          <w:p w14:paraId="46B9C91F" w14:textId="168AEA80" w:rsidR="00BD575D" w:rsidDel="001E27F4" w:rsidRDefault="00BD575D">
            <w:pPr>
              <w:jc w:val="both"/>
              <w:rPr>
                <w:del w:id="820" w:author="רינת אביטל" w:date="2022-05-10T10:35:00Z"/>
                <w:rtl/>
              </w:rPr>
            </w:pPr>
          </w:p>
        </w:tc>
        <w:tc>
          <w:tcPr>
            <w:tcW w:w="283" w:type="dxa"/>
          </w:tcPr>
          <w:p w14:paraId="60657FD4" w14:textId="6A52DBCE" w:rsidR="00BD575D" w:rsidDel="001E27F4" w:rsidRDefault="00BD575D">
            <w:pPr>
              <w:jc w:val="both"/>
              <w:rPr>
                <w:del w:id="821" w:author="רינת אביטל" w:date="2022-05-10T10:35:00Z"/>
                <w:rtl/>
              </w:rPr>
            </w:pPr>
          </w:p>
        </w:tc>
        <w:tc>
          <w:tcPr>
            <w:tcW w:w="283" w:type="dxa"/>
          </w:tcPr>
          <w:p w14:paraId="30E5D27D" w14:textId="07C76D98" w:rsidR="00BD575D" w:rsidDel="001E27F4" w:rsidRDefault="00BD575D">
            <w:pPr>
              <w:jc w:val="both"/>
              <w:rPr>
                <w:del w:id="822" w:author="רינת אביטל" w:date="2022-05-10T10:35:00Z"/>
                <w:rtl/>
              </w:rPr>
            </w:pPr>
          </w:p>
        </w:tc>
        <w:tc>
          <w:tcPr>
            <w:tcW w:w="283" w:type="dxa"/>
            <w:shd w:val="clear" w:color="auto" w:fill="FFC000"/>
          </w:tcPr>
          <w:p w14:paraId="7BC8E384" w14:textId="6376D961" w:rsidR="00BD575D" w:rsidDel="001E27F4" w:rsidRDefault="00F31DDB">
            <w:pPr>
              <w:jc w:val="both"/>
              <w:rPr>
                <w:del w:id="823" w:author="רינת אביטל" w:date="2022-05-10T10:35:00Z"/>
                <w:rtl/>
              </w:rPr>
            </w:pPr>
            <w:del w:id="824" w:author="רינת אביטל" w:date="2022-05-10T10:35:00Z">
              <w:r w:rsidDel="001E27F4">
                <w:rPr>
                  <w:rFonts w:hint="cs"/>
                </w:rPr>
                <w:delText>E</w:delText>
              </w:r>
            </w:del>
          </w:p>
        </w:tc>
        <w:tc>
          <w:tcPr>
            <w:tcW w:w="283" w:type="dxa"/>
            <w:shd w:val="clear" w:color="auto" w:fill="7030A0"/>
          </w:tcPr>
          <w:p w14:paraId="64CD448C" w14:textId="617E5094" w:rsidR="00BD575D" w:rsidDel="001E27F4" w:rsidRDefault="00BD575D">
            <w:pPr>
              <w:jc w:val="both"/>
              <w:rPr>
                <w:del w:id="825" w:author="רינת אביטל" w:date="2022-05-10T10:35:00Z"/>
                <w:rtl/>
              </w:rPr>
            </w:pPr>
          </w:p>
        </w:tc>
        <w:tc>
          <w:tcPr>
            <w:tcW w:w="283" w:type="dxa"/>
          </w:tcPr>
          <w:p w14:paraId="31CBA9F8" w14:textId="45E61EA6" w:rsidR="00BD575D" w:rsidDel="001E27F4" w:rsidRDefault="00BD575D">
            <w:pPr>
              <w:jc w:val="both"/>
              <w:rPr>
                <w:del w:id="826" w:author="רינת אביטל" w:date="2022-05-10T10:35:00Z"/>
                <w:rtl/>
              </w:rPr>
            </w:pPr>
          </w:p>
        </w:tc>
        <w:tc>
          <w:tcPr>
            <w:tcW w:w="283" w:type="dxa"/>
          </w:tcPr>
          <w:p w14:paraId="6D445347" w14:textId="28329AD3" w:rsidR="00BD575D" w:rsidDel="001E27F4" w:rsidRDefault="00BD575D">
            <w:pPr>
              <w:jc w:val="both"/>
              <w:rPr>
                <w:del w:id="827" w:author="רינת אביטל" w:date="2022-05-10T10:35:00Z"/>
                <w:rtl/>
              </w:rPr>
            </w:pPr>
          </w:p>
        </w:tc>
        <w:tc>
          <w:tcPr>
            <w:tcW w:w="283" w:type="dxa"/>
          </w:tcPr>
          <w:p w14:paraId="713BAFDE" w14:textId="386A664C" w:rsidR="00BD575D" w:rsidDel="001E27F4" w:rsidRDefault="00BD575D">
            <w:pPr>
              <w:jc w:val="both"/>
              <w:rPr>
                <w:del w:id="828" w:author="רינת אביטל" w:date="2022-05-10T10:35:00Z"/>
                <w:rtl/>
              </w:rPr>
            </w:pPr>
          </w:p>
        </w:tc>
        <w:tc>
          <w:tcPr>
            <w:tcW w:w="283" w:type="dxa"/>
            <w:shd w:val="clear" w:color="auto" w:fill="C00000"/>
          </w:tcPr>
          <w:p w14:paraId="19D6D934" w14:textId="7C9C05EC" w:rsidR="00BD575D" w:rsidDel="001E27F4" w:rsidRDefault="00F31DDB">
            <w:pPr>
              <w:jc w:val="both"/>
              <w:rPr>
                <w:del w:id="829" w:author="רינת אביטל" w:date="2022-05-10T10:35:00Z"/>
                <w:rtl/>
              </w:rPr>
            </w:pPr>
            <w:del w:id="830" w:author="רינת אביטל" w:date="2022-05-10T10:35:00Z">
              <w:r w:rsidDel="001E27F4">
                <w:rPr>
                  <w:rFonts w:hint="cs"/>
                </w:rPr>
                <w:delText>G</w:delText>
              </w:r>
            </w:del>
          </w:p>
        </w:tc>
      </w:tr>
      <w:tr w:rsidR="00BD575D" w:rsidDel="001E27F4" w14:paraId="00E5CB7C" w14:textId="76C207AC">
        <w:trPr>
          <w:del w:id="831" w:author="רינת אביטל" w:date="2022-05-10T10:35:00Z"/>
        </w:trPr>
        <w:tc>
          <w:tcPr>
            <w:tcW w:w="283" w:type="dxa"/>
          </w:tcPr>
          <w:p w14:paraId="4B7C4AF1" w14:textId="6B9ED4E6" w:rsidR="00BD575D" w:rsidDel="001E27F4" w:rsidRDefault="00BD575D">
            <w:pPr>
              <w:jc w:val="both"/>
              <w:rPr>
                <w:del w:id="832" w:author="רינת אביטל" w:date="2022-05-10T10:35:00Z"/>
                <w:rtl/>
              </w:rPr>
            </w:pPr>
          </w:p>
        </w:tc>
        <w:tc>
          <w:tcPr>
            <w:tcW w:w="283" w:type="dxa"/>
            <w:shd w:val="clear" w:color="auto" w:fill="FF0000"/>
          </w:tcPr>
          <w:p w14:paraId="7A53D065" w14:textId="475A70E4" w:rsidR="00BD575D" w:rsidDel="001E27F4" w:rsidRDefault="00BD575D">
            <w:pPr>
              <w:jc w:val="both"/>
              <w:rPr>
                <w:del w:id="833" w:author="רינת אביטל" w:date="2022-05-10T10:35:00Z"/>
                <w:rtl/>
              </w:rPr>
            </w:pPr>
          </w:p>
        </w:tc>
        <w:tc>
          <w:tcPr>
            <w:tcW w:w="283" w:type="dxa"/>
          </w:tcPr>
          <w:p w14:paraId="7C6EB284" w14:textId="73A9C60C" w:rsidR="00BD575D" w:rsidDel="001E27F4" w:rsidRDefault="00BD575D">
            <w:pPr>
              <w:jc w:val="both"/>
              <w:rPr>
                <w:del w:id="834" w:author="רינת אביטל" w:date="2022-05-10T10:35:00Z"/>
                <w:rtl/>
              </w:rPr>
            </w:pPr>
          </w:p>
        </w:tc>
        <w:tc>
          <w:tcPr>
            <w:tcW w:w="283" w:type="dxa"/>
          </w:tcPr>
          <w:p w14:paraId="3DC36DA9" w14:textId="531FB7CA" w:rsidR="00BD575D" w:rsidDel="001E27F4" w:rsidRDefault="00BD575D">
            <w:pPr>
              <w:jc w:val="both"/>
              <w:rPr>
                <w:del w:id="835" w:author="רינת אביטל" w:date="2022-05-10T10:35:00Z"/>
                <w:rtl/>
              </w:rPr>
            </w:pPr>
          </w:p>
        </w:tc>
        <w:tc>
          <w:tcPr>
            <w:tcW w:w="283" w:type="dxa"/>
          </w:tcPr>
          <w:p w14:paraId="0D52C20A" w14:textId="02DA9CEC" w:rsidR="00BD575D" w:rsidDel="001E27F4" w:rsidRDefault="00BD575D">
            <w:pPr>
              <w:jc w:val="both"/>
              <w:rPr>
                <w:del w:id="836" w:author="רינת אביטל" w:date="2022-05-10T10:35:00Z"/>
                <w:rtl/>
              </w:rPr>
            </w:pPr>
          </w:p>
        </w:tc>
        <w:tc>
          <w:tcPr>
            <w:tcW w:w="283" w:type="dxa"/>
          </w:tcPr>
          <w:p w14:paraId="3AEAC4B6" w14:textId="17C2C9BA" w:rsidR="00BD575D" w:rsidDel="001E27F4" w:rsidRDefault="00BD575D">
            <w:pPr>
              <w:jc w:val="both"/>
              <w:rPr>
                <w:del w:id="837" w:author="רינת אביטל" w:date="2022-05-10T10:35:00Z"/>
                <w:rtl/>
              </w:rPr>
            </w:pPr>
          </w:p>
        </w:tc>
        <w:tc>
          <w:tcPr>
            <w:tcW w:w="283" w:type="dxa"/>
            <w:shd w:val="clear" w:color="auto" w:fill="FFC000"/>
          </w:tcPr>
          <w:p w14:paraId="5B89541B" w14:textId="26C19CB2" w:rsidR="00BD575D" w:rsidDel="001E27F4" w:rsidRDefault="00BD575D">
            <w:pPr>
              <w:jc w:val="both"/>
              <w:rPr>
                <w:del w:id="838" w:author="רינת אביטל" w:date="2022-05-10T10:35:00Z"/>
                <w:rtl/>
              </w:rPr>
            </w:pPr>
          </w:p>
        </w:tc>
        <w:tc>
          <w:tcPr>
            <w:tcW w:w="283" w:type="dxa"/>
            <w:shd w:val="clear" w:color="auto" w:fill="7030A0"/>
          </w:tcPr>
          <w:p w14:paraId="3E6C6F6B" w14:textId="6CA52503" w:rsidR="00BD575D" w:rsidDel="001E27F4" w:rsidRDefault="00BD575D">
            <w:pPr>
              <w:jc w:val="both"/>
              <w:rPr>
                <w:del w:id="839" w:author="רינת אביטל" w:date="2022-05-10T10:35:00Z"/>
                <w:rtl/>
              </w:rPr>
            </w:pPr>
          </w:p>
        </w:tc>
        <w:tc>
          <w:tcPr>
            <w:tcW w:w="283" w:type="dxa"/>
          </w:tcPr>
          <w:p w14:paraId="60FB2D04" w14:textId="1689E7D1" w:rsidR="00BD575D" w:rsidDel="001E27F4" w:rsidRDefault="00BD575D">
            <w:pPr>
              <w:jc w:val="both"/>
              <w:rPr>
                <w:del w:id="840" w:author="רינת אביטל" w:date="2022-05-10T10:35:00Z"/>
                <w:rtl/>
              </w:rPr>
            </w:pPr>
          </w:p>
        </w:tc>
        <w:tc>
          <w:tcPr>
            <w:tcW w:w="283" w:type="dxa"/>
          </w:tcPr>
          <w:p w14:paraId="1EFAE7CB" w14:textId="438EFCFD" w:rsidR="00BD575D" w:rsidDel="001E27F4" w:rsidRDefault="00BD575D">
            <w:pPr>
              <w:jc w:val="both"/>
              <w:rPr>
                <w:del w:id="841" w:author="רינת אביטל" w:date="2022-05-10T10:35:00Z"/>
                <w:rtl/>
              </w:rPr>
            </w:pPr>
          </w:p>
        </w:tc>
        <w:tc>
          <w:tcPr>
            <w:tcW w:w="283" w:type="dxa"/>
          </w:tcPr>
          <w:p w14:paraId="1A9B1B75" w14:textId="5F8C5B5D" w:rsidR="00BD575D" w:rsidDel="001E27F4" w:rsidRDefault="00BD575D">
            <w:pPr>
              <w:jc w:val="both"/>
              <w:rPr>
                <w:del w:id="842" w:author="רינת אביטל" w:date="2022-05-10T10:35:00Z"/>
                <w:rtl/>
              </w:rPr>
            </w:pPr>
          </w:p>
        </w:tc>
        <w:tc>
          <w:tcPr>
            <w:tcW w:w="283" w:type="dxa"/>
            <w:shd w:val="clear" w:color="auto" w:fill="FF0000"/>
          </w:tcPr>
          <w:p w14:paraId="4B7920A2" w14:textId="2699D661" w:rsidR="00BD575D" w:rsidDel="001E27F4" w:rsidRDefault="00BD575D">
            <w:pPr>
              <w:jc w:val="both"/>
              <w:rPr>
                <w:del w:id="843" w:author="רינת אביטל" w:date="2022-05-10T10:35:00Z"/>
                <w:rtl/>
              </w:rPr>
            </w:pPr>
          </w:p>
        </w:tc>
      </w:tr>
      <w:tr w:rsidR="00BD575D" w:rsidDel="001E27F4" w14:paraId="5C6B280C" w14:textId="6F2B57F7">
        <w:trPr>
          <w:del w:id="844" w:author="רינת אביטל" w:date="2022-05-10T10:35:00Z"/>
        </w:trPr>
        <w:tc>
          <w:tcPr>
            <w:tcW w:w="283" w:type="dxa"/>
          </w:tcPr>
          <w:p w14:paraId="0ABC055A" w14:textId="0CAD59C8" w:rsidR="00BD575D" w:rsidDel="001E27F4" w:rsidRDefault="00BD575D">
            <w:pPr>
              <w:jc w:val="both"/>
              <w:rPr>
                <w:del w:id="845" w:author="רינת אביטל" w:date="2022-05-10T10:35:00Z"/>
                <w:rtl/>
              </w:rPr>
            </w:pPr>
          </w:p>
        </w:tc>
        <w:tc>
          <w:tcPr>
            <w:tcW w:w="283" w:type="dxa"/>
            <w:shd w:val="clear" w:color="auto" w:fill="FFC000"/>
          </w:tcPr>
          <w:p w14:paraId="6A26151A" w14:textId="715A10B7" w:rsidR="00BD575D" w:rsidDel="001E27F4" w:rsidRDefault="00BD575D">
            <w:pPr>
              <w:jc w:val="both"/>
              <w:rPr>
                <w:del w:id="846" w:author="רינת אביטל" w:date="2022-05-10T10:35:00Z"/>
                <w:rtl/>
              </w:rPr>
            </w:pPr>
          </w:p>
        </w:tc>
        <w:tc>
          <w:tcPr>
            <w:tcW w:w="283" w:type="dxa"/>
          </w:tcPr>
          <w:p w14:paraId="52046FC2" w14:textId="27402C20" w:rsidR="00BD575D" w:rsidDel="001E27F4" w:rsidRDefault="00BD575D">
            <w:pPr>
              <w:jc w:val="both"/>
              <w:rPr>
                <w:del w:id="847" w:author="רינת אביטל" w:date="2022-05-10T10:35:00Z"/>
                <w:rtl/>
              </w:rPr>
            </w:pPr>
          </w:p>
        </w:tc>
        <w:tc>
          <w:tcPr>
            <w:tcW w:w="283" w:type="dxa"/>
          </w:tcPr>
          <w:p w14:paraId="0F403774" w14:textId="63E993FA" w:rsidR="00BD575D" w:rsidDel="001E27F4" w:rsidRDefault="00BD575D">
            <w:pPr>
              <w:jc w:val="both"/>
              <w:rPr>
                <w:del w:id="848" w:author="רינת אביטל" w:date="2022-05-10T10:35:00Z"/>
                <w:rtl/>
              </w:rPr>
            </w:pPr>
          </w:p>
        </w:tc>
        <w:tc>
          <w:tcPr>
            <w:tcW w:w="283" w:type="dxa"/>
          </w:tcPr>
          <w:p w14:paraId="2D9C05AE" w14:textId="12DEBB2F" w:rsidR="00BD575D" w:rsidDel="001E27F4" w:rsidRDefault="00BD575D">
            <w:pPr>
              <w:jc w:val="both"/>
              <w:rPr>
                <w:del w:id="849" w:author="רינת אביטל" w:date="2022-05-10T10:35:00Z"/>
                <w:rtl/>
              </w:rPr>
            </w:pPr>
          </w:p>
        </w:tc>
        <w:tc>
          <w:tcPr>
            <w:tcW w:w="283" w:type="dxa"/>
          </w:tcPr>
          <w:p w14:paraId="5592A1F3" w14:textId="05BFB9FE" w:rsidR="00BD575D" w:rsidDel="001E27F4" w:rsidRDefault="00BD575D">
            <w:pPr>
              <w:jc w:val="both"/>
              <w:rPr>
                <w:del w:id="850" w:author="רינת אביטל" w:date="2022-05-10T10:35:00Z"/>
                <w:rtl/>
              </w:rPr>
            </w:pPr>
          </w:p>
        </w:tc>
        <w:tc>
          <w:tcPr>
            <w:tcW w:w="283" w:type="dxa"/>
            <w:shd w:val="clear" w:color="auto" w:fill="FFC000"/>
          </w:tcPr>
          <w:p w14:paraId="755BDAE4" w14:textId="274EF66E" w:rsidR="00BD575D" w:rsidDel="001E27F4" w:rsidRDefault="00BD575D">
            <w:pPr>
              <w:jc w:val="both"/>
              <w:rPr>
                <w:del w:id="851" w:author="רינת אביטל" w:date="2022-05-10T10:35:00Z"/>
                <w:rtl/>
              </w:rPr>
            </w:pPr>
          </w:p>
        </w:tc>
        <w:tc>
          <w:tcPr>
            <w:tcW w:w="283" w:type="dxa"/>
            <w:shd w:val="clear" w:color="auto" w:fill="00B0F0"/>
          </w:tcPr>
          <w:p w14:paraId="5FE94115" w14:textId="1B50936F" w:rsidR="00BD575D" w:rsidDel="001E27F4" w:rsidRDefault="00BD575D">
            <w:pPr>
              <w:jc w:val="both"/>
              <w:rPr>
                <w:del w:id="852" w:author="רינת אביטל" w:date="2022-05-10T10:35:00Z"/>
                <w:rtl/>
              </w:rPr>
            </w:pPr>
          </w:p>
        </w:tc>
        <w:tc>
          <w:tcPr>
            <w:tcW w:w="283" w:type="dxa"/>
          </w:tcPr>
          <w:p w14:paraId="12729DF8" w14:textId="7D34C903" w:rsidR="00BD575D" w:rsidDel="001E27F4" w:rsidRDefault="00BD575D">
            <w:pPr>
              <w:jc w:val="both"/>
              <w:rPr>
                <w:del w:id="853" w:author="רינת אביטל" w:date="2022-05-10T10:35:00Z"/>
                <w:rtl/>
              </w:rPr>
            </w:pPr>
          </w:p>
        </w:tc>
        <w:tc>
          <w:tcPr>
            <w:tcW w:w="283" w:type="dxa"/>
          </w:tcPr>
          <w:p w14:paraId="5222F6AE" w14:textId="6D106110" w:rsidR="00BD575D" w:rsidDel="001E27F4" w:rsidRDefault="00BD575D">
            <w:pPr>
              <w:jc w:val="both"/>
              <w:rPr>
                <w:del w:id="854" w:author="רינת אביטל" w:date="2022-05-10T10:35:00Z"/>
                <w:rtl/>
              </w:rPr>
            </w:pPr>
          </w:p>
        </w:tc>
        <w:tc>
          <w:tcPr>
            <w:tcW w:w="283" w:type="dxa"/>
          </w:tcPr>
          <w:p w14:paraId="225E44E8" w14:textId="28688F16" w:rsidR="00BD575D" w:rsidDel="001E27F4" w:rsidRDefault="00BD575D">
            <w:pPr>
              <w:jc w:val="both"/>
              <w:rPr>
                <w:del w:id="855" w:author="רינת אביטל" w:date="2022-05-10T10:35:00Z"/>
                <w:rtl/>
              </w:rPr>
            </w:pPr>
          </w:p>
        </w:tc>
        <w:tc>
          <w:tcPr>
            <w:tcW w:w="283" w:type="dxa"/>
            <w:shd w:val="clear" w:color="auto" w:fill="FFC000" w:themeFill="accent4"/>
          </w:tcPr>
          <w:p w14:paraId="15864E01" w14:textId="4E46049A" w:rsidR="00BD575D" w:rsidDel="001E27F4" w:rsidRDefault="00BD575D">
            <w:pPr>
              <w:jc w:val="both"/>
              <w:rPr>
                <w:del w:id="856" w:author="רינת אביטל" w:date="2022-05-10T10:35:00Z"/>
                <w:rtl/>
              </w:rPr>
            </w:pPr>
          </w:p>
        </w:tc>
      </w:tr>
      <w:tr w:rsidR="00BD575D" w:rsidDel="001E27F4" w14:paraId="0905B80C" w14:textId="3FADE117">
        <w:trPr>
          <w:del w:id="857" w:author="רינת אביטל" w:date="2022-05-10T10:35:00Z"/>
        </w:trPr>
        <w:tc>
          <w:tcPr>
            <w:tcW w:w="283" w:type="dxa"/>
          </w:tcPr>
          <w:p w14:paraId="15EC2A3B" w14:textId="6CDA9EA1" w:rsidR="00BD575D" w:rsidDel="001E27F4" w:rsidRDefault="00BD575D">
            <w:pPr>
              <w:jc w:val="both"/>
              <w:rPr>
                <w:del w:id="858" w:author="רינת אביטל" w:date="2022-05-10T10:35:00Z"/>
                <w:rtl/>
              </w:rPr>
            </w:pPr>
          </w:p>
        </w:tc>
        <w:tc>
          <w:tcPr>
            <w:tcW w:w="283" w:type="dxa"/>
            <w:shd w:val="clear" w:color="auto" w:fill="FFC000"/>
          </w:tcPr>
          <w:p w14:paraId="201CD30E" w14:textId="1A048917" w:rsidR="00BD575D" w:rsidDel="001E27F4" w:rsidRDefault="00BD575D">
            <w:pPr>
              <w:jc w:val="both"/>
              <w:rPr>
                <w:del w:id="859" w:author="רינת אביטל" w:date="2022-05-10T10:35:00Z"/>
                <w:rtl/>
              </w:rPr>
            </w:pPr>
          </w:p>
        </w:tc>
        <w:tc>
          <w:tcPr>
            <w:tcW w:w="283" w:type="dxa"/>
          </w:tcPr>
          <w:p w14:paraId="0CD98DB7" w14:textId="3B0C01E9" w:rsidR="00BD575D" w:rsidDel="001E27F4" w:rsidRDefault="00BD575D">
            <w:pPr>
              <w:jc w:val="both"/>
              <w:rPr>
                <w:del w:id="860" w:author="רינת אביטל" w:date="2022-05-10T10:35:00Z"/>
                <w:rtl/>
              </w:rPr>
            </w:pPr>
          </w:p>
        </w:tc>
        <w:tc>
          <w:tcPr>
            <w:tcW w:w="283" w:type="dxa"/>
          </w:tcPr>
          <w:p w14:paraId="111E5FDA" w14:textId="56B21738" w:rsidR="00BD575D" w:rsidDel="001E27F4" w:rsidRDefault="00BD575D">
            <w:pPr>
              <w:jc w:val="both"/>
              <w:rPr>
                <w:del w:id="861" w:author="רינת אביטל" w:date="2022-05-10T10:35:00Z"/>
                <w:rtl/>
              </w:rPr>
            </w:pPr>
          </w:p>
        </w:tc>
        <w:tc>
          <w:tcPr>
            <w:tcW w:w="283" w:type="dxa"/>
          </w:tcPr>
          <w:p w14:paraId="554FF4C7" w14:textId="09319571" w:rsidR="00BD575D" w:rsidDel="001E27F4" w:rsidRDefault="00BD575D">
            <w:pPr>
              <w:jc w:val="both"/>
              <w:rPr>
                <w:del w:id="862" w:author="רינת אביטל" w:date="2022-05-10T10:35:00Z"/>
                <w:rtl/>
              </w:rPr>
            </w:pPr>
          </w:p>
        </w:tc>
        <w:tc>
          <w:tcPr>
            <w:tcW w:w="283" w:type="dxa"/>
          </w:tcPr>
          <w:p w14:paraId="776E542D" w14:textId="4E3EB836" w:rsidR="00BD575D" w:rsidDel="001E27F4" w:rsidRDefault="00BD575D">
            <w:pPr>
              <w:jc w:val="both"/>
              <w:rPr>
                <w:del w:id="863" w:author="רינת אביטל" w:date="2022-05-10T10:35:00Z"/>
                <w:rtl/>
              </w:rPr>
            </w:pPr>
          </w:p>
        </w:tc>
        <w:tc>
          <w:tcPr>
            <w:tcW w:w="283" w:type="dxa"/>
            <w:shd w:val="clear" w:color="auto" w:fill="4472C4" w:themeFill="accent1"/>
          </w:tcPr>
          <w:p w14:paraId="5EA0330A" w14:textId="572DD73E" w:rsidR="00BD575D" w:rsidDel="001E27F4" w:rsidRDefault="00BD575D">
            <w:pPr>
              <w:jc w:val="both"/>
              <w:rPr>
                <w:del w:id="864" w:author="רינת אביטל" w:date="2022-05-10T10:35:00Z"/>
                <w:rtl/>
              </w:rPr>
            </w:pPr>
          </w:p>
        </w:tc>
        <w:tc>
          <w:tcPr>
            <w:tcW w:w="283" w:type="dxa"/>
            <w:shd w:val="clear" w:color="auto" w:fill="00B0F0"/>
          </w:tcPr>
          <w:p w14:paraId="42D2E7AA" w14:textId="14A74762" w:rsidR="00BD575D" w:rsidDel="001E27F4" w:rsidRDefault="00BD575D">
            <w:pPr>
              <w:jc w:val="both"/>
              <w:rPr>
                <w:del w:id="865" w:author="רינת אביטל" w:date="2022-05-10T10:35:00Z"/>
                <w:rtl/>
              </w:rPr>
            </w:pPr>
          </w:p>
        </w:tc>
        <w:tc>
          <w:tcPr>
            <w:tcW w:w="283" w:type="dxa"/>
          </w:tcPr>
          <w:p w14:paraId="300E4737" w14:textId="706A369E" w:rsidR="00BD575D" w:rsidDel="001E27F4" w:rsidRDefault="00BD575D">
            <w:pPr>
              <w:jc w:val="both"/>
              <w:rPr>
                <w:del w:id="866" w:author="רינת אביטל" w:date="2022-05-10T10:35:00Z"/>
                <w:rtl/>
              </w:rPr>
            </w:pPr>
          </w:p>
        </w:tc>
        <w:tc>
          <w:tcPr>
            <w:tcW w:w="283" w:type="dxa"/>
          </w:tcPr>
          <w:p w14:paraId="2ECED662" w14:textId="35BE3832" w:rsidR="00BD575D" w:rsidDel="001E27F4" w:rsidRDefault="00BD575D">
            <w:pPr>
              <w:jc w:val="both"/>
              <w:rPr>
                <w:del w:id="867" w:author="רינת אביטל" w:date="2022-05-10T10:35:00Z"/>
                <w:rtl/>
              </w:rPr>
            </w:pPr>
          </w:p>
        </w:tc>
        <w:tc>
          <w:tcPr>
            <w:tcW w:w="283" w:type="dxa"/>
          </w:tcPr>
          <w:p w14:paraId="5003396E" w14:textId="5D7EA61C" w:rsidR="00BD575D" w:rsidDel="001E27F4" w:rsidRDefault="00BD575D">
            <w:pPr>
              <w:jc w:val="both"/>
              <w:rPr>
                <w:del w:id="868" w:author="רינת אביטל" w:date="2022-05-10T10:35:00Z"/>
                <w:rtl/>
              </w:rPr>
            </w:pPr>
          </w:p>
        </w:tc>
        <w:tc>
          <w:tcPr>
            <w:tcW w:w="283" w:type="dxa"/>
            <w:shd w:val="clear" w:color="auto" w:fill="FFC000" w:themeFill="accent4"/>
          </w:tcPr>
          <w:p w14:paraId="26BF03E9" w14:textId="5EB7791B" w:rsidR="00BD575D" w:rsidDel="001E27F4" w:rsidRDefault="00BD575D">
            <w:pPr>
              <w:jc w:val="both"/>
              <w:rPr>
                <w:del w:id="869" w:author="רינת אביטל" w:date="2022-05-10T10:35:00Z"/>
                <w:rtl/>
              </w:rPr>
            </w:pPr>
          </w:p>
        </w:tc>
      </w:tr>
      <w:tr w:rsidR="00BD575D" w:rsidDel="001E27F4" w14:paraId="776F3B62" w14:textId="5E3CA95D">
        <w:trPr>
          <w:del w:id="870" w:author="רינת אביטל" w:date="2022-05-10T10:35:00Z"/>
        </w:trPr>
        <w:tc>
          <w:tcPr>
            <w:tcW w:w="283" w:type="dxa"/>
          </w:tcPr>
          <w:p w14:paraId="3B7252E4" w14:textId="0CA118DC" w:rsidR="00BD575D" w:rsidDel="001E27F4" w:rsidRDefault="00BD575D">
            <w:pPr>
              <w:jc w:val="both"/>
              <w:rPr>
                <w:del w:id="871" w:author="רינת אביטל" w:date="2022-05-10T10:35:00Z"/>
                <w:rtl/>
              </w:rPr>
            </w:pPr>
          </w:p>
        </w:tc>
        <w:tc>
          <w:tcPr>
            <w:tcW w:w="283" w:type="dxa"/>
            <w:shd w:val="clear" w:color="auto" w:fill="FFC000"/>
          </w:tcPr>
          <w:p w14:paraId="2BE2C6F3" w14:textId="01D92249" w:rsidR="00BD575D" w:rsidDel="001E27F4" w:rsidRDefault="00F31DDB">
            <w:pPr>
              <w:jc w:val="both"/>
              <w:rPr>
                <w:del w:id="872" w:author="רינת אביטל" w:date="2022-05-10T10:35:00Z"/>
                <w:rtl/>
              </w:rPr>
            </w:pPr>
            <w:del w:id="873" w:author="רינת אביטל" w:date="2022-05-10T10:35:00Z">
              <w:r w:rsidDel="001E27F4">
                <w:rPr>
                  <w:rFonts w:hint="cs"/>
                </w:rPr>
                <w:delText>B</w:delText>
              </w:r>
            </w:del>
          </w:p>
        </w:tc>
        <w:tc>
          <w:tcPr>
            <w:tcW w:w="283" w:type="dxa"/>
          </w:tcPr>
          <w:p w14:paraId="35F7351D" w14:textId="0204F3F6" w:rsidR="00BD575D" w:rsidDel="001E27F4" w:rsidRDefault="00BD575D">
            <w:pPr>
              <w:jc w:val="both"/>
              <w:rPr>
                <w:del w:id="874" w:author="רינת אביטל" w:date="2022-05-10T10:35:00Z"/>
                <w:rtl/>
              </w:rPr>
            </w:pPr>
          </w:p>
        </w:tc>
        <w:tc>
          <w:tcPr>
            <w:tcW w:w="283" w:type="dxa"/>
          </w:tcPr>
          <w:p w14:paraId="67BD7565" w14:textId="130FC2A5" w:rsidR="00BD575D" w:rsidDel="001E27F4" w:rsidRDefault="00BD575D">
            <w:pPr>
              <w:jc w:val="both"/>
              <w:rPr>
                <w:del w:id="875" w:author="רינת אביטל" w:date="2022-05-10T10:35:00Z"/>
                <w:rtl/>
              </w:rPr>
            </w:pPr>
          </w:p>
        </w:tc>
        <w:tc>
          <w:tcPr>
            <w:tcW w:w="283" w:type="dxa"/>
          </w:tcPr>
          <w:p w14:paraId="6A4D980E" w14:textId="5EAAE6BD" w:rsidR="00BD575D" w:rsidDel="001E27F4" w:rsidRDefault="00BD575D">
            <w:pPr>
              <w:jc w:val="both"/>
              <w:rPr>
                <w:del w:id="876" w:author="רינת אביטל" w:date="2022-05-10T10:35:00Z"/>
                <w:rtl/>
              </w:rPr>
            </w:pPr>
          </w:p>
        </w:tc>
        <w:tc>
          <w:tcPr>
            <w:tcW w:w="283" w:type="dxa"/>
          </w:tcPr>
          <w:p w14:paraId="3DCF2E4C" w14:textId="5D62B8B8" w:rsidR="00BD575D" w:rsidDel="001E27F4" w:rsidRDefault="00BD575D">
            <w:pPr>
              <w:jc w:val="both"/>
              <w:rPr>
                <w:del w:id="877" w:author="רינת אביטל" w:date="2022-05-10T10:35:00Z"/>
                <w:rtl/>
              </w:rPr>
            </w:pPr>
          </w:p>
        </w:tc>
        <w:tc>
          <w:tcPr>
            <w:tcW w:w="283" w:type="dxa"/>
            <w:shd w:val="clear" w:color="auto" w:fill="4472C4" w:themeFill="accent1"/>
          </w:tcPr>
          <w:p w14:paraId="502FF1F3" w14:textId="76807080" w:rsidR="00BD575D" w:rsidDel="001E27F4" w:rsidRDefault="00F31DDB">
            <w:pPr>
              <w:jc w:val="both"/>
              <w:rPr>
                <w:del w:id="878" w:author="רינת אביטל" w:date="2022-05-10T10:35:00Z"/>
                <w:rtl/>
              </w:rPr>
            </w:pPr>
            <w:del w:id="879" w:author="רינת אביטל" w:date="2022-05-10T10:35:00Z">
              <w:r w:rsidDel="001E27F4">
                <w:rPr>
                  <w:rFonts w:hint="cs"/>
                </w:rPr>
                <w:delText>D</w:delText>
              </w:r>
            </w:del>
          </w:p>
        </w:tc>
        <w:tc>
          <w:tcPr>
            <w:tcW w:w="283" w:type="dxa"/>
            <w:shd w:val="clear" w:color="auto" w:fill="00B0F0"/>
          </w:tcPr>
          <w:p w14:paraId="5A61D709" w14:textId="3868D4D0" w:rsidR="00BD575D" w:rsidDel="001E27F4" w:rsidRDefault="00BD575D">
            <w:pPr>
              <w:jc w:val="both"/>
              <w:rPr>
                <w:del w:id="880" w:author="רינת אביטל" w:date="2022-05-10T10:35:00Z"/>
                <w:rtl/>
              </w:rPr>
            </w:pPr>
          </w:p>
        </w:tc>
        <w:tc>
          <w:tcPr>
            <w:tcW w:w="283" w:type="dxa"/>
          </w:tcPr>
          <w:p w14:paraId="7683535A" w14:textId="28B90236" w:rsidR="00BD575D" w:rsidDel="001E27F4" w:rsidRDefault="00BD575D">
            <w:pPr>
              <w:jc w:val="both"/>
              <w:rPr>
                <w:del w:id="881" w:author="רינת אביטל" w:date="2022-05-10T10:35:00Z"/>
                <w:rtl/>
              </w:rPr>
            </w:pPr>
          </w:p>
        </w:tc>
        <w:tc>
          <w:tcPr>
            <w:tcW w:w="283" w:type="dxa"/>
          </w:tcPr>
          <w:p w14:paraId="272190CB" w14:textId="5C969281" w:rsidR="00BD575D" w:rsidDel="001E27F4" w:rsidRDefault="00BD575D">
            <w:pPr>
              <w:jc w:val="both"/>
              <w:rPr>
                <w:del w:id="882" w:author="רינת אביטל" w:date="2022-05-10T10:35:00Z"/>
                <w:rtl/>
              </w:rPr>
            </w:pPr>
          </w:p>
        </w:tc>
        <w:tc>
          <w:tcPr>
            <w:tcW w:w="283" w:type="dxa"/>
          </w:tcPr>
          <w:p w14:paraId="4DBC8134" w14:textId="177F443E" w:rsidR="00BD575D" w:rsidDel="001E27F4" w:rsidRDefault="00BD575D">
            <w:pPr>
              <w:jc w:val="both"/>
              <w:rPr>
                <w:del w:id="883" w:author="רינת אביטל" w:date="2022-05-10T10:35:00Z"/>
                <w:rtl/>
              </w:rPr>
            </w:pPr>
          </w:p>
        </w:tc>
        <w:tc>
          <w:tcPr>
            <w:tcW w:w="283" w:type="dxa"/>
            <w:shd w:val="clear" w:color="auto" w:fill="FF0000"/>
          </w:tcPr>
          <w:p w14:paraId="53B59057" w14:textId="0869CF26" w:rsidR="00BD575D" w:rsidDel="001E27F4" w:rsidRDefault="00BD575D">
            <w:pPr>
              <w:jc w:val="both"/>
              <w:rPr>
                <w:del w:id="884" w:author="רינת אביטל" w:date="2022-05-10T10:35:00Z"/>
              </w:rPr>
            </w:pPr>
          </w:p>
        </w:tc>
      </w:tr>
      <w:tr w:rsidR="00BD575D" w:rsidDel="001E27F4" w14:paraId="6016FE0E" w14:textId="60DB0D69">
        <w:trPr>
          <w:del w:id="885" w:author="רינת אביטל" w:date="2022-05-10T10:35:00Z"/>
        </w:trPr>
        <w:tc>
          <w:tcPr>
            <w:tcW w:w="283" w:type="dxa"/>
          </w:tcPr>
          <w:p w14:paraId="01462062" w14:textId="583A3657" w:rsidR="00BD575D" w:rsidDel="001E27F4" w:rsidRDefault="00BD575D">
            <w:pPr>
              <w:jc w:val="both"/>
              <w:rPr>
                <w:del w:id="886" w:author="רינת אביטל" w:date="2022-05-10T10:35:00Z"/>
                <w:rtl/>
              </w:rPr>
            </w:pPr>
          </w:p>
        </w:tc>
        <w:tc>
          <w:tcPr>
            <w:tcW w:w="283" w:type="dxa"/>
            <w:shd w:val="clear" w:color="auto" w:fill="FFC000"/>
          </w:tcPr>
          <w:p w14:paraId="7A54F3CA" w14:textId="4C43947A" w:rsidR="00BD575D" w:rsidDel="001E27F4" w:rsidRDefault="00BD575D">
            <w:pPr>
              <w:jc w:val="both"/>
              <w:rPr>
                <w:del w:id="887" w:author="רינת אביטל" w:date="2022-05-10T10:35:00Z"/>
                <w:rtl/>
              </w:rPr>
            </w:pPr>
          </w:p>
        </w:tc>
        <w:tc>
          <w:tcPr>
            <w:tcW w:w="283" w:type="dxa"/>
          </w:tcPr>
          <w:p w14:paraId="28198253" w14:textId="57A3E33C" w:rsidR="00BD575D" w:rsidDel="001E27F4" w:rsidRDefault="00BD575D">
            <w:pPr>
              <w:jc w:val="both"/>
              <w:rPr>
                <w:del w:id="888" w:author="רינת אביטל" w:date="2022-05-10T10:35:00Z"/>
                <w:rtl/>
              </w:rPr>
            </w:pPr>
          </w:p>
        </w:tc>
        <w:tc>
          <w:tcPr>
            <w:tcW w:w="283" w:type="dxa"/>
          </w:tcPr>
          <w:p w14:paraId="75A9656B" w14:textId="4551699C" w:rsidR="00BD575D" w:rsidDel="001E27F4" w:rsidRDefault="00BD575D">
            <w:pPr>
              <w:jc w:val="both"/>
              <w:rPr>
                <w:del w:id="889" w:author="רינת אביטל" w:date="2022-05-10T10:35:00Z"/>
                <w:rtl/>
              </w:rPr>
            </w:pPr>
          </w:p>
        </w:tc>
        <w:tc>
          <w:tcPr>
            <w:tcW w:w="283" w:type="dxa"/>
          </w:tcPr>
          <w:p w14:paraId="7EA4ADB5" w14:textId="5F4D6654" w:rsidR="00BD575D" w:rsidDel="001E27F4" w:rsidRDefault="00BD575D">
            <w:pPr>
              <w:jc w:val="both"/>
              <w:rPr>
                <w:del w:id="890" w:author="רינת אביטל" w:date="2022-05-10T10:35:00Z"/>
                <w:rtl/>
              </w:rPr>
            </w:pPr>
          </w:p>
        </w:tc>
        <w:tc>
          <w:tcPr>
            <w:tcW w:w="283" w:type="dxa"/>
          </w:tcPr>
          <w:p w14:paraId="0EA8F211" w14:textId="375B8A7E" w:rsidR="00BD575D" w:rsidDel="001E27F4" w:rsidRDefault="00BD575D">
            <w:pPr>
              <w:jc w:val="both"/>
              <w:rPr>
                <w:del w:id="891" w:author="רינת אביטל" w:date="2022-05-10T10:35:00Z"/>
                <w:rtl/>
              </w:rPr>
            </w:pPr>
          </w:p>
        </w:tc>
        <w:tc>
          <w:tcPr>
            <w:tcW w:w="283" w:type="dxa"/>
            <w:shd w:val="clear" w:color="auto" w:fill="4472C4" w:themeFill="accent1"/>
          </w:tcPr>
          <w:p w14:paraId="025B2CA7" w14:textId="4DDCE5C7" w:rsidR="00BD575D" w:rsidDel="001E27F4" w:rsidRDefault="00BD575D">
            <w:pPr>
              <w:jc w:val="both"/>
              <w:rPr>
                <w:del w:id="892" w:author="רינת אביטל" w:date="2022-05-10T10:35:00Z"/>
                <w:rtl/>
              </w:rPr>
            </w:pPr>
          </w:p>
        </w:tc>
        <w:tc>
          <w:tcPr>
            <w:tcW w:w="283" w:type="dxa"/>
            <w:shd w:val="clear" w:color="auto" w:fill="7030A0"/>
          </w:tcPr>
          <w:p w14:paraId="7ECCB82A" w14:textId="2E67F39D" w:rsidR="00BD575D" w:rsidDel="001E27F4" w:rsidRDefault="00BD575D">
            <w:pPr>
              <w:jc w:val="both"/>
              <w:rPr>
                <w:del w:id="893" w:author="רינת אביטל" w:date="2022-05-10T10:35:00Z"/>
                <w:rtl/>
              </w:rPr>
            </w:pPr>
          </w:p>
        </w:tc>
        <w:tc>
          <w:tcPr>
            <w:tcW w:w="283" w:type="dxa"/>
          </w:tcPr>
          <w:p w14:paraId="0EC217A1" w14:textId="64F98C39" w:rsidR="00BD575D" w:rsidDel="001E27F4" w:rsidRDefault="00BD575D">
            <w:pPr>
              <w:jc w:val="both"/>
              <w:rPr>
                <w:del w:id="894" w:author="רינת אביטל" w:date="2022-05-10T10:35:00Z"/>
                <w:rtl/>
              </w:rPr>
            </w:pPr>
          </w:p>
        </w:tc>
        <w:tc>
          <w:tcPr>
            <w:tcW w:w="283" w:type="dxa"/>
          </w:tcPr>
          <w:p w14:paraId="471122FA" w14:textId="54855DC4" w:rsidR="00BD575D" w:rsidDel="001E27F4" w:rsidRDefault="00BD575D">
            <w:pPr>
              <w:jc w:val="both"/>
              <w:rPr>
                <w:del w:id="895" w:author="רינת אביטל" w:date="2022-05-10T10:35:00Z"/>
                <w:rtl/>
              </w:rPr>
            </w:pPr>
          </w:p>
        </w:tc>
        <w:tc>
          <w:tcPr>
            <w:tcW w:w="283" w:type="dxa"/>
          </w:tcPr>
          <w:p w14:paraId="7777A017" w14:textId="1B6B1A19" w:rsidR="00BD575D" w:rsidDel="001E27F4" w:rsidRDefault="00BD575D">
            <w:pPr>
              <w:jc w:val="both"/>
              <w:rPr>
                <w:del w:id="896" w:author="רינת אביטל" w:date="2022-05-10T10:35:00Z"/>
                <w:rtl/>
              </w:rPr>
            </w:pPr>
          </w:p>
        </w:tc>
        <w:tc>
          <w:tcPr>
            <w:tcW w:w="283" w:type="dxa"/>
            <w:shd w:val="clear" w:color="auto" w:fill="FF0000"/>
          </w:tcPr>
          <w:p w14:paraId="4345994D" w14:textId="76D4E827" w:rsidR="00BD575D" w:rsidDel="001E27F4" w:rsidRDefault="00BD575D">
            <w:pPr>
              <w:jc w:val="both"/>
              <w:rPr>
                <w:del w:id="897" w:author="רינת אביטל" w:date="2022-05-10T10:35:00Z"/>
              </w:rPr>
            </w:pPr>
          </w:p>
        </w:tc>
      </w:tr>
      <w:tr w:rsidR="00BD575D" w:rsidDel="001E27F4" w14:paraId="538D3CDF" w14:textId="23F9E0A6">
        <w:trPr>
          <w:del w:id="898" w:author="רינת אביטל" w:date="2022-05-10T10:35:00Z"/>
        </w:trPr>
        <w:tc>
          <w:tcPr>
            <w:tcW w:w="283" w:type="dxa"/>
          </w:tcPr>
          <w:p w14:paraId="6D1D4C2E" w14:textId="4E9E6F0D" w:rsidR="00BD575D" w:rsidDel="001E27F4" w:rsidRDefault="00BD575D">
            <w:pPr>
              <w:jc w:val="both"/>
              <w:rPr>
                <w:del w:id="899" w:author="רינת אביטל" w:date="2022-05-10T10:35:00Z"/>
                <w:rtl/>
              </w:rPr>
            </w:pPr>
          </w:p>
        </w:tc>
        <w:tc>
          <w:tcPr>
            <w:tcW w:w="283" w:type="dxa"/>
            <w:shd w:val="clear" w:color="auto" w:fill="FFC000"/>
          </w:tcPr>
          <w:p w14:paraId="18006C89" w14:textId="2F1733DE" w:rsidR="00BD575D" w:rsidDel="001E27F4" w:rsidRDefault="00BD575D">
            <w:pPr>
              <w:jc w:val="both"/>
              <w:rPr>
                <w:del w:id="900" w:author="רינת אביטל" w:date="2022-05-10T10:35:00Z"/>
                <w:rtl/>
              </w:rPr>
            </w:pPr>
          </w:p>
        </w:tc>
        <w:tc>
          <w:tcPr>
            <w:tcW w:w="283" w:type="dxa"/>
            <w:shd w:val="clear" w:color="auto" w:fill="70AD47" w:themeFill="accent6"/>
          </w:tcPr>
          <w:p w14:paraId="635085EE" w14:textId="282DA5F0" w:rsidR="00BD575D" w:rsidDel="001E27F4" w:rsidRDefault="00BD575D">
            <w:pPr>
              <w:jc w:val="both"/>
              <w:rPr>
                <w:del w:id="901" w:author="רינת אביטל" w:date="2022-05-10T10:35:00Z"/>
                <w:rtl/>
              </w:rPr>
            </w:pPr>
          </w:p>
        </w:tc>
        <w:tc>
          <w:tcPr>
            <w:tcW w:w="283" w:type="dxa"/>
            <w:shd w:val="clear" w:color="auto" w:fill="70AD47" w:themeFill="accent6"/>
          </w:tcPr>
          <w:p w14:paraId="232EE436" w14:textId="7A43BD4E" w:rsidR="00BD575D" w:rsidDel="001E27F4" w:rsidRDefault="00BD575D">
            <w:pPr>
              <w:jc w:val="both"/>
              <w:rPr>
                <w:del w:id="902" w:author="רינת אביטל" w:date="2022-05-10T10:35:00Z"/>
                <w:rtl/>
              </w:rPr>
            </w:pPr>
          </w:p>
        </w:tc>
        <w:tc>
          <w:tcPr>
            <w:tcW w:w="283" w:type="dxa"/>
            <w:shd w:val="clear" w:color="auto" w:fill="70AD47" w:themeFill="accent6"/>
          </w:tcPr>
          <w:p w14:paraId="58F5C2E8" w14:textId="1E2C0056" w:rsidR="00BD575D" w:rsidDel="001E27F4" w:rsidRDefault="00F31DDB">
            <w:pPr>
              <w:jc w:val="both"/>
              <w:rPr>
                <w:del w:id="903" w:author="רינת אביטל" w:date="2022-05-10T10:35:00Z"/>
                <w:rtl/>
              </w:rPr>
            </w:pPr>
            <w:del w:id="904" w:author="רינת אביטל" w:date="2022-05-10T10:35:00Z">
              <w:r w:rsidDel="001E27F4">
                <w:rPr>
                  <w:rFonts w:hint="cs"/>
                </w:rPr>
                <w:delText>C</w:delText>
              </w:r>
            </w:del>
          </w:p>
        </w:tc>
        <w:tc>
          <w:tcPr>
            <w:tcW w:w="283" w:type="dxa"/>
            <w:shd w:val="clear" w:color="auto" w:fill="70AD47" w:themeFill="accent6"/>
          </w:tcPr>
          <w:p w14:paraId="67432F92" w14:textId="1915A0D6" w:rsidR="00BD575D" w:rsidDel="001E27F4" w:rsidRDefault="00BD575D">
            <w:pPr>
              <w:jc w:val="both"/>
              <w:rPr>
                <w:del w:id="905" w:author="רינת אביטל" w:date="2022-05-10T10:35:00Z"/>
                <w:rtl/>
              </w:rPr>
            </w:pPr>
          </w:p>
        </w:tc>
        <w:tc>
          <w:tcPr>
            <w:tcW w:w="283" w:type="dxa"/>
            <w:shd w:val="clear" w:color="auto" w:fill="4472C4" w:themeFill="accent1"/>
          </w:tcPr>
          <w:p w14:paraId="1784E675" w14:textId="6DC7F10E" w:rsidR="00BD575D" w:rsidDel="001E27F4" w:rsidRDefault="00BD575D">
            <w:pPr>
              <w:jc w:val="both"/>
              <w:rPr>
                <w:del w:id="906" w:author="רינת אביטל" w:date="2022-05-10T10:35:00Z"/>
                <w:rtl/>
              </w:rPr>
            </w:pPr>
          </w:p>
        </w:tc>
        <w:tc>
          <w:tcPr>
            <w:tcW w:w="283" w:type="dxa"/>
            <w:shd w:val="clear" w:color="auto" w:fill="7030A0"/>
          </w:tcPr>
          <w:p w14:paraId="6089D7FD" w14:textId="483F3891" w:rsidR="00BD575D" w:rsidDel="001E27F4" w:rsidRDefault="00F31DDB">
            <w:pPr>
              <w:jc w:val="both"/>
              <w:rPr>
                <w:del w:id="907" w:author="רינת אביטל" w:date="2022-05-10T10:35:00Z"/>
                <w:rtl/>
              </w:rPr>
            </w:pPr>
            <w:del w:id="908" w:author="רינת אביטל" w:date="2022-05-10T10:35:00Z">
              <w:r w:rsidDel="001E27F4">
                <w:rPr>
                  <w:rFonts w:hint="cs"/>
                </w:rPr>
                <w:delText>F</w:delText>
              </w:r>
            </w:del>
          </w:p>
        </w:tc>
        <w:tc>
          <w:tcPr>
            <w:tcW w:w="283" w:type="dxa"/>
          </w:tcPr>
          <w:p w14:paraId="232FFBAC" w14:textId="3C69F5BB" w:rsidR="00BD575D" w:rsidDel="001E27F4" w:rsidRDefault="00BD575D">
            <w:pPr>
              <w:jc w:val="both"/>
              <w:rPr>
                <w:del w:id="909" w:author="רינת אביטל" w:date="2022-05-10T10:35:00Z"/>
                <w:rtl/>
              </w:rPr>
            </w:pPr>
          </w:p>
        </w:tc>
        <w:tc>
          <w:tcPr>
            <w:tcW w:w="283" w:type="dxa"/>
          </w:tcPr>
          <w:p w14:paraId="02D6CB82" w14:textId="7EED9510" w:rsidR="00BD575D" w:rsidDel="001E27F4" w:rsidRDefault="00F31DDB">
            <w:pPr>
              <w:jc w:val="both"/>
              <w:rPr>
                <w:del w:id="910" w:author="רינת אביטל" w:date="2022-05-10T10:35:00Z"/>
                <w:rtl/>
              </w:rPr>
            </w:pPr>
            <w:del w:id="911" w:author="רינת אביטל" w:date="2022-05-10T10:35:00Z">
              <w:r w:rsidDel="001E27F4">
                <w:rPr>
                  <w:rFonts w:hint="cs"/>
                  <w:rtl/>
                </w:rPr>
                <w:delText>3</w:delText>
              </w:r>
            </w:del>
          </w:p>
        </w:tc>
        <w:tc>
          <w:tcPr>
            <w:tcW w:w="283" w:type="dxa"/>
          </w:tcPr>
          <w:p w14:paraId="0549DB6C" w14:textId="7B7C831E" w:rsidR="00BD575D" w:rsidDel="001E27F4" w:rsidRDefault="00BD575D">
            <w:pPr>
              <w:jc w:val="both"/>
              <w:rPr>
                <w:del w:id="912" w:author="רינת אביטל" w:date="2022-05-10T10:35:00Z"/>
                <w:rtl/>
              </w:rPr>
            </w:pPr>
          </w:p>
        </w:tc>
        <w:tc>
          <w:tcPr>
            <w:tcW w:w="283" w:type="dxa"/>
            <w:shd w:val="clear" w:color="auto" w:fill="FF0000"/>
          </w:tcPr>
          <w:p w14:paraId="7D73839E" w14:textId="72BEFCEC" w:rsidR="00BD575D" w:rsidDel="001E27F4" w:rsidRDefault="00BD575D">
            <w:pPr>
              <w:jc w:val="both"/>
              <w:rPr>
                <w:del w:id="913" w:author="רינת אביטל" w:date="2022-05-10T10:35:00Z"/>
              </w:rPr>
            </w:pPr>
          </w:p>
        </w:tc>
      </w:tr>
      <w:tr w:rsidR="00BD575D" w:rsidDel="001E27F4" w14:paraId="099C3AB2" w14:textId="0EB43967">
        <w:trPr>
          <w:del w:id="914" w:author="רינת אביטל" w:date="2022-05-10T10:35:00Z"/>
        </w:trPr>
        <w:tc>
          <w:tcPr>
            <w:tcW w:w="283" w:type="dxa"/>
          </w:tcPr>
          <w:p w14:paraId="6C652B13" w14:textId="442BFDF9" w:rsidR="00BD575D" w:rsidDel="001E27F4" w:rsidRDefault="00BD575D">
            <w:pPr>
              <w:jc w:val="both"/>
              <w:rPr>
                <w:del w:id="915" w:author="רינת אביטל" w:date="2022-05-10T10:35:00Z"/>
                <w:rtl/>
              </w:rPr>
            </w:pPr>
          </w:p>
        </w:tc>
        <w:tc>
          <w:tcPr>
            <w:tcW w:w="283" w:type="dxa"/>
          </w:tcPr>
          <w:p w14:paraId="00325F9B" w14:textId="66BAFFBD" w:rsidR="00BD575D" w:rsidDel="001E27F4" w:rsidRDefault="00BD575D">
            <w:pPr>
              <w:jc w:val="both"/>
              <w:rPr>
                <w:del w:id="916" w:author="רינת אביטל" w:date="2022-05-10T10:35:00Z"/>
                <w:rtl/>
              </w:rPr>
            </w:pPr>
          </w:p>
        </w:tc>
        <w:tc>
          <w:tcPr>
            <w:tcW w:w="283" w:type="dxa"/>
          </w:tcPr>
          <w:p w14:paraId="278A7FC6" w14:textId="2EF1DE09" w:rsidR="00BD575D" w:rsidDel="001E27F4" w:rsidRDefault="00BD575D">
            <w:pPr>
              <w:jc w:val="both"/>
              <w:rPr>
                <w:del w:id="917" w:author="רינת אביטל" w:date="2022-05-10T10:35:00Z"/>
                <w:rtl/>
              </w:rPr>
            </w:pPr>
          </w:p>
        </w:tc>
        <w:tc>
          <w:tcPr>
            <w:tcW w:w="283" w:type="dxa"/>
          </w:tcPr>
          <w:p w14:paraId="075486D5" w14:textId="0FDFDA16" w:rsidR="00BD575D" w:rsidDel="001E27F4" w:rsidRDefault="00BD575D">
            <w:pPr>
              <w:jc w:val="both"/>
              <w:rPr>
                <w:del w:id="918" w:author="רינת אביטל" w:date="2022-05-10T10:35:00Z"/>
                <w:rtl/>
              </w:rPr>
            </w:pPr>
          </w:p>
        </w:tc>
        <w:tc>
          <w:tcPr>
            <w:tcW w:w="283" w:type="dxa"/>
          </w:tcPr>
          <w:p w14:paraId="50C54835" w14:textId="19BE372A" w:rsidR="00BD575D" w:rsidDel="001E27F4" w:rsidRDefault="00BD575D">
            <w:pPr>
              <w:jc w:val="both"/>
              <w:rPr>
                <w:del w:id="919" w:author="רינת אביטל" w:date="2022-05-10T10:35:00Z"/>
                <w:rtl/>
              </w:rPr>
            </w:pPr>
          </w:p>
        </w:tc>
        <w:tc>
          <w:tcPr>
            <w:tcW w:w="283" w:type="dxa"/>
          </w:tcPr>
          <w:p w14:paraId="3B700740" w14:textId="31571070" w:rsidR="00BD575D" w:rsidDel="001E27F4" w:rsidRDefault="00BD575D">
            <w:pPr>
              <w:jc w:val="both"/>
              <w:rPr>
                <w:del w:id="920" w:author="רינת אביטל" w:date="2022-05-10T10:35:00Z"/>
                <w:rtl/>
              </w:rPr>
            </w:pPr>
          </w:p>
        </w:tc>
        <w:tc>
          <w:tcPr>
            <w:tcW w:w="283" w:type="dxa"/>
          </w:tcPr>
          <w:p w14:paraId="53D2EE9A" w14:textId="741E6BC8" w:rsidR="00BD575D" w:rsidDel="001E27F4" w:rsidRDefault="00BD575D">
            <w:pPr>
              <w:jc w:val="both"/>
              <w:rPr>
                <w:del w:id="921" w:author="רינת אביטל" w:date="2022-05-10T10:35:00Z"/>
                <w:rtl/>
              </w:rPr>
            </w:pPr>
          </w:p>
        </w:tc>
        <w:tc>
          <w:tcPr>
            <w:tcW w:w="283" w:type="dxa"/>
          </w:tcPr>
          <w:p w14:paraId="5E18674E" w14:textId="4E19C25B" w:rsidR="00BD575D" w:rsidDel="001E27F4" w:rsidRDefault="00BD575D">
            <w:pPr>
              <w:jc w:val="both"/>
              <w:rPr>
                <w:del w:id="922" w:author="רינת אביטל" w:date="2022-05-10T10:35:00Z"/>
                <w:rtl/>
              </w:rPr>
            </w:pPr>
          </w:p>
        </w:tc>
        <w:tc>
          <w:tcPr>
            <w:tcW w:w="283" w:type="dxa"/>
          </w:tcPr>
          <w:p w14:paraId="6940019C" w14:textId="4D41E9B6" w:rsidR="00BD575D" w:rsidDel="001E27F4" w:rsidRDefault="00BD575D">
            <w:pPr>
              <w:jc w:val="both"/>
              <w:rPr>
                <w:del w:id="923" w:author="רינת אביטל" w:date="2022-05-10T10:35:00Z"/>
                <w:rtl/>
              </w:rPr>
            </w:pPr>
          </w:p>
        </w:tc>
        <w:tc>
          <w:tcPr>
            <w:tcW w:w="283" w:type="dxa"/>
          </w:tcPr>
          <w:p w14:paraId="578ABB8D" w14:textId="74AFBDFC" w:rsidR="00BD575D" w:rsidDel="001E27F4" w:rsidRDefault="00BD575D">
            <w:pPr>
              <w:jc w:val="both"/>
              <w:rPr>
                <w:del w:id="924" w:author="רינת אביטל" w:date="2022-05-10T10:35:00Z"/>
                <w:rtl/>
              </w:rPr>
            </w:pPr>
          </w:p>
        </w:tc>
        <w:tc>
          <w:tcPr>
            <w:tcW w:w="283" w:type="dxa"/>
          </w:tcPr>
          <w:p w14:paraId="0049F00F" w14:textId="151868B5" w:rsidR="00BD575D" w:rsidDel="001E27F4" w:rsidRDefault="00BD575D">
            <w:pPr>
              <w:jc w:val="both"/>
              <w:rPr>
                <w:del w:id="925" w:author="רינת אביטל" w:date="2022-05-10T10:35:00Z"/>
                <w:rtl/>
              </w:rPr>
            </w:pPr>
          </w:p>
        </w:tc>
        <w:tc>
          <w:tcPr>
            <w:tcW w:w="283" w:type="dxa"/>
          </w:tcPr>
          <w:p w14:paraId="2F8B2F24" w14:textId="64759A7A" w:rsidR="00BD575D" w:rsidDel="001E27F4" w:rsidRDefault="00BD575D">
            <w:pPr>
              <w:jc w:val="both"/>
              <w:rPr>
                <w:del w:id="926" w:author="רינת אביטל" w:date="2022-05-10T10:35:00Z"/>
              </w:rPr>
            </w:pPr>
          </w:p>
        </w:tc>
      </w:tr>
    </w:tbl>
    <w:p w14:paraId="49846C85" w14:textId="6E3E958C" w:rsidR="00BD575D" w:rsidDel="001E27F4" w:rsidRDefault="00F31DDB">
      <w:pPr>
        <w:bidi/>
        <w:spacing w:after="240" w:line="360" w:lineRule="auto"/>
        <w:jc w:val="both"/>
        <w:rPr>
          <w:del w:id="927" w:author="רינת אביטל" w:date="2022-05-10T10:35:00Z"/>
          <w:rFonts w:ascii="Tahoma" w:hAnsi="Tahoma" w:cs="Tahoma"/>
          <w:sz w:val="22"/>
          <w:szCs w:val="22"/>
          <w:rtl/>
        </w:rPr>
      </w:pPr>
      <w:del w:id="928" w:author="רינת אביטל" w:date="2022-05-10T10:35:00Z">
        <w:r w:rsidDel="001E27F4">
          <w:rPr>
            <w:rFonts w:ascii="Tahoma" w:hAnsi="Tahoma" w:cs="Tahoma"/>
            <w:sz w:val="22"/>
            <w:szCs w:val="22"/>
            <w:rtl/>
          </w:rPr>
          <w:delText xml:space="preserve">בדוגמא הנ"ל הלקוח בחר מוצרים מכל </w:delText>
        </w:r>
        <w:r w:rsidDel="001E27F4">
          <w:rPr>
            <w:rFonts w:ascii="Tahoma" w:hAnsi="Tahoma" w:cs="Tahoma" w:hint="cs"/>
            <w:sz w:val="22"/>
            <w:szCs w:val="22"/>
            <w:rtl/>
          </w:rPr>
          <w:delText>הסטנדים</w:delText>
        </w:r>
        <w:r w:rsidDel="001E27F4">
          <w:rPr>
            <w:rFonts w:ascii="Tahoma" w:hAnsi="Tahoma" w:cs="Tahoma"/>
            <w:sz w:val="22"/>
            <w:szCs w:val="22"/>
            <w:rtl/>
          </w:rPr>
          <w:delText xml:space="preserve"> שבטבלה, </w:delText>
        </w:r>
        <w:r w:rsidDel="001E27F4">
          <w:rPr>
            <w:rFonts w:ascii="Tahoma" w:hAnsi="Tahoma" w:cs="Tahoma"/>
            <w:sz w:val="22"/>
            <w:szCs w:val="22"/>
          </w:rPr>
          <w:delText>A,B,C,D,E,F,G</w:delText>
        </w:r>
        <w:r w:rsidDel="001E27F4">
          <w:rPr>
            <w:rFonts w:ascii="Tahoma" w:hAnsi="Tahoma" w:cs="Tahoma"/>
            <w:sz w:val="22"/>
            <w:szCs w:val="22"/>
            <w:rtl/>
          </w:rPr>
          <w:delText xml:space="preserve">. </w:delText>
        </w:r>
        <w:r w:rsidDel="001E27F4">
          <w:rPr>
            <w:rFonts w:ascii="Tahoma" w:hAnsi="Tahoma" w:cs="Tahoma" w:hint="cs"/>
            <w:sz w:val="22"/>
            <w:szCs w:val="22"/>
            <w:rtl/>
          </w:rPr>
          <w:delText>הסטנדים</w:delText>
        </w:r>
        <w:r w:rsidDel="001E27F4">
          <w:rPr>
            <w:rFonts w:ascii="Tahoma" w:hAnsi="Tahoma" w:cs="Tahoma"/>
            <w:sz w:val="22"/>
            <w:szCs w:val="22"/>
          </w:rPr>
          <w:delText xml:space="preserve"> </w:delText>
        </w:r>
        <w:r w:rsidDel="001E27F4">
          <w:rPr>
            <w:rFonts w:ascii="Tahoma" w:hAnsi="Tahoma" w:cs="Tahoma"/>
            <w:sz w:val="22"/>
            <w:szCs w:val="22"/>
            <w:rtl/>
          </w:rPr>
          <w:delText xml:space="preserve"> </w:delText>
        </w:r>
        <w:r w:rsidDel="001E27F4">
          <w:rPr>
            <w:rFonts w:ascii="Tahoma" w:hAnsi="Tahoma" w:cs="Tahoma"/>
            <w:sz w:val="22"/>
            <w:szCs w:val="22"/>
          </w:rPr>
          <w:delText xml:space="preserve">A,B,C,D,E </w:delText>
        </w:r>
        <w:r w:rsidDel="001E27F4">
          <w:rPr>
            <w:rFonts w:ascii="Tahoma" w:hAnsi="Tahoma" w:cs="Tahoma"/>
            <w:sz w:val="22"/>
            <w:szCs w:val="22"/>
            <w:rtl/>
          </w:rPr>
          <w:delText xml:space="preserve"> יתקבצו כי כל נקודות הגישה שלהם- 1 משותפות, והיא גם הכי קרובה. </w:delText>
        </w:r>
        <w:r w:rsidDel="001E27F4">
          <w:rPr>
            <w:rFonts w:ascii="Tahoma" w:hAnsi="Tahoma" w:cs="Tahoma"/>
            <w:sz w:val="22"/>
            <w:szCs w:val="22"/>
          </w:rPr>
          <w:delText>F</w:delText>
        </w:r>
        <w:r w:rsidDel="001E27F4">
          <w:rPr>
            <w:rFonts w:ascii="Tahoma" w:hAnsi="Tahoma" w:cs="Tahoma"/>
            <w:sz w:val="22"/>
            <w:szCs w:val="22"/>
            <w:rtl/>
          </w:rPr>
          <w:delText xml:space="preserve"> ו</w:delText>
        </w:r>
        <w:r w:rsidDel="001E27F4">
          <w:rPr>
            <w:rFonts w:ascii="Tahoma" w:hAnsi="Tahoma" w:cs="Tahoma"/>
            <w:sz w:val="22"/>
            <w:szCs w:val="22"/>
          </w:rPr>
          <w:delText>G</w:delText>
        </w:r>
        <w:r w:rsidDel="001E27F4">
          <w:rPr>
            <w:rFonts w:ascii="Tahoma" w:hAnsi="Tahoma" w:cs="Tahoma"/>
            <w:sz w:val="22"/>
            <w:szCs w:val="22"/>
            <w:rtl/>
          </w:rPr>
          <w:delText xml:space="preserve"> לא יתקבצו למרות שנקודות הגישה שלהם 2,3 משותפות אך ל</w:delText>
        </w:r>
        <w:r w:rsidDel="001E27F4">
          <w:rPr>
            <w:rFonts w:ascii="Tahoma" w:hAnsi="Tahoma" w:cs="Tahoma"/>
            <w:sz w:val="22"/>
            <w:szCs w:val="22"/>
          </w:rPr>
          <w:delText>G</w:delText>
        </w:r>
        <w:r w:rsidDel="001E27F4">
          <w:rPr>
            <w:rFonts w:ascii="Tahoma" w:hAnsi="Tahoma" w:cs="Tahoma"/>
            <w:sz w:val="22"/>
            <w:szCs w:val="22"/>
            <w:rtl/>
          </w:rPr>
          <w:delText xml:space="preserve"> 2 היא הקרובה ביותר ול</w:delText>
        </w:r>
        <w:r w:rsidDel="001E27F4">
          <w:rPr>
            <w:rFonts w:ascii="Tahoma" w:hAnsi="Tahoma" w:cs="Tahoma"/>
            <w:sz w:val="22"/>
            <w:szCs w:val="22"/>
          </w:rPr>
          <w:delText>F</w:delText>
        </w:r>
        <w:r w:rsidDel="001E27F4">
          <w:rPr>
            <w:rFonts w:ascii="Tahoma" w:hAnsi="Tahoma" w:cs="Tahoma"/>
            <w:sz w:val="22"/>
            <w:szCs w:val="22"/>
            <w:rtl/>
          </w:rPr>
          <w:delText xml:space="preserve"> 3 היא הקרובה ביותר, ולכן לא מובטח שכשיכנסו ל</w:delText>
        </w:r>
        <w:r w:rsidDel="001E27F4">
          <w:rPr>
            <w:rFonts w:ascii="Tahoma" w:hAnsi="Tahoma" w:cs="Tahoma"/>
            <w:sz w:val="22"/>
            <w:szCs w:val="22"/>
          </w:rPr>
          <w:delText>F</w:delText>
        </w:r>
        <w:r w:rsidDel="001E27F4">
          <w:rPr>
            <w:rFonts w:ascii="Tahoma" w:hAnsi="Tahoma" w:cs="Tahoma"/>
            <w:sz w:val="22"/>
            <w:szCs w:val="22"/>
            <w:rtl/>
          </w:rPr>
          <w:delText xml:space="preserve"> יכנסו גם ל</w:delText>
        </w:r>
        <w:r w:rsidDel="001E27F4">
          <w:rPr>
            <w:rFonts w:ascii="Tahoma" w:hAnsi="Tahoma" w:cs="Tahoma"/>
            <w:sz w:val="22"/>
            <w:szCs w:val="22"/>
          </w:rPr>
          <w:delText>G</w:delText>
        </w:r>
        <w:r w:rsidDel="001E27F4">
          <w:rPr>
            <w:rFonts w:ascii="Tahoma" w:hAnsi="Tahoma" w:cs="Tahoma"/>
            <w:sz w:val="22"/>
            <w:szCs w:val="22"/>
            <w:rtl/>
          </w:rPr>
          <w:delText>.</w:delText>
        </w:r>
      </w:del>
    </w:p>
    <w:p w14:paraId="78440A72" w14:textId="704D3CAA" w:rsidR="00BD575D" w:rsidDel="001E27F4" w:rsidRDefault="00F31DDB">
      <w:pPr>
        <w:bidi/>
        <w:spacing w:after="240" w:line="360" w:lineRule="auto"/>
        <w:jc w:val="both"/>
        <w:rPr>
          <w:del w:id="929" w:author="רינת אביטל" w:date="2022-05-10T10:35:00Z"/>
          <w:rFonts w:ascii="Tahoma" w:hAnsi="Tahoma" w:cs="Tahoma"/>
          <w:sz w:val="22"/>
          <w:szCs w:val="22"/>
          <w:rtl/>
        </w:rPr>
      </w:pPr>
      <w:del w:id="930" w:author="רינת אביטל" w:date="2022-05-10T10:35:00Z">
        <w:r w:rsidDel="001E27F4">
          <w:rPr>
            <w:rFonts w:ascii="Tahoma" w:hAnsi="Tahoma" w:cs="Tahoma"/>
            <w:sz w:val="22"/>
            <w:szCs w:val="22"/>
            <w:rtl/>
          </w:rPr>
          <w:delText>לא רלוונטי לדעת את המרחק מ</w:delText>
        </w:r>
        <w:r w:rsidDel="001E27F4">
          <w:rPr>
            <w:rFonts w:ascii="Tahoma" w:hAnsi="Tahoma" w:cs="Tahoma"/>
            <w:sz w:val="22"/>
            <w:szCs w:val="22"/>
          </w:rPr>
          <w:delText>A</w:delText>
        </w:r>
        <w:r w:rsidDel="001E27F4">
          <w:rPr>
            <w:rFonts w:ascii="Tahoma" w:hAnsi="Tahoma" w:cs="Tahoma"/>
            <w:sz w:val="22"/>
            <w:szCs w:val="22"/>
            <w:rtl/>
          </w:rPr>
          <w:delText xml:space="preserve"> ל</w:delText>
        </w:r>
        <w:r w:rsidDel="001E27F4">
          <w:rPr>
            <w:rFonts w:ascii="Tahoma" w:hAnsi="Tahoma" w:cs="Tahoma"/>
            <w:sz w:val="22"/>
            <w:szCs w:val="22"/>
          </w:rPr>
          <w:delText>G</w:delText>
        </w:r>
        <w:r w:rsidDel="001E27F4">
          <w:rPr>
            <w:rFonts w:ascii="Tahoma" w:hAnsi="Tahoma" w:cs="Tahoma"/>
            <w:sz w:val="22"/>
            <w:szCs w:val="22"/>
            <w:rtl/>
          </w:rPr>
          <w:delText xml:space="preserve"> ומ</w:delText>
        </w:r>
        <w:r w:rsidDel="001E27F4">
          <w:rPr>
            <w:rFonts w:ascii="Tahoma" w:hAnsi="Tahoma" w:cs="Tahoma"/>
            <w:sz w:val="22"/>
            <w:szCs w:val="22"/>
          </w:rPr>
          <w:delText>B</w:delText>
        </w:r>
        <w:r w:rsidDel="001E27F4">
          <w:rPr>
            <w:rFonts w:ascii="Tahoma" w:hAnsi="Tahoma" w:cs="Tahoma"/>
            <w:sz w:val="22"/>
            <w:szCs w:val="22"/>
            <w:rtl/>
          </w:rPr>
          <w:delText xml:space="preserve"> ל</w:delText>
        </w:r>
        <w:r w:rsidDel="001E27F4">
          <w:rPr>
            <w:rFonts w:ascii="Tahoma" w:hAnsi="Tahoma" w:cs="Tahoma"/>
            <w:sz w:val="22"/>
            <w:szCs w:val="22"/>
          </w:rPr>
          <w:delText>G</w:delText>
        </w:r>
        <w:r w:rsidDel="001E27F4">
          <w:rPr>
            <w:rFonts w:ascii="Tahoma" w:hAnsi="Tahoma" w:cs="Tahoma"/>
            <w:sz w:val="22"/>
            <w:szCs w:val="22"/>
            <w:rtl/>
          </w:rPr>
          <w:delText xml:space="preserve"> בשביל לדעת את הסדר, כי </w:delText>
        </w:r>
        <w:r w:rsidDel="001E27F4">
          <w:rPr>
            <w:rFonts w:ascii="Tahoma" w:hAnsi="Tahoma" w:cs="Tahoma"/>
            <w:sz w:val="22"/>
            <w:szCs w:val="22"/>
          </w:rPr>
          <w:delText>A</w:delText>
        </w:r>
        <w:r w:rsidDel="001E27F4">
          <w:rPr>
            <w:rFonts w:ascii="Tahoma" w:hAnsi="Tahoma" w:cs="Tahoma"/>
            <w:sz w:val="22"/>
            <w:szCs w:val="22"/>
            <w:rtl/>
          </w:rPr>
          <w:delText xml:space="preserve"> ו</w:delText>
        </w:r>
        <w:r w:rsidDel="001E27F4">
          <w:rPr>
            <w:rFonts w:ascii="Tahoma" w:hAnsi="Tahoma" w:cs="Tahoma"/>
            <w:sz w:val="22"/>
            <w:szCs w:val="22"/>
          </w:rPr>
          <w:delText>B</w:delText>
        </w:r>
        <w:r w:rsidDel="001E27F4">
          <w:rPr>
            <w:rFonts w:ascii="Tahoma" w:hAnsi="Tahoma" w:cs="Tahoma"/>
            <w:sz w:val="22"/>
            <w:szCs w:val="22"/>
            <w:rtl/>
          </w:rPr>
          <w:delText xml:space="preserve"> יהיו ביחד כשיגיע תור כל האזור שלהם, ולכן נחשב מרחק רק מהאזור שלהם לכל יעד אחר.</w:delText>
        </w:r>
      </w:del>
    </w:p>
    <w:p w14:paraId="6551B956" w14:textId="1F4EF6F3" w:rsidR="00BD575D" w:rsidDel="001E27F4" w:rsidRDefault="00F31DDB">
      <w:pPr>
        <w:bidi/>
        <w:spacing w:after="240" w:line="360" w:lineRule="auto"/>
        <w:jc w:val="both"/>
        <w:rPr>
          <w:del w:id="931" w:author="רינת אביטל" w:date="2022-05-10T10:35:00Z"/>
          <w:rFonts w:ascii="Tahoma" w:hAnsi="Tahoma" w:cs="Tahoma"/>
          <w:b/>
          <w:bCs/>
          <w:sz w:val="22"/>
          <w:szCs w:val="22"/>
          <w:rtl/>
        </w:rPr>
      </w:pPr>
      <w:del w:id="932" w:author="רינת אביטל" w:date="2022-05-10T10:35:00Z">
        <w:r w:rsidDel="001E27F4">
          <w:rPr>
            <w:rFonts w:ascii="Tahoma" w:hAnsi="Tahoma" w:cs="Tahoma"/>
            <w:b/>
            <w:bCs/>
            <w:sz w:val="22"/>
            <w:szCs w:val="22"/>
            <w:rtl/>
          </w:rPr>
          <w:delText xml:space="preserve">הבעיה בשימוש בקיבוץ לאזורים: </w:delText>
        </w:r>
      </w:del>
    </w:p>
    <w:p w14:paraId="0B401740" w14:textId="350B5D53" w:rsidR="00BD575D" w:rsidDel="001E27F4" w:rsidRDefault="00F31DDB">
      <w:pPr>
        <w:bidi/>
        <w:spacing w:after="240" w:line="360" w:lineRule="auto"/>
        <w:jc w:val="both"/>
        <w:rPr>
          <w:del w:id="933" w:author="רינת אביטל" w:date="2022-05-10T10:35:00Z"/>
          <w:rFonts w:ascii="Tahoma" w:hAnsi="Tahoma" w:cs="Tahoma"/>
          <w:sz w:val="22"/>
          <w:szCs w:val="22"/>
          <w:rtl/>
        </w:rPr>
      </w:pPr>
      <w:del w:id="934" w:author="רינת אביטל" w:date="2022-05-10T10:35:00Z">
        <w:r w:rsidDel="001E27F4">
          <w:rPr>
            <w:rFonts w:ascii="Tahoma" w:hAnsi="Tahoma" w:cs="Tahoma"/>
            <w:sz w:val="22"/>
            <w:szCs w:val="22"/>
            <w:rtl/>
          </w:rPr>
          <w:delText>בנקודה הקודמת, חישוב מרחקים בין קוים, הזכרנו את הבעיה בחישוב מרחקים ע"י אמצע קטע של קוים ארוכים.</w:delText>
        </w:r>
      </w:del>
    </w:p>
    <w:p w14:paraId="34C8A128" w14:textId="761ACCAA" w:rsidR="00BD575D" w:rsidDel="001E27F4" w:rsidRDefault="00F31DDB">
      <w:pPr>
        <w:bidi/>
        <w:spacing w:after="240" w:line="360" w:lineRule="auto"/>
        <w:jc w:val="both"/>
        <w:rPr>
          <w:del w:id="935" w:author="רינת אביטל" w:date="2022-05-10T10:35:00Z"/>
          <w:rFonts w:ascii="Tahoma" w:hAnsi="Tahoma" w:cs="Tahoma"/>
          <w:sz w:val="22"/>
          <w:szCs w:val="22"/>
          <w:rtl/>
        </w:rPr>
      </w:pPr>
      <w:del w:id="936" w:author="רינת אביטל" w:date="2022-05-10T10:35:00Z">
        <w:r w:rsidDel="001E27F4">
          <w:rPr>
            <w:rFonts w:ascii="Tahoma" w:hAnsi="Tahoma" w:cs="Tahoma"/>
            <w:sz w:val="22"/>
            <w:szCs w:val="22"/>
            <w:rtl/>
          </w:rPr>
          <w:delText xml:space="preserve">כזכור, כשחישבנו מרחק בין סטנד לנקודת גישה הסתבכנו כי זה מרחק בין קו לקו ולא בין נקודה לנקודה, ולכן חישבנו לכל קו את אמצע הקטע שלו וביניהם חישבנו מרחק, וזה כמעט מדויק בהנחה </w:delText>
        </w:r>
        <w:r w:rsidDel="001E27F4">
          <w:rPr>
            <w:rFonts w:ascii="Tahoma" w:hAnsi="Tahoma" w:cs="Tahoma" w:hint="cs"/>
            <w:sz w:val="22"/>
            <w:szCs w:val="22"/>
            <w:rtl/>
          </w:rPr>
          <w:delText>שהסטנדים</w:delText>
        </w:r>
        <w:r w:rsidDel="001E27F4">
          <w:rPr>
            <w:rFonts w:ascii="Tahoma" w:hAnsi="Tahoma" w:cs="Tahoma"/>
            <w:sz w:val="22"/>
            <w:szCs w:val="22"/>
            <w:rtl/>
          </w:rPr>
          <w:delText xml:space="preserve"> </w:delText>
        </w:r>
        <w:r w:rsidDel="001E27F4">
          <w:rPr>
            <w:rFonts w:ascii="Tahoma" w:hAnsi="Tahoma" w:cs="Tahoma" w:hint="cs"/>
            <w:sz w:val="22"/>
            <w:szCs w:val="22"/>
            <w:rtl/>
          </w:rPr>
          <w:delText>קצרים</w:delText>
        </w:r>
        <w:r w:rsidDel="001E27F4">
          <w:rPr>
            <w:rFonts w:ascii="Tahoma" w:hAnsi="Tahoma" w:cs="Tahoma"/>
            <w:sz w:val="22"/>
            <w:szCs w:val="22"/>
            <w:rtl/>
          </w:rPr>
          <w:delText xml:space="preserve"> יחסית וכשל</w:delText>
        </w:r>
        <w:r w:rsidDel="001E27F4">
          <w:rPr>
            <w:rFonts w:ascii="Tahoma" w:hAnsi="Tahoma" w:cs="Tahoma" w:hint="cs"/>
            <w:sz w:val="22"/>
            <w:szCs w:val="22"/>
            <w:rtl/>
          </w:rPr>
          <w:delText>ק</w:delText>
        </w:r>
        <w:r w:rsidDel="001E27F4">
          <w:rPr>
            <w:rFonts w:ascii="Tahoma" w:hAnsi="Tahoma" w:cs="Tahoma"/>
            <w:sz w:val="22"/>
            <w:szCs w:val="22"/>
            <w:rtl/>
          </w:rPr>
          <w:delText>וח מגיע לסטנד הוא בעצם נמצא באמצע הסטנד.</w:delText>
        </w:r>
      </w:del>
    </w:p>
    <w:p w14:paraId="0FDB4A22" w14:textId="4D3056E5" w:rsidR="00BD575D" w:rsidDel="001E27F4" w:rsidRDefault="00F31DDB">
      <w:pPr>
        <w:bidi/>
        <w:spacing w:after="240" w:line="360" w:lineRule="auto"/>
        <w:jc w:val="both"/>
        <w:rPr>
          <w:del w:id="937" w:author="רינת אביטל" w:date="2022-05-10T10:35:00Z"/>
          <w:rFonts w:ascii="Tahoma" w:hAnsi="Tahoma" w:cs="Tahoma"/>
          <w:sz w:val="22"/>
          <w:szCs w:val="22"/>
          <w:rtl/>
        </w:rPr>
      </w:pPr>
      <w:del w:id="938" w:author="רינת אביטל" w:date="2022-05-10T10:35:00Z">
        <w:r w:rsidDel="001E27F4">
          <w:rPr>
            <w:rFonts w:ascii="Tahoma" w:hAnsi="Tahoma" w:cs="Tahoma"/>
            <w:sz w:val="22"/>
            <w:szCs w:val="22"/>
            <w:rtl/>
          </w:rPr>
          <w:delText xml:space="preserve">אך אם נקבץ מספר </w:delText>
        </w:r>
        <w:r w:rsidDel="001E27F4">
          <w:rPr>
            <w:rFonts w:ascii="Tahoma" w:hAnsi="Tahoma" w:cs="Tahoma" w:hint="cs"/>
            <w:sz w:val="22"/>
            <w:szCs w:val="22"/>
            <w:rtl/>
          </w:rPr>
          <w:delText>סטנדים</w:delText>
        </w:r>
        <w:r w:rsidDel="001E27F4">
          <w:rPr>
            <w:rFonts w:ascii="Tahoma" w:hAnsi="Tahoma" w:cs="Tahoma"/>
            <w:sz w:val="22"/>
            <w:szCs w:val="22"/>
            <w:rtl/>
          </w:rPr>
          <w:delText xml:space="preserve"> יחד ונקבל אזור, בשביל לחשב מרחק אליו גם נחשב את נקודת האמצע שלו [ע"י 2 הנקודות הקיצוניות שבו] ומרחק לנקודת גישה, אך כאן חוסר הדיוק גדל הרבה יותר.</w:delText>
        </w:r>
      </w:del>
    </w:p>
    <w:p w14:paraId="6AB7C295" w14:textId="6E241F2C" w:rsidR="00BD575D" w:rsidDel="001E27F4" w:rsidRDefault="00F31DDB">
      <w:pPr>
        <w:bidi/>
        <w:spacing w:after="240" w:line="360" w:lineRule="auto"/>
        <w:jc w:val="both"/>
        <w:rPr>
          <w:del w:id="939" w:author="רינת אביטל" w:date="2022-05-10T10:35:00Z"/>
          <w:rFonts w:ascii="Tahoma" w:hAnsi="Tahoma" w:cs="Tahoma"/>
          <w:sz w:val="22"/>
          <w:szCs w:val="22"/>
          <w:rtl/>
        </w:rPr>
      </w:pPr>
      <w:del w:id="940" w:author="רינת אביטל" w:date="2022-05-10T10:35:00Z">
        <w:r w:rsidDel="001E27F4">
          <w:rPr>
            <w:rFonts w:ascii="Tahoma" w:hAnsi="Tahoma" w:cs="Tahoma"/>
            <w:sz w:val="22"/>
            <w:szCs w:val="22"/>
            <w:rtl/>
          </w:rPr>
          <w:delText>לאחר עיון מעמיק התגלה כי צורה זו עלולה במקרי קצה להציע סדר מוטעה לאיסוף המוצרים!</w:delText>
        </w:r>
      </w:del>
    </w:p>
    <w:p w14:paraId="26B0ABDE" w14:textId="5E72B4C6" w:rsidR="00BD575D" w:rsidDel="001E27F4" w:rsidRDefault="00F31DDB">
      <w:pPr>
        <w:bidi/>
        <w:spacing w:after="240" w:line="360" w:lineRule="auto"/>
        <w:jc w:val="both"/>
        <w:rPr>
          <w:del w:id="941" w:author="רינת אביטל" w:date="2022-05-10T10:35:00Z"/>
          <w:rFonts w:ascii="Tahoma" w:hAnsi="Tahoma" w:cs="Tahoma"/>
          <w:sz w:val="22"/>
          <w:szCs w:val="22"/>
          <w:rtl/>
        </w:rPr>
      </w:pPr>
      <w:del w:id="942" w:author="רינת אביטל" w:date="2022-05-10T10:35:00Z">
        <w:r w:rsidDel="001E27F4">
          <w:rPr>
            <w:rFonts w:ascii="Tahoma" w:hAnsi="Tahoma" w:cs="Tahoma"/>
            <w:sz w:val="22"/>
            <w:szCs w:val="22"/>
            <w:rtl/>
          </w:rPr>
          <w:delText xml:space="preserve">יתכן שהחישוב ימליץ על קניה מעגלית, שבמקרה זה </w:delText>
        </w:r>
        <w:r w:rsidDel="001E27F4">
          <w:rPr>
            <w:rFonts w:ascii="Tahoma" w:hAnsi="Tahoma" w:cs="Tahoma" w:hint="cs"/>
            <w:sz w:val="22"/>
            <w:szCs w:val="22"/>
            <w:rtl/>
          </w:rPr>
          <w:delText>יחושב</w:delText>
        </w:r>
        <w:r w:rsidDel="001E27F4">
          <w:rPr>
            <w:rFonts w:ascii="Tahoma" w:hAnsi="Tahoma" w:cs="Tahoma"/>
            <w:sz w:val="22"/>
            <w:szCs w:val="22"/>
            <w:rtl/>
          </w:rPr>
          <w:delText xml:space="preserve"> </w:delText>
        </w:r>
        <w:r w:rsidDel="001E27F4">
          <w:rPr>
            <w:rFonts w:ascii="Tahoma" w:hAnsi="Tahoma" w:cs="Tahoma" w:hint="cs"/>
            <w:sz w:val="22"/>
            <w:szCs w:val="22"/>
            <w:rtl/>
          </w:rPr>
          <w:delText>בשביל להכנס לאזור א'</w:delText>
        </w:r>
        <w:r w:rsidDel="001E27F4">
          <w:rPr>
            <w:rFonts w:ascii="Tahoma" w:hAnsi="Tahoma" w:cs="Tahoma"/>
            <w:sz w:val="22"/>
            <w:szCs w:val="22"/>
            <w:rtl/>
          </w:rPr>
          <w:delText xml:space="preserve"> </w:delText>
        </w:r>
        <w:r w:rsidDel="001E27F4">
          <w:rPr>
            <w:rFonts w:ascii="Tahoma" w:hAnsi="Tahoma" w:cs="Tahoma" w:hint="cs"/>
            <w:sz w:val="22"/>
            <w:szCs w:val="22"/>
            <w:rtl/>
          </w:rPr>
          <w:delText>מחצית מאורך אזור א',</w:delText>
        </w:r>
        <w:r w:rsidDel="001E27F4">
          <w:rPr>
            <w:rFonts w:ascii="Tahoma" w:hAnsi="Tahoma" w:cs="Tahoma"/>
            <w:sz w:val="22"/>
            <w:szCs w:val="22"/>
            <w:rtl/>
          </w:rPr>
          <w:delText xml:space="preserve"> </w:delText>
        </w:r>
        <w:r w:rsidDel="001E27F4">
          <w:rPr>
            <w:rFonts w:ascii="Tahoma" w:hAnsi="Tahoma" w:cs="Tahoma" w:hint="cs"/>
            <w:sz w:val="22"/>
            <w:szCs w:val="22"/>
            <w:rtl/>
          </w:rPr>
          <w:delText>ומרחק יציאה מאזור א-</w:delText>
        </w:r>
        <w:r w:rsidDel="001E27F4">
          <w:rPr>
            <w:rFonts w:ascii="Tahoma" w:hAnsi="Tahoma" w:cs="Tahoma"/>
            <w:sz w:val="22"/>
            <w:szCs w:val="22"/>
            <w:rtl/>
          </w:rPr>
          <w:delText xml:space="preserve"> חצי</w:delText>
        </w:r>
        <w:r w:rsidDel="001E27F4">
          <w:rPr>
            <w:rFonts w:ascii="Tahoma" w:hAnsi="Tahoma" w:cs="Tahoma" w:hint="cs"/>
            <w:sz w:val="22"/>
            <w:szCs w:val="22"/>
            <w:rtl/>
          </w:rPr>
          <w:delText xml:space="preserve"> מאורך</w:delText>
        </w:r>
        <w:r w:rsidDel="001E27F4">
          <w:rPr>
            <w:rFonts w:ascii="Tahoma" w:hAnsi="Tahoma" w:cs="Tahoma"/>
            <w:sz w:val="22"/>
            <w:szCs w:val="22"/>
            <w:rtl/>
          </w:rPr>
          <w:delText xml:space="preserve"> אזור א',</w:delText>
        </w:r>
        <w:r w:rsidDel="001E27F4">
          <w:rPr>
            <w:rFonts w:ascii="Tahoma" w:hAnsi="Tahoma" w:cs="Tahoma" w:hint="cs"/>
            <w:sz w:val="22"/>
            <w:szCs w:val="22"/>
            <w:rtl/>
          </w:rPr>
          <w:delText xml:space="preserve"> כשלמעשה הלקוח לא הלך רק מחצית מאורך האזור אלא הגיע לכל הסטנדים הקיצוניים שבאזור. בצורה כזו התכנית עשויה להציע ללקוח להכנס לטור לאזור א', לצאת</w:delText>
        </w:r>
        <w:r w:rsidDel="001E27F4">
          <w:rPr>
            <w:rFonts w:ascii="Tahoma" w:hAnsi="Tahoma" w:cs="Tahoma"/>
            <w:sz w:val="22"/>
            <w:szCs w:val="22"/>
            <w:rtl/>
          </w:rPr>
          <w:delText xml:space="preserve"> במקום להמשיך מאזור א' לאזור ב'</w:delText>
        </w:r>
        <w:r w:rsidDel="001E27F4">
          <w:rPr>
            <w:rFonts w:ascii="Tahoma" w:hAnsi="Tahoma" w:cs="Tahoma" w:hint="cs"/>
            <w:sz w:val="22"/>
            <w:szCs w:val="22"/>
            <w:rtl/>
          </w:rPr>
          <w:delText xml:space="preserve"> הצמוד לאזור א'</w:delText>
        </w:r>
        <w:r w:rsidDel="001E27F4">
          <w:rPr>
            <w:rFonts w:ascii="Tahoma" w:hAnsi="Tahoma" w:cs="Tahoma"/>
            <w:sz w:val="22"/>
            <w:szCs w:val="22"/>
            <w:rtl/>
          </w:rPr>
          <w:delText>.</w:delText>
        </w:r>
      </w:del>
    </w:p>
    <w:p w14:paraId="62BE200A" w14:textId="0A621778" w:rsidR="00BD575D" w:rsidDel="001E27F4" w:rsidRDefault="00F31DDB">
      <w:pPr>
        <w:bidi/>
        <w:spacing w:after="240" w:line="360" w:lineRule="auto"/>
        <w:jc w:val="both"/>
        <w:rPr>
          <w:del w:id="943" w:author="רינת אביטל" w:date="2022-05-10T10:35:00Z"/>
          <w:rFonts w:ascii="Tahoma" w:hAnsi="Tahoma" w:cs="Tahoma"/>
          <w:sz w:val="22"/>
          <w:szCs w:val="22"/>
          <w:rtl/>
        </w:rPr>
      </w:pPr>
      <w:del w:id="944" w:author="רינת אביטל" w:date="2022-05-10T10:35:00Z">
        <w:r w:rsidDel="001E27F4">
          <w:rPr>
            <w:rFonts w:ascii="Tahoma" w:hAnsi="Tahoma" w:cs="Tahoma"/>
            <w:sz w:val="22"/>
            <w:szCs w:val="22"/>
            <w:rtl/>
          </w:rPr>
          <w:delText>המצב נדיר ובעיקרון החישוב הלא מדויק אינו משנה לרוב את בחירת המסלול, [תזכורת: המטרה בחישוב מטריצת המרחקים בשביל לקבל סדר אידיאלי של יעדים ואם תתקבל תוצאה נכונה לא משנה אם המרחקים יהיו מוטעים] אך יש לשים לב לנקודה זו.</w:delText>
        </w:r>
      </w:del>
    </w:p>
    <w:p w14:paraId="32E008E8" w14:textId="3E5237CB" w:rsidR="00BD575D" w:rsidDel="001E27F4" w:rsidRDefault="00F31DDB">
      <w:pPr>
        <w:bidi/>
        <w:spacing w:after="240" w:line="360" w:lineRule="auto"/>
        <w:jc w:val="both"/>
        <w:rPr>
          <w:del w:id="945" w:author="רינת אביטל" w:date="2022-05-10T10:35:00Z"/>
          <w:rFonts w:ascii="Tahoma" w:hAnsi="Tahoma" w:cs="Tahoma"/>
          <w:sz w:val="22"/>
          <w:szCs w:val="22"/>
          <w:rtl/>
        </w:rPr>
      </w:pPr>
      <w:del w:id="946" w:author="רינת אביטל" w:date="2022-05-10T10:35:00Z">
        <w:r w:rsidDel="001E27F4">
          <w:rPr>
            <w:rFonts w:ascii="Tahoma" w:hAnsi="Tahoma" w:cs="Tahoma"/>
            <w:sz w:val="22"/>
            <w:szCs w:val="22"/>
            <w:rtl/>
          </w:rPr>
          <w:delText xml:space="preserve">לכן, אם לאחר קיבוץ המוצרים </w:delText>
        </w:r>
        <w:r w:rsidDel="001E27F4">
          <w:rPr>
            <w:rFonts w:ascii="Tahoma" w:hAnsi="Tahoma" w:cs="Tahoma" w:hint="cs"/>
            <w:sz w:val="22"/>
            <w:szCs w:val="22"/>
            <w:rtl/>
          </w:rPr>
          <w:delText>לסטנדים</w:delText>
        </w:r>
        <w:r w:rsidDel="001E27F4">
          <w:rPr>
            <w:rFonts w:ascii="Tahoma" w:hAnsi="Tahoma" w:cs="Tahoma"/>
            <w:sz w:val="22"/>
            <w:szCs w:val="22"/>
            <w:rtl/>
          </w:rPr>
          <w:delText xml:space="preserve"> נקבל יותר מ-10 נקודות להגיע אליהם, נקבץ לאזורים. אחרת- אין צורך לקבץ, הפונקציה </w:delText>
        </w:r>
        <w:r w:rsidDel="001E27F4">
          <w:rPr>
            <w:rFonts w:ascii="Tahoma" w:hAnsi="Tahoma" w:cs="Tahoma"/>
            <w:sz w:val="22"/>
            <w:szCs w:val="22"/>
          </w:rPr>
          <w:delText>TSP</w:delText>
        </w:r>
        <w:r w:rsidDel="001E27F4">
          <w:rPr>
            <w:rFonts w:ascii="Tahoma" w:hAnsi="Tahoma" w:cs="Tahoma"/>
            <w:sz w:val="22"/>
            <w:szCs w:val="22"/>
            <w:rtl/>
          </w:rPr>
          <w:delText xml:space="preserve"> תוכל לפעול בפרק זמן הגיוני. </w:delText>
        </w:r>
      </w:del>
    </w:p>
    <w:p w14:paraId="57C28DFD" w14:textId="4BB7F5BF" w:rsidR="00BD575D" w:rsidDel="001E27F4" w:rsidRDefault="00F31DDB">
      <w:pPr>
        <w:bidi/>
        <w:spacing w:after="240" w:line="360" w:lineRule="auto"/>
        <w:jc w:val="both"/>
        <w:rPr>
          <w:del w:id="947" w:author="רינת אביטל" w:date="2022-05-10T10:35:00Z"/>
          <w:rFonts w:ascii="Tahoma" w:hAnsi="Tahoma" w:cs="Tahoma"/>
          <w:b/>
          <w:bCs/>
          <w:sz w:val="22"/>
          <w:szCs w:val="22"/>
          <w:rtl/>
        </w:rPr>
      </w:pPr>
      <w:del w:id="948" w:author="רינת אביטל" w:date="2022-05-10T10:35:00Z">
        <w:r w:rsidDel="001E27F4">
          <w:rPr>
            <w:rFonts w:ascii="Tahoma" w:hAnsi="Tahoma" w:cs="Tahoma"/>
            <w:b/>
            <w:bCs/>
            <w:sz w:val="22"/>
            <w:szCs w:val="22"/>
            <w:rtl/>
          </w:rPr>
          <w:delText>פתרון  2 לבעיית ה</w:delText>
        </w:r>
        <w:r w:rsidDel="001E27F4">
          <w:rPr>
            <w:rFonts w:ascii="Tahoma" w:hAnsi="Tahoma" w:cs="Tahoma"/>
            <w:b/>
            <w:bCs/>
            <w:sz w:val="22"/>
            <w:szCs w:val="22"/>
          </w:rPr>
          <w:delText>Tsp</w:delText>
        </w:r>
        <w:r w:rsidDel="001E27F4">
          <w:rPr>
            <w:rFonts w:ascii="Tahoma" w:hAnsi="Tahoma" w:cs="Tahoma"/>
            <w:b/>
            <w:bCs/>
            <w:sz w:val="22"/>
            <w:szCs w:val="22"/>
            <w:rtl/>
          </w:rPr>
          <w:delText>: שימוש בפונקציות פחות מדויקות</w:delText>
        </w:r>
      </w:del>
    </w:p>
    <w:p w14:paraId="5DCDF75A" w14:textId="339B8B44" w:rsidR="00BD575D" w:rsidDel="001E27F4" w:rsidRDefault="00F31DDB">
      <w:pPr>
        <w:bidi/>
        <w:spacing w:after="240" w:line="360" w:lineRule="auto"/>
        <w:jc w:val="both"/>
        <w:rPr>
          <w:del w:id="949" w:author="רינת אביטל" w:date="2022-05-10T10:35:00Z"/>
          <w:rFonts w:ascii="Tahoma" w:hAnsi="Tahoma" w:cs="Tahoma"/>
          <w:sz w:val="22"/>
          <w:szCs w:val="22"/>
          <w:rtl/>
        </w:rPr>
      </w:pPr>
      <w:del w:id="950" w:author="רינת אביטל" w:date="2022-05-10T10:35:00Z">
        <w:r w:rsidDel="001E27F4">
          <w:rPr>
            <w:rFonts w:ascii="Tahoma" w:hAnsi="Tahoma" w:cs="Tahoma"/>
            <w:sz w:val="22"/>
            <w:szCs w:val="22"/>
            <w:rtl/>
          </w:rPr>
          <w:delText xml:space="preserve">בהנחה שהפרויקט שלנו מתאים לקניה ממוקדת [לקוח שרוצה לקנות 100 מוצרים מסתובב בכל החנות ולא מקיש אותם והולך לפי הנחיות האפליקציה...] נוכל להפעיל את פונקציית </w:delText>
        </w:r>
        <w:r w:rsidDel="001E27F4">
          <w:rPr>
            <w:rFonts w:ascii="Tahoma" w:hAnsi="Tahoma" w:cs="Tahoma"/>
            <w:sz w:val="22"/>
            <w:szCs w:val="22"/>
          </w:rPr>
          <w:delText>TSP</w:delText>
        </w:r>
        <w:r w:rsidDel="001E27F4">
          <w:rPr>
            <w:rFonts w:ascii="Tahoma" w:hAnsi="Tahoma" w:cs="Tahoma"/>
            <w:sz w:val="22"/>
            <w:szCs w:val="22"/>
            <w:rtl/>
          </w:rPr>
          <w:delText xml:space="preserve"> המדויקת כי  לרוב נקבל עד 10 יעדים – אזורים.</w:delText>
        </w:r>
      </w:del>
    </w:p>
    <w:p w14:paraId="41972CBC" w14:textId="6BEC9FFD" w:rsidR="00BD575D" w:rsidDel="001E27F4" w:rsidRDefault="00F31DDB">
      <w:pPr>
        <w:bidi/>
        <w:spacing w:after="240" w:line="360" w:lineRule="auto"/>
        <w:jc w:val="both"/>
        <w:rPr>
          <w:del w:id="951" w:author="רינת אביטל" w:date="2022-05-10T10:35:00Z"/>
          <w:rFonts w:ascii="Tahoma" w:hAnsi="Tahoma" w:cs="Tahoma"/>
          <w:sz w:val="22"/>
          <w:szCs w:val="22"/>
          <w:rtl/>
        </w:rPr>
      </w:pPr>
      <w:del w:id="952" w:author="רינת אביטל" w:date="2022-05-10T10:35:00Z">
        <w:r w:rsidDel="001E27F4">
          <w:rPr>
            <w:rFonts w:ascii="Tahoma" w:hAnsi="Tahoma" w:cs="Tahoma"/>
            <w:sz w:val="22"/>
            <w:szCs w:val="22"/>
            <w:rtl/>
          </w:rPr>
          <w:delText>אם לא, לא נרשה לתוכנית שלנו לקרוס או לעבוד בזמן לא סביר! לכן נפעיל מספר פונקציות אחרות.</w:delText>
        </w:r>
      </w:del>
    </w:p>
    <w:p w14:paraId="5F9BF77F" w14:textId="3123508F" w:rsidR="00BD575D" w:rsidDel="001E27F4" w:rsidRDefault="00F31DDB">
      <w:pPr>
        <w:bidi/>
        <w:spacing w:after="240" w:line="360" w:lineRule="auto"/>
        <w:jc w:val="both"/>
        <w:rPr>
          <w:del w:id="953" w:author="רינת אביטל" w:date="2022-05-10T10:35:00Z"/>
          <w:rFonts w:ascii="Tahoma" w:hAnsi="Tahoma" w:cs="Tahoma"/>
          <w:sz w:val="22"/>
          <w:szCs w:val="22"/>
          <w:rtl/>
        </w:rPr>
      </w:pPr>
      <w:del w:id="954" w:author="רינת אביטל" w:date="2022-05-10T10:35:00Z">
        <w:r w:rsidDel="001E27F4">
          <w:rPr>
            <w:rFonts w:ascii="Tahoma" w:hAnsi="Tahoma" w:cs="Tahoma" w:hint="cs"/>
            <w:sz w:val="22"/>
            <w:szCs w:val="22"/>
            <w:rtl/>
          </w:rPr>
          <w:delText>הגדרנו</w:delText>
        </w:r>
        <w:r w:rsidDel="001E27F4">
          <w:rPr>
            <w:rFonts w:ascii="Tahoma" w:hAnsi="Tahoma" w:cs="Tahoma"/>
            <w:sz w:val="22"/>
            <w:szCs w:val="22"/>
            <w:rtl/>
          </w:rPr>
          <w:delText xml:space="preserve"> מחלקה </w:delText>
        </w:r>
        <w:r w:rsidDel="001E27F4">
          <w:rPr>
            <w:rFonts w:ascii="Tahoma" w:eastAsiaTheme="minorEastAsia" w:hAnsi="Tahoma" w:cs="Tahoma"/>
            <w:color w:val="2B91AF"/>
            <w:sz w:val="22"/>
            <w:szCs w:val="22"/>
          </w:rPr>
          <w:delText>TspFunctions</w:delText>
        </w:r>
        <w:r w:rsidDel="001E27F4">
          <w:rPr>
            <w:rFonts w:ascii="Tahoma" w:hAnsi="Tahoma" w:cs="Tahoma"/>
            <w:sz w:val="22"/>
            <w:szCs w:val="22"/>
            <w:rtl/>
          </w:rPr>
          <w:delText xml:space="preserve"> עם פונקציה ראשית </w:delText>
        </w:r>
        <w:r w:rsidDel="001E27F4">
          <w:rPr>
            <w:rFonts w:ascii="Tahoma" w:eastAsiaTheme="minorEastAsia" w:hAnsi="Tahoma" w:cs="Tahoma"/>
            <w:color w:val="2B91AF"/>
            <w:sz w:val="22"/>
            <w:szCs w:val="22"/>
          </w:rPr>
          <w:delText>ManageTsp</w:delText>
        </w:r>
        <w:r w:rsidDel="001E27F4">
          <w:rPr>
            <w:rFonts w:ascii="Tahoma" w:hAnsi="Tahoma" w:cs="Tahoma"/>
            <w:sz w:val="22"/>
            <w:szCs w:val="22"/>
            <w:rtl/>
          </w:rPr>
          <w:delText xml:space="preserve"> שמפעילה את פונקציות ה</w:delText>
        </w:r>
        <w:r w:rsidDel="001E27F4">
          <w:rPr>
            <w:rFonts w:ascii="Tahoma" w:hAnsi="Tahoma" w:cs="Tahoma"/>
            <w:sz w:val="22"/>
            <w:szCs w:val="22"/>
          </w:rPr>
          <w:delText>TSP</w:delText>
        </w:r>
        <w:r w:rsidDel="001E27F4">
          <w:rPr>
            <w:rFonts w:ascii="Tahoma" w:hAnsi="Tahoma" w:cs="Tahoma"/>
            <w:sz w:val="22"/>
            <w:szCs w:val="22"/>
            <w:rtl/>
          </w:rPr>
          <w:delText xml:space="preserve"> הקיימות.</w:delText>
        </w:r>
      </w:del>
    </w:p>
    <w:p w14:paraId="7D729CBF" w14:textId="611892E7" w:rsidR="00BD575D" w:rsidDel="001E27F4" w:rsidRDefault="00F31DDB">
      <w:pPr>
        <w:bidi/>
        <w:spacing w:after="240" w:line="360" w:lineRule="auto"/>
        <w:jc w:val="both"/>
        <w:rPr>
          <w:del w:id="955" w:author="רינת אביטל" w:date="2022-05-10T10:35:00Z"/>
          <w:rFonts w:ascii="Tahoma" w:hAnsi="Tahoma" w:cs="Tahoma"/>
          <w:sz w:val="22"/>
          <w:szCs w:val="22"/>
          <w:rtl/>
        </w:rPr>
      </w:pPr>
      <w:del w:id="956" w:author="רינת אביטל" w:date="2022-05-10T10:35:00Z">
        <w:r w:rsidDel="001E27F4">
          <w:rPr>
            <w:rFonts w:ascii="Tahoma" w:hAnsi="Tahoma" w:cs="Tahoma"/>
            <w:sz w:val="22"/>
            <w:szCs w:val="22"/>
            <w:rtl/>
          </w:rPr>
          <w:delText>במקרה שלאחר כל הצמצומים והקיבוצים נקבל יותר מ-10 נקודות, נשתמש בכמה בפונקציות קירוב שמנסות לחשב את הדרך הקצרה ביותר, תוך יישום פתרונות יצירתיים ואפקטיביים.</w:delText>
        </w:r>
      </w:del>
    </w:p>
    <w:p w14:paraId="30F454E2" w14:textId="56B92F0B" w:rsidR="00BD575D" w:rsidDel="001E27F4" w:rsidRDefault="00F31DDB">
      <w:pPr>
        <w:bidi/>
        <w:spacing w:before="100" w:after="200" w:line="360" w:lineRule="auto"/>
        <w:rPr>
          <w:del w:id="957" w:author="רינת אביטל" w:date="2022-05-10T10:35:00Z"/>
          <w:rFonts w:ascii="Tahoma" w:hAnsi="Tahoma" w:cs="Tahoma"/>
          <w:b/>
          <w:bCs/>
          <w:caps/>
          <w:color w:val="767171" w:themeColor="background2" w:themeShade="80"/>
          <w:spacing w:val="15"/>
          <w:sz w:val="22"/>
          <w:szCs w:val="22"/>
          <w:rtl/>
          <w14:shadow w14:blurRad="50800" w14:dist="38100" w14:dir="18900000" w14:sx="100000" w14:sy="100000" w14:kx="0" w14:ky="0" w14:algn="bl">
            <w14:srgbClr w14:val="000000">
              <w14:alpha w14:val="60000"/>
            </w14:srgbClr>
          </w14:shadow>
        </w:rPr>
      </w:pPr>
      <w:bookmarkStart w:id="958" w:name="_Toc39972182"/>
      <w:del w:id="959" w:author="רינת אביטל" w:date="2022-05-10T10:35:00Z">
        <w:r w:rsidDel="001E27F4">
          <w:rPr>
            <w:rFonts w:ascii="Tahoma" w:hAnsi="Tahoma" w:cs="Tahoma"/>
            <w:b/>
            <w:bCs/>
            <w:color w:val="767171" w:themeColor="background2" w:themeShade="80"/>
            <w:sz w:val="22"/>
            <w:szCs w:val="22"/>
            <w:rtl/>
            <w14:shadow w14:blurRad="50800" w14:dist="38100" w14:dir="18900000" w14:sx="100000" w14:sy="100000" w14:kx="0" w14:ky="0" w14:algn="bl">
              <w14:srgbClr w14:val="000000">
                <w14:alpha w14:val="60000"/>
              </w14:srgbClr>
            </w14:shadow>
          </w:rPr>
          <w:br w:type="page"/>
        </w:r>
      </w:del>
    </w:p>
    <w:p w14:paraId="28692191" w14:textId="21485E1D" w:rsidR="00BD575D" w:rsidDel="001E27F4" w:rsidRDefault="00F31DDB">
      <w:pPr>
        <w:bidi/>
        <w:spacing w:after="240" w:line="360" w:lineRule="auto"/>
        <w:jc w:val="center"/>
        <w:rPr>
          <w:del w:id="960" w:author="רינת אביטל" w:date="2022-05-10T10:35:00Z"/>
          <w:rFonts w:ascii="Tahoma" w:hAnsi="Tahoma" w:cs="Tahoma"/>
          <w:b/>
          <w:bCs/>
          <w:color w:val="ED7D31" w:themeColor="accent2"/>
          <w:sz w:val="22"/>
          <w:szCs w:val="22"/>
          <w:rtl/>
        </w:rPr>
      </w:pPr>
      <w:del w:id="961" w:author="רינת אביטל" w:date="2022-05-10T10:35:00Z">
        <w:r w:rsidDel="001E27F4">
          <w:rPr>
            <w:rFonts w:ascii="Tahoma" w:hAnsi="Tahoma" w:cs="Tahoma"/>
            <w:b/>
            <w:bCs/>
            <w:color w:val="ED7D31" w:themeColor="accent2"/>
            <w:sz w:val="22"/>
            <w:szCs w:val="22"/>
            <w:rtl/>
          </w:rPr>
          <w:delText>תיאור חלקי הלוגיקה</w:delText>
        </w:r>
        <w:bookmarkEnd w:id="958"/>
      </w:del>
    </w:p>
    <w:p w14:paraId="64398BBE" w14:textId="54162B89" w:rsidR="00BD575D" w:rsidDel="001E27F4" w:rsidRDefault="00F31DDB">
      <w:pPr>
        <w:bidi/>
        <w:spacing w:after="240" w:line="360" w:lineRule="auto"/>
        <w:jc w:val="both"/>
        <w:rPr>
          <w:del w:id="962" w:author="רינת אביטל" w:date="2022-05-10T10:35:00Z"/>
          <w:rFonts w:ascii="Tahoma" w:hAnsi="Tahoma" w:cs="Tahoma"/>
          <w:sz w:val="22"/>
          <w:szCs w:val="22"/>
          <w:rtl/>
        </w:rPr>
      </w:pPr>
      <w:del w:id="963" w:author="רינת אביטל" w:date="2022-05-10T10:35:00Z">
        <w:r w:rsidDel="001E27F4">
          <w:rPr>
            <w:rFonts w:ascii="Tahoma" w:hAnsi="Tahoma" w:cs="Tahoma"/>
            <w:sz w:val="22"/>
            <w:szCs w:val="22"/>
            <w:rtl/>
          </w:rPr>
          <w:delText xml:space="preserve">את מיפוי החנות וחישוב המסלול ניתן לחלק </w:delText>
        </w:r>
        <w:r w:rsidDel="001E27F4">
          <w:rPr>
            <w:rFonts w:ascii="Tahoma" w:hAnsi="Tahoma" w:cs="Tahoma" w:hint="cs"/>
            <w:sz w:val="22"/>
            <w:szCs w:val="22"/>
            <w:rtl/>
          </w:rPr>
          <w:delText>לשלושה</w:delText>
        </w:r>
        <w:r w:rsidDel="001E27F4">
          <w:rPr>
            <w:rFonts w:ascii="Tahoma" w:hAnsi="Tahoma" w:cs="Tahoma"/>
            <w:sz w:val="22"/>
            <w:szCs w:val="22"/>
            <w:rtl/>
          </w:rPr>
          <w:delText xml:space="preserve"> שלבים, כפי שהם מתבטאים </w:delText>
        </w:r>
        <w:r w:rsidDel="001E27F4">
          <w:rPr>
            <w:rFonts w:ascii="Tahoma" w:hAnsi="Tahoma" w:cs="Tahoma" w:hint="cs"/>
            <w:sz w:val="22"/>
            <w:szCs w:val="22"/>
            <w:rtl/>
          </w:rPr>
          <w:delText>בשלושה</w:delText>
        </w:r>
        <w:r w:rsidDel="001E27F4">
          <w:rPr>
            <w:rFonts w:ascii="Tahoma" w:hAnsi="Tahoma" w:cs="Tahoma"/>
            <w:sz w:val="22"/>
            <w:szCs w:val="22"/>
            <w:rtl/>
          </w:rPr>
          <w:delText xml:space="preserve"> מחלקות שונות: </w:delText>
        </w:r>
      </w:del>
    </w:p>
    <w:p w14:paraId="0EB2F096" w14:textId="6E77D8B5" w:rsidR="00BD575D" w:rsidDel="001E27F4" w:rsidRDefault="00F31DDB">
      <w:pPr>
        <w:pStyle w:val="a3"/>
        <w:numPr>
          <w:ilvl w:val="0"/>
          <w:numId w:val="2"/>
        </w:numPr>
        <w:bidi/>
        <w:spacing w:after="240" w:line="360" w:lineRule="auto"/>
        <w:jc w:val="both"/>
        <w:rPr>
          <w:del w:id="964" w:author="רינת אביטל" w:date="2022-05-10T10:35:00Z"/>
          <w:rFonts w:ascii="Tahoma" w:hAnsi="Tahoma" w:cs="Tahoma"/>
          <w:sz w:val="22"/>
          <w:szCs w:val="22"/>
          <w:rtl/>
        </w:rPr>
      </w:pPr>
      <w:del w:id="965" w:author="רינת אביטל" w:date="2022-05-10T10:35:00Z">
        <w:r w:rsidDel="001E27F4">
          <w:rPr>
            <w:rFonts w:ascii="Tahoma" w:hAnsi="Tahoma" w:cs="Tahoma"/>
            <w:color w:val="44546A" w:themeColor="text2"/>
            <w:sz w:val="22"/>
            <w:szCs w:val="22"/>
          </w:rPr>
          <w:delText>DijstraFunction</w:delText>
        </w:r>
        <w:r w:rsidDel="001E27F4">
          <w:rPr>
            <w:rFonts w:ascii="Tahoma" w:hAnsi="Tahoma" w:cs="Tahoma" w:hint="cs"/>
            <w:sz w:val="22"/>
            <w:szCs w:val="22"/>
            <w:rtl/>
          </w:rPr>
          <w:delText>-</w:delText>
        </w:r>
        <w:r w:rsidDel="001E27F4">
          <w:rPr>
            <w:rFonts w:ascii="Tahoma" w:hAnsi="Tahoma" w:cs="Tahoma"/>
            <w:sz w:val="22"/>
            <w:szCs w:val="22"/>
            <w:rtl/>
          </w:rPr>
          <w:delText xml:space="preserve"> המחלקה המחשבת את מטריצת המרחקים ע"י אלגוריתם הנקרא </w:delText>
        </w:r>
        <w:r w:rsidDel="001E27F4">
          <w:rPr>
            <w:rFonts w:ascii="Tahoma" w:hAnsi="Tahoma" w:cs="Tahoma"/>
            <w:color w:val="C45911" w:themeColor="accent2" w:themeShade="BF"/>
            <w:sz w:val="22"/>
            <w:szCs w:val="22"/>
            <w:rtl/>
          </w:rPr>
          <w:delText>דייקסטרה</w:delText>
        </w:r>
        <w:r w:rsidDel="001E27F4">
          <w:rPr>
            <w:rFonts w:ascii="Tahoma" w:hAnsi="Tahoma" w:cs="Tahoma"/>
            <w:sz w:val="22"/>
            <w:szCs w:val="22"/>
            <w:rtl/>
          </w:rPr>
          <w:delText xml:space="preserve"> </w:delText>
        </w:r>
      </w:del>
    </w:p>
    <w:p w14:paraId="01C467F0" w14:textId="7FBEE6B1" w:rsidR="00BD575D" w:rsidDel="001E27F4" w:rsidRDefault="00F31DDB">
      <w:pPr>
        <w:pStyle w:val="a3"/>
        <w:numPr>
          <w:ilvl w:val="0"/>
          <w:numId w:val="2"/>
        </w:numPr>
        <w:bidi/>
        <w:spacing w:after="240" w:line="360" w:lineRule="auto"/>
        <w:jc w:val="both"/>
        <w:rPr>
          <w:del w:id="966" w:author="רינת אביטל" w:date="2022-05-10T10:35:00Z"/>
          <w:rFonts w:ascii="Tahoma" w:hAnsi="Tahoma" w:cs="Tahoma"/>
          <w:sz w:val="22"/>
          <w:szCs w:val="22"/>
          <w:rtl/>
        </w:rPr>
      </w:pPr>
      <w:del w:id="967" w:author="רינת אביטל" w:date="2022-05-10T10:35:00Z">
        <w:r w:rsidDel="001E27F4">
          <w:rPr>
            <w:rFonts w:ascii="Tahoma" w:hAnsi="Tahoma" w:cs="Tahoma"/>
            <w:color w:val="44546A" w:themeColor="text2"/>
            <w:sz w:val="22"/>
            <w:szCs w:val="22"/>
          </w:rPr>
          <w:delText>-TravelComputer</w:delText>
        </w:r>
        <w:r w:rsidDel="001E27F4">
          <w:rPr>
            <w:rFonts w:ascii="Tahoma" w:hAnsi="Tahoma" w:cs="Tahoma"/>
            <w:sz w:val="22"/>
            <w:szCs w:val="22"/>
            <w:rtl/>
          </w:rPr>
          <w:delText xml:space="preserve"> מחלקה המנהלת את אלגוריתם </w:delText>
        </w:r>
        <w:r w:rsidDel="001E27F4">
          <w:rPr>
            <w:rFonts w:ascii="Tahoma" w:hAnsi="Tahoma" w:cs="Tahoma"/>
            <w:color w:val="ED7D31" w:themeColor="accent2"/>
            <w:sz w:val="22"/>
            <w:szCs w:val="22"/>
            <w:rtl/>
          </w:rPr>
          <w:delText>חישוב המסלול</w:delText>
        </w:r>
        <w:r w:rsidDel="001E27F4">
          <w:rPr>
            <w:rFonts w:ascii="Tahoma" w:hAnsi="Tahoma" w:cs="Tahoma"/>
            <w:sz w:val="22"/>
            <w:szCs w:val="22"/>
            <w:rtl/>
          </w:rPr>
          <w:delText>, מקבצת אזורים ומחזירה סדר יעדים אופטימלי לשרטוט.</w:delText>
        </w:r>
      </w:del>
    </w:p>
    <w:p w14:paraId="66D41390" w14:textId="62C9E084" w:rsidR="00BD575D" w:rsidDel="001E27F4" w:rsidRDefault="00F31DDB">
      <w:pPr>
        <w:pStyle w:val="a3"/>
        <w:numPr>
          <w:ilvl w:val="0"/>
          <w:numId w:val="2"/>
        </w:numPr>
        <w:bidi/>
        <w:spacing w:after="240" w:line="360" w:lineRule="auto"/>
        <w:jc w:val="both"/>
        <w:rPr>
          <w:del w:id="968" w:author="רינת אביטל" w:date="2022-05-10T10:35:00Z"/>
          <w:rFonts w:ascii="Tahoma" w:hAnsi="Tahoma" w:cs="Tahoma"/>
          <w:sz w:val="22"/>
          <w:szCs w:val="22"/>
          <w:rtl/>
        </w:rPr>
      </w:pPr>
      <w:del w:id="969" w:author="רינת אביטל" w:date="2022-05-10T10:35:00Z">
        <w:r w:rsidDel="001E27F4">
          <w:rPr>
            <w:rFonts w:ascii="Tahoma" w:hAnsi="Tahoma" w:cs="Tahoma"/>
            <w:color w:val="44546A" w:themeColor="text2"/>
            <w:sz w:val="22"/>
            <w:szCs w:val="22"/>
          </w:rPr>
          <w:delText>-TspFunftion</w:delText>
        </w:r>
        <w:r w:rsidDel="001E27F4">
          <w:rPr>
            <w:rFonts w:ascii="Tahoma" w:hAnsi="Tahoma" w:cs="Tahoma"/>
            <w:sz w:val="22"/>
            <w:szCs w:val="22"/>
            <w:rtl/>
          </w:rPr>
          <w:delText xml:space="preserve"> המחלקה המנהלת את אלגוריתמי </w:delText>
        </w:r>
        <w:r w:rsidDel="001E27F4">
          <w:rPr>
            <w:rFonts w:ascii="Tahoma" w:hAnsi="Tahoma" w:cs="Tahoma"/>
            <w:color w:val="ED7D31" w:themeColor="accent2"/>
            <w:sz w:val="22"/>
            <w:szCs w:val="22"/>
            <w:rtl/>
          </w:rPr>
          <w:delText>מציאת המסלול האופטימלי</w:delText>
        </w:r>
        <w:r w:rsidDel="001E27F4">
          <w:rPr>
            <w:rFonts w:ascii="Tahoma" w:hAnsi="Tahoma" w:cs="Tahoma"/>
            <w:sz w:val="22"/>
            <w:szCs w:val="22"/>
            <w:rtl/>
          </w:rPr>
          <w:delText>.</w:delText>
        </w:r>
      </w:del>
    </w:p>
    <w:p w14:paraId="70FF700D" w14:textId="0CB4ED6A" w:rsidR="00BD575D" w:rsidDel="001E27F4" w:rsidRDefault="00F31DDB">
      <w:pPr>
        <w:bidi/>
        <w:spacing w:after="240" w:line="360" w:lineRule="auto"/>
        <w:jc w:val="both"/>
        <w:rPr>
          <w:del w:id="970" w:author="רינת אביטל" w:date="2022-05-10T10:35:00Z"/>
          <w:rFonts w:ascii="Tahoma" w:hAnsi="Tahoma" w:cs="Tahoma"/>
          <w:sz w:val="22"/>
          <w:szCs w:val="22"/>
          <w:rtl/>
        </w:rPr>
      </w:pPr>
      <w:del w:id="971" w:author="רינת אביטל" w:date="2022-05-10T10:35:00Z">
        <w:r w:rsidDel="001E27F4">
          <w:rPr>
            <w:rFonts w:ascii="Tahoma" w:hAnsi="Tahoma" w:cs="Tahoma"/>
            <w:sz w:val="22"/>
            <w:szCs w:val="22"/>
            <w:rtl/>
          </w:rPr>
          <w:delText xml:space="preserve">מחלקות אלה מכילות פונקציות המשתמשות גם בפונקציות עזר ובמחלקות אחרות כפי שיפורט. </w:delText>
        </w:r>
      </w:del>
    </w:p>
    <w:p w14:paraId="127A936B" w14:textId="163AA2DF" w:rsidR="00BD575D" w:rsidDel="001E27F4" w:rsidRDefault="00F31DDB">
      <w:pPr>
        <w:bidi/>
        <w:spacing w:after="240" w:line="360" w:lineRule="auto"/>
        <w:jc w:val="both"/>
        <w:rPr>
          <w:del w:id="972" w:author="רינת אביטל" w:date="2022-05-10T10:35:00Z"/>
          <w:rFonts w:ascii="Tahoma" w:hAnsi="Tahoma" w:cs="Tahoma"/>
          <w:sz w:val="22"/>
          <w:szCs w:val="22"/>
          <w:rtl/>
        </w:rPr>
      </w:pPr>
      <w:del w:id="973" w:author="רינת אביטל" w:date="2022-05-10T10:35:00Z">
        <w:r w:rsidDel="001E27F4">
          <w:rPr>
            <w:rFonts w:ascii="Tahoma" w:hAnsi="Tahoma" w:cs="Tahoma"/>
            <w:sz w:val="22"/>
            <w:szCs w:val="22"/>
            <w:rtl/>
          </w:rPr>
          <w:delText>מחלקות עזר שהוגדרו לצורך החישוב:</w:delText>
        </w:r>
      </w:del>
    </w:p>
    <w:p w14:paraId="03762A8B" w14:textId="28ADEEFE" w:rsidR="00BD575D" w:rsidDel="001E27F4" w:rsidRDefault="00F31DDB">
      <w:pPr>
        <w:bidi/>
        <w:spacing w:after="240" w:line="360" w:lineRule="auto"/>
        <w:jc w:val="both"/>
        <w:rPr>
          <w:del w:id="974" w:author="רינת אביטל" w:date="2022-05-10T10:35:00Z"/>
          <w:rFonts w:ascii="Tahoma" w:hAnsi="Tahoma" w:cs="Tahoma"/>
          <w:sz w:val="22"/>
          <w:szCs w:val="22"/>
          <w:rtl/>
        </w:rPr>
      </w:pPr>
      <w:del w:id="975" w:author="רינת אביטל" w:date="2022-05-10T10:35:00Z">
        <w:r w:rsidDel="001E27F4">
          <w:rPr>
            <w:rFonts w:ascii="Tahoma" w:hAnsi="Tahoma" w:cs="Tahoma"/>
            <w:color w:val="44546A" w:themeColor="text2"/>
            <w:sz w:val="22"/>
            <w:szCs w:val="22"/>
          </w:rPr>
          <w:delText>Cell</w:delText>
        </w:r>
        <w:r w:rsidDel="001E27F4">
          <w:rPr>
            <w:rFonts w:ascii="Tahoma" w:hAnsi="Tahoma" w:cs="Tahoma"/>
            <w:sz w:val="22"/>
            <w:szCs w:val="22"/>
            <w:rtl/>
          </w:rPr>
          <w:delText>-</w:delText>
        </w:r>
        <w:r w:rsidDel="001E27F4">
          <w:rPr>
            <w:rFonts w:ascii="Tahoma" w:hAnsi="Tahoma" w:cs="Tahoma" w:hint="cs"/>
            <w:sz w:val="22"/>
            <w:szCs w:val="22"/>
            <w:rtl/>
          </w:rPr>
          <w:delText xml:space="preserve"> </w:delText>
        </w:r>
        <w:r w:rsidDel="001E27F4">
          <w:rPr>
            <w:rFonts w:ascii="Tahoma" w:hAnsi="Tahoma" w:cs="Tahoma"/>
            <w:sz w:val="22"/>
            <w:szCs w:val="22"/>
            <w:rtl/>
          </w:rPr>
          <w:delText>טיפוס של תא במטריצת מרחקים.</w:delText>
        </w:r>
      </w:del>
    </w:p>
    <w:p w14:paraId="674AD296" w14:textId="46362B83" w:rsidR="00BD575D" w:rsidDel="001E27F4" w:rsidRDefault="00F31DDB">
      <w:pPr>
        <w:bidi/>
        <w:spacing w:after="240" w:line="360" w:lineRule="auto"/>
        <w:jc w:val="both"/>
        <w:rPr>
          <w:del w:id="976" w:author="רינת אביטל" w:date="2022-05-10T10:35:00Z"/>
          <w:rFonts w:ascii="Tahoma" w:hAnsi="Tahoma" w:cs="Tahoma"/>
          <w:sz w:val="22"/>
          <w:szCs w:val="22"/>
          <w:rtl/>
        </w:rPr>
      </w:pPr>
      <w:del w:id="977" w:author="רינת אביטל" w:date="2022-05-10T10:35:00Z">
        <w:r w:rsidDel="001E27F4">
          <w:rPr>
            <w:rFonts w:ascii="Tahoma" w:hAnsi="Tahoma" w:cs="Tahoma"/>
            <w:color w:val="44546A" w:themeColor="text2"/>
            <w:sz w:val="22"/>
            <w:szCs w:val="22"/>
          </w:rPr>
          <w:delText>KeyArea</w:delText>
        </w:r>
        <w:r w:rsidDel="001E27F4">
          <w:rPr>
            <w:rFonts w:ascii="Tahoma" w:hAnsi="Tahoma" w:cs="Tahoma"/>
            <w:sz w:val="22"/>
            <w:szCs w:val="22"/>
            <w:rtl/>
          </w:rPr>
          <w:delText>- טיפוס מפתח לקיבוץ אזורים.</w:delText>
        </w:r>
      </w:del>
    </w:p>
    <w:p w14:paraId="3C7DB842" w14:textId="54711A77" w:rsidR="00BD575D" w:rsidDel="001E27F4" w:rsidRDefault="00F31DDB">
      <w:pPr>
        <w:bidi/>
        <w:spacing w:after="240" w:line="360" w:lineRule="auto"/>
        <w:jc w:val="both"/>
        <w:rPr>
          <w:del w:id="978" w:author="רינת אביטל" w:date="2022-05-10T10:35:00Z"/>
          <w:rFonts w:ascii="Tahoma" w:hAnsi="Tahoma" w:cs="Tahoma"/>
          <w:sz w:val="22"/>
          <w:szCs w:val="22"/>
          <w:rtl/>
        </w:rPr>
      </w:pPr>
      <w:del w:id="979" w:author="רינת אביטל" w:date="2022-05-10T10:35:00Z">
        <w:r w:rsidDel="001E27F4">
          <w:rPr>
            <w:rFonts w:ascii="Tahoma" w:hAnsi="Tahoma" w:cs="Tahoma"/>
            <w:color w:val="44546A" w:themeColor="text2"/>
            <w:sz w:val="22"/>
            <w:szCs w:val="22"/>
          </w:rPr>
          <w:delText>Area</w:delText>
        </w:r>
        <w:r w:rsidDel="001E27F4">
          <w:rPr>
            <w:rFonts w:ascii="Tahoma" w:hAnsi="Tahoma" w:cs="Tahoma"/>
            <w:sz w:val="22"/>
            <w:szCs w:val="22"/>
            <w:rtl/>
          </w:rPr>
          <w:delText>- אזור, מכיל נתונים על האזור ומשתני עזר לחישוב.</w:delText>
        </w:r>
      </w:del>
    </w:p>
    <w:p w14:paraId="3E1287CE" w14:textId="7A4D792F" w:rsidR="00BD575D" w:rsidDel="001E27F4" w:rsidRDefault="00F31DDB">
      <w:pPr>
        <w:bidi/>
        <w:spacing w:after="240" w:line="360" w:lineRule="auto"/>
        <w:jc w:val="both"/>
        <w:rPr>
          <w:del w:id="980" w:author="רינת אביטל" w:date="2022-05-10T10:35:00Z"/>
          <w:rFonts w:ascii="Tahoma" w:hAnsi="Tahoma" w:cs="Tahoma"/>
          <w:sz w:val="22"/>
          <w:szCs w:val="22"/>
          <w:rtl/>
        </w:rPr>
      </w:pPr>
      <w:del w:id="981" w:author="רינת אביטל" w:date="2022-05-10T10:35:00Z">
        <w:r w:rsidDel="001E27F4">
          <w:rPr>
            <w:rFonts w:ascii="Tahoma" w:hAnsi="Tahoma" w:cs="Tahoma"/>
            <w:color w:val="44546A" w:themeColor="text2"/>
            <w:sz w:val="22"/>
            <w:szCs w:val="22"/>
          </w:rPr>
          <w:delText>Goal</w:delText>
        </w:r>
        <w:r w:rsidDel="001E27F4">
          <w:rPr>
            <w:rFonts w:ascii="Tahoma" w:hAnsi="Tahoma" w:cs="Tahoma"/>
            <w:color w:val="44546A" w:themeColor="text2"/>
            <w:sz w:val="22"/>
            <w:szCs w:val="22"/>
            <w:rtl/>
          </w:rPr>
          <w:delText>-</w:delText>
        </w:r>
        <w:r w:rsidDel="001E27F4">
          <w:rPr>
            <w:rFonts w:ascii="Tahoma" w:hAnsi="Tahoma" w:cs="Tahoma"/>
            <w:sz w:val="22"/>
            <w:szCs w:val="22"/>
            <w:rtl/>
          </w:rPr>
          <w:delText xml:space="preserve"> נקודת יעד במסלול המוחזר.</w:delText>
        </w:r>
      </w:del>
    </w:p>
    <w:p w14:paraId="67F0BCC8" w14:textId="092F041A" w:rsidR="00BD575D" w:rsidDel="001E27F4" w:rsidRDefault="00BD575D">
      <w:pPr>
        <w:bidi/>
        <w:spacing w:after="240" w:line="360" w:lineRule="auto"/>
        <w:jc w:val="both"/>
        <w:rPr>
          <w:del w:id="982" w:author="רינת אביטל" w:date="2022-05-10T10:35:00Z"/>
          <w:rFonts w:ascii="Tahoma" w:hAnsi="Tahoma" w:cs="Tahoma"/>
          <w:sz w:val="22"/>
          <w:szCs w:val="22"/>
          <w:rtl/>
        </w:rPr>
      </w:pPr>
    </w:p>
    <w:p w14:paraId="1987216C" w14:textId="4EF607C9" w:rsidR="00BD575D" w:rsidDel="001E27F4" w:rsidRDefault="00F31DDB">
      <w:pPr>
        <w:pStyle w:val="2"/>
        <w:pBdr>
          <w:top w:val="none" w:sz="0" w:space="0" w:color="auto"/>
          <w:left w:val="none" w:sz="0" w:space="0" w:color="auto"/>
          <w:bottom w:val="none" w:sz="0" w:space="0" w:color="auto"/>
          <w:right w:val="none" w:sz="0" w:space="0" w:color="auto"/>
        </w:pBdr>
        <w:shd w:val="clear" w:color="auto" w:fill="auto"/>
        <w:bidi/>
        <w:spacing w:after="240" w:line="360" w:lineRule="auto"/>
        <w:jc w:val="center"/>
        <w:rPr>
          <w:del w:id="983" w:author="רינת אביטל" w:date="2022-05-10T10:35:00Z"/>
          <w:rFonts w:ascii="Tahoma" w:hAnsi="Tahoma" w:cs="Tahoma"/>
          <w:b/>
          <w:bCs/>
          <w:color w:val="767171" w:themeColor="background2" w:themeShade="80"/>
          <w:sz w:val="22"/>
          <w:szCs w:val="22"/>
          <w:rtl/>
          <w14:shadow w14:blurRad="50800" w14:dist="38100" w14:dir="18900000" w14:sx="100000" w14:sy="100000" w14:kx="0" w14:ky="0" w14:algn="bl">
            <w14:srgbClr w14:val="000000">
              <w14:alpha w14:val="60000"/>
            </w14:srgbClr>
          </w14:shadow>
        </w:rPr>
      </w:pPr>
      <w:bookmarkStart w:id="984" w:name="_Toc39972183"/>
      <w:del w:id="985" w:author="רינת אביטל" w:date="2022-05-10T10:35:00Z">
        <w:r w:rsidDel="001E27F4">
          <w:rPr>
            <w:rFonts w:ascii="Tahoma" w:hAnsi="Tahoma" w:cs="Tahoma"/>
            <w:b/>
            <w:bCs/>
            <w:color w:val="767171" w:themeColor="background2" w:themeShade="80"/>
            <w:sz w:val="22"/>
            <w:szCs w:val="22"/>
            <w:rtl/>
            <w14:shadow w14:blurRad="50800" w14:dist="38100" w14:dir="18900000" w14:sx="100000" w14:sy="100000" w14:kx="0" w14:ky="0" w14:algn="bl">
              <w14:srgbClr w14:val="000000">
                <w14:alpha w14:val="60000"/>
              </w14:srgbClr>
            </w14:shadow>
          </w:rPr>
          <w:br w:type="page"/>
        </w:r>
      </w:del>
    </w:p>
    <w:p w14:paraId="7019DAC3" w14:textId="3CFFF34B" w:rsidR="00BD575D" w:rsidDel="001E27F4" w:rsidRDefault="00F31DDB">
      <w:pPr>
        <w:bidi/>
        <w:spacing w:after="240" w:line="360" w:lineRule="auto"/>
        <w:jc w:val="center"/>
        <w:rPr>
          <w:del w:id="986" w:author="רינת אביטל" w:date="2022-05-10T10:35:00Z"/>
          <w:rFonts w:ascii="Tahoma" w:hAnsi="Tahoma" w:cs="Tahoma"/>
          <w:b/>
          <w:bCs/>
          <w:color w:val="ED7D31" w:themeColor="accent2"/>
          <w:sz w:val="22"/>
          <w:szCs w:val="22"/>
          <w:u w:val="single"/>
          <w:rtl/>
        </w:rPr>
      </w:pPr>
      <w:del w:id="987" w:author="רינת אביטל" w:date="2022-05-10T10:35:00Z">
        <w:r w:rsidDel="001E27F4">
          <w:rPr>
            <w:rFonts w:ascii="Tahoma" w:hAnsi="Tahoma" w:cs="Tahoma"/>
            <w:b/>
            <w:bCs/>
            <w:color w:val="ED7D31" w:themeColor="accent2"/>
            <w:sz w:val="22"/>
            <w:szCs w:val="22"/>
            <w:u w:val="single"/>
            <w:rtl/>
          </w:rPr>
          <w:delText xml:space="preserve">מחלקת </w:delText>
        </w:r>
        <w:r w:rsidDel="001E27F4">
          <w:rPr>
            <w:rFonts w:ascii="Tahoma" w:hAnsi="Tahoma" w:cs="Tahoma"/>
            <w:b/>
            <w:bCs/>
            <w:color w:val="ED7D31" w:themeColor="accent2"/>
            <w:sz w:val="22"/>
            <w:szCs w:val="22"/>
            <w:u w:val="single"/>
          </w:rPr>
          <w:delText xml:space="preserve"> DijkstraFuntion</w:delText>
        </w:r>
        <w:r w:rsidDel="001E27F4">
          <w:rPr>
            <w:rFonts w:ascii="Tahoma" w:hAnsi="Tahoma" w:cs="Tahoma"/>
            <w:b/>
            <w:bCs/>
            <w:color w:val="ED7D31" w:themeColor="accent2"/>
            <w:sz w:val="22"/>
            <w:szCs w:val="22"/>
            <w:u w:val="single"/>
            <w:rtl/>
          </w:rPr>
          <w:delText xml:space="preserve"> דייקסטרה</w:delText>
        </w:r>
        <w:bookmarkEnd w:id="984"/>
      </w:del>
    </w:p>
    <w:p w14:paraId="2AEA6353" w14:textId="4BFD87BE" w:rsidR="00BD575D" w:rsidDel="001E27F4" w:rsidRDefault="00F31DDB">
      <w:pPr>
        <w:bidi/>
        <w:spacing w:after="240" w:line="360" w:lineRule="auto"/>
        <w:jc w:val="both"/>
        <w:rPr>
          <w:del w:id="988" w:author="רינת אביטל" w:date="2022-05-10T10:35:00Z"/>
          <w:rFonts w:ascii="Tahoma" w:hAnsi="Tahoma" w:cs="Tahoma"/>
          <w:sz w:val="22"/>
          <w:szCs w:val="22"/>
          <w:rtl/>
        </w:rPr>
      </w:pPr>
      <w:del w:id="989" w:author="רינת אביטל" w:date="2022-05-10T10:35:00Z">
        <w:r w:rsidDel="001E27F4">
          <w:rPr>
            <w:rFonts w:ascii="Tahoma" w:hAnsi="Tahoma" w:cs="Tahoma"/>
            <w:sz w:val="22"/>
            <w:szCs w:val="22"/>
            <w:rtl/>
          </w:rPr>
          <w:delText xml:space="preserve">המערכת נכנסת לפעולה כאשר בעל החנות מוסיף את חנותו ומזין את נתוני החנות. השרת מקבל  קובץ </w:delText>
        </w:r>
        <w:r w:rsidDel="001E27F4">
          <w:rPr>
            <w:rFonts w:ascii="Tahoma" w:hAnsi="Tahoma" w:cs="Tahoma"/>
            <w:sz w:val="22"/>
            <w:szCs w:val="22"/>
          </w:rPr>
          <w:delText>XML</w:delText>
        </w:r>
        <w:r w:rsidDel="001E27F4">
          <w:rPr>
            <w:rFonts w:ascii="Tahoma" w:hAnsi="Tahoma" w:cs="Tahoma"/>
            <w:sz w:val="22"/>
            <w:szCs w:val="22"/>
            <w:rtl/>
          </w:rPr>
          <w:delText xml:space="preserve"> , מבצע סירלוץ לאובייקט ושומר בשרת הנתונים.  לאחר מכן מופעל אלגוריתם דייקסטרה ונשמרת מטריצת המרחקים הבסיסית של החנות.</w:delText>
        </w:r>
      </w:del>
    </w:p>
    <w:p w14:paraId="7CF143FC" w14:textId="221276A9" w:rsidR="00BD575D" w:rsidDel="001E27F4" w:rsidRDefault="00F31DDB">
      <w:pPr>
        <w:bidi/>
        <w:spacing w:after="240" w:line="360" w:lineRule="auto"/>
        <w:jc w:val="both"/>
        <w:rPr>
          <w:del w:id="990" w:author="רינת אביטל" w:date="2022-05-10T10:35:00Z"/>
          <w:rFonts w:ascii="Tahoma" w:hAnsi="Tahoma" w:cs="Tahoma"/>
          <w:sz w:val="22"/>
          <w:szCs w:val="22"/>
          <w:rtl/>
        </w:rPr>
      </w:pPr>
      <w:del w:id="991" w:author="רינת אביטל" w:date="2022-05-10T10:35:00Z">
        <w:r w:rsidDel="001E27F4">
          <w:rPr>
            <w:rFonts w:ascii="Tahoma" w:hAnsi="Tahoma" w:cs="Tahoma" w:hint="cs"/>
            <w:sz w:val="22"/>
            <w:szCs w:val="22"/>
            <w:rtl/>
          </w:rPr>
          <w:delText>סריאליזציה (</w:delText>
        </w:r>
        <w:r w:rsidDel="001E27F4">
          <w:rPr>
            <w:rFonts w:ascii="Tahoma" w:hAnsi="Tahoma" w:cs="Tahoma"/>
            <w:sz w:val="22"/>
            <w:szCs w:val="22"/>
          </w:rPr>
          <w:delText>serialization</w:delText>
        </w:r>
        <w:r w:rsidDel="001E27F4">
          <w:rPr>
            <w:rFonts w:ascii="Tahoma" w:hAnsi="Tahoma" w:cs="Tahoma" w:hint="cs"/>
            <w:sz w:val="22"/>
            <w:szCs w:val="22"/>
            <w:rtl/>
          </w:rPr>
          <w:delText>) היא תהליך של תרגום מבני נתונים ואוביקטים לפורמט שניתן לאכסן אותו בקובץ, ולאחר מכן, 'להקים אותו לתחייה' כאשר רצף הביטים שנוצר בתהליך נקרא חזרה בהתאם לפורמט הסריאליזציה.</w:delText>
        </w:r>
      </w:del>
    </w:p>
    <w:p w14:paraId="4ECA1CC6" w14:textId="3BF5541B" w:rsidR="00BD575D" w:rsidDel="001E27F4" w:rsidRDefault="00F31DDB">
      <w:pPr>
        <w:bidi/>
        <w:spacing w:after="240" w:line="360" w:lineRule="auto"/>
        <w:jc w:val="both"/>
        <w:rPr>
          <w:del w:id="992" w:author="רינת אביטל" w:date="2022-05-10T10:35:00Z"/>
          <w:rFonts w:ascii="Tahoma" w:hAnsi="Tahoma" w:cs="Tahoma"/>
          <w:sz w:val="22"/>
          <w:szCs w:val="22"/>
          <w:rtl/>
        </w:rPr>
      </w:pPr>
      <w:del w:id="993" w:author="רינת אביטל" w:date="2022-05-10T10:35:00Z">
        <w:r w:rsidDel="001E27F4">
          <w:rPr>
            <w:rFonts w:ascii="Tahoma" w:hAnsi="Tahoma" w:cs="Tahoma" w:hint="cs"/>
            <w:sz w:val="22"/>
            <w:szCs w:val="22"/>
            <w:rtl/>
          </w:rPr>
          <w:delText xml:space="preserve">השרת מקבל קובץ </w:delText>
        </w:r>
        <w:r w:rsidDel="001E27F4">
          <w:rPr>
            <w:rFonts w:ascii="Tahoma" w:hAnsi="Tahoma" w:cs="Tahoma" w:hint="cs"/>
            <w:sz w:val="22"/>
            <w:szCs w:val="22"/>
          </w:rPr>
          <w:delText>XML</w:delText>
        </w:r>
        <w:r w:rsidDel="001E27F4">
          <w:rPr>
            <w:rFonts w:ascii="Tahoma" w:hAnsi="Tahoma" w:cs="Tahoma" w:hint="cs"/>
            <w:sz w:val="22"/>
            <w:szCs w:val="22"/>
            <w:rtl/>
          </w:rPr>
          <w:delText xml:space="preserve"> ומחלץ ממנו אובייקט </w:delText>
        </w:r>
        <w:r w:rsidDel="001E27F4">
          <w:rPr>
            <w:rFonts w:ascii="Consolas" w:eastAsiaTheme="minorEastAsia" w:hAnsi="Consolas" w:cs="Consolas" w:hint="cs"/>
            <w:color w:val="2B91AF"/>
            <w:sz w:val="22"/>
            <w:szCs w:val="22"/>
          </w:rPr>
          <w:delText>S</w:delText>
        </w:r>
        <w:r w:rsidDel="001E27F4">
          <w:rPr>
            <w:rFonts w:ascii="Consolas" w:eastAsiaTheme="minorEastAsia" w:hAnsi="Consolas" w:cs="Consolas"/>
            <w:color w:val="2B91AF"/>
            <w:sz w:val="22"/>
            <w:szCs w:val="22"/>
          </w:rPr>
          <w:delText>hop</w:delText>
        </w:r>
        <w:r w:rsidDel="001E27F4">
          <w:rPr>
            <w:rFonts w:ascii="Tahoma" w:hAnsi="Tahoma" w:cs="Tahoma" w:hint="cs"/>
            <w:sz w:val="22"/>
            <w:szCs w:val="22"/>
            <w:rtl/>
          </w:rPr>
          <w:delText>.</w:delText>
        </w:r>
      </w:del>
    </w:p>
    <w:p w14:paraId="3ABEA615" w14:textId="02A32FF3" w:rsidR="00BD575D" w:rsidDel="001E27F4" w:rsidRDefault="00F31DDB">
      <w:pPr>
        <w:bidi/>
        <w:spacing w:after="240" w:line="360" w:lineRule="auto"/>
        <w:jc w:val="both"/>
        <w:rPr>
          <w:del w:id="994" w:author="רינת אביטל" w:date="2022-05-10T10:35:00Z"/>
          <w:rFonts w:ascii="Tahoma" w:hAnsi="Tahoma" w:cs="Tahoma"/>
          <w:sz w:val="22"/>
          <w:szCs w:val="22"/>
          <w:rtl/>
        </w:rPr>
      </w:pPr>
      <w:del w:id="995" w:author="רינת אביטל" w:date="2022-05-10T10:35:00Z">
        <w:r w:rsidDel="001E27F4">
          <w:rPr>
            <w:rFonts w:ascii="Tahoma" w:hAnsi="Tahoma" w:cs="Tahoma"/>
            <w:sz w:val="22"/>
            <w:szCs w:val="22"/>
            <w:rtl/>
          </w:rPr>
          <w:delText>מטריצת המרחקים הבסיסית של החנות כוללת מרחק בין כל נקודת גישה בחנות לשאר הנקודות.</w:delText>
        </w:r>
      </w:del>
    </w:p>
    <w:p w14:paraId="3EF6386A" w14:textId="6395289D" w:rsidR="00BD575D" w:rsidDel="001E27F4" w:rsidRDefault="00F31DDB">
      <w:pPr>
        <w:bidi/>
        <w:spacing w:after="240" w:line="360" w:lineRule="auto"/>
        <w:jc w:val="both"/>
        <w:rPr>
          <w:del w:id="996" w:author="רינת אביטל" w:date="2022-05-10T10:35:00Z"/>
          <w:rFonts w:ascii="Tahoma" w:hAnsi="Tahoma" w:cs="Tahoma"/>
          <w:b/>
          <w:bCs/>
          <w:sz w:val="22"/>
          <w:szCs w:val="22"/>
          <w:rtl/>
        </w:rPr>
      </w:pPr>
      <w:del w:id="997" w:author="רינת אביטל" w:date="2022-05-10T10:35:00Z">
        <w:r w:rsidDel="001E27F4">
          <w:rPr>
            <w:rFonts w:ascii="Tahoma" w:hAnsi="Tahoma" w:cs="Tahoma"/>
            <w:b/>
            <w:bCs/>
            <w:sz w:val="22"/>
            <w:szCs w:val="22"/>
            <w:rtl/>
          </w:rPr>
          <w:delText>האלגוריתם דייקסטרה:</w:delText>
        </w:r>
      </w:del>
    </w:p>
    <w:p w14:paraId="06DF0A9C" w14:textId="05F5F7C8" w:rsidR="00BD575D" w:rsidDel="001E27F4" w:rsidRDefault="00F31DDB">
      <w:pPr>
        <w:bidi/>
        <w:spacing w:after="240" w:line="360" w:lineRule="auto"/>
        <w:jc w:val="both"/>
        <w:rPr>
          <w:del w:id="998" w:author="רינת אביטל" w:date="2022-05-10T10:35:00Z"/>
          <w:rFonts w:ascii="Tahoma" w:hAnsi="Tahoma" w:cs="Tahoma"/>
          <w:sz w:val="22"/>
          <w:szCs w:val="22"/>
          <w:rtl/>
        </w:rPr>
      </w:pPr>
      <w:del w:id="999" w:author="רינת אביטל" w:date="2022-05-10T10:35:00Z">
        <w:r w:rsidDel="001E27F4">
          <w:rPr>
            <w:rFonts w:ascii="Tahoma" w:hAnsi="Tahoma" w:cs="Tahoma"/>
            <w:sz w:val="22"/>
            <w:szCs w:val="22"/>
            <w:rtl/>
          </w:rPr>
          <w:delText>כדי לקבל מטריצת מרחקים של החנות יש לדעת את המרחק מכל קדקוד (נקודת גישה) לשאר הקודקודים. ישנם 2 אלגוריתמים מפורסמים המטפלים בכך:</w:delText>
        </w:r>
      </w:del>
    </w:p>
    <w:p w14:paraId="35A6BCD1" w14:textId="08CD024D" w:rsidR="00BD575D" w:rsidDel="001E27F4" w:rsidRDefault="00F31DDB">
      <w:pPr>
        <w:pStyle w:val="a3"/>
        <w:numPr>
          <w:ilvl w:val="0"/>
          <w:numId w:val="10"/>
        </w:numPr>
        <w:bidi/>
        <w:spacing w:after="240" w:line="360" w:lineRule="auto"/>
        <w:jc w:val="both"/>
        <w:rPr>
          <w:del w:id="1000" w:author="רינת אביטל" w:date="2022-05-10T10:35:00Z"/>
          <w:rFonts w:ascii="Tahoma" w:hAnsi="Tahoma" w:cs="Tahoma"/>
          <w:sz w:val="22"/>
          <w:szCs w:val="22"/>
        </w:rPr>
      </w:pPr>
      <w:del w:id="1001" w:author="רינת אביטל" w:date="2022-05-10T10:35:00Z">
        <w:r w:rsidDel="001E27F4">
          <w:rPr>
            <w:rFonts w:ascii="Tahoma" w:hAnsi="Tahoma" w:cs="Tahoma"/>
            <w:b/>
            <w:bCs/>
            <w:sz w:val="22"/>
            <w:szCs w:val="22"/>
            <w:rtl/>
          </w:rPr>
          <w:delText>פלויד ורשל –</w:delText>
        </w:r>
        <w:r w:rsidDel="001E27F4">
          <w:rPr>
            <w:rFonts w:ascii="Tahoma" w:hAnsi="Tahoma" w:cs="Tahoma"/>
            <w:sz w:val="22"/>
            <w:szCs w:val="22"/>
            <w:rtl/>
          </w:rPr>
          <w:delText xml:space="preserve"> האלגוריתם מחשב מרחק מינימלי בין כל זוגות הקודקודים בגרף, בסיבוכיות </w:delText>
        </w:r>
        <w:r w:rsidDel="001E27F4">
          <w:rPr>
            <w:rFonts w:ascii="Tahoma" w:hAnsi="Tahoma" w:cs="Tahoma"/>
            <w:sz w:val="22"/>
            <w:szCs w:val="22"/>
          </w:rPr>
          <w:delText>v</w:delText>
        </w:r>
        <w:r w:rsidDel="001E27F4">
          <w:rPr>
            <w:rFonts w:ascii="Tahoma" w:hAnsi="Tahoma" w:cs="Tahoma"/>
            <w:sz w:val="22"/>
            <w:szCs w:val="22"/>
            <w:vertAlign w:val="superscript"/>
          </w:rPr>
          <w:delText>3</w:delText>
        </w:r>
        <w:r w:rsidDel="001E27F4">
          <w:rPr>
            <w:rFonts w:ascii="Tahoma" w:hAnsi="Tahoma" w:cs="Tahoma"/>
            <w:sz w:val="22"/>
            <w:szCs w:val="22"/>
            <w:rtl/>
          </w:rPr>
          <w:delText xml:space="preserve"> </w:delText>
        </w:r>
        <w:r w:rsidDel="001E27F4">
          <w:rPr>
            <w:rFonts w:ascii="Tahoma" w:hAnsi="Tahoma" w:cs="Tahoma" w:hint="cs"/>
            <w:sz w:val="22"/>
            <w:szCs w:val="22"/>
            <w:rtl/>
          </w:rPr>
          <w:delText xml:space="preserve">כאשר </w:delText>
        </w:r>
        <w:r w:rsidDel="001E27F4">
          <w:rPr>
            <w:rFonts w:ascii="Tahoma" w:hAnsi="Tahoma" w:cs="Tahoma"/>
            <w:sz w:val="22"/>
            <w:szCs w:val="22"/>
          </w:rPr>
          <w:delText>V</w:delText>
        </w:r>
        <w:r w:rsidDel="001E27F4">
          <w:rPr>
            <w:rFonts w:ascii="Tahoma" w:hAnsi="Tahoma" w:cs="Tahoma"/>
            <w:sz w:val="22"/>
            <w:szCs w:val="22"/>
            <w:rtl/>
          </w:rPr>
          <w:delText xml:space="preserve"> מייצג את מספר הקודקודים.</w:delText>
        </w:r>
      </w:del>
    </w:p>
    <w:p w14:paraId="58A675F7" w14:textId="57BAC874" w:rsidR="00BD575D" w:rsidDel="001E27F4" w:rsidRDefault="00F31DDB">
      <w:pPr>
        <w:pStyle w:val="a3"/>
        <w:numPr>
          <w:ilvl w:val="0"/>
          <w:numId w:val="10"/>
        </w:numPr>
        <w:bidi/>
        <w:spacing w:after="240" w:line="360" w:lineRule="auto"/>
        <w:jc w:val="both"/>
        <w:rPr>
          <w:del w:id="1002" w:author="רינת אביטל" w:date="2022-05-10T10:35:00Z"/>
          <w:rFonts w:ascii="Tahoma" w:hAnsi="Tahoma" w:cs="Tahoma"/>
          <w:sz w:val="22"/>
          <w:szCs w:val="22"/>
          <w:rtl/>
        </w:rPr>
      </w:pPr>
      <w:del w:id="1003" w:author="רינת אביטל" w:date="2022-05-10T10:35:00Z">
        <w:r w:rsidDel="001E27F4">
          <w:rPr>
            <w:rFonts w:ascii="Tahoma" w:hAnsi="Tahoma" w:cs="Tahoma"/>
            <w:b/>
            <w:bCs/>
            <w:sz w:val="22"/>
            <w:szCs w:val="22"/>
            <w:rtl/>
          </w:rPr>
          <w:delText>דייקסטרה-</w:delText>
        </w:r>
        <w:r w:rsidDel="001E27F4">
          <w:rPr>
            <w:rFonts w:ascii="Tahoma" w:hAnsi="Tahoma" w:cs="Tahoma"/>
            <w:sz w:val="22"/>
            <w:szCs w:val="22"/>
            <w:rtl/>
          </w:rPr>
          <w:delText xml:space="preserve"> האלגוריתם מחשב מרחק מינימלי מקודקוד מקור בגרף לכל שאר הקודקודים בסיבוכיות של </w:delText>
        </w:r>
        <w:r w:rsidDel="001E27F4">
          <w:rPr>
            <w:rFonts w:ascii="Tahoma" w:hAnsi="Tahoma" w:cs="Tahoma"/>
            <w:sz w:val="22"/>
            <w:szCs w:val="22"/>
          </w:rPr>
          <w:delText>ELOGV</w:delText>
        </w:r>
        <w:r w:rsidDel="001E27F4">
          <w:rPr>
            <w:rFonts w:ascii="Tahoma" w:hAnsi="Tahoma" w:cs="Tahoma"/>
            <w:sz w:val="22"/>
            <w:szCs w:val="22"/>
            <w:rtl/>
          </w:rPr>
          <w:delText xml:space="preserve"> ונעזרת בערמת מינימום ובאלגוריתם ההקלה.</w:delText>
        </w:r>
      </w:del>
    </w:p>
    <w:p w14:paraId="05086EFC" w14:textId="0D0BF460" w:rsidR="00BD575D" w:rsidDel="001E27F4" w:rsidRDefault="00F31DDB">
      <w:pPr>
        <w:pStyle w:val="a3"/>
        <w:bidi/>
        <w:spacing w:after="240" w:line="360" w:lineRule="auto"/>
        <w:jc w:val="both"/>
        <w:rPr>
          <w:del w:id="1004" w:author="רינת אביטל" w:date="2022-05-10T10:35:00Z"/>
          <w:rFonts w:ascii="Tahoma" w:hAnsi="Tahoma" w:cs="Tahoma"/>
          <w:sz w:val="22"/>
          <w:szCs w:val="22"/>
          <w:rtl/>
        </w:rPr>
      </w:pPr>
      <w:del w:id="1005" w:author="רינת אביטל" w:date="2022-05-10T10:35:00Z">
        <w:r w:rsidDel="001E27F4">
          <w:rPr>
            <w:rFonts w:ascii="Tahoma" w:hAnsi="Tahoma" w:cs="Tahoma"/>
            <w:sz w:val="22"/>
            <w:szCs w:val="22"/>
            <w:rtl/>
          </w:rPr>
          <w:delText xml:space="preserve">כדי לקבל מטריצת מרחקים של כל הקודקודים יש להפעיל את דייקסטרה על כל קודקוד </w:delText>
        </w:r>
      </w:del>
    </w:p>
    <w:p w14:paraId="2F965C64" w14:textId="59C4C913" w:rsidR="00BD575D" w:rsidDel="001E27F4" w:rsidRDefault="00F31DDB">
      <w:pPr>
        <w:pStyle w:val="a3"/>
        <w:bidi/>
        <w:spacing w:after="240" w:line="360" w:lineRule="auto"/>
        <w:jc w:val="both"/>
        <w:rPr>
          <w:del w:id="1006" w:author="רינת אביטל" w:date="2022-05-10T10:35:00Z"/>
          <w:rFonts w:ascii="Tahoma" w:hAnsi="Tahoma" w:cs="Tahoma"/>
          <w:sz w:val="22"/>
          <w:szCs w:val="22"/>
          <w:rtl/>
        </w:rPr>
      </w:pPr>
      <w:del w:id="1007" w:author="רינת אביטל" w:date="2022-05-10T10:35:00Z">
        <w:r w:rsidDel="001E27F4">
          <w:rPr>
            <w:rFonts w:ascii="Tahoma" w:hAnsi="Tahoma" w:cs="Tahoma"/>
            <w:sz w:val="22"/>
            <w:szCs w:val="22"/>
            <w:rtl/>
          </w:rPr>
          <w:delText xml:space="preserve">והסיבוכיות שמתקבלת: </w:delText>
        </w:r>
        <w:r w:rsidDel="001E27F4">
          <w:rPr>
            <w:rFonts w:ascii="Tahoma" w:hAnsi="Tahoma" w:cs="Tahoma"/>
            <w:sz w:val="22"/>
            <w:szCs w:val="22"/>
          </w:rPr>
          <w:delText>V</w:delText>
        </w:r>
        <w:r w:rsidDel="001E27F4">
          <w:rPr>
            <w:rFonts w:ascii="Tahoma" w:hAnsi="Tahoma" w:cs="Tahoma"/>
            <w:sz w:val="22"/>
            <w:szCs w:val="22"/>
            <w:rtl/>
          </w:rPr>
          <w:delText>*</w:delText>
        </w:r>
        <w:r w:rsidDel="001E27F4">
          <w:rPr>
            <w:rFonts w:ascii="Tahoma" w:hAnsi="Tahoma" w:cs="Tahoma"/>
            <w:sz w:val="22"/>
            <w:szCs w:val="22"/>
          </w:rPr>
          <w:delText>ELOGV</w:delText>
        </w:r>
      </w:del>
    </w:p>
    <w:p w14:paraId="36632D90" w14:textId="7C82C1B8" w:rsidR="00BD575D" w:rsidDel="001E27F4" w:rsidRDefault="00F31DDB">
      <w:pPr>
        <w:bidi/>
        <w:spacing w:after="240" w:line="360" w:lineRule="auto"/>
        <w:jc w:val="both"/>
        <w:rPr>
          <w:del w:id="1008" w:author="רינת אביטל" w:date="2022-05-10T10:35:00Z"/>
          <w:rFonts w:ascii="Tahoma" w:hAnsi="Tahoma" w:cs="Tahoma"/>
          <w:sz w:val="22"/>
          <w:szCs w:val="22"/>
        </w:rPr>
      </w:pPr>
      <w:del w:id="1009" w:author="רינת אביטל" w:date="2022-05-10T10:35:00Z">
        <w:r w:rsidDel="001E27F4">
          <w:rPr>
            <w:rFonts w:ascii="Tahoma" w:hAnsi="Tahoma" w:cs="Tahoma" w:hint="cs"/>
            <w:sz w:val="22"/>
            <w:szCs w:val="22"/>
            <w:rtl/>
          </w:rPr>
          <w:delText xml:space="preserve">נשווה את סיבוכיות האלגוריתמים: </w:delText>
        </w:r>
        <w:r w:rsidDel="001E27F4">
          <w:rPr>
            <w:rFonts w:ascii="Tahoma" w:hAnsi="Tahoma" w:cs="Tahoma"/>
            <w:sz w:val="22"/>
            <w:szCs w:val="22"/>
          </w:rPr>
          <w:delText>V</w:delText>
        </w:r>
        <w:r w:rsidDel="001E27F4">
          <w:rPr>
            <w:rFonts w:ascii="Tahoma" w:hAnsi="Tahoma" w:cs="Tahoma"/>
            <w:sz w:val="22"/>
            <w:szCs w:val="22"/>
            <w:rtl/>
          </w:rPr>
          <w:delText>*</w:delText>
        </w:r>
        <w:r w:rsidDel="001E27F4">
          <w:rPr>
            <w:rFonts w:ascii="Tahoma" w:hAnsi="Tahoma" w:cs="Tahoma"/>
            <w:sz w:val="22"/>
            <w:szCs w:val="22"/>
          </w:rPr>
          <w:delText>ELOGV</w:delText>
        </w:r>
        <w:r w:rsidDel="001E27F4">
          <w:rPr>
            <w:rFonts w:ascii="Tahoma" w:hAnsi="Tahoma" w:cs="Tahoma" w:hint="cs"/>
            <w:sz w:val="22"/>
            <w:szCs w:val="22"/>
            <w:rtl/>
          </w:rPr>
          <w:delText xml:space="preserve"> לעומת-</w:delText>
        </w:r>
        <w:r w:rsidDel="001E27F4">
          <w:rPr>
            <w:rFonts w:ascii="Tahoma" w:hAnsi="Tahoma" w:cs="Tahoma"/>
            <w:sz w:val="22"/>
            <w:szCs w:val="22"/>
          </w:rPr>
          <w:delText xml:space="preserve"> v</w:delText>
        </w:r>
        <w:r w:rsidDel="001E27F4">
          <w:rPr>
            <w:rFonts w:ascii="Tahoma" w:hAnsi="Tahoma" w:cs="Tahoma"/>
            <w:sz w:val="22"/>
            <w:szCs w:val="22"/>
            <w:vertAlign w:val="superscript"/>
          </w:rPr>
          <w:delText>3</w:delText>
        </w:r>
      </w:del>
    </w:p>
    <w:p w14:paraId="15D7C0DC" w14:textId="1E47A3E9" w:rsidR="00BD575D" w:rsidDel="001E27F4" w:rsidRDefault="00F31DDB">
      <w:pPr>
        <w:bidi/>
        <w:spacing w:after="240" w:line="360" w:lineRule="auto"/>
        <w:jc w:val="both"/>
        <w:rPr>
          <w:del w:id="1010" w:author="רינת אביטל" w:date="2022-05-10T10:35:00Z"/>
          <w:rFonts w:ascii="Tahoma" w:hAnsi="Tahoma" w:cs="Tahoma"/>
          <w:sz w:val="22"/>
          <w:szCs w:val="22"/>
          <w:rtl/>
        </w:rPr>
      </w:pPr>
      <w:del w:id="1011" w:author="רינת אביטל" w:date="2022-05-10T10:35:00Z">
        <w:r w:rsidDel="001E27F4">
          <w:rPr>
            <w:rFonts w:ascii="Tahoma" w:hAnsi="Tahoma" w:cs="Tahoma"/>
            <w:sz w:val="22"/>
            <w:szCs w:val="22"/>
          </w:rPr>
          <w:delText>V</w:delText>
        </w:r>
        <w:r w:rsidDel="001E27F4">
          <w:rPr>
            <w:rFonts w:ascii="Tahoma" w:hAnsi="Tahoma" w:cs="Tahoma"/>
            <w:sz w:val="22"/>
            <w:szCs w:val="22"/>
            <w:vertAlign w:val="superscript"/>
          </w:rPr>
          <w:delText>2</w:delText>
        </w:r>
        <w:r w:rsidDel="001E27F4">
          <w:rPr>
            <w:rFonts w:ascii="Tahoma" w:hAnsi="Tahoma" w:cs="Tahoma"/>
            <w:sz w:val="22"/>
            <w:szCs w:val="22"/>
          </w:rPr>
          <w:delText>&gt;ELOGV</w:delText>
        </w:r>
        <w:r w:rsidDel="001E27F4">
          <w:rPr>
            <w:rFonts w:ascii="Tahoma" w:hAnsi="Tahoma" w:cs="Tahoma"/>
            <w:sz w:val="22"/>
            <w:szCs w:val="22"/>
            <w:rtl/>
          </w:rPr>
          <w:delText xml:space="preserve"> במקרה שהגרף לא שלם ואין קשת בין כל קודקוד, ולכן בחרנו להשתמש באלגוריתם דייקסטרה.</w:delText>
        </w:r>
      </w:del>
    </w:p>
    <w:p w14:paraId="110E7FB5" w14:textId="1F2EBA68" w:rsidR="00BD575D" w:rsidDel="001E27F4" w:rsidRDefault="00F31DDB">
      <w:pPr>
        <w:bidi/>
        <w:spacing w:after="240" w:line="360" w:lineRule="auto"/>
        <w:jc w:val="both"/>
        <w:rPr>
          <w:del w:id="1012" w:author="רינת אביטל" w:date="2022-05-10T10:35:00Z"/>
          <w:rFonts w:ascii="Tahoma" w:hAnsi="Tahoma" w:cs="Tahoma"/>
          <w:sz w:val="22"/>
          <w:szCs w:val="22"/>
          <w:rtl/>
        </w:rPr>
      </w:pPr>
      <w:del w:id="1013" w:author="רינת אביטל" w:date="2022-05-10T10:35:00Z">
        <w:r w:rsidDel="001E27F4">
          <w:rPr>
            <w:rFonts w:ascii="Tahoma" w:hAnsi="Tahoma" w:cs="Tahoma"/>
            <w:sz w:val="22"/>
            <w:szCs w:val="22"/>
            <w:rtl/>
          </w:rPr>
          <w:delText>מימוש האלגוריתם כמובן לא קרה ביום אחד; תחילה שכתבנו בעצמינו את האלגוריתם מפסאו-קוד כך שיתאים לנתונים</w:delText>
        </w:r>
        <w:r w:rsidDel="001E27F4">
          <w:rPr>
            <w:rFonts w:ascii="Tahoma" w:hAnsi="Tahoma" w:cs="Tahoma" w:hint="cs"/>
            <w:sz w:val="22"/>
            <w:szCs w:val="22"/>
            <w:rtl/>
          </w:rPr>
          <w:delText xml:space="preserve">. </w:delText>
        </w:r>
      </w:del>
    </w:p>
    <w:p w14:paraId="7445F6AD" w14:textId="6A96A93B" w:rsidR="00BD575D" w:rsidDel="001E27F4" w:rsidRDefault="00F31DDB">
      <w:pPr>
        <w:bidi/>
        <w:spacing w:after="240" w:line="360" w:lineRule="auto"/>
        <w:jc w:val="both"/>
        <w:rPr>
          <w:del w:id="1014" w:author="רינת אביטל" w:date="2022-05-10T10:35:00Z"/>
          <w:rFonts w:ascii="Tahoma" w:hAnsi="Tahoma" w:cs="Tahoma"/>
          <w:sz w:val="22"/>
          <w:szCs w:val="22"/>
          <w:rtl/>
        </w:rPr>
      </w:pPr>
      <w:del w:id="1015" w:author="רינת אביטל" w:date="2022-05-10T10:35:00Z">
        <w:r w:rsidDel="001E27F4">
          <w:rPr>
            <w:rFonts w:ascii="Tahoma" w:hAnsi="Tahoma" w:cs="Tahoma"/>
            <w:sz w:val="22"/>
            <w:szCs w:val="22"/>
            <w:rtl/>
          </w:rPr>
          <w:delText>להלן המחלקות הנדרשות, קודקוד, קשת, גרף:</w:delText>
        </w:r>
      </w:del>
    </w:p>
    <w:p w14:paraId="3B154655" w14:textId="5D2BBB84" w:rsidR="00BD575D" w:rsidDel="001E27F4" w:rsidRDefault="00F31DDB">
      <w:pPr>
        <w:shd w:val="clear" w:color="auto" w:fill="FFC000" w:themeFill="accent4"/>
        <w:autoSpaceDE w:val="0"/>
        <w:autoSpaceDN w:val="0"/>
        <w:adjustRightInd w:val="0"/>
        <w:rPr>
          <w:del w:id="1016" w:author="רינת אביטל" w:date="2022-05-10T10:35:00Z"/>
          <w:rFonts w:ascii="Consolas" w:eastAsiaTheme="minorEastAsia" w:hAnsi="Consolas" w:cs="Consolas"/>
          <w:color w:val="000000"/>
          <w:sz w:val="19"/>
          <w:szCs w:val="19"/>
        </w:rPr>
      </w:pPr>
      <w:del w:id="1017" w:author="רינת אביטל" w:date="2022-05-10T10:35:00Z">
        <w:r w:rsidDel="001E27F4">
          <w:rPr>
            <w:rFonts w:ascii="Consolas" w:eastAsiaTheme="minorEastAsia" w:hAnsi="Consolas" w:cs="Consolas"/>
            <w:color w:val="0000FF"/>
            <w:sz w:val="19"/>
            <w:szCs w:val="19"/>
          </w:rPr>
          <w:delText xml:space="preserve">    public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class</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2B91AF"/>
            <w:sz w:val="19"/>
            <w:szCs w:val="19"/>
          </w:rPr>
          <w:delText>vertex</w:delText>
        </w:r>
      </w:del>
    </w:p>
    <w:p w14:paraId="3A37EB8B" w14:textId="4680E8B0" w:rsidR="00BD575D" w:rsidDel="001E27F4" w:rsidRDefault="00F31DDB">
      <w:pPr>
        <w:shd w:val="clear" w:color="auto" w:fill="FFF2CC" w:themeFill="accent4" w:themeFillTint="33"/>
        <w:autoSpaceDE w:val="0"/>
        <w:autoSpaceDN w:val="0"/>
        <w:adjustRightInd w:val="0"/>
        <w:rPr>
          <w:del w:id="1018" w:author="רינת אביטל" w:date="2022-05-10T10:35:00Z"/>
          <w:rFonts w:ascii="Consolas" w:eastAsiaTheme="minorEastAsia" w:hAnsi="Consolas" w:cs="Consolas"/>
          <w:color w:val="000000"/>
          <w:sz w:val="19"/>
          <w:szCs w:val="19"/>
        </w:rPr>
      </w:pPr>
      <w:del w:id="1019" w:author="רינת אביטל" w:date="2022-05-10T10:35:00Z">
        <w:r w:rsidDel="001E27F4">
          <w:rPr>
            <w:rFonts w:ascii="Consolas" w:eastAsiaTheme="minorEastAsia" w:hAnsi="Consolas" w:cs="Consolas"/>
            <w:color w:val="000000"/>
            <w:sz w:val="19"/>
            <w:szCs w:val="19"/>
          </w:rPr>
          <w:delText xml:space="preserve">    {</w:delText>
        </w:r>
      </w:del>
    </w:p>
    <w:p w14:paraId="0E5403F9" w14:textId="53CA78EC" w:rsidR="00BD575D" w:rsidDel="001E27F4" w:rsidRDefault="00F31DDB">
      <w:pPr>
        <w:shd w:val="clear" w:color="auto" w:fill="FFF2CC" w:themeFill="accent4" w:themeFillTint="33"/>
        <w:autoSpaceDE w:val="0"/>
        <w:autoSpaceDN w:val="0"/>
        <w:adjustRightInd w:val="0"/>
        <w:rPr>
          <w:del w:id="1020" w:author="רינת אביטל" w:date="2022-05-10T10:35:00Z"/>
          <w:rFonts w:ascii="Consolas" w:eastAsiaTheme="minorEastAsia" w:hAnsi="Consolas" w:cs="Consolas"/>
          <w:color w:val="000000"/>
          <w:sz w:val="19"/>
          <w:szCs w:val="19"/>
        </w:rPr>
      </w:pPr>
      <w:del w:id="1021"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color;</w:delText>
        </w:r>
      </w:del>
    </w:p>
    <w:p w14:paraId="48291E14" w14:textId="68E99697" w:rsidR="00BD575D" w:rsidDel="001E27F4" w:rsidRDefault="00F31DDB">
      <w:pPr>
        <w:shd w:val="clear" w:color="auto" w:fill="FFF2CC" w:themeFill="accent4" w:themeFillTint="33"/>
        <w:autoSpaceDE w:val="0"/>
        <w:autoSpaceDN w:val="0"/>
        <w:adjustRightInd w:val="0"/>
        <w:rPr>
          <w:del w:id="1022" w:author="רינת אביטל" w:date="2022-05-10T10:35:00Z"/>
          <w:rFonts w:ascii="Consolas" w:eastAsiaTheme="minorEastAsia" w:hAnsi="Consolas" w:cs="Consolas"/>
          <w:color w:val="000000"/>
          <w:sz w:val="19"/>
          <w:szCs w:val="19"/>
        </w:rPr>
      </w:pPr>
      <w:del w:id="1023"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double</w:delText>
        </w:r>
        <w:r w:rsidDel="001E27F4">
          <w:rPr>
            <w:rFonts w:ascii="Consolas" w:eastAsiaTheme="minorEastAsia" w:hAnsi="Consolas" w:cs="Consolas"/>
            <w:color w:val="000000"/>
            <w:sz w:val="19"/>
            <w:szCs w:val="19"/>
          </w:rPr>
          <w:delText xml:space="preserve"> distance;</w:delText>
        </w:r>
      </w:del>
    </w:p>
    <w:p w14:paraId="6C73CF10" w14:textId="6641C54A" w:rsidR="00BD575D" w:rsidDel="001E27F4" w:rsidRDefault="00F31DDB">
      <w:pPr>
        <w:shd w:val="clear" w:color="auto" w:fill="FFF2CC" w:themeFill="accent4" w:themeFillTint="33"/>
        <w:autoSpaceDE w:val="0"/>
        <w:autoSpaceDN w:val="0"/>
        <w:adjustRightInd w:val="0"/>
        <w:rPr>
          <w:del w:id="1024" w:author="רינת אביטל" w:date="2022-05-10T10:35:00Z"/>
          <w:rFonts w:ascii="Consolas" w:eastAsiaTheme="minorEastAsia" w:hAnsi="Consolas" w:cs="Consolas"/>
          <w:color w:val="000000"/>
          <w:sz w:val="19"/>
          <w:szCs w:val="19"/>
        </w:rPr>
      </w:pPr>
      <w:del w:id="1025"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vertex p;</w:delText>
        </w:r>
      </w:del>
    </w:p>
    <w:p w14:paraId="31DB84EF" w14:textId="09024025" w:rsidR="00BD575D" w:rsidDel="001E27F4" w:rsidRDefault="00F31DDB">
      <w:pPr>
        <w:shd w:val="clear" w:color="auto" w:fill="FFF2CC" w:themeFill="accent4" w:themeFillTint="33"/>
        <w:autoSpaceDE w:val="0"/>
        <w:autoSpaceDN w:val="0"/>
        <w:adjustRightInd w:val="0"/>
        <w:rPr>
          <w:del w:id="1026" w:author="רינת אביטל" w:date="2022-05-10T10:35:00Z"/>
          <w:rFonts w:ascii="Consolas" w:eastAsiaTheme="minorEastAsia" w:hAnsi="Consolas" w:cs="Consolas"/>
          <w:color w:val="000000"/>
          <w:sz w:val="19"/>
          <w:szCs w:val="19"/>
        </w:rPr>
      </w:pPr>
      <w:del w:id="1027"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E [] neighbor;</w:delText>
        </w:r>
      </w:del>
    </w:p>
    <w:p w14:paraId="4D87A2DC" w14:textId="215976EF" w:rsidR="00BD575D" w:rsidDel="001E27F4" w:rsidRDefault="00F31DDB">
      <w:pPr>
        <w:shd w:val="clear" w:color="auto" w:fill="FFF2CC" w:themeFill="accent4" w:themeFillTint="33"/>
        <w:autoSpaceDE w:val="0"/>
        <w:autoSpaceDN w:val="0"/>
        <w:adjustRightInd w:val="0"/>
        <w:rPr>
          <w:del w:id="1028" w:author="רינת אביטל" w:date="2022-05-10T10:35:00Z"/>
          <w:rFonts w:ascii="Consolas" w:eastAsiaTheme="minorEastAsia" w:hAnsi="Consolas" w:cs="Consolas"/>
          <w:color w:val="000000"/>
          <w:sz w:val="19"/>
          <w:szCs w:val="19"/>
        </w:rPr>
      </w:pPr>
      <w:del w:id="1029" w:author="רינת אביטל" w:date="2022-05-10T10:35:00Z">
        <w:r w:rsidDel="001E27F4">
          <w:rPr>
            <w:rFonts w:ascii="Consolas" w:eastAsiaTheme="minorEastAsia" w:hAnsi="Consolas" w:cs="Consolas"/>
            <w:color w:val="000000"/>
            <w:sz w:val="19"/>
            <w:szCs w:val="19"/>
          </w:rPr>
          <w:delText xml:space="preserve">    }</w:delText>
        </w:r>
      </w:del>
    </w:p>
    <w:p w14:paraId="677FAA2F" w14:textId="5580437B" w:rsidR="00BD575D" w:rsidDel="001E27F4" w:rsidRDefault="00F31DDB">
      <w:pPr>
        <w:shd w:val="clear" w:color="auto" w:fill="FFC000" w:themeFill="accent4"/>
        <w:autoSpaceDE w:val="0"/>
        <w:autoSpaceDN w:val="0"/>
        <w:adjustRightInd w:val="0"/>
        <w:rPr>
          <w:del w:id="1030" w:author="רינת אביטל" w:date="2022-05-10T10:35:00Z"/>
          <w:rFonts w:ascii="Consolas" w:eastAsiaTheme="minorEastAsia" w:hAnsi="Consolas" w:cs="Consolas"/>
          <w:color w:val="000000"/>
          <w:sz w:val="19"/>
          <w:szCs w:val="19"/>
        </w:rPr>
      </w:pPr>
      <w:del w:id="1031"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class</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2B91AF"/>
            <w:sz w:val="19"/>
            <w:szCs w:val="19"/>
          </w:rPr>
          <w:delText>E</w:delText>
        </w:r>
      </w:del>
    </w:p>
    <w:p w14:paraId="27B0CC3B" w14:textId="6AEF22A0" w:rsidR="00BD575D" w:rsidDel="001E27F4" w:rsidRDefault="00F31DDB">
      <w:pPr>
        <w:shd w:val="clear" w:color="auto" w:fill="FFF2CC" w:themeFill="accent4" w:themeFillTint="33"/>
        <w:autoSpaceDE w:val="0"/>
        <w:autoSpaceDN w:val="0"/>
        <w:adjustRightInd w:val="0"/>
        <w:rPr>
          <w:del w:id="1032" w:author="רינת אביטל" w:date="2022-05-10T10:35:00Z"/>
          <w:rFonts w:ascii="Consolas" w:eastAsiaTheme="minorEastAsia" w:hAnsi="Consolas" w:cs="Consolas"/>
          <w:color w:val="000000"/>
          <w:sz w:val="19"/>
          <w:szCs w:val="19"/>
        </w:rPr>
      </w:pPr>
      <w:del w:id="1033" w:author="רינת אביטל" w:date="2022-05-10T10:35:00Z">
        <w:r w:rsidDel="001E27F4">
          <w:rPr>
            <w:rFonts w:ascii="Consolas" w:eastAsiaTheme="minorEastAsia" w:hAnsi="Consolas" w:cs="Consolas"/>
            <w:color w:val="000000"/>
            <w:sz w:val="19"/>
            <w:szCs w:val="19"/>
          </w:rPr>
          <w:delText xml:space="preserve">    {</w:delText>
        </w:r>
      </w:del>
    </w:p>
    <w:p w14:paraId="4497B047" w14:textId="45ADECF5" w:rsidR="00BD575D" w:rsidDel="001E27F4" w:rsidRDefault="00F31DDB">
      <w:pPr>
        <w:shd w:val="clear" w:color="auto" w:fill="FFF2CC" w:themeFill="accent4" w:themeFillTint="33"/>
        <w:autoSpaceDE w:val="0"/>
        <w:autoSpaceDN w:val="0"/>
        <w:adjustRightInd w:val="0"/>
        <w:rPr>
          <w:del w:id="1034" w:author="רינת אביטל" w:date="2022-05-10T10:35:00Z"/>
          <w:rFonts w:ascii="Consolas" w:eastAsiaTheme="minorEastAsia" w:hAnsi="Consolas" w:cs="Consolas"/>
          <w:color w:val="000000"/>
          <w:sz w:val="19"/>
          <w:szCs w:val="19"/>
        </w:rPr>
      </w:pPr>
      <w:del w:id="1035"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vertex source;</w:delText>
        </w:r>
      </w:del>
    </w:p>
    <w:p w14:paraId="0A525A27" w14:textId="7D0B54E2" w:rsidR="00BD575D" w:rsidDel="001E27F4" w:rsidRDefault="00F31DDB">
      <w:pPr>
        <w:shd w:val="clear" w:color="auto" w:fill="FFF2CC" w:themeFill="accent4" w:themeFillTint="33"/>
        <w:autoSpaceDE w:val="0"/>
        <w:autoSpaceDN w:val="0"/>
        <w:adjustRightInd w:val="0"/>
        <w:rPr>
          <w:del w:id="1036" w:author="רינת אביטל" w:date="2022-05-10T10:35:00Z"/>
          <w:rFonts w:ascii="Consolas" w:eastAsiaTheme="minorEastAsia" w:hAnsi="Consolas" w:cs="Consolas"/>
          <w:color w:val="000000"/>
          <w:sz w:val="19"/>
          <w:szCs w:val="19"/>
        </w:rPr>
      </w:pPr>
      <w:del w:id="1037"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vertex dest;</w:delText>
        </w:r>
      </w:del>
    </w:p>
    <w:p w14:paraId="14595327" w14:textId="43BB963C" w:rsidR="00BD575D" w:rsidDel="001E27F4" w:rsidRDefault="00F31DDB">
      <w:pPr>
        <w:shd w:val="clear" w:color="auto" w:fill="FFF2CC" w:themeFill="accent4" w:themeFillTint="33"/>
        <w:autoSpaceDE w:val="0"/>
        <w:autoSpaceDN w:val="0"/>
        <w:adjustRightInd w:val="0"/>
        <w:rPr>
          <w:del w:id="1038" w:author="רינת אביטל" w:date="2022-05-10T10:35:00Z"/>
          <w:rFonts w:ascii="Consolas" w:eastAsiaTheme="minorEastAsia" w:hAnsi="Consolas" w:cs="Consolas"/>
          <w:color w:val="000000"/>
          <w:sz w:val="19"/>
          <w:szCs w:val="19"/>
        </w:rPr>
      </w:pPr>
      <w:del w:id="1039"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double</w:delText>
        </w:r>
        <w:r w:rsidDel="001E27F4">
          <w:rPr>
            <w:rFonts w:ascii="Consolas" w:eastAsiaTheme="minorEastAsia" w:hAnsi="Consolas" w:cs="Consolas"/>
            <w:color w:val="000000"/>
            <w:sz w:val="19"/>
            <w:szCs w:val="19"/>
          </w:rPr>
          <w:delText xml:space="preserve"> weight;</w:delText>
        </w:r>
      </w:del>
    </w:p>
    <w:p w14:paraId="41D7AF7F" w14:textId="468C39CF" w:rsidR="00BD575D" w:rsidDel="001E27F4" w:rsidRDefault="00F31DDB">
      <w:pPr>
        <w:shd w:val="clear" w:color="auto" w:fill="FFF2CC" w:themeFill="accent4" w:themeFillTint="33"/>
        <w:autoSpaceDE w:val="0"/>
        <w:autoSpaceDN w:val="0"/>
        <w:adjustRightInd w:val="0"/>
        <w:rPr>
          <w:del w:id="1040" w:author="רינת אביטל" w:date="2022-05-10T10:35:00Z"/>
          <w:rFonts w:ascii="Consolas" w:eastAsiaTheme="minorEastAsia" w:hAnsi="Consolas" w:cs="Consolas"/>
          <w:color w:val="000000"/>
          <w:sz w:val="19"/>
          <w:szCs w:val="19"/>
        </w:rPr>
      </w:pPr>
      <w:del w:id="1041" w:author="רינת אביטל" w:date="2022-05-10T10:35:00Z">
        <w:r w:rsidDel="001E27F4">
          <w:rPr>
            <w:rFonts w:ascii="Consolas" w:eastAsiaTheme="minorEastAsia" w:hAnsi="Consolas" w:cs="Consolas"/>
            <w:color w:val="000000"/>
            <w:sz w:val="19"/>
            <w:szCs w:val="19"/>
          </w:rPr>
          <w:delText xml:space="preserve">    }</w:delText>
        </w:r>
      </w:del>
    </w:p>
    <w:p w14:paraId="0A747B0C" w14:textId="7EB2F8D6" w:rsidR="00BD575D" w:rsidDel="001E27F4" w:rsidRDefault="00F31DDB">
      <w:pPr>
        <w:shd w:val="clear" w:color="auto" w:fill="FFC000" w:themeFill="accent4"/>
        <w:autoSpaceDE w:val="0"/>
        <w:autoSpaceDN w:val="0"/>
        <w:adjustRightInd w:val="0"/>
        <w:rPr>
          <w:del w:id="1042" w:author="רינת אביטל" w:date="2022-05-10T10:35:00Z"/>
          <w:rFonts w:ascii="Consolas" w:eastAsiaTheme="minorEastAsia" w:hAnsi="Consolas" w:cs="Consolas"/>
          <w:color w:val="000000"/>
          <w:sz w:val="19"/>
          <w:szCs w:val="19"/>
        </w:rPr>
      </w:pPr>
      <w:del w:id="1043"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class</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2B91AF"/>
            <w:sz w:val="19"/>
            <w:szCs w:val="19"/>
          </w:rPr>
          <w:delText>G</w:delText>
        </w:r>
      </w:del>
    </w:p>
    <w:p w14:paraId="31A14205" w14:textId="4E2900DE" w:rsidR="00BD575D" w:rsidDel="001E27F4" w:rsidRDefault="00F31DDB">
      <w:pPr>
        <w:shd w:val="clear" w:color="auto" w:fill="FFF2CC" w:themeFill="accent4" w:themeFillTint="33"/>
        <w:autoSpaceDE w:val="0"/>
        <w:autoSpaceDN w:val="0"/>
        <w:adjustRightInd w:val="0"/>
        <w:rPr>
          <w:del w:id="1044" w:author="רינת אביטל" w:date="2022-05-10T10:35:00Z"/>
          <w:rFonts w:ascii="Consolas" w:eastAsiaTheme="minorEastAsia" w:hAnsi="Consolas" w:cs="Consolas"/>
          <w:color w:val="000000"/>
          <w:sz w:val="19"/>
          <w:szCs w:val="19"/>
        </w:rPr>
      </w:pPr>
      <w:del w:id="1045" w:author="רינת אביטל" w:date="2022-05-10T10:35:00Z">
        <w:r w:rsidDel="001E27F4">
          <w:rPr>
            <w:rFonts w:ascii="Consolas" w:eastAsiaTheme="minorEastAsia" w:hAnsi="Consolas" w:cs="Consolas"/>
            <w:color w:val="000000"/>
            <w:sz w:val="19"/>
            <w:szCs w:val="19"/>
          </w:rPr>
          <w:delText xml:space="preserve">    {</w:delText>
        </w:r>
      </w:del>
    </w:p>
    <w:p w14:paraId="126E784F" w14:textId="582DCDE7" w:rsidR="00BD575D" w:rsidDel="001E27F4" w:rsidRDefault="00F31DDB">
      <w:pPr>
        <w:shd w:val="clear" w:color="auto" w:fill="FFF2CC" w:themeFill="accent4" w:themeFillTint="33"/>
        <w:autoSpaceDE w:val="0"/>
        <w:autoSpaceDN w:val="0"/>
        <w:adjustRightInd w:val="0"/>
        <w:rPr>
          <w:del w:id="1046" w:author="רינת אביטל" w:date="2022-05-10T10:35:00Z"/>
          <w:rFonts w:ascii="Consolas" w:eastAsiaTheme="minorEastAsia" w:hAnsi="Consolas" w:cs="Consolas"/>
          <w:color w:val="000000"/>
          <w:sz w:val="19"/>
          <w:szCs w:val="19"/>
        </w:rPr>
      </w:pPr>
      <w:del w:id="1047"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vertex[] v;</w:delText>
        </w:r>
      </w:del>
    </w:p>
    <w:p w14:paraId="330A34E8" w14:textId="4AA6EEB0" w:rsidR="00BD575D" w:rsidDel="001E27F4" w:rsidRDefault="00F31DDB">
      <w:pPr>
        <w:shd w:val="clear" w:color="auto" w:fill="FFF2CC" w:themeFill="accent4" w:themeFillTint="33"/>
        <w:autoSpaceDE w:val="0"/>
        <w:autoSpaceDN w:val="0"/>
        <w:adjustRightInd w:val="0"/>
        <w:rPr>
          <w:del w:id="1048" w:author="רינת אביטל" w:date="2022-05-10T10:35:00Z"/>
          <w:rFonts w:ascii="Consolas" w:eastAsiaTheme="minorEastAsia" w:hAnsi="Consolas" w:cs="Consolas"/>
          <w:color w:val="000000"/>
          <w:sz w:val="19"/>
          <w:szCs w:val="19"/>
        </w:rPr>
      </w:pPr>
      <w:del w:id="1049"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E[] E;</w:delText>
        </w:r>
      </w:del>
    </w:p>
    <w:p w14:paraId="299C89B1" w14:textId="395C234F" w:rsidR="00BD575D" w:rsidDel="001E27F4" w:rsidRDefault="00F31DDB">
      <w:pPr>
        <w:shd w:val="clear" w:color="auto" w:fill="FFF2CC" w:themeFill="accent4" w:themeFillTint="33"/>
        <w:bidi/>
        <w:spacing w:after="240" w:line="360" w:lineRule="auto"/>
        <w:jc w:val="right"/>
        <w:rPr>
          <w:del w:id="1050" w:author="רינת אביטל" w:date="2022-05-10T10:35:00Z"/>
          <w:rFonts w:ascii="Tahoma" w:hAnsi="Tahoma" w:cs="Tahoma"/>
          <w:sz w:val="22"/>
          <w:szCs w:val="22"/>
        </w:rPr>
      </w:pPr>
      <w:del w:id="1051" w:author="רינת אביטל" w:date="2022-05-10T10:35:00Z">
        <w:r w:rsidDel="001E27F4">
          <w:rPr>
            <w:rFonts w:ascii="Consolas" w:eastAsiaTheme="minorEastAsia" w:hAnsi="Consolas" w:cs="Consolas"/>
            <w:color w:val="000000"/>
            <w:sz w:val="19"/>
            <w:szCs w:val="19"/>
          </w:rPr>
          <w:delText xml:space="preserve">    }</w:delText>
        </w:r>
      </w:del>
    </w:p>
    <w:p w14:paraId="755B03DE" w14:textId="40838D77" w:rsidR="00BD575D" w:rsidDel="001E27F4" w:rsidRDefault="00F31DDB">
      <w:pPr>
        <w:bidi/>
        <w:spacing w:line="360" w:lineRule="auto"/>
        <w:rPr>
          <w:del w:id="1052" w:author="רינת אביטל" w:date="2022-05-10T10:35:00Z"/>
          <w:rFonts w:ascii="Tahoma" w:hAnsi="Tahoma" w:cs="Tahoma"/>
          <w:sz w:val="22"/>
          <w:szCs w:val="22"/>
          <w:rtl/>
        </w:rPr>
      </w:pPr>
      <w:del w:id="1053" w:author="רינת אביטל" w:date="2022-05-10T10:35:00Z">
        <w:r w:rsidDel="001E27F4">
          <w:rPr>
            <w:rFonts w:ascii="Tahoma" w:hAnsi="Tahoma" w:cs="Tahoma"/>
            <w:sz w:val="22"/>
            <w:szCs w:val="22"/>
            <w:rtl/>
          </w:rPr>
          <w:delText>יש להמיר את נקודות הגישה של החנות והקשתות כך שיתאימו למחלקות הנ"ל, בעזרת פונקציה להמרה:</w:delText>
        </w:r>
      </w:del>
    </w:p>
    <w:p w14:paraId="3FB0612C" w14:textId="7A0DE92D" w:rsidR="00BD575D" w:rsidDel="001E27F4" w:rsidRDefault="00F31DDB">
      <w:pPr>
        <w:autoSpaceDE w:val="0"/>
        <w:autoSpaceDN w:val="0"/>
        <w:adjustRightInd w:val="0"/>
        <w:rPr>
          <w:del w:id="1054" w:author="רינת אביטל" w:date="2022-05-10T10:35:00Z"/>
          <w:rFonts w:ascii="Consolas" w:eastAsiaTheme="minorEastAsia" w:hAnsi="Consolas" w:cs="Consolas"/>
          <w:color w:val="000000"/>
          <w:sz w:val="19"/>
          <w:szCs w:val="19"/>
        </w:rPr>
      </w:pPr>
      <w:del w:id="1055" w:author="רינת אביטל" w:date="2022-05-10T10:35:00Z">
        <w:r w:rsidDel="001E27F4">
          <w:rPr>
            <w:rFonts w:ascii="Consolas" w:eastAsiaTheme="minorEastAsia" w:hAnsi="Consolas" w:cs="Consolas"/>
            <w:color w:val="008000"/>
            <w:sz w:val="19"/>
            <w:szCs w:val="19"/>
          </w:rPr>
          <w:delText xml:space="preserve">  </w:delText>
        </w:r>
      </w:del>
    </w:p>
    <w:p w14:paraId="6C8CA2D5" w14:textId="248949E9" w:rsidR="00BD575D" w:rsidDel="001E27F4" w:rsidRDefault="00F31DDB">
      <w:pPr>
        <w:shd w:val="clear" w:color="auto" w:fill="FFC000" w:themeFill="accent4"/>
        <w:autoSpaceDE w:val="0"/>
        <w:autoSpaceDN w:val="0"/>
        <w:adjustRightInd w:val="0"/>
        <w:rPr>
          <w:del w:id="1056" w:author="רינת אביטל" w:date="2022-05-10T10:35:00Z"/>
          <w:rFonts w:ascii="Consolas" w:eastAsiaTheme="minorEastAsia" w:hAnsi="Consolas" w:cs="Consolas"/>
          <w:color w:val="000000"/>
          <w:sz w:val="19"/>
          <w:szCs w:val="19"/>
        </w:rPr>
      </w:pPr>
      <w:del w:id="1057"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static</w:delText>
        </w:r>
        <w:r w:rsidDel="001E27F4">
          <w:rPr>
            <w:rFonts w:ascii="Consolas" w:eastAsiaTheme="minorEastAsia" w:hAnsi="Consolas" w:cs="Consolas"/>
            <w:color w:val="000000"/>
            <w:sz w:val="19"/>
            <w:szCs w:val="19"/>
          </w:rPr>
          <w:delText xml:space="preserve"> G Converter(Getaway [] points)</w:delText>
        </w:r>
      </w:del>
    </w:p>
    <w:p w14:paraId="6A4FBB04" w14:textId="2F242DE9" w:rsidR="00BD575D" w:rsidDel="001E27F4" w:rsidRDefault="00F31DDB">
      <w:pPr>
        <w:shd w:val="clear" w:color="auto" w:fill="FFF2CC" w:themeFill="accent4" w:themeFillTint="33"/>
        <w:autoSpaceDE w:val="0"/>
        <w:autoSpaceDN w:val="0"/>
        <w:adjustRightInd w:val="0"/>
        <w:rPr>
          <w:del w:id="1058" w:author="רינת אביטל" w:date="2022-05-10T10:35:00Z"/>
          <w:rFonts w:ascii="Consolas" w:eastAsiaTheme="minorEastAsia" w:hAnsi="Consolas" w:cs="Consolas"/>
          <w:color w:val="000000"/>
          <w:sz w:val="19"/>
          <w:szCs w:val="19"/>
        </w:rPr>
      </w:pPr>
      <w:del w:id="1059"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1.</w:delText>
        </w:r>
        <w:r w:rsidDel="001E27F4">
          <w:rPr>
            <w:rFonts w:ascii="Consolas" w:eastAsiaTheme="minorEastAsia" w:hAnsi="Consolas" w:cs="Consolas"/>
            <w:color w:val="008000"/>
            <w:sz w:val="19"/>
            <w:szCs w:val="19"/>
          </w:rPr>
          <w:tab/>
        </w:r>
        <w:r w:rsidDel="001E27F4">
          <w:rPr>
            <w:rFonts w:ascii="Consolas" w:eastAsiaTheme="minorEastAsia" w:hAnsi="Consolas"/>
            <w:color w:val="008000"/>
            <w:sz w:val="19"/>
            <w:szCs w:val="19"/>
            <w:rtl/>
          </w:rPr>
          <w:delText>מקבלת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נקודת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מקור</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ונקודת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יעד</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מחזירה</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גרף</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ממירה</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את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הטבלאות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לנתונים</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מספריים</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בלבד</w:delText>
        </w:r>
      </w:del>
    </w:p>
    <w:p w14:paraId="0FC66930" w14:textId="51D9EA2C" w:rsidR="00BD575D" w:rsidDel="001E27F4" w:rsidRDefault="00F31DDB">
      <w:pPr>
        <w:shd w:val="clear" w:color="auto" w:fill="FFF2CC" w:themeFill="accent4" w:themeFillTint="33"/>
        <w:autoSpaceDE w:val="0"/>
        <w:autoSpaceDN w:val="0"/>
        <w:adjustRightInd w:val="0"/>
        <w:rPr>
          <w:del w:id="1060" w:author="רינת אביטל" w:date="2022-05-10T10:35:00Z"/>
          <w:rFonts w:ascii="Consolas" w:eastAsiaTheme="minorEastAsia" w:hAnsi="Consolas" w:cs="Consolas"/>
          <w:color w:val="000000"/>
          <w:sz w:val="19"/>
          <w:szCs w:val="19"/>
        </w:rPr>
      </w:pPr>
      <w:del w:id="1061" w:author="רינת אביטל" w:date="2022-05-10T10:35:00Z">
        <w:r w:rsidDel="001E27F4">
          <w:rPr>
            <w:rFonts w:ascii="Consolas" w:eastAsiaTheme="minorEastAsia" w:hAnsi="Consolas" w:cs="Consolas"/>
            <w:color w:val="000000"/>
            <w:sz w:val="19"/>
            <w:szCs w:val="19"/>
          </w:rPr>
          <w:delText xml:space="preserve">            vertex[] v=</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vertex[90];</w:delText>
        </w:r>
      </w:del>
    </w:p>
    <w:p w14:paraId="49BE1D05" w14:textId="60E0538D" w:rsidR="00BD575D" w:rsidDel="001E27F4" w:rsidRDefault="00F31DDB">
      <w:pPr>
        <w:shd w:val="clear" w:color="auto" w:fill="FFF2CC" w:themeFill="accent4" w:themeFillTint="33"/>
        <w:autoSpaceDE w:val="0"/>
        <w:autoSpaceDN w:val="0"/>
        <w:adjustRightInd w:val="0"/>
        <w:rPr>
          <w:del w:id="1062" w:author="רינת אביטל" w:date="2022-05-10T10:35:00Z"/>
          <w:rFonts w:ascii="Consolas" w:eastAsiaTheme="minorEastAsia" w:hAnsi="Consolas" w:cs="Consolas"/>
          <w:color w:val="000000"/>
          <w:sz w:val="19"/>
          <w:szCs w:val="19"/>
        </w:rPr>
      </w:pPr>
      <w:del w:id="1063" w:author="רינת אביטל" w:date="2022-05-10T10:35:00Z">
        <w:r w:rsidDel="001E27F4">
          <w:rPr>
            <w:rFonts w:ascii="Consolas" w:eastAsiaTheme="minorEastAsia" w:hAnsi="Consolas" w:cs="Consolas"/>
            <w:color w:val="000000"/>
            <w:sz w:val="19"/>
            <w:szCs w:val="19"/>
          </w:rPr>
          <w:delText xml:space="preserve">            E[] e=</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E[90];</w:delText>
        </w:r>
      </w:del>
    </w:p>
    <w:p w14:paraId="1D6C26B4" w14:textId="6F036FA5" w:rsidR="00BD575D" w:rsidDel="001E27F4" w:rsidRDefault="00F31DDB">
      <w:pPr>
        <w:shd w:val="clear" w:color="auto" w:fill="FFF2CC" w:themeFill="accent4" w:themeFillTint="33"/>
        <w:autoSpaceDE w:val="0"/>
        <w:autoSpaceDN w:val="0"/>
        <w:adjustRightInd w:val="0"/>
        <w:rPr>
          <w:del w:id="1064" w:author="רינת אביטל" w:date="2022-05-10T10:35:00Z"/>
          <w:rFonts w:ascii="Consolas" w:eastAsiaTheme="minorEastAsia" w:hAnsi="Consolas" w:cs="Consolas"/>
          <w:color w:val="000000"/>
          <w:sz w:val="19"/>
          <w:szCs w:val="19"/>
        </w:rPr>
      </w:pPr>
      <w:del w:id="1065"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j = 0;</w:delText>
        </w:r>
      </w:del>
    </w:p>
    <w:p w14:paraId="591591B8" w14:textId="7665F4E0" w:rsidR="00BD575D" w:rsidDel="001E27F4" w:rsidRDefault="00F31DDB">
      <w:pPr>
        <w:shd w:val="clear" w:color="auto" w:fill="FFF2CC" w:themeFill="accent4" w:themeFillTint="33"/>
        <w:autoSpaceDE w:val="0"/>
        <w:autoSpaceDN w:val="0"/>
        <w:adjustRightInd w:val="0"/>
        <w:rPr>
          <w:del w:id="1066" w:author="רינת אביטל" w:date="2022-05-10T10:35:00Z"/>
          <w:rFonts w:ascii="Consolas" w:eastAsiaTheme="minorEastAsia" w:hAnsi="Consolas" w:cs="Consolas"/>
          <w:color w:val="000000"/>
          <w:sz w:val="19"/>
          <w:szCs w:val="19"/>
        </w:rPr>
      </w:pPr>
      <w:del w:id="1067"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foreach</w:delText>
        </w:r>
        <w:r w:rsidDel="001E27F4">
          <w:rPr>
            <w:rFonts w:ascii="Consolas" w:eastAsiaTheme="minorEastAsia" w:hAnsi="Consolas" w:cs="Consolas"/>
            <w:color w:val="000000"/>
            <w:sz w:val="19"/>
            <w:szCs w:val="19"/>
          </w:rPr>
          <w:delText xml:space="preserve"> ( Getaway p </w:delText>
        </w:r>
        <w:r w:rsidDel="001E27F4">
          <w:rPr>
            <w:rFonts w:ascii="Consolas" w:eastAsiaTheme="minorEastAsia" w:hAnsi="Consolas" w:cs="Consolas"/>
            <w:color w:val="0000FF"/>
            <w:sz w:val="19"/>
            <w:szCs w:val="19"/>
          </w:rPr>
          <w:delText>in</w:delText>
        </w:r>
        <w:r w:rsidDel="001E27F4">
          <w:rPr>
            <w:rFonts w:ascii="Consolas" w:eastAsiaTheme="minorEastAsia" w:hAnsi="Consolas" w:cs="Consolas"/>
            <w:color w:val="000000"/>
            <w:sz w:val="19"/>
            <w:szCs w:val="19"/>
          </w:rPr>
          <w:delText xml:space="preserve"> points)</w:delText>
        </w:r>
      </w:del>
    </w:p>
    <w:p w14:paraId="2B8420E1" w14:textId="2D063208" w:rsidR="00BD575D" w:rsidDel="001E27F4" w:rsidRDefault="00F31DDB">
      <w:pPr>
        <w:shd w:val="clear" w:color="auto" w:fill="FFF2CC" w:themeFill="accent4" w:themeFillTint="33"/>
        <w:autoSpaceDE w:val="0"/>
        <w:autoSpaceDN w:val="0"/>
        <w:adjustRightInd w:val="0"/>
        <w:rPr>
          <w:del w:id="1068" w:author="רינת אביטל" w:date="2022-05-10T10:35:00Z"/>
          <w:rFonts w:ascii="Consolas" w:eastAsiaTheme="minorEastAsia" w:hAnsi="Consolas" w:cs="Consolas"/>
          <w:color w:val="000000"/>
          <w:sz w:val="19"/>
          <w:szCs w:val="19"/>
        </w:rPr>
      </w:pPr>
      <w:del w:id="1069" w:author="רינת אביטל" w:date="2022-05-10T10:35:00Z">
        <w:r w:rsidDel="001E27F4">
          <w:rPr>
            <w:rFonts w:ascii="Consolas" w:eastAsiaTheme="minorEastAsia" w:hAnsi="Consolas" w:cs="Consolas"/>
            <w:color w:val="000000"/>
            <w:sz w:val="19"/>
            <w:szCs w:val="19"/>
          </w:rPr>
          <w:delText xml:space="preserve">            {</w:delText>
        </w:r>
      </w:del>
    </w:p>
    <w:p w14:paraId="06EE13D6" w14:textId="1E8C5BEA" w:rsidR="00BD575D" w:rsidDel="001E27F4" w:rsidRDefault="00F31DDB">
      <w:pPr>
        <w:shd w:val="clear" w:color="auto" w:fill="FFF2CC" w:themeFill="accent4" w:themeFillTint="33"/>
        <w:autoSpaceDE w:val="0"/>
        <w:autoSpaceDN w:val="0"/>
        <w:adjustRightInd w:val="0"/>
        <w:rPr>
          <w:del w:id="1070" w:author="רינת אביטל" w:date="2022-05-10T10:35:00Z"/>
          <w:rFonts w:ascii="Consolas" w:eastAsiaTheme="minorEastAsia" w:hAnsi="Consolas" w:cs="Consolas"/>
          <w:color w:val="000000"/>
          <w:sz w:val="19"/>
          <w:szCs w:val="19"/>
        </w:rPr>
      </w:pPr>
      <w:del w:id="1071" w:author="רינת אביטל" w:date="2022-05-10T10:35:00Z">
        <w:r w:rsidDel="001E27F4">
          <w:rPr>
            <w:rFonts w:ascii="Consolas" w:eastAsiaTheme="minorEastAsia" w:hAnsi="Consolas" w:cs="Consolas"/>
            <w:color w:val="000000"/>
            <w:sz w:val="19"/>
            <w:szCs w:val="19"/>
          </w:rPr>
          <w:delText xml:space="preserve">                vertex v1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vertex();</w:delText>
        </w:r>
      </w:del>
    </w:p>
    <w:p w14:paraId="767B9FC7" w14:textId="7D9AB8FB" w:rsidR="00BD575D" w:rsidDel="001E27F4" w:rsidRDefault="00F31DDB">
      <w:pPr>
        <w:shd w:val="clear" w:color="auto" w:fill="FFF2CC" w:themeFill="accent4" w:themeFillTint="33"/>
        <w:autoSpaceDE w:val="0"/>
        <w:autoSpaceDN w:val="0"/>
        <w:adjustRightInd w:val="0"/>
        <w:rPr>
          <w:del w:id="1072" w:author="רינת אביטל" w:date="2022-05-10T10:35:00Z"/>
          <w:rFonts w:ascii="Consolas" w:eastAsiaTheme="minorEastAsia" w:hAnsi="Consolas" w:cs="Consolas"/>
          <w:color w:val="000000"/>
          <w:sz w:val="19"/>
          <w:szCs w:val="19"/>
        </w:rPr>
      </w:pPr>
      <w:del w:id="1073" w:author="רינת אביטל" w:date="2022-05-10T10:35:00Z">
        <w:r w:rsidDel="001E27F4">
          <w:rPr>
            <w:rFonts w:ascii="Consolas" w:eastAsiaTheme="minorEastAsia" w:hAnsi="Consolas" w:cs="Consolas"/>
            <w:color w:val="000000"/>
            <w:sz w:val="19"/>
            <w:szCs w:val="19"/>
          </w:rPr>
          <w:delText xml:space="preserve">                E[] e1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E[p.Connections.Count()];</w:delText>
        </w:r>
      </w:del>
    </w:p>
    <w:p w14:paraId="7FAD877B" w14:textId="5BB478D2" w:rsidR="00BD575D" w:rsidDel="001E27F4" w:rsidRDefault="00F31DDB">
      <w:pPr>
        <w:shd w:val="clear" w:color="auto" w:fill="FFF2CC" w:themeFill="accent4" w:themeFillTint="33"/>
        <w:autoSpaceDE w:val="0"/>
        <w:autoSpaceDN w:val="0"/>
        <w:adjustRightInd w:val="0"/>
        <w:rPr>
          <w:del w:id="1074" w:author="רינת אביטל" w:date="2022-05-10T10:35:00Z"/>
          <w:rFonts w:ascii="Consolas" w:eastAsiaTheme="minorEastAsia" w:hAnsi="Consolas" w:cs="Consolas"/>
          <w:color w:val="000000"/>
          <w:sz w:val="19"/>
          <w:szCs w:val="19"/>
        </w:rPr>
      </w:pPr>
      <w:del w:id="1075"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i = 0;</w:delText>
        </w:r>
      </w:del>
    </w:p>
    <w:p w14:paraId="3F3372FE" w14:textId="39EDE262" w:rsidR="00BD575D" w:rsidDel="001E27F4" w:rsidRDefault="00F31DDB">
      <w:pPr>
        <w:shd w:val="clear" w:color="auto" w:fill="FFF2CC" w:themeFill="accent4" w:themeFillTint="33"/>
        <w:autoSpaceDE w:val="0"/>
        <w:autoSpaceDN w:val="0"/>
        <w:adjustRightInd w:val="0"/>
        <w:rPr>
          <w:del w:id="1076" w:author="רינת אביטל" w:date="2022-05-10T10:35:00Z"/>
          <w:rFonts w:ascii="Consolas" w:eastAsiaTheme="minorEastAsia" w:hAnsi="Consolas" w:cs="Consolas"/>
          <w:color w:val="000000"/>
          <w:sz w:val="19"/>
          <w:szCs w:val="19"/>
        </w:rPr>
      </w:pPr>
      <w:del w:id="1077"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foreach</w:delText>
        </w:r>
        <w:r w:rsidDel="001E27F4">
          <w:rPr>
            <w:rFonts w:ascii="Consolas" w:eastAsiaTheme="minorEastAsia" w:hAnsi="Consolas" w:cs="Consolas"/>
            <w:color w:val="000000"/>
            <w:sz w:val="19"/>
            <w:szCs w:val="19"/>
          </w:rPr>
          <w:delText xml:space="preserve">(Connection c </w:delText>
        </w:r>
        <w:r w:rsidDel="001E27F4">
          <w:rPr>
            <w:rFonts w:ascii="Consolas" w:eastAsiaTheme="minorEastAsia" w:hAnsi="Consolas" w:cs="Consolas"/>
            <w:color w:val="0000FF"/>
            <w:sz w:val="19"/>
            <w:szCs w:val="19"/>
          </w:rPr>
          <w:delText>in</w:delText>
        </w:r>
        <w:r w:rsidDel="001E27F4">
          <w:rPr>
            <w:rFonts w:ascii="Consolas" w:eastAsiaTheme="minorEastAsia" w:hAnsi="Consolas" w:cs="Consolas"/>
            <w:color w:val="000000"/>
            <w:sz w:val="19"/>
            <w:szCs w:val="19"/>
          </w:rPr>
          <w:delText xml:space="preserve"> p.Connections)</w:delText>
        </w:r>
      </w:del>
    </w:p>
    <w:p w14:paraId="33CF571C" w14:textId="42ADA7E3" w:rsidR="00BD575D" w:rsidDel="001E27F4" w:rsidRDefault="00F31DDB">
      <w:pPr>
        <w:shd w:val="clear" w:color="auto" w:fill="FFF2CC" w:themeFill="accent4" w:themeFillTint="33"/>
        <w:autoSpaceDE w:val="0"/>
        <w:autoSpaceDN w:val="0"/>
        <w:adjustRightInd w:val="0"/>
        <w:rPr>
          <w:del w:id="1078" w:author="רינת אביטל" w:date="2022-05-10T10:35:00Z"/>
          <w:rFonts w:ascii="Consolas" w:eastAsiaTheme="minorEastAsia" w:hAnsi="Consolas" w:cs="Consolas"/>
          <w:color w:val="000000"/>
          <w:sz w:val="19"/>
          <w:szCs w:val="19"/>
        </w:rPr>
      </w:pPr>
      <w:del w:id="1079" w:author="רינת אביטל" w:date="2022-05-10T10:35:00Z">
        <w:r w:rsidDel="001E27F4">
          <w:rPr>
            <w:rFonts w:ascii="Consolas" w:eastAsiaTheme="minorEastAsia" w:hAnsi="Consolas" w:cs="Consolas"/>
            <w:color w:val="000000"/>
            <w:sz w:val="19"/>
            <w:szCs w:val="19"/>
          </w:rPr>
          <w:delText xml:space="preserve">                {</w:delText>
        </w:r>
      </w:del>
    </w:p>
    <w:p w14:paraId="344DA909" w14:textId="4DCFE584" w:rsidR="00BD575D" w:rsidDel="001E27F4" w:rsidRDefault="00F31DDB">
      <w:pPr>
        <w:shd w:val="clear" w:color="auto" w:fill="FFF2CC" w:themeFill="accent4" w:themeFillTint="33"/>
        <w:autoSpaceDE w:val="0"/>
        <w:autoSpaceDN w:val="0"/>
        <w:adjustRightInd w:val="0"/>
        <w:rPr>
          <w:del w:id="1080" w:author="רינת אביטל" w:date="2022-05-10T10:35:00Z"/>
          <w:rFonts w:ascii="Consolas" w:eastAsiaTheme="minorEastAsia" w:hAnsi="Consolas" w:cs="Consolas"/>
          <w:color w:val="000000"/>
          <w:sz w:val="19"/>
          <w:szCs w:val="19"/>
        </w:rPr>
      </w:pPr>
      <w:del w:id="1081" w:author="רינת אביטל" w:date="2022-05-10T10:35:00Z">
        <w:r w:rsidDel="001E27F4">
          <w:rPr>
            <w:rFonts w:ascii="Consolas" w:eastAsiaTheme="minorEastAsia" w:hAnsi="Consolas" w:cs="Consolas"/>
            <w:color w:val="000000"/>
            <w:sz w:val="19"/>
            <w:szCs w:val="19"/>
          </w:rPr>
          <w:delText xml:space="preserve">                   e1[i++]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E() { source = v1, weight = </w:delText>
        </w:r>
      </w:del>
    </w:p>
    <w:p w14:paraId="225A8C46" w14:textId="3D2C07F0" w:rsidR="00BD575D" w:rsidDel="001E27F4" w:rsidRDefault="00F31DDB">
      <w:pPr>
        <w:shd w:val="clear" w:color="auto" w:fill="FFF2CC" w:themeFill="accent4" w:themeFillTint="33"/>
        <w:autoSpaceDE w:val="0"/>
        <w:autoSpaceDN w:val="0"/>
        <w:adjustRightInd w:val="0"/>
        <w:rPr>
          <w:del w:id="1082" w:author="רינת אביטל" w:date="2022-05-10T10:35:00Z"/>
          <w:rFonts w:ascii="Consolas" w:eastAsiaTheme="minorEastAsia" w:hAnsi="Consolas" w:cs="Consolas"/>
          <w:color w:val="000000"/>
          <w:sz w:val="19"/>
          <w:szCs w:val="19"/>
        </w:rPr>
      </w:pPr>
      <w:del w:id="1083" w:author="רינת אביטל" w:date="2022-05-10T10:35:00Z">
        <w:r w:rsidDel="001E27F4">
          <w:rPr>
            <w:rFonts w:ascii="Consolas" w:eastAsiaTheme="minorEastAsia" w:hAnsi="Consolas" w:cs="Consolas"/>
            <w:color w:val="000000"/>
            <w:sz w:val="19"/>
            <w:szCs w:val="19"/>
          </w:rPr>
          <w:delText xml:space="preserve">                     Convert.ToDouble(c.Distance) };</w:delText>
        </w:r>
      </w:del>
    </w:p>
    <w:p w14:paraId="06C41048" w14:textId="7933B0C0" w:rsidR="00BD575D" w:rsidDel="001E27F4" w:rsidRDefault="00F31DDB">
      <w:pPr>
        <w:shd w:val="clear" w:color="auto" w:fill="FFF2CC" w:themeFill="accent4" w:themeFillTint="33"/>
        <w:autoSpaceDE w:val="0"/>
        <w:autoSpaceDN w:val="0"/>
        <w:adjustRightInd w:val="0"/>
        <w:rPr>
          <w:del w:id="1084" w:author="רינת אביטל" w:date="2022-05-10T10:35:00Z"/>
          <w:rFonts w:ascii="Consolas" w:eastAsiaTheme="minorEastAsia" w:hAnsi="Consolas" w:cs="Consolas"/>
          <w:color w:val="000000"/>
          <w:sz w:val="19"/>
          <w:szCs w:val="19"/>
        </w:rPr>
      </w:pPr>
      <w:del w:id="1085" w:author="רינת אביטל" w:date="2022-05-10T10:35:00Z">
        <w:r w:rsidDel="001E27F4">
          <w:rPr>
            <w:rFonts w:ascii="Consolas" w:eastAsiaTheme="minorEastAsia" w:hAnsi="Consolas" w:cs="Consolas"/>
            <w:color w:val="000000"/>
            <w:sz w:val="19"/>
            <w:szCs w:val="19"/>
          </w:rPr>
          <w:delText xml:space="preserve">                }</w:delText>
        </w:r>
      </w:del>
    </w:p>
    <w:p w14:paraId="2AB14C23" w14:textId="4F212363" w:rsidR="00BD575D" w:rsidDel="001E27F4" w:rsidRDefault="00F31DDB">
      <w:pPr>
        <w:shd w:val="clear" w:color="auto" w:fill="FFF2CC" w:themeFill="accent4" w:themeFillTint="33"/>
        <w:autoSpaceDE w:val="0"/>
        <w:autoSpaceDN w:val="0"/>
        <w:adjustRightInd w:val="0"/>
        <w:rPr>
          <w:del w:id="1086" w:author="רינת אביטל" w:date="2022-05-10T10:35:00Z"/>
          <w:rFonts w:ascii="Consolas" w:eastAsiaTheme="minorEastAsia" w:hAnsi="Consolas" w:cs="Consolas"/>
          <w:color w:val="000000"/>
          <w:sz w:val="19"/>
          <w:szCs w:val="19"/>
        </w:rPr>
      </w:pPr>
      <w:del w:id="1087" w:author="רינת אביטל" w:date="2022-05-10T10:35:00Z">
        <w:r w:rsidDel="001E27F4">
          <w:rPr>
            <w:rFonts w:ascii="Consolas" w:eastAsiaTheme="minorEastAsia" w:hAnsi="Consolas" w:cs="Consolas"/>
            <w:color w:val="000000"/>
            <w:sz w:val="19"/>
            <w:szCs w:val="19"/>
          </w:rPr>
          <w:delText xml:space="preserve">                v1.neighbor = e1;</w:delText>
        </w:r>
      </w:del>
    </w:p>
    <w:p w14:paraId="6EC2941B" w14:textId="4609D342" w:rsidR="00BD575D" w:rsidDel="001E27F4" w:rsidRDefault="00F31DDB">
      <w:pPr>
        <w:shd w:val="clear" w:color="auto" w:fill="FFF2CC" w:themeFill="accent4" w:themeFillTint="33"/>
        <w:autoSpaceDE w:val="0"/>
        <w:autoSpaceDN w:val="0"/>
        <w:adjustRightInd w:val="0"/>
        <w:rPr>
          <w:del w:id="1088" w:author="רינת אביטל" w:date="2022-05-10T10:35:00Z"/>
          <w:rFonts w:ascii="Consolas" w:eastAsiaTheme="minorEastAsia" w:hAnsi="Consolas" w:cs="Consolas"/>
          <w:color w:val="000000"/>
          <w:sz w:val="19"/>
          <w:szCs w:val="19"/>
        </w:rPr>
      </w:pPr>
      <w:del w:id="1089" w:author="רינת אביטל" w:date="2022-05-10T10:35:00Z">
        <w:r w:rsidDel="001E27F4">
          <w:rPr>
            <w:rFonts w:ascii="Consolas" w:eastAsiaTheme="minorEastAsia" w:hAnsi="Consolas" w:cs="Consolas"/>
            <w:color w:val="000000"/>
            <w:sz w:val="19"/>
            <w:szCs w:val="19"/>
          </w:rPr>
          <w:delText xml:space="preserve">                v[j++] = v1;               </w:delText>
        </w:r>
      </w:del>
    </w:p>
    <w:p w14:paraId="39B8D542" w14:textId="7BEC6F43" w:rsidR="00BD575D" w:rsidDel="001E27F4" w:rsidRDefault="00F31DDB">
      <w:pPr>
        <w:shd w:val="clear" w:color="auto" w:fill="FFF2CC" w:themeFill="accent4" w:themeFillTint="33"/>
        <w:autoSpaceDE w:val="0"/>
        <w:autoSpaceDN w:val="0"/>
        <w:adjustRightInd w:val="0"/>
        <w:rPr>
          <w:del w:id="1090" w:author="רינת אביטל" w:date="2022-05-10T10:35:00Z"/>
          <w:rFonts w:ascii="Consolas" w:eastAsiaTheme="minorEastAsia" w:hAnsi="Consolas" w:cs="Consolas"/>
          <w:color w:val="000000"/>
          <w:sz w:val="19"/>
          <w:szCs w:val="19"/>
        </w:rPr>
      </w:pPr>
      <w:del w:id="1091" w:author="רינת אביטל" w:date="2022-05-10T10:35:00Z">
        <w:r w:rsidDel="001E27F4">
          <w:rPr>
            <w:rFonts w:ascii="Consolas" w:eastAsiaTheme="minorEastAsia" w:hAnsi="Consolas" w:cs="Consolas"/>
            <w:color w:val="000000"/>
            <w:sz w:val="19"/>
            <w:szCs w:val="19"/>
          </w:rPr>
          <w:delText xml:space="preserve">            }</w:delText>
        </w:r>
      </w:del>
    </w:p>
    <w:p w14:paraId="02DA0BCA" w14:textId="16E058F1" w:rsidR="00BD575D" w:rsidDel="001E27F4" w:rsidRDefault="00F31DDB">
      <w:pPr>
        <w:shd w:val="clear" w:color="auto" w:fill="FFF2CC" w:themeFill="accent4" w:themeFillTint="33"/>
        <w:autoSpaceDE w:val="0"/>
        <w:autoSpaceDN w:val="0"/>
        <w:adjustRightInd w:val="0"/>
        <w:rPr>
          <w:del w:id="1092" w:author="רינת אביטל" w:date="2022-05-10T10:35:00Z"/>
          <w:rFonts w:ascii="Consolas" w:eastAsiaTheme="minorEastAsia" w:hAnsi="Consolas" w:cs="Consolas"/>
          <w:color w:val="000000"/>
          <w:sz w:val="19"/>
          <w:szCs w:val="19"/>
        </w:rPr>
      </w:pPr>
      <w:del w:id="1093" w:author="רינת אביטל" w:date="2022-05-10T10:35:00Z">
        <w:r w:rsidDel="001E27F4">
          <w:rPr>
            <w:rFonts w:ascii="Consolas" w:eastAsiaTheme="minorEastAsia" w:hAnsi="Consolas" w:cs="Consolas"/>
            <w:color w:val="000000"/>
            <w:sz w:val="19"/>
            <w:szCs w:val="19"/>
          </w:rPr>
          <w:delText xml:space="preserve">            G G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G() { E = e, v = v };</w:delText>
        </w:r>
      </w:del>
    </w:p>
    <w:p w14:paraId="0202EA73" w14:textId="3ED0AB4D" w:rsidR="00BD575D" w:rsidDel="001E27F4" w:rsidRDefault="00F31DDB">
      <w:pPr>
        <w:shd w:val="clear" w:color="auto" w:fill="FFF2CC" w:themeFill="accent4" w:themeFillTint="33"/>
        <w:autoSpaceDE w:val="0"/>
        <w:autoSpaceDN w:val="0"/>
        <w:adjustRightInd w:val="0"/>
        <w:rPr>
          <w:del w:id="1094" w:author="רינת אביטל" w:date="2022-05-10T10:35:00Z"/>
          <w:rFonts w:ascii="Consolas" w:eastAsiaTheme="minorEastAsia" w:hAnsi="Consolas" w:cs="Consolas"/>
          <w:color w:val="000000"/>
          <w:sz w:val="19"/>
          <w:szCs w:val="19"/>
        </w:rPr>
      </w:pPr>
      <w:del w:id="1095"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return</w:delText>
        </w:r>
        <w:r w:rsidDel="001E27F4">
          <w:rPr>
            <w:rFonts w:ascii="Consolas" w:eastAsiaTheme="minorEastAsia" w:hAnsi="Consolas" w:cs="Consolas"/>
            <w:color w:val="000000"/>
            <w:sz w:val="19"/>
            <w:szCs w:val="19"/>
          </w:rPr>
          <w:delText xml:space="preserve"> G;</w:delText>
        </w:r>
      </w:del>
    </w:p>
    <w:p w14:paraId="44E8FBBF" w14:textId="0490511A" w:rsidR="00BD575D" w:rsidDel="001E27F4" w:rsidRDefault="00F31DDB">
      <w:pPr>
        <w:shd w:val="clear" w:color="auto" w:fill="FFF2CC" w:themeFill="accent4" w:themeFillTint="33"/>
        <w:bidi/>
        <w:spacing w:line="360" w:lineRule="auto"/>
        <w:jc w:val="right"/>
        <w:rPr>
          <w:del w:id="1096" w:author="רינת אביטל" w:date="2022-05-10T10:35:00Z"/>
          <w:rFonts w:ascii="Tahoma" w:hAnsi="Tahoma" w:cs="Tahoma"/>
          <w:sz w:val="22"/>
          <w:szCs w:val="22"/>
          <w:rtl/>
        </w:rPr>
      </w:pPr>
      <w:del w:id="1097" w:author="רינת אביטל" w:date="2022-05-10T10:35:00Z">
        <w:r w:rsidDel="001E27F4">
          <w:rPr>
            <w:rFonts w:ascii="Consolas" w:eastAsiaTheme="minorEastAsia" w:hAnsi="Consolas" w:cs="Consolas"/>
            <w:color w:val="000000"/>
            <w:sz w:val="19"/>
            <w:szCs w:val="19"/>
          </w:rPr>
          <w:delText xml:space="preserve">        }</w:delText>
        </w:r>
      </w:del>
    </w:p>
    <w:p w14:paraId="390EA12E" w14:textId="1513119E" w:rsidR="00BD575D" w:rsidDel="001E27F4" w:rsidRDefault="00F31DDB">
      <w:pPr>
        <w:bidi/>
        <w:spacing w:line="360" w:lineRule="auto"/>
        <w:rPr>
          <w:del w:id="1098" w:author="רינת אביטל" w:date="2022-05-10T10:35:00Z"/>
          <w:rFonts w:ascii="Tahoma" w:hAnsi="Tahoma" w:cs="Tahoma"/>
          <w:sz w:val="22"/>
          <w:szCs w:val="22"/>
          <w:rtl/>
        </w:rPr>
      </w:pPr>
      <w:del w:id="1099" w:author="רינת אביטל" w:date="2022-05-10T10:35:00Z">
        <w:r w:rsidDel="001E27F4">
          <w:rPr>
            <w:rFonts w:ascii="Tahoma" w:hAnsi="Tahoma" w:cs="Tahoma"/>
            <w:sz w:val="22"/>
            <w:szCs w:val="22"/>
            <w:rtl/>
          </w:rPr>
          <w:delText>בפונקציה שלהלן מימשנו קוד ד</w:delText>
        </w:r>
        <w:r w:rsidDel="001E27F4">
          <w:rPr>
            <w:rFonts w:ascii="Tahoma" w:hAnsi="Tahoma" w:cs="Tahoma" w:hint="cs"/>
            <w:sz w:val="22"/>
            <w:szCs w:val="22"/>
            <w:rtl/>
          </w:rPr>
          <w:delText>י</w:delText>
        </w:r>
        <w:r w:rsidDel="001E27F4">
          <w:rPr>
            <w:rFonts w:ascii="Tahoma" w:hAnsi="Tahoma" w:cs="Tahoma"/>
            <w:sz w:val="22"/>
            <w:szCs w:val="22"/>
            <w:rtl/>
          </w:rPr>
          <w:delText xml:space="preserve">יקסטרה מופשט כפי שלמדנו בקורס גרפים, בהתאמה לשפת </w:delText>
        </w:r>
        <w:r w:rsidDel="001E27F4">
          <w:rPr>
            <w:rFonts w:ascii="Tahoma" w:hAnsi="Tahoma" w:cs="Tahoma"/>
            <w:sz w:val="22"/>
            <w:szCs w:val="22"/>
          </w:rPr>
          <w:delText>C</w:delText>
        </w:r>
        <w:r w:rsidDel="001E27F4">
          <w:rPr>
            <w:rFonts w:ascii="Tahoma" w:hAnsi="Tahoma" w:cs="Tahoma"/>
            <w:sz w:val="22"/>
            <w:szCs w:val="22"/>
            <w:rtl/>
          </w:rPr>
          <w:delText>#.</w:delText>
        </w:r>
        <w:r w:rsidDel="001E27F4">
          <w:rPr>
            <w:rFonts w:ascii="Tahoma" w:hAnsi="Tahoma" w:cs="Tahoma" w:hint="cs"/>
            <w:sz w:val="22"/>
            <w:szCs w:val="22"/>
            <w:rtl/>
          </w:rPr>
          <w:delText xml:space="preserve"> זהו קוד האלגוריתם ההתחלתי [למעשה הוא עדיין לא מחזיר שום תוצאה]</w:delText>
        </w:r>
      </w:del>
    </w:p>
    <w:p w14:paraId="014A28E6" w14:textId="15FE9DD1" w:rsidR="00BD575D" w:rsidDel="001E27F4" w:rsidRDefault="00F31DDB">
      <w:pPr>
        <w:shd w:val="clear" w:color="auto" w:fill="FFC000" w:themeFill="accent4"/>
        <w:autoSpaceDE w:val="0"/>
        <w:autoSpaceDN w:val="0"/>
        <w:adjustRightInd w:val="0"/>
        <w:rPr>
          <w:del w:id="1100" w:author="רינת אביטל" w:date="2022-05-10T10:35:00Z"/>
          <w:rFonts w:ascii="Consolas" w:eastAsiaTheme="minorEastAsia" w:hAnsi="Consolas" w:cs="Consolas"/>
          <w:color w:val="000000"/>
          <w:sz w:val="19"/>
          <w:szCs w:val="19"/>
        </w:rPr>
      </w:pPr>
      <w:del w:id="1101"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static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void</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b/>
            <w:bCs/>
            <w:color w:val="ED7D31" w:themeColor="accent2"/>
            <w:sz w:val="19"/>
            <w:szCs w:val="19"/>
          </w:rPr>
          <w:delText>Dikstra</w:delText>
        </w:r>
        <w:r w:rsidDel="001E27F4">
          <w:rPr>
            <w:rFonts w:ascii="Consolas" w:eastAsiaTheme="minorEastAsia" w:hAnsi="Consolas" w:cs="Consolas"/>
            <w:color w:val="000000"/>
            <w:sz w:val="19"/>
            <w:szCs w:val="19"/>
          </w:rPr>
          <w:delText>(G G,vertex s)</w:delText>
        </w:r>
      </w:del>
    </w:p>
    <w:p w14:paraId="150FA219" w14:textId="42341E75" w:rsidR="00BD575D" w:rsidDel="001E27F4" w:rsidRDefault="00F31DDB">
      <w:pPr>
        <w:shd w:val="clear" w:color="auto" w:fill="FFF2CC" w:themeFill="accent4" w:themeFillTint="33"/>
        <w:autoSpaceDE w:val="0"/>
        <w:autoSpaceDN w:val="0"/>
        <w:adjustRightInd w:val="0"/>
        <w:rPr>
          <w:del w:id="1102" w:author="רינת אביטל" w:date="2022-05-10T10:35:00Z"/>
          <w:rFonts w:ascii="Consolas" w:eastAsiaTheme="minorEastAsia" w:hAnsi="Consolas" w:cs="Consolas"/>
          <w:color w:val="000000"/>
          <w:sz w:val="19"/>
          <w:szCs w:val="19"/>
        </w:rPr>
      </w:pPr>
      <w:del w:id="1103"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//2.</w:delText>
        </w:r>
        <w:r w:rsidDel="001E27F4">
          <w:rPr>
            <w:rFonts w:ascii="Consolas" w:eastAsiaTheme="minorEastAsia" w:hAnsi="Consolas" w:cs="Consolas"/>
            <w:color w:val="008000"/>
            <w:sz w:val="19"/>
            <w:szCs w:val="19"/>
          </w:rPr>
          <w:tab/>
        </w:r>
        <w:r w:rsidDel="001E27F4">
          <w:rPr>
            <w:rFonts w:ascii="Consolas" w:eastAsiaTheme="minorEastAsia" w:hAnsi="Consolas"/>
            <w:color w:val="008000"/>
            <w:sz w:val="19"/>
            <w:szCs w:val="19"/>
            <w:rtl/>
          </w:rPr>
          <w:delText>מקבלת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גרף</w:delText>
        </w:r>
        <w:r w:rsidDel="001E27F4">
          <w:rPr>
            <w:rFonts w:ascii="Consolas" w:eastAsiaTheme="minorEastAsia" w:hAnsi="Consolas" w:cs="Consolas"/>
            <w:color w:val="008000"/>
            <w:sz w:val="19"/>
            <w:szCs w:val="19"/>
            <w:rtl/>
          </w:rPr>
          <w:delText>,</w:delText>
        </w:r>
        <w:r w:rsidDel="001E27F4">
          <w:rPr>
            <w:rFonts w:ascii="Consolas" w:eastAsiaTheme="minorEastAsia" w:hAnsi="Consolas"/>
            <w:color w:val="008000"/>
            <w:sz w:val="19"/>
            <w:szCs w:val="19"/>
            <w:rtl/>
          </w:rPr>
          <w:delText>מקור</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ויעד</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ומחזירה</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את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הדרך</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הקצרה</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ביותר</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ביניהם</w:delText>
        </w:r>
      </w:del>
    </w:p>
    <w:p w14:paraId="13CA68CF" w14:textId="64814FD5" w:rsidR="00BD575D" w:rsidDel="001E27F4" w:rsidRDefault="00BD575D">
      <w:pPr>
        <w:shd w:val="clear" w:color="auto" w:fill="FFF2CC" w:themeFill="accent4" w:themeFillTint="33"/>
        <w:autoSpaceDE w:val="0"/>
        <w:autoSpaceDN w:val="0"/>
        <w:adjustRightInd w:val="0"/>
        <w:rPr>
          <w:del w:id="1104" w:author="רינת אביטל" w:date="2022-05-10T10:35:00Z"/>
          <w:rFonts w:ascii="Consolas" w:eastAsiaTheme="minorEastAsia" w:hAnsi="Consolas" w:cs="Consolas"/>
          <w:color w:val="000000"/>
          <w:sz w:val="19"/>
          <w:szCs w:val="19"/>
        </w:rPr>
      </w:pPr>
    </w:p>
    <w:p w14:paraId="5723965E" w14:textId="3FCFE771" w:rsidR="00BD575D" w:rsidDel="001E27F4" w:rsidRDefault="00F31DDB">
      <w:pPr>
        <w:shd w:val="clear" w:color="auto" w:fill="FFF2CC" w:themeFill="accent4" w:themeFillTint="33"/>
        <w:autoSpaceDE w:val="0"/>
        <w:autoSpaceDN w:val="0"/>
        <w:adjustRightInd w:val="0"/>
        <w:rPr>
          <w:del w:id="1105" w:author="רינת אביטל" w:date="2022-05-10T10:35:00Z"/>
          <w:rFonts w:ascii="Consolas" w:eastAsiaTheme="minorEastAsia" w:hAnsi="Consolas" w:cs="Consolas"/>
          <w:color w:val="000000"/>
          <w:sz w:val="19"/>
          <w:szCs w:val="19"/>
        </w:rPr>
      </w:pPr>
      <w:del w:id="1106"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i = 0;</w:delText>
        </w:r>
      </w:del>
    </w:p>
    <w:p w14:paraId="0B4C6915" w14:textId="510DA849" w:rsidR="00BD575D" w:rsidDel="001E27F4" w:rsidRDefault="00F31DDB">
      <w:pPr>
        <w:shd w:val="clear" w:color="auto" w:fill="FFF2CC" w:themeFill="accent4" w:themeFillTint="33"/>
        <w:autoSpaceDE w:val="0"/>
        <w:autoSpaceDN w:val="0"/>
        <w:adjustRightInd w:val="0"/>
        <w:rPr>
          <w:del w:id="1107" w:author="רינת אביטל" w:date="2022-05-10T10:35:00Z"/>
          <w:rFonts w:ascii="Consolas" w:eastAsiaTheme="minorEastAsia" w:hAnsi="Consolas" w:cs="Consolas"/>
          <w:color w:val="000000"/>
          <w:sz w:val="19"/>
          <w:szCs w:val="19"/>
        </w:rPr>
      </w:pPr>
      <w:del w:id="1108" w:author="רינת אביטל" w:date="2022-05-10T10:35:00Z">
        <w:r w:rsidDel="001E27F4">
          <w:rPr>
            <w:rFonts w:ascii="Consolas" w:eastAsiaTheme="minorEastAsia" w:hAnsi="Consolas" w:cs="Consolas"/>
            <w:color w:val="000000"/>
            <w:sz w:val="19"/>
            <w:szCs w:val="19"/>
          </w:rPr>
          <w:delText xml:space="preserve">            Init_single_source(G, s);</w:delText>
        </w:r>
      </w:del>
    </w:p>
    <w:p w14:paraId="0D680D05" w14:textId="79A4438B" w:rsidR="00BD575D" w:rsidDel="001E27F4" w:rsidRDefault="00F31DDB">
      <w:pPr>
        <w:shd w:val="clear" w:color="auto" w:fill="FFF2CC" w:themeFill="accent4" w:themeFillTint="33"/>
        <w:autoSpaceDE w:val="0"/>
        <w:autoSpaceDN w:val="0"/>
        <w:adjustRightInd w:val="0"/>
        <w:rPr>
          <w:del w:id="1109" w:author="רינת אביטל" w:date="2022-05-10T10:35:00Z"/>
          <w:rFonts w:ascii="Consolas" w:eastAsiaTheme="minorEastAsia" w:hAnsi="Consolas" w:cs="Consolas"/>
          <w:color w:val="000000"/>
          <w:sz w:val="19"/>
          <w:szCs w:val="19"/>
        </w:rPr>
      </w:pPr>
      <w:del w:id="1110" w:author="רינת אביטל" w:date="2022-05-10T10:35:00Z">
        <w:r w:rsidDel="001E27F4">
          <w:rPr>
            <w:rFonts w:ascii="Consolas" w:eastAsiaTheme="minorEastAsia" w:hAnsi="Consolas" w:cs="Consolas"/>
            <w:color w:val="000000"/>
            <w:sz w:val="19"/>
            <w:szCs w:val="19"/>
          </w:rPr>
          <w:delText xml:space="preserve">           List&lt;vertex&gt; S = </w:delText>
        </w:r>
        <w:r w:rsidDel="001E27F4">
          <w:rPr>
            <w:rFonts w:ascii="Consolas" w:eastAsiaTheme="minorEastAsia" w:hAnsi="Consolas" w:cs="Consolas"/>
            <w:color w:val="0000FF"/>
            <w:sz w:val="19"/>
            <w:szCs w:val="19"/>
          </w:rPr>
          <w:delText>null</w:delText>
        </w:r>
        <w:r w:rsidDel="001E27F4">
          <w:rPr>
            <w:rFonts w:ascii="Consolas" w:eastAsiaTheme="minorEastAsia" w:hAnsi="Consolas" w:cs="Consolas"/>
            <w:color w:val="000000"/>
            <w:sz w:val="19"/>
            <w:szCs w:val="19"/>
          </w:rPr>
          <w:delText>;</w:delText>
        </w:r>
      </w:del>
    </w:p>
    <w:p w14:paraId="6BC829BE" w14:textId="3CC72CE6" w:rsidR="00BD575D" w:rsidDel="001E27F4" w:rsidRDefault="00F31DDB">
      <w:pPr>
        <w:shd w:val="clear" w:color="auto" w:fill="FFF2CC" w:themeFill="accent4" w:themeFillTint="33"/>
        <w:autoSpaceDE w:val="0"/>
        <w:autoSpaceDN w:val="0"/>
        <w:adjustRightInd w:val="0"/>
        <w:rPr>
          <w:del w:id="1111" w:author="רינת אביטל" w:date="2022-05-10T10:35:00Z"/>
          <w:rFonts w:ascii="Consolas" w:eastAsiaTheme="minorEastAsia" w:hAnsi="Consolas" w:cs="Consolas"/>
          <w:color w:val="000000"/>
          <w:sz w:val="19"/>
          <w:szCs w:val="19"/>
        </w:rPr>
      </w:pPr>
      <w:del w:id="1112" w:author="רינת אביטל" w:date="2022-05-10T10:35:00Z">
        <w:r w:rsidDel="001E27F4">
          <w:rPr>
            <w:rFonts w:ascii="Consolas" w:eastAsiaTheme="minorEastAsia" w:hAnsi="Consolas" w:cs="Consolas"/>
            <w:color w:val="000000"/>
            <w:sz w:val="19"/>
            <w:szCs w:val="19"/>
          </w:rPr>
          <w:delText xml:space="preserve">            vertex u;</w:delText>
        </w:r>
      </w:del>
    </w:p>
    <w:p w14:paraId="78F64F50" w14:textId="169F98D8" w:rsidR="00BD575D" w:rsidDel="001E27F4" w:rsidRDefault="00F31DDB">
      <w:pPr>
        <w:shd w:val="clear" w:color="auto" w:fill="FFF2CC" w:themeFill="accent4" w:themeFillTint="33"/>
        <w:autoSpaceDE w:val="0"/>
        <w:autoSpaceDN w:val="0"/>
        <w:adjustRightInd w:val="0"/>
        <w:rPr>
          <w:del w:id="1113" w:author="רינת אביטל" w:date="2022-05-10T10:35:00Z"/>
          <w:rFonts w:ascii="Consolas" w:eastAsiaTheme="minorEastAsia" w:hAnsi="Consolas" w:cs="Consolas"/>
          <w:color w:val="000000"/>
          <w:sz w:val="19"/>
          <w:szCs w:val="19"/>
        </w:rPr>
      </w:pPr>
      <w:del w:id="1114" w:author="רינת אביטל" w:date="2022-05-10T10:35:00Z">
        <w:r w:rsidDel="001E27F4">
          <w:rPr>
            <w:rFonts w:ascii="Consolas" w:eastAsiaTheme="minorEastAsia" w:hAnsi="Consolas" w:cs="Consolas"/>
            <w:color w:val="000000"/>
            <w:sz w:val="19"/>
            <w:szCs w:val="19"/>
          </w:rPr>
          <w:delText xml:space="preserve">            List&lt;vertex&gt; Q = </w:delText>
        </w:r>
        <w:r w:rsidDel="001E27F4">
          <w:rPr>
            <w:rFonts w:ascii="Consolas" w:eastAsiaTheme="minorEastAsia" w:hAnsi="Consolas" w:cs="Consolas"/>
            <w:color w:val="0000FF"/>
            <w:sz w:val="19"/>
            <w:szCs w:val="19"/>
          </w:rPr>
          <w:delText>null</w:delText>
        </w:r>
        <w:r w:rsidDel="001E27F4">
          <w:rPr>
            <w:rFonts w:ascii="Consolas" w:eastAsiaTheme="minorEastAsia" w:hAnsi="Consolas" w:cs="Consolas"/>
            <w:color w:val="000000"/>
            <w:sz w:val="19"/>
            <w:szCs w:val="19"/>
          </w:rPr>
          <w:delText>;</w:delText>
        </w:r>
      </w:del>
    </w:p>
    <w:p w14:paraId="1C4DA27B" w14:textId="5D331356" w:rsidR="00BD575D" w:rsidDel="001E27F4" w:rsidRDefault="00F31DDB">
      <w:pPr>
        <w:shd w:val="clear" w:color="auto" w:fill="FFF2CC" w:themeFill="accent4" w:themeFillTint="33"/>
        <w:autoSpaceDE w:val="0"/>
        <w:autoSpaceDN w:val="0"/>
        <w:adjustRightInd w:val="0"/>
        <w:rPr>
          <w:del w:id="1115" w:author="רינת אביטל" w:date="2022-05-10T10:35:00Z"/>
          <w:rFonts w:ascii="Consolas" w:eastAsiaTheme="minorEastAsia" w:hAnsi="Consolas" w:cs="Consolas"/>
          <w:color w:val="000000"/>
          <w:sz w:val="19"/>
          <w:szCs w:val="19"/>
        </w:rPr>
      </w:pPr>
      <w:del w:id="1116"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foreach</w:delText>
        </w:r>
        <w:r w:rsidDel="001E27F4">
          <w:rPr>
            <w:rFonts w:ascii="Consolas" w:eastAsiaTheme="minorEastAsia" w:hAnsi="Consolas" w:cs="Consolas"/>
            <w:color w:val="000000"/>
            <w:sz w:val="19"/>
            <w:szCs w:val="19"/>
          </w:rPr>
          <w:delText xml:space="preserve">(vertex v </w:delText>
        </w:r>
        <w:r w:rsidDel="001E27F4">
          <w:rPr>
            <w:rFonts w:ascii="Consolas" w:eastAsiaTheme="minorEastAsia" w:hAnsi="Consolas" w:cs="Consolas"/>
            <w:color w:val="0000FF"/>
            <w:sz w:val="19"/>
            <w:szCs w:val="19"/>
          </w:rPr>
          <w:delText>in</w:delText>
        </w:r>
        <w:r w:rsidDel="001E27F4">
          <w:rPr>
            <w:rFonts w:ascii="Consolas" w:eastAsiaTheme="minorEastAsia" w:hAnsi="Consolas" w:cs="Consolas"/>
            <w:color w:val="000000"/>
            <w:sz w:val="19"/>
            <w:szCs w:val="19"/>
          </w:rPr>
          <w:delText xml:space="preserve"> G.v)</w:delText>
        </w:r>
      </w:del>
    </w:p>
    <w:p w14:paraId="695F0A3E" w14:textId="55872091" w:rsidR="00BD575D" w:rsidDel="001E27F4" w:rsidRDefault="00F31DDB">
      <w:pPr>
        <w:shd w:val="clear" w:color="auto" w:fill="FFF2CC" w:themeFill="accent4" w:themeFillTint="33"/>
        <w:autoSpaceDE w:val="0"/>
        <w:autoSpaceDN w:val="0"/>
        <w:adjustRightInd w:val="0"/>
        <w:rPr>
          <w:del w:id="1117" w:author="רינת אביטל" w:date="2022-05-10T10:35:00Z"/>
          <w:rFonts w:ascii="Consolas" w:eastAsiaTheme="minorEastAsia" w:hAnsi="Consolas" w:cs="Consolas"/>
          <w:color w:val="000000"/>
          <w:sz w:val="19"/>
          <w:szCs w:val="19"/>
        </w:rPr>
      </w:pPr>
      <w:del w:id="1118" w:author="רינת אביטל" w:date="2022-05-10T10:35:00Z">
        <w:r w:rsidDel="001E27F4">
          <w:rPr>
            <w:rFonts w:ascii="Consolas" w:eastAsiaTheme="minorEastAsia" w:hAnsi="Consolas" w:cs="Consolas"/>
            <w:color w:val="000000"/>
            <w:sz w:val="19"/>
            <w:szCs w:val="19"/>
          </w:rPr>
          <w:delText xml:space="preserve">            {</w:delText>
        </w:r>
      </w:del>
    </w:p>
    <w:p w14:paraId="7E18EA40" w14:textId="62CAD8D7" w:rsidR="00BD575D" w:rsidDel="001E27F4" w:rsidRDefault="00F31DDB">
      <w:pPr>
        <w:shd w:val="clear" w:color="auto" w:fill="FFF2CC" w:themeFill="accent4" w:themeFillTint="33"/>
        <w:autoSpaceDE w:val="0"/>
        <w:autoSpaceDN w:val="0"/>
        <w:adjustRightInd w:val="0"/>
        <w:rPr>
          <w:del w:id="1119" w:author="רינת אביטל" w:date="2022-05-10T10:35:00Z"/>
          <w:rFonts w:ascii="Consolas" w:eastAsiaTheme="minorEastAsia" w:hAnsi="Consolas" w:cs="Consolas"/>
          <w:color w:val="000000"/>
          <w:sz w:val="19"/>
          <w:szCs w:val="19"/>
        </w:rPr>
      </w:pPr>
      <w:del w:id="1120" w:author="רינת אביטל" w:date="2022-05-10T10:35:00Z">
        <w:r w:rsidDel="001E27F4">
          <w:rPr>
            <w:rFonts w:ascii="Consolas" w:eastAsiaTheme="minorEastAsia" w:hAnsi="Consolas" w:cs="Consolas"/>
            <w:color w:val="000000"/>
            <w:sz w:val="19"/>
            <w:szCs w:val="19"/>
          </w:rPr>
          <w:delText xml:space="preserve">                Q.Add(v);</w:delText>
        </w:r>
      </w:del>
    </w:p>
    <w:p w14:paraId="1CDF9183" w14:textId="30D7DA42" w:rsidR="00BD575D" w:rsidDel="001E27F4" w:rsidRDefault="00F31DDB">
      <w:pPr>
        <w:shd w:val="clear" w:color="auto" w:fill="FFF2CC" w:themeFill="accent4" w:themeFillTint="33"/>
        <w:autoSpaceDE w:val="0"/>
        <w:autoSpaceDN w:val="0"/>
        <w:adjustRightInd w:val="0"/>
        <w:rPr>
          <w:del w:id="1121" w:author="רינת אביטל" w:date="2022-05-10T10:35:00Z"/>
          <w:rFonts w:ascii="Consolas" w:eastAsiaTheme="minorEastAsia" w:hAnsi="Consolas" w:cs="Consolas"/>
          <w:color w:val="000000"/>
          <w:sz w:val="19"/>
          <w:szCs w:val="19"/>
        </w:rPr>
      </w:pPr>
      <w:del w:id="1122"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while</w:delText>
        </w:r>
        <w:r w:rsidDel="001E27F4">
          <w:rPr>
            <w:rFonts w:ascii="Consolas" w:eastAsiaTheme="minorEastAsia" w:hAnsi="Consolas" w:cs="Consolas"/>
            <w:color w:val="000000"/>
            <w:sz w:val="19"/>
            <w:szCs w:val="19"/>
          </w:rPr>
          <w:delText>(Q!=</w:delText>
        </w:r>
        <w:r w:rsidDel="001E27F4">
          <w:rPr>
            <w:rFonts w:ascii="Consolas" w:eastAsiaTheme="minorEastAsia" w:hAnsi="Consolas" w:cs="Consolas"/>
            <w:color w:val="0000FF"/>
            <w:sz w:val="19"/>
            <w:szCs w:val="19"/>
          </w:rPr>
          <w:delText>null</w:delText>
        </w:r>
        <w:r w:rsidDel="001E27F4">
          <w:rPr>
            <w:rFonts w:ascii="Consolas" w:eastAsiaTheme="minorEastAsia" w:hAnsi="Consolas" w:cs="Consolas"/>
            <w:color w:val="000000"/>
            <w:sz w:val="19"/>
            <w:szCs w:val="19"/>
          </w:rPr>
          <w:delText>)</w:delText>
        </w:r>
      </w:del>
    </w:p>
    <w:p w14:paraId="47DE1699" w14:textId="2C060C53" w:rsidR="00BD575D" w:rsidDel="001E27F4" w:rsidRDefault="00F31DDB">
      <w:pPr>
        <w:shd w:val="clear" w:color="auto" w:fill="FFF2CC" w:themeFill="accent4" w:themeFillTint="33"/>
        <w:autoSpaceDE w:val="0"/>
        <w:autoSpaceDN w:val="0"/>
        <w:adjustRightInd w:val="0"/>
        <w:rPr>
          <w:del w:id="1123" w:author="רינת אביטל" w:date="2022-05-10T10:35:00Z"/>
          <w:rFonts w:ascii="Consolas" w:eastAsiaTheme="minorEastAsia" w:hAnsi="Consolas" w:cs="Consolas"/>
          <w:color w:val="000000"/>
          <w:sz w:val="19"/>
          <w:szCs w:val="19"/>
        </w:rPr>
      </w:pPr>
      <w:del w:id="1124" w:author="רינת אביטל" w:date="2022-05-10T10:35:00Z">
        <w:r w:rsidDel="001E27F4">
          <w:rPr>
            <w:rFonts w:ascii="Consolas" w:eastAsiaTheme="minorEastAsia" w:hAnsi="Consolas" w:cs="Consolas"/>
            <w:color w:val="000000"/>
            <w:sz w:val="19"/>
            <w:szCs w:val="19"/>
          </w:rPr>
          <w:delText xml:space="preserve">                {</w:delText>
        </w:r>
      </w:del>
    </w:p>
    <w:p w14:paraId="2E15B46A" w14:textId="3007909E" w:rsidR="00BD575D" w:rsidDel="001E27F4" w:rsidRDefault="00F31DDB">
      <w:pPr>
        <w:shd w:val="clear" w:color="auto" w:fill="FFF2CC" w:themeFill="accent4" w:themeFillTint="33"/>
        <w:autoSpaceDE w:val="0"/>
        <w:autoSpaceDN w:val="0"/>
        <w:adjustRightInd w:val="0"/>
        <w:rPr>
          <w:del w:id="1125" w:author="רינת אביטל" w:date="2022-05-10T10:35:00Z"/>
          <w:rFonts w:ascii="Consolas" w:eastAsiaTheme="minorEastAsia" w:hAnsi="Consolas" w:cs="Consolas"/>
          <w:color w:val="000000"/>
          <w:sz w:val="19"/>
          <w:szCs w:val="19"/>
        </w:rPr>
      </w:pPr>
      <w:del w:id="1126" w:author="רינת אביטל" w:date="2022-05-10T10:35:00Z">
        <w:r w:rsidDel="001E27F4">
          <w:rPr>
            <w:rFonts w:ascii="Consolas" w:eastAsiaTheme="minorEastAsia" w:hAnsi="Consolas" w:cs="Consolas"/>
            <w:color w:val="000000"/>
            <w:sz w:val="19"/>
            <w:szCs w:val="19"/>
          </w:rPr>
          <w:delText xml:space="preserve">                   u= (vertex)(Q.Where(y=&gt;y.distance==Q.Min(x=&gt;x.distance)));</w:delText>
        </w:r>
      </w:del>
    </w:p>
    <w:p w14:paraId="11B70F44" w14:textId="1EF58D37" w:rsidR="00BD575D" w:rsidDel="001E27F4" w:rsidRDefault="00F31DDB">
      <w:pPr>
        <w:shd w:val="clear" w:color="auto" w:fill="FFF2CC" w:themeFill="accent4" w:themeFillTint="33"/>
        <w:autoSpaceDE w:val="0"/>
        <w:autoSpaceDN w:val="0"/>
        <w:adjustRightInd w:val="0"/>
        <w:rPr>
          <w:del w:id="1127" w:author="רינת אביטל" w:date="2022-05-10T10:35:00Z"/>
          <w:rFonts w:ascii="Consolas" w:eastAsiaTheme="minorEastAsia" w:hAnsi="Consolas" w:cs="Consolas"/>
          <w:color w:val="000000"/>
          <w:sz w:val="19"/>
          <w:szCs w:val="19"/>
        </w:rPr>
      </w:pPr>
      <w:del w:id="1128" w:author="רינת אביטל" w:date="2022-05-10T10:35:00Z">
        <w:r w:rsidDel="001E27F4">
          <w:rPr>
            <w:rFonts w:ascii="Consolas" w:eastAsiaTheme="minorEastAsia" w:hAnsi="Consolas" w:cs="Consolas"/>
            <w:color w:val="000000"/>
            <w:sz w:val="19"/>
            <w:szCs w:val="19"/>
          </w:rPr>
          <w:delText xml:space="preserve">                    Q.Remove(u);</w:delText>
        </w:r>
      </w:del>
    </w:p>
    <w:p w14:paraId="36D1657E" w14:textId="19239242" w:rsidR="00BD575D" w:rsidDel="001E27F4" w:rsidRDefault="00F31DDB">
      <w:pPr>
        <w:shd w:val="clear" w:color="auto" w:fill="FFF2CC" w:themeFill="accent4" w:themeFillTint="33"/>
        <w:autoSpaceDE w:val="0"/>
        <w:autoSpaceDN w:val="0"/>
        <w:adjustRightInd w:val="0"/>
        <w:rPr>
          <w:del w:id="1129" w:author="רינת אביטל" w:date="2022-05-10T10:35:00Z"/>
          <w:rFonts w:ascii="Consolas" w:eastAsiaTheme="minorEastAsia" w:hAnsi="Consolas" w:cs="Consolas"/>
          <w:color w:val="000000"/>
          <w:sz w:val="19"/>
          <w:szCs w:val="19"/>
        </w:rPr>
      </w:pPr>
      <w:del w:id="1130"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foreach</w:delText>
        </w:r>
        <w:r w:rsidDel="001E27F4">
          <w:rPr>
            <w:rFonts w:ascii="Consolas" w:eastAsiaTheme="minorEastAsia" w:hAnsi="Consolas" w:cs="Consolas"/>
            <w:color w:val="000000"/>
            <w:sz w:val="19"/>
            <w:szCs w:val="19"/>
          </w:rPr>
          <w:delText xml:space="preserve"> (E e </w:delText>
        </w:r>
        <w:r w:rsidDel="001E27F4">
          <w:rPr>
            <w:rFonts w:ascii="Consolas" w:eastAsiaTheme="minorEastAsia" w:hAnsi="Consolas" w:cs="Consolas"/>
            <w:color w:val="0000FF"/>
            <w:sz w:val="19"/>
            <w:szCs w:val="19"/>
          </w:rPr>
          <w:delText>in</w:delText>
        </w:r>
        <w:r w:rsidDel="001E27F4">
          <w:rPr>
            <w:rFonts w:ascii="Consolas" w:eastAsiaTheme="minorEastAsia" w:hAnsi="Consolas" w:cs="Consolas"/>
            <w:color w:val="000000"/>
            <w:sz w:val="19"/>
            <w:szCs w:val="19"/>
          </w:rPr>
          <w:delText xml:space="preserve"> v.neighbor)</w:delText>
        </w:r>
      </w:del>
    </w:p>
    <w:p w14:paraId="1A2F58AF" w14:textId="3E7402C6" w:rsidR="00BD575D" w:rsidDel="001E27F4" w:rsidRDefault="00F31DDB">
      <w:pPr>
        <w:shd w:val="clear" w:color="auto" w:fill="FFF2CC" w:themeFill="accent4" w:themeFillTint="33"/>
        <w:autoSpaceDE w:val="0"/>
        <w:autoSpaceDN w:val="0"/>
        <w:adjustRightInd w:val="0"/>
        <w:rPr>
          <w:del w:id="1131" w:author="רינת אביטל" w:date="2022-05-10T10:35:00Z"/>
          <w:rFonts w:ascii="Consolas" w:eastAsiaTheme="minorEastAsia" w:hAnsi="Consolas" w:cs="Consolas"/>
          <w:color w:val="000000"/>
          <w:sz w:val="19"/>
          <w:szCs w:val="19"/>
        </w:rPr>
      </w:pPr>
      <w:del w:id="1132" w:author="רינת אביטל" w:date="2022-05-10T10:35:00Z">
        <w:r w:rsidDel="001E27F4">
          <w:rPr>
            <w:rFonts w:ascii="Consolas" w:eastAsiaTheme="minorEastAsia" w:hAnsi="Consolas" w:cs="Consolas"/>
            <w:color w:val="000000"/>
            <w:sz w:val="19"/>
            <w:szCs w:val="19"/>
          </w:rPr>
          <w:delText xml:space="preserve">                        Relax(u, e.dest, e.weight);</w:delText>
        </w:r>
      </w:del>
    </w:p>
    <w:p w14:paraId="2569F71C" w14:textId="74748B0C" w:rsidR="00BD575D" w:rsidDel="001E27F4" w:rsidRDefault="00F31DDB">
      <w:pPr>
        <w:shd w:val="clear" w:color="auto" w:fill="FFF2CC" w:themeFill="accent4" w:themeFillTint="33"/>
        <w:autoSpaceDE w:val="0"/>
        <w:autoSpaceDN w:val="0"/>
        <w:adjustRightInd w:val="0"/>
        <w:rPr>
          <w:del w:id="1133" w:author="רינת אביטל" w:date="2022-05-10T10:35:00Z"/>
          <w:rFonts w:ascii="Consolas" w:eastAsiaTheme="minorEastAsia" w:hAnsi="Consolas" w:cs="Consolas"/>
          <w:color w:val="000000"/>
          <w:sz w:val="19"/>
          <w:szCs w:val="19"/>
        </w:rPr>
      </w:pPr>
      <w:del w:id="1134" w:author="רינת אביטל" w:date="2022-05-10T10:35:00Z">
        <w:r w:rsidDel="001E27F4">
          <w:rPr>
            <w:rFonts w:ascii="Consolas" w:eastAsiaTheme="minorEastAsia" w:hAnsi="Consolas" w:cs="Consolas"/>
            <w:color w:val="000000"/>
            <w:sz w:val="19"/>
            <w:szCs w:val="19"/>
          </w:rPr>
          <w:delText xml:space="preserve">                }</w:delText>
        </w:r>
      </w:del>
    </w:p>
    <w:p w14:paraId="6D39B639" w14:textId="50A5A82A" w:rsidR="00BD575D" w:rsidDel="001E27F4" w:rsidRDefault="00F31DDB">
      <w:pPr>
        <w:shd w:val="clear" w:color="auto" w:fill="FFF2CC" w:themeFill="accent4" w:themeFillTint="33"/>
        <w:autoSpaceDE w:val="0"/>
        <w:autoSpaceDN w:val="0"/>
        <w:adjustRightInd w:val="0"/>
        <w:rPr>
          <w:del w:id="1135" w:author="רינת אביטל" w:date="2022-05-10T10:35:00Z"/>
          <w:rFonts w:ascii="Consolas" w:eastAsiaTheme="minorEastAsia" w:hAnsi="Consolas" w:cs="Consolas"/>
          <w:color w:val="000000"/>
          <w:sz w:val="19"/>
          <w:szCs w:val="19"/>
        </w:rPr>
      </w:pPr>
      <w:del w:id="1136" w:author="רינת אביטל" w:date="2022-05-10T10:35:00Z">
        <w:r w:rsidDel="001E27F4">
          <w:rPr>
            <w:rFonts w:ascii="Consolas" w:eastAsiaTheme="minorEastAsia" w:hAnsi="Consolas" w:cs="Consolas"/>
            <w:color w:val="000000"/>
            <w:sz w:val="19"/>
            <w:szCs w:val="19"/>
          </w:rPr>
          <w:delText xml:space="preserve">            }</w:delText>
        </w:r>
      </w:del>
    </w:p>
    <w:p w14:paraId="5A10ACBB" w14:textId="3E291A70" w:rsidR="00BD575D" w:rsidDel="001E27F4" w:rsidRDefault="00F31DDB">
      <w:pPr>
        <w:shd w:val="clear" w:color="auto" w:fill="FFF2CC" w:themeFill="accent4" w:themeFillTint="33"/>
        <w:autoSpaceDE w:val="0"/>
        <w:autoSpaceDN w:val="0"/>
        <w:adjustRightInd w:val="0"/>
        <w:rPr>
          <w:del w:id="1137" w:author="רינת אביטל" w:date="2022-05-10T10:35:00Z"/>
          <w:rFonts w:ascii="Consolas" w:eastAsiaTheme="minorEastAsia" w:hAnsi="Consolas" w:cs="Consolas"/>
          <w:color w:val="000000"/>
          <w:sz w:val="19"/>
          <w:szCs w:val="19"/>
        </w:rPr>
      </w:pPr>
      <w:del w:id="1138" w:author="רינת אביטל" w:date="2022-05-10T10:35:00Z">
        <w:r w:rsidDel="001E27F4">
          <w:rPr>
            <w:rFonts w:ascii="Consolas" w:eastAsiaTheme="minorEastAsia" w:hAnsi="Consolas" w:cs="Consolas"/>
            <w:color w:val="000000"/>
            <w:sz w:val="19"/>
            <w:szCs w:val="19"/>
          </w:rPr>
          <w:delText xml:space="preserve">        }</w:delText>
        </w:r>
      </w:del>
    </w:p>
    <w:p w14:paraId="4CBF5DDF" w14:textId="2A9F1931" w:rsidR="00BD575D" w:rsidDel="001E27F4" w:rsidRDefault="00F31DDB">
      <w:pPr>
        <w:shd w:val="clear" w:color="auto" w:fill="FFC000" w:themeFill="accent4"/>
        <w:autoSpaceDE w:val="0"/>
        <w:autoSpaceDN w:val="0"/>
        <w:adjustRightInd w:val="0"/>
        <w:rPr>
          <w:del w:id="1139" w:author="רינת אביטל" w:date="2022-05-10T10:35:00Z"/>
          <w:rFonts w:ascii="Consolas" w:eastAsiaTheme="minorEastAsia" w:hAnsi="Consolas" w:cs="Consolas"/>
          <w:color w:val="000000"/>
          <w:sz w:val="19"/>
          <w:szCs w:val="19"/>
        </w:rPr>
      </w:pPr>
      <w:del w:id="1140"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private</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static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void</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ED7D31" w:themeColor="accent2"/>
            <w:sz w:val="19"/>
            <w:szCs w:val="19"/>
          </w:rPr>
          <w:delText>Relax</w:delText>
        </w:r>
        <w:r w:rsidDel="001E27F4">
          <w:rPr>
            <w:rFonts w:ascii="Consolas" w:eastAsiaTheme="minorEastAsia" w:hAnsi="Consolas" w:cs="Consolas"/>
            <w:color w:val="000000"/>
            <w:sz w:val="19"/>
            <w:szCs w:val="19"/>
          </w:rPr>
          <w:delText xml:space="preserve">(vertex u, vertex v, </w:delText>
        </w:r>
        <w:r w:rsidDel="001E27F4">
          <w:rPr>
            <w:rFonts w:ascii="Consolas" w:eastAsiaTheme="minorEastAsia" w:hAnsi="Consolas" w:cs="Consolas"/>
            <w:color w:val="0000FF"/>
            <w:sz w:val="19"/>
            <w:szCs w:val="19"/>
          </w:rPr>
          <w:delText>double</w:delText>
        </w:r>
        <w:r w:rsidDel="001E27F4">
          <w:rPr>
            <w:rFonts w:ascii="Consolas" w:eastAsiaTheme="minorEastAsia" w:hAnsi="Consolas" w:cs="Consolas"/>
            <w:color w:val="000000"/>
            <w:sz w:val="19"/>
            <w:szCs w:val="19"/>
          </w:rPr>
          <w:delText xml:space="preserve"> w)</w:delText>
        </w:r>
      </w:del>
    </w:p>
    <w:p w14:paraId="648108FA" w14:textId="02A28474" w:rsidR="00BD575D" w:rsidDel="001E27F4" w:rsidRDefault="00F31DDB">
      <w:pPr>
        <w:shd w:val="clear" w:color="auto" w:fill="FFF2CC" w:themeFill="accent4" w:themeFillTint="33"/>
        <w:autoSpaceDE w:val="0"/>
        <w:autoSpaceDN w:val="0"/>
        <w:adjustRightInd w:val="0"/>
        <w:rPr>
          <w:del w:id="1141" w:author="רינת אביטל" w:date="2022-05-10T10:35:00Z"/>
          <w:rFonts w:ascii="Consolas" w:eastAsiaTheme="minorEastAsia" w:hAnsi="Consolas" w:cs="Consolas"/>
          <w:color w:val="000000"/>
          <w:sz w:val="19"/>
          <w:szCs w:val="19"/>
        </w:rPr>
      </w:pPr>
      <w:del w:id="1142" w:author="רינת אביטל" w:date="2022-05-10T10:35:00Z">
        <w:r w:rsidDel="001E27F4">
          <w:rPr>
            <w:rFonts w:ascii="Consolas" w:eastAsiaTheme="minorEastAsia" w:hAnsi="Consolas" w:cs="Consolas"/>
            <w:color w:val="000000"/>
            <w:sz w:val="19"/>
            <w:szCs w:val="19"/>
          </w:rPr>
          <w:delText xml:space="preserve">        {</w:delText>
        </w:r>
      </w:del>
    </w:p>
    <w:p w14:paraId="45425E46" w14:textId="762580A5" w:rsidR="00BD575D" w:rsidDel="001E27F4" w:rsidRDefault="00F31DDB">
      <w:pPr>
        <w:shd w:val="clear" w:color="auto" w:fill="FFF2CC" w:themeFill="accent4" w:themeFillTint="33"/>
        <w:autoSpaceDE w:val="0"/>
        <w:autoSpaceDN w:val="0"/>
        <w:adjustRightInd w:val="0"/>
        <w:rPr>
          <w:del w:id="1143" w:author="רינת אביטל" w:date="2022-05-10T10:35:00Z"/>
          <w:rFonts w:ascii="Consolas" w:eastAsiaTheme="minorEastAsia" w:hAnsi="Consolas" w:cs="Consolas"/>
          <w:color w:val="000000"/>
          <w:sz w:val="19"/>
          <w:szCs w:val="19"/>
        </w:rPr>
      </w:pPr>
      <w:del w:id="1144"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if</w:delText>
        </w:r>
        <w:r w:rsidDel="001E27F4">
          <w:rPr>
            <w:rFonts w:ascii="Consolas" w:eastAsiaTheme="minorEastAsia" w:hAnsi="Consolas" w:cs="Consolas"/>
            <w:color w:val="000000"/>
            <w:sz w:val="19"/>
            <w:szCs w:val="19"/>
          </w:rPr>
          <w:delText xml:space="preserve"> (v.distance &gt; u.distance + w)</w:delText>
        </w:r>
      </w:del>
    </w:p>
    <w:p w14:paraId="1E277C26" w14:textId="03B6563B" w:rsidR="00BD575D" w:rsidDel="001E27F4" w:rsidRDefault="00F31DDB">
      <w:pPr>
        <w:shd w:val="clear" w:color="auto" w:fill="FFF2CC" w:themeFill="accent4" w:themeFillTint="33"/>
        <w:autoSpaceDE w:val="0"/>
        <w:autoSpaceDN w:val="0"/>
        <w:adjustRightInd w:val="0"/>
        <w:rPr>
          <w:del w:id="1145" w:author="רינת אביטל" w:date="2022-05-10T10:35:00Z"/>
          <w:rFonts w:ascii="Consolas" w:eastAsiaTheme="minorEastAsia" w:hAnsi="Consolas" w:cs="Consolas"/>
          <w:color w:val="000000"/>
          <w:sz w:val="19"/>
          <w:szCs w:val="19"/>
        </w:rPr>
      </w:pPr>
      <w:del w:id="1146" w:author="רינת אביטל" w:date="2022-05-10T10:35:00Z">
        <w:r w:rsidDel="001E27F4">
          <w:rPr>
            <w:rFonts w:ascii="Consolas" w:eastAsiaTheme="minorEastAsia" w:hAnsi="Consolas" w:cs="Consolas"/>
            <w:color w:val="000000"/>
            <w:sz w:val="19"/>
            <w:szCs w:val="19"/>
          </w:rPr>
          <w:delText xml:space="preserve">            {</w:delText>
        </w:r>
      </w:del>
    </w:p>
    <w:p w14:paraId="6BD273AD" w14:textId="454F649C" w:rsidR="00BD575D" w:rsidDel="001E27F4" w:rsidRDefault="00F31DDB">
      <w:pPr>
        <w:shd w:val="clear" w:color="auto" w:fill="FFF2CC" w:themeFill="accent4" w:themeFillTint="33"/>
        <w:autoSpaceDE w:val="0"/>
        <w:autoSpaceDN w:val="0"/>
        <w:adjustRightInd w:val="0"/>
        <w:rPr>
          <w:del w:id="1147" w:author="רינת אביטל" w:date="2022-05-10T10:35:00Z"/>
          <w:rFonts w:ascii="Consolas" w:eastAsiaTheme="minorEastAsia" w:hAnsi="Consolas" w:cs="Consolas"/>
          <w:color w:val="000000"/>
          <w:sz w:val="19"/>
          <w:szCs w:val="19"/>
        </w:rPr>
      </w:pPr>
      <w:del w:id="1148" w:author="רינת אביטל" w:date="2022-05-10T10:35:00Z">
        <w:r w:rsidDel="001E27F4">
          <w:rPr>
            <w:rFonts w:ascii="Consolas" w:eastAsiaTheme="minorEastAsia" w:hAnsi="Consolas" w:cs="Consolas"/>
            <w:color w:val="000000"/>
            <w:sz w:val="19"/>
            <w:szCs w:val="19"/>
          </w:rPr>
          <w:delText xml:space="preserve">                v.distance += u.distance + w;</w:delText>
        </w:r>
      </w:del>
    </w:p>
    <w:p w14:paraId="03ACA4B2" w14:textId="7D177D5C" w:rsidR="00BD575D" w:rsidDel="001E27F4" w:rsidRDefault="00F31DDB">
      <w:pPr>
        <w:shd w:val="clear" w:color="auto" w:fill="FFF2CC" w:themeFill="accent4" w:themeFillTint="33"/>
        <w:autoSpaceDE w:val="0"/>
        <w:autoSpaceDN w:val="0"/>
        <w:adjustRightInd w:val="0"/>
        <w:rPr>
          <w:del w:id="1149" w:author="רינת אביטל" w:date="2022-05-10T10:35:00Z"/>
          <w:rFonts w:ascii="Consolas" w:eastAsiaTheme="minorEastAsia" w:hAnsi="Consolas" w:cs="Consolas"/>
          <w:color w:val="000000"/>
          <w:sz w:val="19"/>
          <w:szCs w:val="19"/>
        </w:rPr>
      </w:pPr>
      <w:del w:id="1150" w:author="רינת אביטל" w:date="2022-05-10T10:35:00Z">
        <w:r w:rsidDel="001E27F4">
          <w:rPr>
            <w:rFonts w:ascii="Consolas" w:eastAsiaTheme="minorEastAsia" w:hAnsi="Consolas" w:cs="Consolas"/>
            <w:color w:val="000000"/>
            <w:sz w:val="19"/>
            <w:szCs w:val="19"/>
          </w:rPr>
          <w:delText xml:space="preserve">                v.p = u;</w:delText>
        </w:r>
      </w:del>
    </w:p>
    <w:p w14:paraId="1136E30F" w14:textId="400B2EE3" w:rsidR="00BD575D" w:rsidDel="001E27F4" w:rsidRDefault="00F31DDB">
      <w:pPr>
        <w:shd w:val="clear" w:color="auto" w:fill="FFF2CC" w:themeFill="accent4" w:themeFillTint="33"/>
        <w:autoSpaceDE w:val="0"/>
        <w:autoSpaceDN w:val="0"/>
        <w:adjustRightInd w:val="0"/>
        <w:rPr>
          <w:del w:id="1151" w:author="רינת אביטל" w:date="2022-05-10T10:35:00Z"/>
          <w:rFonts w:ascii="Consolas" w:eastAsiaTheme="minorEastAsia" w:hAnsi="Consolas" w:cs="Consolas"/>
          <w:color w:val="000000"/>
          <w:sz w:val="19"/>
          <w:szCs w:val="19"/>
        </w:rPr>
      </w:pPr>
      <w:del w:id="1152" w:author="רינת אביטל" w:date="2022-05-10T10:35:00Z">
        <w:r w:rsidDel="001E27F4">
          <w:rPr>
            <w:rFonts w:ascii="Consolas" w:eastAsiaTheme="minorEastAsia" w:hAnsi="Consolas" w:cs="Consolas"/>
            <w:color w:val="000000"/>
            <w:sz w:val="19"/>
            <w:szCs w:val="19"/>
          </w:rPr>
          <w:delText xml:space="preserve">            }</w:delText>
        </w:r>
      </w:del>
    </w:p>
    <w:p w14:paraId="01B1783E" w14:textId="0812A278" w:rsidR="00BD575D" w:rsidDel="001E27F4" w:rsidRDefault="00BD575D">
      <w:pPr>
        <w:shd w:val="clear" w:color="auto" w:fill="FFF2CC" w:themeFill="accent4" w:themeFillTint="33"/>
        <w:autoSpaceDE w:val="0"/>
        <w:autoSpaceDN w:val="0"/>
        <w:adjustRightInd w:val="0"/>
        <w:rPr>
          <w:del w:id="1153" w:author="רינת אביטל" w:date="2022-05-10T10:35:00Z"/>
          <w:rFonts w:ascii="Consolas" w:eastAsiaTheme="minorEastAsia" w:hAnsi="Consolas" w:cs="Consolas"/>
          <w:color w:val="000000"/>
          <w:sz w:val="19"/>
          <w:szCs w:val="19"/>
        </w:rPr>
      </w:pPr>
    </w:p>
    <w:p w14:paraId="105E8212" w14:textId="7A16C173" w:rsidR="00BD575D" w:rsidDel="001E27F4" w:rsidRDefault="00F31DDB">
      <w:pPr>
        <w:shd w:val="clear" w:color="auto" w:fill="FFF2CC" w:themeFill="accent4" w:themeFillTint="33"/>
        <w:autoSpaceDE w:val="0"/>
        <w:autoSpaceDN w:val="0"/>
        <w:adjustRightInd w:val="0"/>
        <w:rPr>
          <w:del w:id="1154" w:author="רינת אביטל" w:date="2022-05-10T10:35:00Z"/>
          <w:rFonts w:ascii="Consolas" w:eastAsiaTheme="minorEastAsia" w:hAnsi="Consolas" w:cs="Consolas"/>
          <w:color w:val="000000"/>
          <w:sz w:val="19"/>
          <w:szCs w:val="19"/>
        </w:rPr>
      </w:pPr>
      <w:del w:id="1155" w:author="רינת אביטל" w:date="2022-05-10T10:35:00Z">
        <w:r w:rsidDel="001E27F4">
          <w:rPr>
            <w:rFonts w:ascii="Consolas" w:eastAsiaTheme="minorEastAsia" w:hAnsi="Consolas" w:cs="Consolas"/>
            <w:color w:val="000000"/>
            <w:sz w:val="19"/>
            <w:szCs w:val="19"/>
          </w:rPr>
          <w:delText xml:space="preserve">        }</w:delText>
        </w:r>
      </w:del>
    </w:p>
    <w:p w14:paraId="14B0B214" w14:textId="6883CDC9" w:rsidR="00BD575D" w:rsidDel="001E27F4" w:rsidRDefault="00F31DDB">
      <w:pPr>
        <w:shd w:val="clear" w:color="auto" w:fill="FFC000" w:themeFill="accent4"/>
        <w:autoSpaceDE w:val="0"/>
        <w:autoSpaceDN w:val="0"/>
        <w:adjustRightInd w:val="0"/>
        <w:rPr>
          <w:del w:id="1156" w:author="רינת אביטל" w:date="2022-05-10T10:35:00Z"/>
          <w:rFonts w:ascii="Consolas" w:eastAsiaTheme="minorEastAsia" w:hAnsi="Consolas" w:cs="Consolas"/>
          <w:color w:val="000000"/>
          <w:sz w:val="19"/>
          <w:szCs w:val="19"/>
        </w:rPr>
      </w:pPr>
      <w:del w:id="1157"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private</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static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void</w:delText>
        </w:r>
        <w:r w:rsidDel="001E27F4">
          <w:rPr>
            <w:rFonts w:ascii="Consolas" w:eastAsiaTheme="minorEastAsia" w:hAnsi="Consolas" w:cs="Consolas"/>
            <w:color w:val="000000"/>
            <w:sz w:val="19"/>
            <w:szCs w:val="19"/>
          </w:rPr>
          <w:delText xml:space="preserve"> Init_</w:delText>
        </w:r>
        <w:r w:rsidDel="001E27F4">
          <w:rPr>
            <w:rFonts w:ascii="Consolas" w:eastAsiaTheme="minorEastAsia" w:hAnsi="Consolas" w:cs="Consolas"/>
            <w:color w:val="ED7D31" w:themeColor="accent2"/>
            <w:sz w:val="19"/>
            <w:szCs w:val="19"/>
          </w:rPr>
          <w:delText>single</w:delText>
        </w:r>
        <w:r w:rsidDel="001E27F4">
          <w:rPr>
            <w:rFonts w:ascii="Consolas" w:eastAsiaTheme="minorEastAsia" w:hAnsi="Consolas" w:cs="Consolas"/>
            <w:color w:val="000000"/>
            <w:sz w:val="19"/>
            <w:szCs w:val="19"/>
          </w:rPr>
          <w:delText>_source(G G, vertex s)</w:delText>
        </w:r>
      </w:del>
    </w:p>
    <w:p w14:paraId="59AC62F6" w14:textId="2CF00544" w:rsidR="00BD575D" w:rsidDel="001E27F4" w:rsidRDefault="00F31DDB">
      <w:pPr>
        <w:shd w:val="clear" w:color="auto" w:fill="FFF2CC" w:themeFill="accent4" w:themeFillTint="33"/>
        <w:autoSpaceDE w:val="0"/>
        <w:autoSpaceDN w:val="0"/>
        <w:adjustRightInd w:val="0"/>
        <w:rPr>
          <w:del w:id="1158" w:author="רינת אביטל" w:date="2022-05-10T10:35:00Z"/>
          <w:rFonts w:ascii="Consolas" w:eastAsiaTheme="minorEastAsia" w:hAnsi="Consolas" w:cs="Consolas"/>
          <w:color w:val="000000"/>
          <w:sz w:val="19"/>
          <w:szCs w:val="19"/>
        </w:rPr>
      </w:pPr>
      <w:del w:id="1159" w:author="רינת אביטל" w:date="2022-05-10T10:35:00Z">
        <w:r w:rsidDel="001E27F4">
          <w:rPr>
            <w:rFonts w:ascii="Consolas" w:eastAsiaTheme="minorEastAsia" w:hAnsi="Consolas" w:cs="Consolas"/>
            <w:color w:val="000000"/>
            <w:sz w:val="19"/>
            <w:szCs w:val="19"/>
          </w:rPr>
          <w:delText xml:space="preserve">        {</w:delText>
        </w:r>
      </w:del>
    </w:p>
    <w:p w14:paraId="455D4BF6" w14:textId="0052EC27" w:rsidR="00BD575D" w:rsidDel="001E27F4" w:rsidRDefault="00F31DDB">
      <w:pPr>
        <w:shd w:val="clear" w:color="auto" w:fill="FFF2CC" w:themeFill="accent4" w:themeFillTint="33"/>
        <w:autoSpaceDE w:val="0"/>
        <w:autoSpaceDN w:val="0"/>
        <w:adjustRightInd w:val="0"/>
        <w:rPr>
          <w:del w:id="1160" w:author="רינת אביטל" w:date="2022-05-10T10:35:00Z"/>
          <w:rFonts w:ascii="Consolas" w:eastAsiaTheme="minorEastAsia" w:hAnsi="Consolas" w:cs="Consolas"/>
          <w:color w:val="000000"/>
          <w:sz w:val="19"/>
          <w:szCs w:val="19"/>
        </w:rPr>
      </w:pPr>
      <w:del w:id="1161"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foreach</w:delText>
        </w:r>
        <w:r w:rsidDel="001E27F4">
          <w:rPr>
            <w:rFonts w:ascii="Consolas" w:eastAsiaTheme="minorEastAsia" w:hAnsi="Consolas" w:cs="Consolas"/>
            <w:color w:val="000000"/>
            <w:sz w:val="19"/>
            <w:szCs w:val="19"/>
          </w:rPr>
          <w:delText xml:space="preserve"> (vertex v </w:delText>
        </w:r>
        <w:r w:rsidDel="001E27F4">
          <w:rPr>
            <w:rFonts w:ascii="Consolas" w:eastAsiaTheme="minorEastAsia" w:hAnsi="Consolas" w:cs="Consolas"/>
            <w:color w:val="0000FF"/>
            <w:sz w:val="19"/>
            <w:szCs w:val="19"/>
          </w:rPr>
          <w:delText>in</w:delText>
        </w:r>
        <w:r w:rsidDel="001E27F4">
          <w:rPr>
            <w:rFonts w:ascii="Consolas" w:eastAsiaTheme="minorEastAsia" w:hAnsi="Consolas" w:cs="Consolas"/>
            <w:color w:val="000000"/>
            <w:sz w:val="19"/>
            <w:szCs w:val="19"/>
          </w:rPr>
          <w:delText xml:space="preserve"> G.v)</w:delText>
        </w:r>
      </w:del>
    </w:p>
    <w:p w14:paraId="2737F8FB" w14:textId="3F0394CE" w:rsidR="00BD575D" w:rsidDel="001E27F4" w:rsidRDefault="00F31DDB">
      <w:pPr>
        <w:shd w:val="clear" w:color="auto" w:fill="FFF2CC" w:themeFill="accent4" w:themeFillTint="33"/>
        <w:autoSpaceDE w:val="0"/>
        <w:autoSpaceDN w:val="0"/>
        <w:adjustRightInd w:val="0"/>
        <w:rPr>
          <w:del w:id="1162" w:author="רינת אביטל" w:date="2022-05-10T10:35:00Z"/>
          <w:rFonts w:ascii="Consolas" w:eastAsiaTheme="minorEastAsia" w:hAnsi="Consolas" w:cs="Consolas"/>
          <w:color w:val="000000"/>
          <w:sz w:val="19"/>
          <w:szCs w:val="19"/>
        </w:rPr>
      </w:pPr>
      <w:del w:id="1163" w:author="רינת אביטל" w:date="2022-05-10T10:35:00Z">
        <w:r w:rsidDel="001E27F4">
          <w:rPr>
            <w:rFonts w:ascii="Consolas" w:eastAsiaTheme="minorEastAsia" w:hAnsi="Consolas" w:cs="Consolas"/>
            <w:color w:val="000000"/>
            <w:sz w:val="19"/>
            <w:szCs w:val="19"/>
          </w:rPr>
          <w:delText xml:space="preserve">            {</w:delText>
        </w:r>
      </w:del>
    </w:p>
    <w:p w14:paraId="29577C24" w14:textId="009C77D3" w:rsidR="00BD575D" w:rsidDel="001E27F4" w:rsidRDefault="00F31DDB">
      <w:pPr>
        <w:shd w:val="clear" w:color="auto" w:fill="FFF2CC" w:themeFill="accent4" w:themeFillTint="33"/>
        <w:autoSpaceDE w:val="0"/>
        <w:autoSpaceDN w:val="0"/>
        <w:adjustRightInd w:val="0"/>
        <w:rPr>
          <w:del w:id="1164" w:author="רינת אביטל" w:date="2022-05-10T10:35:00Z"/>
          <w:rFonts w:ascii="Consolas" w:eastAsiaTheme="minorEastAsia" w:hAnsi="Consolas" w:cs="Consolas"/>
          <w:color w:val="000000"/>
          <w:sz w:val="19"/>
          <w:szCs w:val="19"/>
        </w:rPr>
      </w:pPr>
      <w:del w:id="1165" w:author="רינת אביטל" w:date="2022-05-10T10:35:00Z">
        <w:r w:rsidDel="001E27F4">
          <w:rPr>
            <w:rFonts w:ascii="Consolas" w:eastAsiaTheme="minorEastAsia" w:hAnsi="Consolas" w:cs="Consolas"/>
            <w:color w:val="000000"/>
            <w:sz w:val="19"/>
            <w:szCs w:val="19"/>
          </w:rPr>
          <w:delText xml:space="preserve">                v.color = 1;</w:delText>
        </w:r>
      </w:del>
    </w:p>
    <w:p w14:paraId="1C424B72" w14:textId="542352A5" w:rsidR="00BD575D" w:rsidDel="001E27F4" w:rsidRDefault="00F31DDB">
      <w:pPr>
        <w:shd w:val="clear" w:color="auto" w:fill="FFF2CC" w:themeFill="accent4" w:themeFillTint="33"/>
        <w:autoSpaceDE w:val="0"/>
        <w:autoSpaceDN w:val="0"/>
        <w:adjustRightInd w:val="0"/>
        <w:rPr>
          <w:del w:id="1166" w:author="רינת אביטל" w:date="2022-05-10T10:35:00Z"/>
          <w:rFonts w:ascii="Consolas" w:eastAsiaTheme="minorEastAsia" w:hAnsi="Consolas" w:cs="Consolas"/>
          <w:color w:val="000000"/>
          <w:sz w:val="19"/>
          <w:szCs w:val="19"/>
        </w:rPr>
      </w:pPr>
      <w:del w:id="1167" w:author="רינת אביטל" w:date="2022-05-10T10:35:00Z">
        <w:r w:rsidDel="001E27F4">
          <w:rPr>
            <w:rFonts w:ascii="Consolas" w:eastAsiaTheme="minorEastAsia" w:hAnsi="Consolas" w:cs="Consolas"/>
            <w:color w:val="000000"/>
            <w:sz w:val="19"/>
            <w:szCs w:val="19"/>
          </w:rPr>
          <w:delText xml:space="preserve">                v.distance = 999;</w:delText>
        </w:r>
      </w:del>
    </w:p>
    <w:p w14:paraId="36550A23" w14:textId="21E55174" w:rsidR="00BD575D" w:rsidDel="001E27F4" w:rsidRDefault="00F31DDB">
      <w:pPr>
        <w:shd w:val="clear" w:color="auto" w:fill="FFF2CC" w:themeFill="accent4" w:themeFillTint="33"/>
        <w:autoSpaceDE w:val="0"/>
        <w:autoSpaceDN w:val="0"/>
        <w:adjustRightInd w:val="0"/>
        <w:rPr>
          <w:del w:id="1168" w:author="רינת אביטל" w:date="2022-05-10T10:35:00Z"/>
          <w:rFonts w:ascii="Consolas" w:eastAsiaTheme="minorEastAsia" w:hAnsi="Consolas" w:cs="Consolas"/>
          <w:color w:val="000000"/>
          <w:sz w:val="19"/>
          <w:szCs w:val="19"/>
        </w:rPr>
      </w:pPr>
      <w:del w:id="1169" w:author="רינת אביטל" w:date="2022-05-10T10:35:00Z">
        <w:r w:rsidDel="001E27F4">
          <w:rPr>
            <w:rFonts w:ascii="Consolas" w:eastAsiaTheme="minorEastAsia" w:hAnsi="Consolas" w:cs="Consolas"/>
            <w:color w:val="000000"/>
            <w:sz w:val="19"/>
            <w:szCs w:val="19"/>
          </w:rPr>
          <w:delText xml:space="preserve">                v.p = </w:delText>
        </w:r>
        <w:r w:rsidDel="001E27F4">
          <w:rPr>
            <w:rFonts w:ascii="Consolas" w:eastAsiaTheme="minorEastAsia" w:hAnsi="Consolas" w:cs="Consolas"/>
            <w:color w:val="0000FF"/>
            <w:sz w:val="19"/>
            <w:szCs w:val="19"/>
          </w:rPr>
          <w:delText>null</w:delText>
        </w:r>
        <w:r w:rsidDel="001E27F4">
          <w:rPr>
            <w:rFonts w:ascii="Consolas" w:eastAsiaTheme="minorEastAsia" w:hAnsi="Consolas" w:cs="Consolas"/>
            <w:color w:val="000000"/>
            <w:sz w:val="19"/>
            <w:szCs w:val="19"/>
          </w:rPr>
          <w:delText>;</w:delText>
        </w:r>
      </w:del>
    </w:p>
    <w:p w14:paraId="7772C39E" w14:textId="4A311DB6" w:rsidR="00BD575D" w:rsidDel="001E27F4" w:rsidRDefault="00F31DDB">
      <w:pPr>
        <w:shd w:val="clear" w:color="auto" w:fill="FFF2CC" w:themeFill="accent4" w:themeFillTint="33"/>
        <w:autoSpaceDE w:val="0"/>
        <w:autoSpaceDN w:val="0"/>
        <w:adjustRightInd w:val="0"/>
        <w:rPr>
          <w:del w:id="1170" w:author="רינת אביטל" w:date="2022-05-10T10:35:00Z"/>
          <w:rFonts w:ascii="Consolas" w:eastAsiaTheme="minorEastAsia" w:hAnsi="Consolas" w:cs="Consolas"/>
          <w:color w:val="000000"/>
          <w:sz w:val="19"/>
          <w:szCs w:val="19"/>
        </w:rPr>
      </w:pPr>
      <w:del w:id="1171" w:author="רינת אביטל" w:date="2022-05-10T10:35:00Z">
        <w:r w:rsidDel="001E27F4">
          <w:rPr>
            <w:rFonts w:ascii="Consolas" w:eastAsiaTheme="minorEastAsia" w:hAnsi="Consolas" w:cs="Consolas"/>
            <w:color w:val="000000"/>
            <w:sz w:val="19"/>
            <w:szCs w:val="19"/>
          </w:rPr>
          <w:delText xml:space="preserve">            }</w:delText>
        </w:r>
      </w:del>
    </w:p>
    <w:p w14:paraId="08C77B9D" w14:textId="1185E5A1" w:rsidR="00BD575D" w:rsidDel="001E27F4" w:rsidRDefault="00F31DDB">
      <w:pPr>
        <w:shd w:val="clear" w:color="auto" w:fill="FFF2CC" w:themeFill="accent4" w:themeFillTint="33"/>
        <w:autoSpaceDE w:val="0"/>
        <w:autoSpaceDN w:val="0"/>
        <w:adjustRightInd w:val="0"/>
        <w:rPr>
          <w:del w:id="1172" w:author="רינת אביטל" w:date="2022-05-10T10:35:00Z"/>
          <w:rFonts w:ascii="Consolas" w:eastAsiaTheme="minorEastAsia" w:hAnsi="Consolas" w:cs="Consolas"/>
          <w:color w:val="000000"/>
          <w:sz w:val="19"/>
          <w:szCs w:val="19"/>
        </w:rPr>
      </w:pPr>
      <w:del w:id="1173" w:author="רינת אביטל" w:date="2022-05-10T10:35:00Z">
        <w:r w:rsidDel="001E27F4">
          <w:rPr>
            <w:rFonts w:ascii="Consolas" w:eastAsiaTheme="minorEastAsia" w:hAnsi="Consolas" w:cs="Consolas"/>
            <w:color w:val="000000"/>
            <w:sz w:val="19"/>
            <w:szCs w:val="19"/>
          </w:rPr>
          <w:delText xml:space="preserve">            s.distance = 0;</w:delText>
        </w:r>
      </w:del>
    </w:p>
    <w:p w14:paraId="67DDE936" w14:textId="68552F89" w:rsidR="00BD575D" w:rsidDel="001E27F4" w:rsidRDefault="00F31DDB">
      <w:pPr>
        <w:shd w:val="clear" w:color="auto" w:fill="FFF2CC" w:themeFill="accent4" w:themeFillTint="33"/>
        <w:autoSpaceDE w:val="0"/>
        <w:autoSpaceDN w:val="0"/>
        <w:adjustRightInd w:val="0"/>
        <w:rPr>
          <w:del w:id="1174" w:author="רינת אביטל" w:date="2022-05-10T10:35:00Z"/>
          <w:rFonts w:ascii="Consolas" w:eastAsiaTheme="minorEastAsia" w:hAnsi="Consolas" w:cs="Consolas"/>
          <w:color w:val="000000"/>
          <w:sz w:val="19"/>
          <w:szCs w:val="19"/>
        </w:rPr>
      </w:pPr>
      <w:del w:id="1175" w:author="רינת אביטל" w:date="2022-05-10T10:35:00Z">
        <w:r w:rsidDel="001E27F4">
          <w:rPr>
            <w:rFonts w:ascii="Consolas" w:eastAsiaTheme="minorEastAsia" w:hAnsi="Consolas" w:cs="Consolas"/>
            <w:color w:val="000000"/>
            <w:sz w:val="19"/>
            <w:szCs w:val="19"/>
          </w:rPr>
          <w:delText xml:space="preserve">       }</w:delText>
        </w:r>
      </w:del>
    </w:p>
    <w:p w14:paraId="474898C7" w14:textId="1424F782" w:rsidR="00BD575D" w:rsidDel="001E27F4" w:rsidRDefault="00F31DDB">
      <w:pPr>
        <w:pStyle w:val="a3"/>
        <w:bidi/>
        <w:spacing w:after="240" w:line="360" w:lineRule="auto"/>
        <w:ind w:left="0"/>
        <w:jc w:val="both"/>
        <w:rPr>
          <w:del w:id="1176" w:author="רינת אביטל" w:date="2022-05-10T10:35:00Z"/>
          <w:rFonts w:ascii="Tahoma" w:hAnsi="Tahoma" w:cs="Tahoma"/>
          <w:sz w:val="22"/>
          <w:szCs w:val="22"/>
          <w:rtl/>
        </w:rPr>
      </w:pPr>
      <w:del w:id="1177" w:author="רינת אביטל" w:date="2022-05-10T10:35:00Z">
        <w:r w:rsidDel="001E27F4">
          <w:rPr>
            <w:rFonts w:ascii="Tahoma" w:hAnsi="Tahoma" w:cs="Tahoma"/>
            <w:sz w:val="22"/>
            <w:szCs w:val="22"/>
            <w:rtl/>
          </w:rPr>
          <w:delText xml:space="preserve">אולם קיימת כאן </w:delText>
        </w:r>
        <w:r w:rsidDel="001E27F4">
          <w:rPr>
            <w:rFonts w:ascii="Tahoma" w:hAnsi="Tahoma" w:cs="Tahoma" w:hint="cs"/>
            <w:sz w:val="22"/>
            <w:szCs w:val="22"/>
            <w:rtl/>
          </w:rPr>
          <w:delText xml:space="preserve">בעיה בנתונים: </w:delText>
        </w:r>
        <w:r w:rsidDel="001E27F4">
          <w:rPr>
            <w:rFonts w:ascii="Tahoma" w:hAnsi="Tahoma" w:cs="Tahoma"/>
            <w:sz w:val="22"/>
            <w:szCs w:val="22"/>
            <w:rtl/>
          </w:rPr>
          <w:delText xml:space="preserve">לקשתות </w:delText>
        </w:r>
        <w:r w:rsidDel="001E27F4">
          <w:rPr>
            <w:rFonts w:ascii="Tahoma" w:hAnsi="Tahoma" w:cs="Tahoma" w:hint="cs"/>
            <w:sz w:val="22"/>
            <w:szCs w:val="22"/>
            <w:rtl/>
          </w:rPr>
          <w:delText>יש</w:delText>
        </w:r>
        <w:r w:rsidDel="001E27F4">
          <w:rPr>
            <w:rFonts w:ascii="Tahoma" w:hAnsi="Tahoma" w:cs="Tahoma"/>
            <w:sz w:val="22"/>
            <w:szCs w:val="22"/>
            <w:rtl/>
          </w:rPr>
          <w:delText xml:space="preserve"> קודקודים, ולכל קודקוד </w:delText>
        </w:r>
        <w:r w:rsidDel="001E27F4">
          <w:rPr>
            <w:rFonts w:ascii="Tahoma" w:hAnsi="Tahoma" w:cs="Tahoma" w:hint="cs"/>
            <w:sz w:val="22"/>
            <w:szCs w:val="22"/>
            <w:rtl/>
          </w:rPr>
          <w:delText>יש</w:delText>
        </w:r>
        <w:r w:rsidDel="001E27F4">
          <w:rPr>
            <w:rFonts w:ascii="Tahoma" w:hAnsi="Tahoma" w:cs="Tahoma"/>
            <w:sz w:val="22"/>
            <w:szCs w:val="22"/>
            <w:rtl/>
          </w:rPr>
          <w:delText xml:space="preserve"> קשתות,</w:delText>
        </w:r>
        <w:r w:rsidDel="001E27F4">
          <w:rPr>
            <w:rFonts w:ascii="Tahoma" w:hAnsi="Tahoma" w:cs="Tahoma" w:hint="cs"/>
            <w:sz w:val="22"/>
            <w:szCs w:val="22"/>
            <w:rtl/>
          </w:rPr>
          <w:delText xml:space="preserve"> בעת ההוספה יוצרים עבור כל קודקוד רשימת קשתות, וכל קשת נוצרת פעמיים עבור 2 קודקודיה,</w:delText>
        </w:r>
        <w:r w:rsidDel="001E27F4">
          <w:rPr>
            <w:rFonts w:ascii="Tahoma" w:hAnsi="Tahoma" w:cs="Tahoma"/>
            <w:sz w:val="22"/>
            <w:szCs w:val="22"/>
            <w:rtl/>
          </w:rPr>
          <w:delText xml:space="preserve"> מה שכמובן אינו הגיוני. כמו כן היה צורך בביצוע שינויים ותיקונים בקוד כדי שנוכל להשתמש בפונקציות. בחרנו להמשיך לחפש דרכים נוספות.</w:delText>
        </w:r>
      </w:del>
    </w:p>
    <w:p w14:paraId="4719F42B" w14:textId="708400C2" w:rsidR="00BD575D" w:rsidDel="001E27F4" w:rsidRDefault="00F31DDB">
      <w:pPr>
        <w:bidi/>
        <w:spacing w:after="240" w:line="360" w:lineRule="auto"/>
        <w:jc w:val="both"/>
        <w:rPr>
          <w:del w:id="1178" w:author="רינת אביטל" w:date="2022-05-10T10:35:00Z"/>
          <w:rFonts w:ascii="Tahoma" w:hAnsi="Tahoma" w:cs="Tahoma"/>
          <w:sz w:val="22"/>
          <w:szCs w:val="22"/>
          <w:rtl/>
        </w:rPr>
      </w:pPr>
      <w:del w:id="1179" w:author="רינת אביטל" w:date="2022-05-10T10:35:00Z">
        <w:r w:rsidDel="001E27F4">
          <w:rPr>
            <w:rFonts w:ascii="Tahoma" w:hAnsi="Tahoma" w:cs="Tahoma"/>
            <w:sz w:val="22"/>
            <w:szCs w:val="22"/>
            <w:rtl/>
          </w:rPr>
          <w:delText xml:space="preserve">את הקוד הנכון מצאנו לבסוף באתר </w:delText>
        </w:r>
        <w:r w:rsidDel="001E27F4">
          <w:rPr>
            <w:rFonts w:ascii="Tahoma" w:hAnsi="Tahoma" w:cs="Tahoma"/>
            <w:sz w:val="20"/>
            <w:szCs w:val="20"/>
          </w:rPr>
          <w:delText>Geeks For Geeks</w:delText>
        </w:r>
        <w:r w:rsidDel="001E27F4">
          <w:rPr>
            <w:rFonts w:ascii="Tahoma" w:hAnsi="Tahoma" w:cs="Tahoma"/>
            <w:sz w:val="20"/>
            <w:szCs w:val="20"/>
            <w:rtl/>
          </w:rPr>
          <w:delText xml:space="preserve"> </w:delText>
        </w:r>
        <w:r w:rsidDel="001E27F4">
          <w:rPr>
            <w:rFonts w:ascii="Tahoma" w:hAnsi="Tahoma" w:cs="Tahoma"/>
            <w:sz w:val="22"/>
            <w:szCs w:val="22"/>
            <w:rtl/>
          </w:rPr>
          <w:delText>אותו שיכללנו ושינינו לפי צרכינו. בנוסף המרנו את הנתונים שלנו מייצוגם הרגיל לייצוג כגרף כדרישת הפונקציה.</w:delText>
        </w:r>
      </w:del>
    </w:p>
    <w:p w14:paraId="49B8E259" w14:textId="4CC10599" w:rsidR="00BD575D" w:rsidDel="001E27F4" w:rsidRDefault="00F31DDB">
      <w:pPr>
        <w:bidi/>
        <w:spacing w:after="240" w:line="360" w:lineRule="auto"/>
        <w:jc w:val="both"/>
        <w:rPr>
          <w:del w:id="1180" w:author="רינת אביטל" w:date="2022-05-10T10:35:00Z"/>
          <w:rFonts w:ascii="Tahoma" w:hAnsi="Tahoma" w:cs="Tahoma"/>
          <w:sz w:val="22"/>
          <w:szCs w:val="22"/>
          <w:rtl/>
        </w:rPr>
      </w:pPr>
      <w:del w:id="1181" w:author="רינת אביטל" w:date="2022-05-10T10:35:00Z">
        <w:r w:rsidDel="001E27F4">
          <w:rPr>
            <w:rFonts w:ascii="Tahoma" w:hAnsi="Tahoma" w:cs="Tahoma"/>
            <w:sz w:val="22"/>
            <w:szCs w:val="22"/>
            <w:rtl/>
          </w:rPr>
          <w:delText xml:space="preserve">התוכנית מפעילה את הפונקציה הראשית במחלקה- </w:delText>
        </w:r>
        <w:r w:rsidDel="001E27F4">
          <w:rPr>
            <w:rFonts w:ascii="Tahoma" w:eastAsiaTheme="minorEastAsia" w:hAnsi="Tahoma" w:cs="Tahoma"/>
            <w:color w:val="2B91AF"/>
            <w:sz w:val="22"/>
            <w:szCs w:val="22"/>
          </w:rPr>
          <w:delText>ComputeDikjstra</w:delText>
        </w:r>
        <w:r w:rsidDel="001E27F4">
          <w:rPr>
            <w:rFonts w:ascii="Tahoma" w:hAnsi="Tahoma" w:cs="Tahoma"/>
            <w:sz w:val="22"/>
            <w:szCs w:val="22"/>
            <w:rtl/>
          </w:rPr>
          <w:delText>. הפונקציה יוצרת גרף מנתוני החנות, כשהגרף מיוצג באמצעות רשימת סמיכויות לסיבוכיות מינימלית ושיפור זמן ריצה.</w:delText>
        </w:r>
      </w:del>
    </w:p>
    <w:p w14:paraId="54D04A2C" w14:textId="6C65C98B" w:rsidR="00BD575D" w:rsidDel="001E27F4" w:rsidRDefault="00F31DDB">
      <w:pPr>
        <w:bidi/>
        <w:spacing w:after="240" w:line="360" w:lineRule="auto"/>
        <w:jc w:val="both"/>
        <w:rPr>
          <w:del w:id="1182" w:author="רינת אביטל" w:date="2022-05-10T10:35:00Z"/>
          <w:rFonts w:ascii="Tahoma" w:hAnsi="Tahoma" w:cs="Tahoma"/>
          <w:sz w:val="22"/>
          <w:szCs w:val="22"/>
          <w:rtl/>
        </w:rPr>
      </w:pPr>
      <w:del w:id="1183" w:author="רינת אביטל" w:date="2022-05-10T10:35:00Z">
        <w:r w:rsidDel="001E27F4">
          <w:rPr>
            <w:rFonts w:ascii="Tahoma" w:hAnsi="Tahoma" w:cs="Tahoma"/>
            <w:sz w:val="22"/>
            <w:szCs w:val="22"/>
            <w:rtl/>
          </w:rPr>
          <w:delText xml:space="preserve">הנתונים נשמרים במטריצה מסוג </w:delText>
        </w:r>
        <w:r w:rsidDel="001E27F4">
          <w:rPr>
            <w:rFonts w:ascii="Tahoma" w:eastAsiaTheme="minorEastAsia" w:hAnsi="Tahoma" w:cs="Tahoma"/>
            <w:color w:val="2B91AF"/>
            <w:sz w:val="22"/>
            <w:szCs w:val="22"/>
          </w:rPr>
          <w:delText>Cell</w:delText>
        </w:r>
        <w:r w:rsidDel="001E27F4">
          <w:rPr>
            <w:rFonts w:ascii="Tahoma" w:hAnsi="Tahoma" w:cs="Tahoma"/>
            <w:sz w:val="22"/>
            <w:szCs w:val="22"/>
            <w:rtl/>
          </w:rPr>
          <w:delText>. הנה התאור של מחלקה זו:</w:delText>
        </w:r>
      </w:del>
    </w:p>
    <w:p w14:paraId="55BA4BA8" w14:textId="7E0DB9BE" w:rsidR="00BD575D" w:rsidDel="001E27F4" w:rsidRDefault="00F31DDB">
      <w:pPr>
        <w:shd w:val="clear" w:color="auto" w:fill="FFC000" w:themeFill="accent4"/>
        <w:autoSpaceDE w:val="0"/>
        <w:autoSpaceDN w:val="0"/>
        <w:adjustRightInd w:val="0"/>
        <w:rPr>
          <w:del w:id="1184" w:author="רינת אביטל" w:date="2022-05-10T10:35:00Z"/>
          <w:rFonts w:ascii="Consolas" w:eastAsiaTheme="minorEastAsia" w:hAnsi="Consolas" w:cs="Consolas"/>
          <w:color w:val="000000"/>
          <w:sz w:val="19"/>
          <w:szCs w:val="19"/>
        </w:rPr>
      </w:pPr>
      <w:del w:id="1185"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class</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2B91AF"/>
            <w:sz w:val="19"/>
            <w:szCs w:val="19"/>
          </w:rPr>
          <w:delText>Cell</w:delText>
        </w:r>
      </w:del>
    </w:p>
    <w:p w14:paraId="66F5456B" w14:textId="42B9D5EB" w:rsidR="00BD575D" w:rsidDel="001E27F4" w:rsidRDefault="00F31DDB">
      <w:pPr>
        <w:shd w:val="clear" w:color="auto" w:fill="FFF2CC" w:themeFill="accent4" w:themeFillTint="33"/>
        <w:autoSpaceDE w:val="0"/>
        <w:autoSpaceDN w:val="0"/>
        <w:adjustRightInd w:val="0"/>
        <w:rPr>
          <w:del w:id="1186" w:author="רינת אביטל" w:date="2022-05-10T10:35:00Z"/>
          <w:rFonts w:ascii="Consolas" w:eastAsiaTheme="minorEastAsia" w:hAnsi="Consolas" w:cs="Consolas"/>
          <w:color w:val="000000"/>
          <w:sz w:val="19"/>
          <w:szCs w:val="19"/>
        </w:rPr>
      </w:pPr>
      <w:del w:id="1187" w:author="רינת אביטל" w:date="2022-05-10T10:35:00Z">
        <w:r w:rsidDel="001E27F4">
          <w:rPr>
            <w:rFonts w:ascii="Consolas" w:eastAsiaTheme="minorEastAsia" w:hAnsi="Consolas" w:cs="Consolas"/>
            <w:color w:val="000000"/>
            <w:sz w:val="19"/>
            <w:szCs w:val="19"/>
          </w:rPr>
          <w:delText xml:space="preserve">    {</w:delText>
        </w:r>
      </w:del>
    </w:p>
    <w:p w14:paraId="6A750E75" w14:textId="76AE6171" w:rsidR="00BD575D" w:rsidDel="001E27F4" w:rsidRDefault="00F31DDB">
      <w:pPr>
        <w:shd w:val="clear" w:color="auto" w:fill="FFF2CC" w:themeFill="accent4" w:themeFillTint="33"/>
        <w:autoSpaceDE w:val="0"/>
        <w:autoSpaceDN w:val="0"/>
        <w:adjustRightInd w:val="0"/>
        <w:rPr>
          <w:del w:id="1188" w:author="רינת אביטל" w:date="2022-05-10T10:35:00Z"/>
          <w:rFonts w:ascii="Consolas" w:eastAsiaTheme="minorEastAsia" w:hAnsi="Consolas" w:cs="Consolas"/>
          <w:color w:val="000000"/>
          <w:sz w:val="19"/>
          <w:szCs w:val="19"/>
        </w:rPr>
      </w:pPr>
      <w:del w:id="1189"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i { </w:delText>
        </w:r>
        <w:r w:rsidDel="001E27F4">
          <w:rPr>
            <w:rFonts w:ascii="Consolas" w:eastAsiaTheme="minorEastAsia" w:hAnsi="Consolas" w:cs="Consolas"/>
            <w:color w:val="0000FF"/>
            <w:sz w:val="19"/>
            <w:szCs w:val="19"/>
          </w:rPr>
          <w:delText>get</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set</w:delText>
        </w:r>
        <w:r w:rsidDel="001E27F4">
          <w:rPr>
            <w:rFonts w:ascii="Consolas" w:eastAsiaTheme="minorEastAsia" w:hAnsi="Consolas" w:cs="Consolas"/>
            <w:color w:val="000000"/>
            <w:sz w:val="19"/>
            <w:szCs w:val="19"/>
          </w:rPr>
          <w:delText>; }</w:delText>
        </w:r>
        <w:r w:rsidDel="001E27F4">
          <w:rPr>
            <w:rFonts w:ascii="Consolas" w:eastAsiaTheme="minorEastAsia" w:hAnsi="Consolas" w:cs="Consolas"/>
            <w:color w:val="008000"/>
            <w:sz w:val="19"/>
            <w:szCs w:val="19"/>
          </w:rPr>
          <w:delText>/*</w:delText>
        </w:r>
        <w:r w:rsidDel="001E27F4">
          <w:rPr>
            <w:rFonts w:ascii="Consolas" w:eastAsiaTheme="minorEastAsia" w:hAnsi="Consolas"/>
            <w:color w:val="008000"/>
            <w:sz w:val="19"/>
            <w:szCs w:val="19"/>
            <w:rtl/>
          </w:rPr>
          <w:delText>מקור</w:delText>
        </w:r>
        <w:r w:rsidDel="001E27F4">
          <w:rPr>
            <w:rFonts w:ascii="Consolas" w:eastAsiaTheme="minorEastAsia" w:hAnsi="Consolas" w:cs="Consolas"/>
            <w:color w:val="008000"/>
            <w:sz w:val="19"/>
            <w:szCs w:val="19"/>
          </w:rPr>
          <w:delText>*/</w:delText>
        </w:r>
      </w:del>
    </w:p>
    <w:p w14:paraId="27B8909F" w14:textId="7CC8E0CD" w:rsidR="00BD575D" w:rsidDel="001E27F4" w:rsidRDefault="00F31DDB">
      <w:pPr>
        <w:shd w:val="clear" w:color="auto" w:fill="FFF2CC" w:themeFill="accent4" w:themeFillTint="33"/>
        <w:autoSpaceDE w:val="0"/>
        <w:autoSpaceDN w:val="0"/>
        <w:adjustRightInd w:val="0"/>
        <w:rPr>
          <w:del w:id="1190" w:author="רינת אביטל" w:date="2022-05-10T10:35:00Z"/>
          <w:rFonts w:ascii="Consolas" w:eastAsiaTheme="minorEastAsia" w:hAnsi="Consolas" w:cs="Consolas"/>
          <w:color w:val="000000"/>
          <w:sz w:val="19"/>
          <w:szCs w:val="19"/>
        </w:rPr>
      </w:pPr>
      <w:del w:id="1191"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j { </w:delText>
        </w:r>
        <w:r w:rsidDel="001E27F4">
          <w:rPr>
            <w:rFonts w:ascii="Consolas" w:eastAsiaTheme="minorEastAsia" w:hAnsi="Consolas" w:cs="Consolas"/>
            <w:color w:val="0000FF"/>
            <w:sz w:val="19"/>
            <w:szCs w:val="19"/>
          </w:rPr>
          <w:delText>get</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set</w:delText>
        </w:r>
        <w:r w:rsidDel="001E27F4">
          <w:rPr>
            <w:rFonts w:ascii="Consolas" w:eastAsiaTheme="minorEastAsia" w:hAnsi="Consolas" w:cs="Consolas"/>
            <w:color w:val="000000"/>
            <w:sz w:val="19"/>
            <w:szCs w:val="19"/>
          </w:rPr>
          <w:delText>; }</w:delText>
        </w:r>
        <w:r w:rsidDel="001E27F4">
          <w:rPr>
            <w:rFonts w:ascii="Consolas" w:eastAsiaTheme="minorEastAsia" w:hAnsi="Consolas" w:cs="Consolas"/>
            <w:color w:val="008000"/>
            <w:sz w:val="19"/>
            <w:szCs w:val="19"/>
          </w:rPr>
          <w:delText>/*</w:delText>
        </w:r>
        <w:r w:rsidDel="001E27F4">
          <w:rPr>
            <w:rFonts w:ascii="Consolas" w:eastAsiaTheme="minorEastAsia" w:hAnsi="Consolas"/>
            <w:color w:val="008000"/>
            <w:sz w:val="19"/>
            <w:szCs w:val="19"/>
            <w:rtl/>
          </w:rPr>
          <w:delText>יעד</w:delText>
        </w:r>
        <w:r w:rsidDel="001E27F4">
          <w:rPr>
            <w:rFonts w:ascii="Consolas" w:eastAsiaTheme="minorEastAsia" w:hAnsi="Consolas" w:cs="Consolas"/>
            <w:color w:val="008000"/>
            <w:sz w:val="19"/>
            <w:szCs w:val="19"/>
          </w:rPr>
          <w:delText>*/</w:delText>
        </w:r>
      </w:del>
    </w:p>
    <w:p w14:paraId="6E90EFBD" w14:textId="123775BD" w:rsidR="00BD575D" w:rsidDel="001E27F4" w:rsidRDefault="00F31DDB">
      <w:pPr>
        <w:shd w:val="clear" w:color="auto" w:fill="FFF2CC" w:themeFill="accent4" w:themeFillTint="33"/>
        <w:autoSpaceDE w:val="0"/>
        <w:autoSpaceDN w:val="0"/>
        <w:adjustRightInd w:val="0"/>
        <w:rPr>
          <w:del w:id="1192" w:author="רינת אביטל" w:date="2022-05-10T10:35:00Z"/>
          <w:rFonts w:ascii="Consolas" w:eastAsiaTheme="minorEastAsia" w:hAnsi="Consolas" w:cs="Consolas"/>
          <w:color w:val="000000"/>
          <w:sz w:val="19"/>
          <w:szCs w:val="19"/>
        </w:rPr>
      </w:pPr>
      <w:del w:id="1193"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distance { </w:delText>
        </w:r>
        <w:r w:rsidDel="001E27F4">
          <w:rPr>
            <w:rFonts w:ascii="Consolas" w:eastAsiaTheme="minorEastAsia" w:hAnsi="Consolas" w:cs="Consolas"/>
            <w:color w:val="0000FF"/>
            <w:sz w:val="19"/>
            <w:szCs w:val="19"/>
          </w:rPr>
          <w:delText>get</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set</w:delText>
        </w:r>
        <w:r w:rsidDel="001E27F4">
          <w:rPr>
            <w:rFonts w:ascii="Consolas" w:eastAsiaTheme="minorEastAsia" w:hAnsi="Consolas" w:cs="Consolas"/>
            <w:color w:val="000000"/>
            <w:sz w:val="19"/>
            <w:szCs w:val="19"/>
          </w:rPr>
          <w:delText>; }</w:delText>
        </w:r>
      </w:del>
    </w:p>
    <w:p w14:paraId="494A068B" w14:textId="6A95EEEC" w:rsidR="00BD575D" w:rsidDel="001E27F4" w:rsidRDefault="00F31DDB">
      <w:pPr>
        <w:shd w:val="clear" w:color="auto" w:fill="FFF2CC" w:themeFill="accent4" w:themeFillTint="33"/>
        <w:autoSpaceDE w:val="0"/>
        <w:autoSpaceDN w:val="0"/>
        <w:adjustRightInd w:val="0"/>
        <w:rPr>
          <w:del w:id="1194" w:author="רינת אביטל" w:date="2022-05-10T10:35:00Z"/>
          <w:rFonts w:ascii="Consolas" w:eastAsiaTheme="minorEastAsia" w:hAnsi="Consolas" w:cs="Consolas"/>
          <w:color w:val="000000"/>
          <w:sz w:val="19"/>
          <w:szCs w:val="19"/>
        </w:rPr>
      </w:pPr>
      <w:del w:id="1195"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parent { </w:delText>
        </w:r>
        <w:r w:rsidDel="001E27F4">
          <w:rPr>
            <w:rFonts w:ascii="Consolas" w:eastAsiaTheme="minorEastAsia" w:hAnsi="Consolas" w:cs="Consolas"/>
            <w:color w:val="0000FF"/>
            <w:sz w:val="19"/>
            <w:szCs w:val="19"/>
          </w:rPr>
          <w:delText>get</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set</w:delText>
        </w:r>
        <w:r w:rsidDel="001E27F4">
          <w:rPr>
            <w:rFonts w:ascii="Consolas" w:eastAsiaTheme="minorEastAsia" w:hAnsi="Consolas" w:cs="Consolas"/>
            <w:color w:val="000000"/>
            <w:sz w:val="19"/>
            <w:szCs w:val="19"/>
          </w:rPr>
          <w:delText>; }</w:delText>
        </w:r>
        <w:r w:rsidDel="001E27F4">
          <w:rPr>
            <w:rFonts w:ascii="Consolas" w:eastAsiaTheme="minorEastAsia" w:hAnsi="Consolas" w:cs="Consolas"/>
            <w:color w:val="008000"/>
            <w:sz w:val="19"/>
            <w:szCs w:val="19"/>
          </w:rPr>
          <w:delText>/*</w:delText>
        </w:r>
        <w:r w:rsidDel="001E27F4">
          <w:rPr>
            <w:rFonts w:ascii="Consolas" w:eastAsiaTheme="minorEastAsia" w:hAnsi="Consolas"/>
            <w:color w:val="008000"/>
            <w:sz w:val="19"/>
            <w:szCs w:val="19"/>
            <w:rtl/>
          </w:rPr>
          <w:delText>צריך</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לבדוק</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איך</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האבא</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הגיע</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ליעד</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משנים</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את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המקור</w:delText>
        </w:r>
        <w:r w:rsidDel="001E27F4">
          <w:rPr>
            <w:rFonts w:ascii="Consolas" w:eastAsiaTheme="minorEastAsia" w:hAnsi="Consolas" w:cs="Consolas"/>
            <w:color w:val="008000"/>
            <w:sz w:val="19"/>
            <w:szCs w:val="19"/>
          </w:rPr>
          <w:delText>*/</w:delText>
        </w:r>
      </w:del>
    </w:p>
    <w:p w14:paraId="37E9D717" w14:textId="19F62745" w:rsidR="00BD575D" w:rsidDel="001E27F4" w:rsidRDefault="00F31DDB">
      <w:pPr>
        <w:shd w:val="clear" w:color="auto" w:fill="FFF2CC" w:themeFill="accent4" w:themeFillTint="33"/>
        <w:bidi/>
        <w:spacing w:after="240" w:line="360" w:lineRule="auto"/>
        <w:jc w:val="right"/>
        <w:rPr>
          <w:del w:id="1196" w:author="רינת אביטל" w:date="2022-05-10T10:35:00Z"/>
          <w:rFonts w:ascii="Tahoma" w:hAnsi="Tahoma" w:cs="Tahoma"/>
          <w:sz w:val="22"/>
          <w:szCs w:val="22"/>
          <w:rtl/>
        </w:rPr>
      </w:pPr>
      <w:del w:id="1197" w:author="רינת אביטל" w:date="2022-05-10T10:35:00Z">
        <w:r w:rsidDel="001E27F4">
          <w:rPr>
            <w:rFonts w:ascii="Consolas" w:eastAsiaTheme="minorEastAsia" w:hAnsi="Consolas" w:cs="Consolas"/>
            <w:color w:val="000000"/>
            <w:sz w:val="19"/>
            <w:szCs w:val="19"/>
          </w:rPr>
          <w:delText xml:space="preserve">    }</w:delText>
        </w:r>
      </w:del>
    </w:p>
    <w:p w14:paraId="20ED69F8" w14:textId="16872A97" w:rsidR="00BD575D" w:rsidDel="001E27F4" w:rsidRDefault="00F31DDB">
      <w:pPr>
        <w:bidi/>
        <w:spacing w:after="240" w:line="360" w:lineRule="auto"/>
        <w:jc w:val="both"/>
        <w:rPr>
          <w:del w:id="1198" w:author="רינת אביטל" w:date="2022-05-10T10:35:00Z"/>
          <w:rFonts w:ascii="Tahoma" w:hAnsi="Tahoma" w:cs="Tahoma"/>
          <w:sz w:val="22"/>
          <w:szCs w:val="22"/>
          <w:rtl/>
        </w:rPr>
      </w:pPr>
      <w:del w:id="1199" w:author="רינת אביטל" w:date="2022-05-10T10:35:00Z">
        <w:r w:rsidDel="001E27F4">
          <w:rPr>
            <w:rFonts w:ascii="Tahoma" w:hAnsi="Tahoma" w:cs="Tahoma"/>
            <w:sz w:val="22"/>
            <w:szCs w:val="22"/>
            <w:rtl/>
          </w:rPr>
          <w:delText>פונקציית ניהול הדייקסטרה: עבור כל קודקוד יחושב מרחק ממנו לכל שאר הקודקודים.</w:delText>
        </w:r>
      </w:del>
    </w:p>
    <w:p w14:paraId="4F07160D" w14:textId="06F61C21" w:rsidR="00BD575D" w:rsidDel="001E27F4" w:rsidRDefault="00F31DDB">
      <w:pPr>
        <w:bidi/>
        <w:spacing w:after="240" w:line="360" w:lineRule="auto"/>
        <w:jc w:val="both"/>
        <w:rPr>
          <w:del w:id="1200" w:author="רינת אביטל" w:date="2022-05-10T10:35:00Z"/>
          <w:rFonts w:ascii="Tahoma" w:hAnsi="Tahoma" w:cs="Tahoma"/>
          <w:sz w:val="22"/>
          <w:szCs w:val="22"/>
          <w:rtl/>
        </w:rPr>
      </w:pPr>
      <w:del w:id="1201" w:author="רינת אביטל" w:date="2022-05-10T10:35:00Z">
        <w:r w:rsidDel="001E27F4">
          <w:rPr>
            <w:rFonts w:ascii="Tahoma" w:hAnsi="Tahoma" w:cs="Tahoma"/>
            <w:sz w:val="22"/>
            <w:szCs w:val="22"/>
            <w:rtl/>
          </w:rPr>
          <w:delText>פונקציה זו שולחת לפונקציית הדייקסטרה כל אחד מן הקודקודים כדי שתחשב לו מרחקיו עם הקודקודים האחרים</w:delText>
        </w:r>
      </w:del>
    </w:p>
    <w:p w14:paraId="5DE5CB16" w14:textId="4F94869D" w:rsidR="00BD575D" w:rsidDel="001E27F4" w:rsidRDefault="00F31DDB">
      <w:pPr>
        <w:shd w:val="clear" w:color="auto" w:fill="FFC000" w:themeFill="accent4"/>
        <w:autoSpaceDE w:val="0"/>
        <w:autoSpaceDN w:val="0"/>
        <w:adjustRightInd w:val="0"/>
        <w:rPr>
          <w:del w:id="1202" w:author="רינת אביטל" w:date="2022-05-10T10:35:00Z"/>
          <w:rFonts w:ascii="Consolas" w:eastAsiaTheme="minorEastAsia" w:hAnsi="Consolas" w:cs="Consolas"/>
          <w:color w:val="000000"/>
          <w:sz w:val="19"/>
          <w:szCs w:val="19"/>
        </w:rPr>
      </w:pPr>
      <w:del w:id="1203"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static</w:delText>
        </w:r>
        <w:r w:rsidDel="001E27F4">
          <w:rPr>
            <w:rFonts w:ascii="Consolas" w:eastAsiaTheme="minorEastAsia" w:hAnsi="Consolas" w:cs="Consolas"/>
            <w:color w:val="000000"/>
            <w:sz w:val="19"/>
            <w:szCs w:val="19"/>
          </w:rPr>
          <w:delText xml:space="preserve"> Cell[,] ComputeDikjstra(List&lt;GetawayProcI_Result&gt; getaways,                   </w:delText>
        </w:r>
      </w:del>
    </w:p>
    <w:p w14:paraId="53ACE714" w14:textId="7930A48E" w:rsidR="00BD575D" w:rsidDel="001E27F4" w:rsidRDefault="00F31DDB">
      <w:pPr>
        <w:shd w:val="clear" w:color="auto" w:fill="FFC000" w:themeFill="accent4"/>
        <w:autoSpaceDE w:val="0"/>
        <w:autoSpaceDN w:val="0"/>
        <w:adjustRightInd w:val="0"/>
        <w:rPr>
          <w:del w:id="1204" w:author="רינת אביטל" w:date="2022-05-10T10:35:00Z"/>
          <w:rFonts w:ascii="Consolas" w:eastAsiaTheme="minorEastAsia" w:hAnsi="Consolas" w:cs="Consolas"/>
          <w:color w:val="000000"/>
          <w:sz w:val="19"/>
          <w:szCs w:val="19"/>
        </w:rPr>
      </w:pPr>
      <w:del w:id="1205" w:author="רינת אביטל" w:date="2022-05-10T10:35:00Z">
        <w:r w:rsidDel="001E27F4">
          <w:rPr>
            <w:rFonts w:ascii="Consolas" w:eastAsiaTheme="minorEastAsia" w:hAnsi="Consolas" w:cs="Consolas"/>
            <w:color w:val="000000"/>
            <w:sz w:val="19"/>
            <w:szCs w:val="19"/>
          </w:rPr>
          <w:delText xml:space="preserve">                                                    List&lt;Connection&gt; connections)</w:delText>
        </w:r>
      </w:del>
    </w:p>
    <w:p w14:paraId="2B29CD2C" w14:textId="76D5A3ED" w:rsidR="00BD575D" w:rsidDel="001E27F4" w:rsidRDefault="00F31DDB">
      <w:pPr>
        <w:shd w:val="clear" w:color="auto" w:fill="FFF2CC" w:themeFill="accent4" w:themeFillTint="33"/>
        <w:autoSpaceDE w:val="0"/>
        <w:autoSpaceDN w:val="0"/>
        <w:adjustRightInd w:val="0"/>
        <w:rPr>
          <w:del w:id="1206" w:author="רינת אביטל" w:date="2022-05-10T10:35:00Z"/>
          <w:rFonts w:ascii="Consolas" w:eastAsiaTheme="minorEastAsia" w:hAnsi="Consolas" w:cs="Consolas"/>
          <w:color w:val="000000"/>
          <w:sz w:val="19"/>
          <w:szCs w:val="19"/>
        </w:rPr>
      </w:pPr>
      <w:del w:id="1207" w:author="רינת אביטל" w:date="2022-05-10T10:35:00Z">
        <w:r w:rsidDel="001E27F4">
          <w:rPr>
            <w:rFonts w:ascii="Consolas" w:eastAsiaTheme="minorEastAsia" w:hAnsi="Consolas" w:cs="Consolas"/>
            <w:color w:val="000000"/>
            <w:sz w:val="19"/>
            <w:szCs w:val="19"/>
          </w:rPr>
          <w:delText xml:space="preserve">        {</w:delText>
        </w:r>
      </w:del>
    </w:p>
    <w:p w14:paraId="7DB0E1D4" w14:textId="55661B47" w:rsidR="00BD575D" w:rsidDel="001E27F4" w:rsidRDefault="00F31DDB">
      <w:pPr>
        <w:shd w:val="clear" w:color="auto" w:fill="FFF2CC" w:themeFill="accent4" w:themeFillTint="33"/>
        <w:autoSpaceDE w:val="0"/>
        <w:autoSpaceDN w:val="0"/>
        <w:adjustRightInd w:val="0"/>
        <w:rPr>
          <w:del w:id="1208" w:author="רינת אביטל" w:date="2022-05-10T10:35:00Z"/>
          <w:rFonts w:ascii="Consolas" w:eastAsiaTheme="minorEastAsia" w:hAnsi="Consolas" w:cs="Consolas"/>
          <w:color w:val="000000"/>
          <w:sz w:val="19"/>
          <w:szCs w:val="19"/>
        </w:rPr>
      </w:pPr>
      <w:del w:id="1209"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numGetaways = getaways.Count() + 1;</w:delText>
        </w:r>
      </w:del>
    </w:p>
    <w:p w14:paraId="05D481D9" w14:textId="0C20705A" w:rsidR="00BD575D" w:rsidDel="001E27F4" w:rsidRDefault="00F31DDB">
      <w:pPr>
        <w:shd w:val="clear" w:color="auto" w:fill="FFF2CC" w:themeFill="accent4" w:themeFillTint="33"/>
        <w:autoSpaceDE w:val="0"/>
        <w:autoSpaceDN w:val="0"/>
        <w:adjustRightInd w:val="0"/>
        <w:rPr>
          <w:del w:id="1210" w:author="רינת אביטל" w:date="2022-05-10T10:35:00Z"/>
          <w:rFonts w:ascii="Consolas" w:eastAsiaTheme="minorEastAsia" w:hAnsi="Consolas" w:cs="Consolas"/>
          <w:color w:val="000000"/>
          <w:sz w:val="19"/>
          <w:szCs w:val="19"/>
        </w:rPr>
      </w:pPr>
      <w:del w:id="1211" w:author="רינת אביטל" w:date="2022-05-10T10:35:00Z">
        <w:r w:rsidDel="001E27F4">
          <w:rPr>
            <w:rFonts w:ascii="Consolas" w:eastAsiaTheme="minorEastAsia" w:hAnsi="Consolas" w:cs="Consolas"/>
            <w:color w:val="000000"/>
            <w:sz w:val="19"/>
            <w:szCs w:val="19"/>
          </w:rPr>
          <w:delText xml:space="preserve">            Graph graph = ToAdjList(getaways, connections);</w:delText>
        </w:r>
      </w:del>
    </w:p>
    <w:p w14:paraId="448610D0" w14:textId="6CE0EF7E" w:rsidR="00BD575D" w:rsidDel="001E27F4" w:rsidRDefault="00F31DDB">
      <w:pPr>
        <w:shd w:val="clear" w:color="auto" w:fill="FFF2CC" w:themeFill="accent4" w:themeFillTint="33"/>
        <w:autoSpaceDE w:val="0"/>
        <w:autoSpaceDN w:val="0"/>
        <w:adjustRightInd w:val="0"/>
        <w:rPr>
          <w:del w:id="1212" w:author="רינת אביטל" w:date="2022-05-10T10:35:00Z"/>
          <w:rFonts w:ascii="Consolas" w:eastAsiaTheme="minorEastAsia" w:hAnsi="Consolas" w:cstheme="minorBidi"/>
          <w:color w:val="000000"/>
          <w:sz w:val="19"/>
          <w:szCs w:val="19"/>
          <w:rtl/>
        </w:rPr>
      </w:pPr>
      <w:del w:id="1213" w:author="רינת אביטל" w:date="2022-05-10T10:35:00Z">
        <w:r w:rsidDel="001E27F4">
          <w:rPr>
            <w:rFonts w:ascii="Consolas" w:eastAsiaTheme="minorEastAsia" w:hAnsi="Consolas" w:cs="Consolas"/>
            <w:color w:val="000000"/>
            <w:sz w:val="19"/>
            <w:szCs w:val="19"/>
          </w:rPr>
          <w:delText xml:space="preserve">            Cell[,] mat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Cell[numGetaways, numGetaways</w:delText>
        </w:r>
        <w:r w:rsidDel="001E27F4">
          <w:rPr>
            <w:rFonts w:ascii="Consolas" w:eastAsiaTheme="minorEastAsia" w:hAnsi="Consolas"/>
            <w:color w:val="008000"/>
            <w:sz w:val="19"/>
            <w:szCs w:val="19"/>
          </w:rPr>
          <w:delText>]</w:delText>
        </w:r>
        <w:r w:rsidDel="001E27F4">
          <w:rPr>
            <w:rFonts w:ascii="Consolas" w:eastAsiaTheme="minorEastAsia" w:hAnsi="Consolas" w:cs="Consolas"/>
            <w:color w:val="000000"/>
            <w:sz w:val="19"/>
            <w:szCs w:val="19"/>
          </w:rPr>
          <w:delText>;</w:delText>
        </w:r>
        <w:r w:rsidDel="001E27F4">
          <w:rPr>
            <w:rFonts w:ascii="Consolas" w:eastAsiaTheme="minorEastAsia" w:hAnsi="Consolas"/>
            <w:color w:val="008000"/>
            <w:sz w:val="19"/>
            <w:szCs w:val="19"/>
          </w:rPr>
          <w:delText>//</w:delText>
        </w:r>
        <w:r w:rsidDel="001E27F4">
          <w:rPr>
            <w:rFonts w:ascii="Consolas" w:eastAsiaTheme="minorEastAsia" w:hAnsi="Consolas" w:hint="cs"/>
            <w:color w:val="008000"/>
            <w:sz w:val="19"/>
            <w:szCs w:val="19"/>
            <w:rtl/>
          </w:rPr>
          <w:delText>מטריצת המרחקים שתוחזר</w:delText>
        </w:r>
      </w:del>
    </w:p>
    <w:p w14:paraId="663FD121" w14:textId="23D85C0F" w:rsidR="00BD575D" w:rsidDel="001E27F4" w:rsidRDefault="00F31DDB">
      <w:pPr>
        <w:shd w:val="clear" w:color="auto" w:fill="FFF2CC" w:themeFill="accent4" w:themeFillTint="33"/>
        <w:autoSpaceDE w:val="0"/>
        <w:autoSpaceDN w:val="0"/>
        <w:adjustRightInd w:val="0"/>
        <w:rPr>
          <w:del w:id="1214" w:author="רינת אביטל" w:date="2022-05-10T10:35:00Z"/>
          <w:rFonts w:ascii="Consolas" w:eastAsiaTheme="minorEastAsia" w:hAnsi="Consolas" w:cstheme="minorBidi"/>
          <w:color w:val="000000"/>
          <w:sz w:val="19"/>
          <w:szCs w:val="19"/>
          <w:rtl/>
        </w:rPr>
      </w:pPr>
      <w:del w:id="1215" w:author="רינת אביטל" w:date="2022-05-10T10:35:00Z">
        <w:r w:rsidDel="001E27F4">
          <w:rPr>
            <w:rFonts w:ascii="Consolas" w:eastAsiaTheme="minorEastAsia" w:hAnsi="Consolas" w:cs="Consolas"/>
            <w:color w:val="000000"/>
            <w:sz w:val="19"/>
            <w:szCs w:val="19"/>
          </w:rPr>
          <w:delText xml:space="preserve">            Cell[] arr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Cell[numGetaways];</w:delText>
        </w:r>
        <w:r w:rsidDel="001E27F4">
          <w:rPr>
            <w:rFonts w:ascii="Consolas" w:eastAsiaTheme="minorEastAsia" w:hAnsi="Consolas"/>
            <w:color w:val="008000"/>
            <w:sz w:val="19"/>
            <w:szCs w:val="19"/>
          </w:rPr>
          <w:delText>//</w:delText>
        </w:r>
        <w:r w:rsidDel="001E27F4">
          <w:rPr>
            <w:rFonts w:ascii="Consolas" w:eastAsiaTheme="minorEastAsia" w:hAnsi="Consolas" w:hint="cs"/>
            <w:color w:val="008000"/>
            <w:sz w:val="19"/>
            <w:szCs w:val="19"/>
            <w:rtl/>
          </w:rPr>
          <w:delText xml:space="preserve">משתנה עזר המקבל את תוצאת הדייקסטרה ומועתק למטריצה </w:delText>
        </w:r>
      </w:del>
    </w:p>
    <w:p w14:paraId="3946C976" w14:textId="437A7EFD" w:rsidR="00BD575D" w:rsidDel="001E27F4" w:rsidRDefault="00F31DDB">
      <w:pPr>
        <w:shd w:val="clear" w:color="auto" w:fill="FFF2CC" w:themeFill="accent4" w:themeFillTint="33"/>
        <w:autoSpaceDE w:val="0"/>
        <w:autoSpaceDN w:val="0"/>
        <w:adjustRightInd w:val="0"/>
        <w:rPr>
          <w:del w:id="1216" w:author="רינת אביטל" w:date="2022-05-10T10:35:00Z"/>
          <w:rFonts w:ascii="Consolas" w:eastAsiaTheme="minorEastAsia" w:hAnsi="Consolas" w:cs="Consolas"/>
          <w:color w:val="000000"/>
          <w:sz w:val="19"/>
          <w:szCs w:val="19"/>
        </w:rPr>
      </w:pPr>
      <w:del w:id="1217"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foreach</w:delText>
        </w:r>
        <w:r w:rsidDel="001E27F4">
          <w:rPr>
            <w:rFonts w:ascii="Consolas" w:eastAsiaTheme="minorEastAsia" w:hAnsi="Consolas" w:cs="Consolas"/>
            <w:color w:val="000000"/>
            <w:sz w:val="19"/>
            <w:szCs w:val="19"/>
          </w:rPr>
          <w:delText xml:space="preserve"> (var item </w:delText>
        </w:r>
        <w:r w:rsidDel="001E27F4">
          <w:rPr>
            <w:rFonts w:ascii="Consolas" w:eastAsiaTheme="minorEastAsia" w:hAnsi="Consolas" w:cs="Consolas"/>
            <w:color w:val="0000FF"/>
            <w:sz w:val="19"/>
            <w:szCs w:val="19"/>
          </w:rPr>
          <w:delText>in</w:delText>
        </w:r>
        <w:r w:rsidDel="001E27F4">
          <w:rPr>
            <w:rFonts w:ascii="Consolas" w:eastAsiaTheme="minorEastAsia" w:hAnsi="Consolas" w:cs="Consolas"/>
            <w:color w:val="000000"/>
            <w:sz w:val="19"/>
            <w:szCs w:val="19"/>
          </w:rPr>
          <w:delText xml:space="preserve"> getaways)</w:delText>
        </w:r>
      </w:del>
    </w:p>
    <w:p w14:paraId="6BAB91FA" w14:textId="709D097B" w:rsidR="00BD575D" w:rsidDel="001E27F4" w:rsidRDefault="00F31DDB">
      <w:pPr>
        <w:shd w:val="clear" w:color="auto" w:fill="FFF2CC" w:themeFill="accent4" w:themeFillTint="33"/>
        <w:autoSpaceDE w:val="0"/>
        <w:autoSpaceDN w:val="0"/>
        <w:adjustRightInd w:val="0"/>
        <w:rPr>
          <w:del w:id="1218" w:author="רינת אביטל" w:date="2022-05-10T10:35:00Z"/>
          <w:rFonts w:ascii="Consolas" w:eastAsiaTheme="minorEastAsia" w:hAnsi="Consolas" w:cs="Consolas"/>
          <w:color w:val="000000"/>
          <w:sz w:val="19"/>
          <w:szCs w:val="19"/>
        </w:rPr>
      </w:pPr>
      <w:del w:id="1219" w:author="רינת אביטל" w:date="2022-05-10T10:35:00Z">
        <w:r w:rsidDel="001E27F4">
          <w:rPr>
            <w:rFonts w:ascii="Consolas" w:eastAsiaTheme="minorEastAsia" w:hAnsi="Consolas" w:cs="Consolas"/>
            <w:color w:val="000000"/>
            <w:sz w:val="19"/>
            <w:szCs w:val="19"/>
          </w:rPr>
          <w:delText xml:space="preserve">            {</w:delText>
        </w:r>
      </w:del>
    </w:p>
    <w:p w14:paraId="300C030E" w14:textId="30F047DF" w:rsidR="00BD575D" w:rsidDel="001E27F4" w:rsidRDefault="00F31DDB">
      <w:pPr>
        <w:shd w:val="clear" w:color="auto" w:fill="FFF2CC" w:themeFill="accent4" w:themeFillTint="33"/>
        <w:autoSpaceDE w:val="0"/>
        <w:autoSpaceDN w:val="0"/>
        <w:adjustRightInd w:val="0"/>
        <w:rPr>
          <w:del w:id="1220" w:author="רינת אביטל" w:date="2022-05-10T10:35:00Z"/>
          <w:rFonts w:ascii="Consolas" w:eastAsiaTheme="minorEastAsia" w:hAnsi="Consolas" w:cs="Consolas"/>
          <w:color w:val="000000"/>
          <w:sz w:val="19"/>
          <w:szCs w:val="19"/>
        </w:rPr>
      </w:pPr>
      <w:del w:id="1221" w:author="רינת אביטל" w:date="2022-05-10T10:35:00Z">
        <w:r w:rsidDel="001E27F4">
          <w:rPr>
            <w:rFonts w:ascii="Consolas" w:eastAsiaTheme="minorEastAsia" w:hAnsi="Consolas" w:cs="Consolas"/>
            <w:color w:val="000000"/>
            <w:sz w:val="19"/>
            <w:szCs w:val="19"/>
          </w:rPr>
          <w:delText xml:space="preserve">                arr = Dijkstra(graph, item.Code);</w:delText>
        </w:r>
      </w:del>
    </w:p>
    <w:p w14:paraId="57DE04D4" w14:textId="3081EB69" w:rsidR="00BD575D" w:rsidDel="001E27F4" w:rsidRDefault="00F31DDB">
      <w:pPr>
        <w:shd w:val="clear" w:color="auto" w:fill="FFF2CC" w:themeFill="accent4" w:themeFillTint="33"/>
        <w:autoSpaceDE w:val="0"/>
        <w:autoSpaceDN w:val="0"/>
        <w:adjustRightInd w:val="0"/>
        <w:rPr>
          <w:del w:id="1222" w:author="רינת אביטל" w:date="2022-05-10T10:35:00Z"/>
          <w:rFonts w:ascii="Consolas" w:eastAsiaTheme="minorEastAsia" w:hAnsi="Consolas" w:cs="Consolas"/>
          <w:color w:val="000000"/>
          <w:sz w:val="19"/>
          <w:szCs w:val="19"/>
        </w:rPr>
      </w:pPr>
      <w:del w:id="1223"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for</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j = 1; j &lt; numGetaways; j++)</w:delText>
        </w:r>
      </w:del>
    </w:p>
    <w:p w14:paraId="7B6C238F" w14:textId="18B8B070" w:rsidR="00BD575D" w:rsidDel="001E27F4" w:rsidRDefault="00F31DDB">
      <w:pPr>
        <w:shd w:val="clear" w:color="auto" w:fill="FFF2CC" w:themeFill="accent4" w:themeFillTint="33"/>
        <w:autoSpaceDE w:val="0"/>
        <w:autoSpaceDN w:val="0"/>
        <w:adjustRightInd w:val="0"/>
        <w:rPr>
          <w:del w:id="1224" w:author="רינת אביטל" w:date="2022-05-10T10:35:00Z"/>
          <w:rFonts w:ascii="Consolas" w:eastAsiaTheme="minorEastAsia" w:hAnsi="Consolas" w:cs="Consolas"/>
          <w:color w:val="000000"/>
          <w:sz w:val="19"/>
          <w:szCs w:val="19"/>
        </w:rPr>
      </w:pPr>
      <w:del w:id="1225" w:author="רינת אביטל" w:date="2022-05-10T10:35:00Z">
        <w:r w:rsidDel="001E27F4">
          <w:rPr>
            <w:rFonts w:ascii="Consolas" w:eastAsiaTheme="minorEastAsia" w:hAnsi="Consolas" w:cs="Consolas"/>
            <w:color w:val="000000"/>
            <w:sz w:val="19"/>
            <w:szCs w:val="19"/>
          </w:rPr>
          <w:delText xml:space="preserve">                    mat[Convert.ToInt32(item.I), j] = arr[j];</w:delText>
        </w:r>
      </w:del>
    </w:p>
    <w:p w14:paraId="7E9D3063" w14:textId="6995CC45" w:rsidR="00BD575D" w:rsidDel="001E27F4" w:rsidRDefault="00F31DDB">
      <w:pPr>
        <w:shd w:val="clear" w:color="auto" w:fill="FFF2CC" w:themeFill="accent4" w:themeFillTint="33"/>
        <w:autoSpaceDE w:val="0"/>
        <w:autoSpaceDN w:val="0"/>
        <w:adjustRightInd w:val="0"/>
        <w:rPr>
          <w:del w:id="1226" w:author="רינת אביטל" w:date="2022-05-10T10:35:00Z"/>
          <w:rFonts w:ascii="Consolas" w:eastAsiaTheme="minorEastAsia" w:hAnsi="Consolas" w:cs="Consolas"/>
          <w:color w:val="000000"/>
          <w:sz w:val="19"/>
          <w:szCs w:val="19"/>
        </w:rPr>
      </w:pPr>
      <w:del w:id="1227" w:author="רינת אביטל" w:date="2022-05-10T10:35:00Z">
        <w:r w:rsidDel="001E27F4">
          <w:rPr>
            <w:rFonts w:ascii="Consolas" w:eastAsiaTheme="minorEastAsia" w:hAnsi="Consolas" w:cs="Consolas"/>
            <w:color w:val="000000"/>
            <w:sz w:val="19"/>
            <w:szCs w:val="19"/>
          </w:rPr>
          <w:delText xml:space="preserve">            }</w:delText>
        </w:r>
      </w:del>
    </w:p>
    <w:p w14:paraId="6F564783" w14:textId="32CA667F" w:rsidR="00BD575D" w:rsidDel="001E27F4" w:rsidRDefault="00BD575D">
      <w:pPr>
        <w:shd w:val="clear" w:color="auto" w:fill="FFF2CC" w:themeFill="accent4" w:themeFillTint="33"/>
        <w:autoSpaceDE w:val="0"/>
        <w:autoSpaceDN w:val="0"/>
        <w:adjustRightInd w:val="0"/>
        <w:rPr>
          <w:del w:id="1228" w:author="רינת אביטל" w:date="2022-05-10T10:35:00Z"/>
          <w:rFonts w:ascii="Consolas" w:eastAsiaTheme="minorEastAsia" w:hAnsi="Consolas" w:cs="Consolas"/>
          <w:color w:val="000000"/>
          <w:sz w:val="19"/>
          <w:szCs w:val="19"/>
        </w:rPr>
      </w:pPr>
    </w:p>
    <w:p w14:paraId="5C026F0A" w14:textId="5C93BB72" w:rsidR="00BD575D" w:rsidDel="001E27F4" w:rsidRDefault="00F31DDB">
      <w:pPr>
        <w:shd w:val="clear" w:color="auto" w:fill="FFF2CC" w:themeFill="accent4" w:themeFillTint="33"/>
        <w:autoSpaceDE w:val="0"/>
        <w:autoSpaceDN w:val="0"/>
        <w:adjustRightInd w:val="0"/>
        <w:rPr>
          <w:del w:id="1229" w:author="רינת אביטל" w:date="2022-05-10T10:35:00Z"/>
          <w:rFonts w:ascii="Consolas" w:eastAsiaTheme="minorEastAsia" w:hAnsi="Consolas" w:cs="Consolas"/>
          <w:color w:val="000000"/>
          <w:sz w:val="19"/>
          <w:szCs w:val="19"/>
        </w:rPr>
      </w:pPr>
      <w:del w:id="1230"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return</w:delText>
        </w:r>
        <w:r w:rsidDel="001E27F4">
          <w:rPr>
            <w:rFonts w:ascii="Consolas" w:eastAsiaTheme="minorEastAsia" w:hAnsi="Consolas" w:cs="Consolas"/>
            <w:color w:val="000000"/>
            <w:sz w:val="19"/>
            <w:szCs w:val="19"/>
          </w:rPr>
          <w:delText xml:space="preserve"> mat;</w:delText>
        </w:r>
      </w:del>
    </w:p>
    <w:p w14:paraId="646AB59C" w14:textId="2D466C3C" w:rsidR="00BD575D" w:rsidDel="001E27F4" w:rsidRDefault="00F31DDB">
      <w:pPr>
        <w:shd w:val="clear" w:color="auto" w:fill="FFF2CC" w:themeFill="accent4" w:themeFillTint="33"/>
        <w:autoSpaceDE w:val="0"/>
        <w:autoSpaceDN w:val="0"/>
        <w:adjustRightInd w:val="0"/>
        <w:rPr>
          <w:del w:id="1231" w:author="רינת אביטל" w:date="2022-05-10T10:35:00Z"/>
          <w:rFonts w:ascii="Consolas" w:eastAsiaTheme="minorEastAsia" w:hAnsi="Consolas" w:cs="Consolas"/>
          <w:color w:val="000000"/>
          <w:sz w:val="19"/>
          <w:szCs w:val="19"/>
          <w:rtl/>
        </w:rPr>
      </w:pPr>
      <w:del w:id="1232" w:author="רינת אביטל" w:date="2022-05-10T10:35:00Z">
        <w:r w:rsidDel="001E27F4">
          <w:rPr>
            <w:rFonts w:ascii="Consolas" w:eastAsiaTheme="minorEastAsia" w:hAnsi="Consolas" w:cs="Consolas"/>
            <w:color w:val="000000"/>
            <w:sz w:val="19"/>
            <w:szCs w:val="19"/>
          </w:rPr>
          <w:delText xml:space="preserve">        }</w:delText>
        </w:r>
      </w:del>
    </w:p>
    <w:p w14:paraId="6CC61FD9" w14:textId="5F6AA1F9" w:rsidR="00BD575D" w:rsidDel="001E27F4" w:rsidRDefault="00F31DDB">
      <w:pPr>
        <w:bidi/>
        <w:spacing w:after="240" w:line="360" w:lineRule="auto"/>
        <w:jc w:val="both"/>
        <w:rPr>
          <w:del w:id="1233" w:author="רינת אביטל" w:date="2022-05-10T10:35:00Z"/>
          <w:rFonts w:ascii="Tahoma" w:hAnsi="Tahoma" w:cs="Tahoma"/>
          <w:sz w:val="22"/>
          <w:szCs w:val="22"/>
          <w:rtl/>
        </w:rPr>
      </w:pPr>
      <w:del w:id="1234" w:author="רינת אביטל" w:date="2022-05-10T10:35:00Z">
        <w:r w:rsidDel="001E27F4">
          <w:rPr>
            <w:rFonts w:ascii="Tahoma" w:hAnsi="Tahoma" w:cs="Tahoma"/>
            <w:sz w:val="22"/>
            <w:szCs w:val="22"/>
            <w:rtl/>
          </w:rPr>
          <w:delText xml:space="preserve">לטיפוס </w:delText>
        </w:r>
        <w:r w:rsidDel="001E27F4">
          <w:rPr>
            <w:rFonts w:ascii="Tahoma" w:eastAsiaTheme="minorEastAsia" w:hAnsi="Tahoma" w:cs="Tahoma"/>
            <w:color w:val="2B91AF"/>
            <w:sz w:val="22"/>
            <w:szCs w:val="22"/>
          </w:rPr>
          <w:delText>Graph</w:delText>
        </w:r>
        <w:r w:rsidDel="001E27F4">
          <w:rPr>
            <w:rFonts w:ascii="Tahoma" w:hAnsi="Tahoma" w:cs="Tahoma"/>
            <w:sz w:val="22"/>
            <w:szCs w:val="22"/>
            <w:rtl/>
          </w:rPr>
          <w:delText xml:space="preserve"> יש קודקוד </w:delText>
        </w:r>
        <w:r w:rsidDel="001E27F4">
          <w:rPr>
            <w:rFonts w:ascii="Tahoma" w:hAnsi="Tahoma" w:cs="Tahoma"/>
            <w:color w:val="000000"/>
            <w:sz w:val="22"/>
            <w:szCs w:val="22"/>
          </w:rPr>
          <w:delText xml:space="preserve"> v</w:delText>
        </w:r>
        <w:r w:rsidDel="001E27F4">
          <w:rPr>
            <w:rFonts w:ascii="Tahoma" w:hAnsi="Tahoma" w:cs="Tahoma"/>
            <w:sz w:val="22"/>
            <w:szCs w:val="22"/>
            <w:rtl/>
          </w:rPr>
          <w:delText xml:space="preserve">, ומערך של </w:delText>
        </w:r>
        <w:r w:rsidDel="001E27F4">
          <w:rPr>
            <w:rFonts w:ascii="Tahoma" w:eastAsiaTheme="minorEastAsia" w:hAnsi="Tahoma" w:cs="Tahoma"/>
            <w:color w:val="000000"/>
            <w:sz w:val="22"/>
            <w:szCs w:val="22"/>
          </w:rPr>
          <w:delText xml:space="preserve"> AdjList</w:delText>
        </w:r>
        <w:r w:rsidDel="001E27F4">
          <w:rPr>
            <w:rFonts w:ascii="Tahoma" w:hAnsi="Tahoma" w:cs="Tahoma"/>
            <w:sz w:val="22"/>
            <w:szCs w:val="22"/>
            <w:rtl/>
          </w:rPr>
          <w:delText>שמייצג רשימת סמיכויות כלומר קשתות לקודקוד.</w:delText>
        </w:r>
      </w:del>
    </w:p>
    <w:p w14:paraId="07C0C38B" w14:textId="4D8B0FC8" w:rsidR="00BD575D" w:rsidDel="001E27F4" w:rsidRDefault="00F31DDB">
      <w:pPr>
        <w:bidi/>
        <w:spacing w:after="240" w:line="360" w:lineRule="auto"/>
        <w:jc w:val="both"/>
        <w:rPr>
          <w:del w:id="1235" w:author="רינת אביטל" w:date="2022-05-10T10:35:00Z"/>
          <w:rFonts w:ascii="Tahoma" w:hAnsi="Tahoma" w:cs="Tahoma"/>
          <w:sz w:val="22"/>
          <w:szCs w:val="22"/>
          <w:rtl/>
        </w:rPr>
      </w:pPr>
      <w:del w:id="1236" w:author="רינת אביטל" w:date="2022-05-10T10:35:00Z">
        <w:r w:rsidDel="001E27F4">
          <w:rPr>
            <w:rFonts w:ascii="Tahoma" w:hAnsi="Tahoma" w:cs="Tahoma" w:hint="cs"/>
            <w:sz w:val="22"/>
            <w:szCs w:val="22"/>
            <w:rtl/>
          </w:rPr>
          <w:delText>להלן המחלקות</w:delText>
        </w:r>
        <w:r w:rsidDel="001E27F4">
          <w:rPr>
            <w:rFonts w:ascii="Tahoma" w:hAnsi="Tahoma" w:cs="Tahoma"/>
            <w:sz w:val="22"/>
            <w:szCs w:val="22"/>
            <w:rtl/>
          </w:rPr>
          <w:delText xml:space="preserve"> </w:delText>
        </w:r>
        <w:r w:rsidDel="001E27F4">
          <w:rPr>
            <w:rFonts w:ascii="Tahoma" w:eastAsiaTheme="minorEastAsia" w:hAnsi="Tahoma" w:cs="Tahoma"/>
            <w:color w:val="2B91AF"/>
            <w:sz w:val="22"/>
            <w:szCs w:val="22"/>
          </w:rPr>
          <w:delText>Graph,AdjList,AdjNode</w:delText>
        </w:r>
        <w:r w:rsidDel="001E27F4">
          <w:rPr>
            <w:rFonts w:ascii="Tahoma" w:hAnsi="Tahoma" w:cs="Tahoma"/>
            <w:sz w:val="22"/>
            <w:szCs w:val="22"/>
            <w:rtl/>
          </w:rPr>
          <w:delText xml:space="preserve"> ופונקציה המוסיפה קשת לגרף:</w:delText>
        </w:r>
      </w:del>
    </w:p>
    <w:p w14:paraId="091A5AC8" w14:textId="0B77BC21" w:rsidR="00BD575D" w:rsidDel="001E27F4" w:rsidRDefault="00F31DDB">
      <w:pPr>
        <w:shd w:val="clear" w:color="auto" w:fill="FFC000" w:themeFill="accent4"/>
        <w:autoSpaceDE w:val="0"/>
        <w:autoSpaceDN w:val="0"/>
        <w:adjustRightInd w:val="0"/>
        <w:rPr>
          <w:del w:id="1237" w:author="רינת אביטל" w:date="2022-05-10T10:35:00Z"/>
          <w:rFonts w:ascii="Consolas" w:eastAsiaTheme="minorEastAsia" w:hAnsi="Consolas" w:cs="Consolas"/>
          <w:color w:val="000000"/>
          <w:sz w:val="19"/>
          <w:szCs w:val="19"/>
        </w:rPr>
      </w:pPr>
      <w:del w:id="1238"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class</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2B91AF"/>
            <w:sz w:val="19"/>
            <w:szCs w:val="19"/>
          </w:rPr>
          <w:delText>Graph</w:delText>
        </w:r>
      </w:del>
    </w:p>
    <w:p w14:paraId="53194F5F" w14:textId="39475A3D" w:rsidR="00BD575D" w:rsidDel="001E27F4" w:rsidRDefault="00F31DDB">
      <w:pPr>
        <w:shd w:val="clear" w:color="auto" w:fill="FFF2CC" w:themeFill="accent4" w:themeFillTint="33"/>
        <w:autoSpaceDE w:val="0"/>
        <w:autoSpaceDN w:val="0"/>
        <w:adjustRightInd w:val="0"/>
        <w:rPr>
          <w:del w:id="1239" w:author="רינת אביטל" w:date="2022-05-10T10:35:00Z"/>
          <w:rFonts w:ascii="Consolas" w:eastAsiaTheme="minorEastAsia" w:hAnsi="Consolas" w:cs="Consolas"/>
          <w:color w:val="000000"/>
          <w:sz w:val="19"/>
          <w:szCs w:val="19"/>
        </w:rPr>
      </w:pPr>
      <w:del w:id="1240" w:author="רינת אביטל" w:date="2022-05-10T10:35:00Z">
        <w:r w:rsidDel="001E27F4">
          <w:rPr>
            <w:rFonts w:ascii="Consolas" w:eastAsiaTheme="minorEastAsia" w:hAnsi="Consolas" w:cs="Consolas"/>
            <w:color w:val="000000"/>
            <w:sz w:val="19"/>
            <w:szCs w:val="19"/>
          </w:rPr>
          <w:delText xml:space="preserve">    {</w:delText>
        </w:r>
      </w:del>
    </w:p>
    <w:p w14:paraId="0D06C981" w14:textId="2237795E" w:rsidR="00BD575D" w:rsidDel="001E27F4" w:rsidRDefault="00F31DDB">
      <w:pPr>
        <w:shd w:val="clear" w:color="auto" w:fill="FFF2CC" w:themeFill="accent4" w:themeFillTint="33"/>
        <w:autoSpaceDE w:val="0"/>
        <w:autoSpaceDN w:val="0"/>
        <w:adjustRightInd w:val="0"/>
        <w:rPr>
          <w:del w:id="1241" w:author="רינת אביטל" w:date="2022-05-10T10:35:00Z"/>
          <w:rFonts w:ascii="Consolas" w:eastAsiaTheme="minorEastAsia" w:hAnsi="Consolas" w:cs="Consolas"/>
          <w:color w:val="000000"/>
          <w:sz w:val="19"/>
          <w:szCs w:val="19"/>
        </w:rPr>
      </w:pPr>
      <w:del w:id="1242"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v;</w:delText>
        </w:r>
      </w:del>
    </w:p>
    <w:p w14:paraId="586D131B" w14:textId="2F657185" w:rsidR="00BD575D" w:rsidDel="001E27F4" w:rsidRDefault="00F31DDB">
      <w:pPr>
        <w:shd w:val="clear" w:color="auto" w:fill="FFF2CC" w:themeFill="accent4" w:themeFillTint="33"/>
        <w:autoSpaceDE w:val="0"/>
        <w:autoSpaceDN w:val="0"/>
        <w:adjustRightInd w:val="0"/>
        <w:rPr>
          <w:del w:id="1243" w:author="רינת אביטל" w:date="2022-05-10T10:35:00Z"/>
          <w:rFonts w:ascii="Consolas" w:eastAsiaTheme="minorEastAsia" w:hAnsi="Consolas" w:cs="Consolas"/>
          <w:color w:val="000000"/>
          <w:sz w:val="19"/>
          <w:szCs w:val="19"/>
        </w:rPr>
      </w:pPr>
      <w:del w:id="1244"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AdjList[] array;</w:delText>
        </w:r>
      </w:del>
    </w:p>
    <w:p w14:paraId="6B82EA51" w14:textId="4E081B9C" w:rsidR="00BD575D" w:rsidDel="001E27F4" w:rsidRDefault="00F31DDB">
      <w:pPr>
        <w:shd w:val="clear" w:color="auto" w:fill="FFF2CC" w:themeFill="accent4" w:themeFillTint="33"/>
        <w:autoSpaceDE w:val="0"/>
        <w:autoSpaceDN w:val="0"/>
        <w:adjustRightInd w:val="0"/>
        <w:rPr>
          <w:del w:id="1245" w:author="רינת אביטל" w:date="2022-05-10T10:35:00Z"/>
          <w:rFonts w:ascii="Consolas" w:eastAsiaTheme="minorEastAsia" w:hAnsi="Consolas" w:cs="Consolas"/>
          <w:color w:val="000000"/>
          <w:sz w:val="19"/>
          <w:szCs w:val="19"/>
        </w:rPr>
      </w:pPr>
      <w:del w:id="1246"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Graph() { }</w:delText>
        </w:r>
      </w:del>
    </w:p>
    <w:p w14:paraId="18641AC4" w14:textId="77EDB955" w:rsidR="00BD575D" w:rsidDel="001E27F4" w:rsidRDefault="00F31DDB">
      <w:pPr>
        <w:shd w:val="clear" w:color="auto" w:fill="FFF2CC" w:themeFill="accent4" w:themeFillTint="33"/>
        <w:autoSpaceDE w:val="0"/>
        <w:autoSpaceDN w:val="0"/>
        <w:adjustRightInd w:val="0"/>
        <w:rPr>
          <w:del w:id="1247" w:author="רינת אביטל" w:date="2022-05-10T10:35:00Z"/>
          <w:rFonts w:ascii="Consolas" w:eastAsiaTheme="minorEastAsia" w:hAnsi="Consolas" w:cs="Consolas"/>
          <w:color w:val="000000"/>
          <w:sz w:val="19"/>
          <w:szCs w:val="19"/>
        </w:rPr>
      </w:pPr>
      <w:del w:id="1248"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 xml:space="preserve">// A utility function that creates a graph of V vertices </w:delText>
        </w:r>
      </w:del>
    </w:p>
    <w:p w14:paraId="53639610" w14:textId="0C731C63" w:rsidR="00BD575D" w:rsidDel="001E27F4" w:rsidRDefault="00F31DDB">
      <w:pPr>
        <w:shd w:val="clear" w:color="auto" w:fill="FFF2CC" w:themeFill="accent4" w:themeFillTint="33"/>
        <w:autoSpaceDE w:val="0"/>
        <w:autoSpaceDN w:val="0"/>
        <w:adjustRightInd w:val="0"/>
        <w:rPr>
          <w:del w:id="1249" w:author="רינת אביטל" w:date="2022-05-10T10:35:00Z"/>
          <w:rFonts w:ascii="Consolas" w:eastAsiaTheme="minorEastAsia" w:hAnsi="Consolas" w:cs="Consolas"/>
          <w:color w:val="000000"/>
          <w:sz w:val="19"/>
          <w:szCs w:val="19"/>
        </w:rPr>
      </w:pPr>
      <w:del w:id="1250"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Graph(</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v)</w:delText>
        </w:r>
      </w:del>
    </w:p>
    <w:p w14:paraId="2E80BAE1" w14:textId="32D486F4" w:rsidR="00BD575D" w:rsidDel="001E27F4" w:rsidRDefault="00F31DDB">
      <w:pPr>
        <w:shd w:val="clear" w:color="auto" w:fill="FFF2CC" w:themeFill="accent4" w:themeFillTint="33"/>
        <w:autoSpaceDE w:val="0"/>
        <w:autoSpaceDN w:val="0"/>
        <w:adjustRightInd w:val="0"/>
        <w:rPr>
          <w:del w:id="1251" w:author="רינת אביטל" w:date="2022-05-10T10:35:00Z"/>
          <w:rFonts w:ascii="Consolas" w:eastAsiaTheme="minorEastAsia" w:hAnsi="Consolas" w:cs="Consolas"/>
          <w:color w:val="000000"/>
          <w:sz w:val="19"/>
          <w:szCs w:val="19"/>
        </w:rPr>
      </w:pPr>
      <w:del w:id="1252" w:author="רינת אביטל" w:date="2022-05-10T10:35:00Z">
        <w:r w:rsidDel="001E27F4">
          <w:rPr>
            <w:rFonts w:ascii="Consolas" w:eastAsiaTheme="minorEastAsia" w:hAnsi="Consolas" w:cs="Consolas"/>
            <w:color w:val="000000"/>
            <w:sz w:val="19"/>
            <w:szCs w:val="19"/>
          </w:rPr>
          <w:delText xml:space="preserve">        {</w:delText>
        </w:r>
      </w:del>
    </w:p>
    <w:p w14:paraId="1B8E2621" w14:textId="1F450441" w:rsidR="00BD575D" w:rsidDel="001E27F4" w:rsidRDefault="00F31DDB">
      <w:pPr>
        <w:shd w:val="clear" w:color="auto" w:fill="FFF2CC" w:themeFill="accent4" w:themeFillTint="33"/>
        <w:autoSpaceDE w:val="0"/>
        <w:autoSpaceDN w:val="0"/>
        <w:adjustRightInd w:val="0"/>
        <w:rPr>
          <w:del w:id="1253" w:author="רינת אביטל" w:date="2022-05-10T10:35:00Z"/>
          <w:rFonts w:ascii="Consolas" w:eastAsiaTheme="minorEastAsia" w:hAnsi="Consolas" w:cs="Consolas"/>
          <w:color w:val="000000"/>
          <w:sz w:val="19"/>
          <w:szCs w:val="19"/>
        </w:rPr>
      </w:pPr>
      <w:del w:id="1254"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this</w:delText>
        </w:r>
        <w:r w:rsidDel="001E27F4">
          <w:rPr>
            <w:rFonts w:ascii="Consolas" w:eastAsiaTheme="minorEastAsia" w:hAnsi="Consolas" w:cs="Consolas"/>
            <w:color w:val="000000"/>
            <w:sz w:val="19"/>
            <w:szCs w:val="19"/>
          </w:rPr>
          <w:delText>.v = v;</w:delText>
        </w:r>
      </w:del>
    </w:p>
    <w:p w14:paraId="3759720B" w14:textId="018F08A5" w:rsidR="00BD575D" w:rsidDel="001E27F4" w:rsidRDefault="00F31DDB">
      <w:pPr>
        <w:shd w:val="clear" w:color="auto" w:fill="FFF2CC" w:themeFill="accent4" w:themeFillTint="33"/>
        <w:autoSpaceDE w:val="0"/>
        <w:autoSpaceDN w:val="0"/>
        <w:adjustRightInd w:val="0"/>
        <w:rPr>
          <w:del w:id="1255" w:author="רינת אביטל" w:date="2022-05-10T10:35:00Z"/>
          <w:rFonts w:ascii="Consolas" w:eastAsiaTheme="minorEastAsia" w:hAnsi="Consolas" w:cs="Consolas"/>
          <w:color w:val="000000"/>
          <w:sz w:val="19"/>
          <w:szCs w:val="19"/>
        </w:rPr>
      </w:pPr>
      <w:del w:id="1256"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 xml:space="preserve">// Create an array of adjacency lists.  Size of array will be V </w:delText>
        </w:r>
      </w:del>
    </w:p>
    <w:p w14:paraId="7D78D05B" w14:textId="1255CEAA" w:rsidR="00BD575D" w:rsidDel="001E27F4" w:rsidRDefault="00F31DDB">
      <w:pPr>
        <w:shd w:val="clear" w:color="auto" w:fill="FFF2CC" w:themeFill="accent4" w:themeFillTint="33"/>
        <w:autoSpaceDE w:val="0"/>
        <w:autoSpaceDN w:val="0"/>
        <w:adjustRightInd w:val="0"/>
        <w:rPr>
          <w:del w:id="1257" w:author="רינת אביטל" w:date="2022-05-10T10:35:00Z"/>
          <w:rFonts w:ascii="Consolas" w:eastAsiaTheme="minorEastAsia" w:hAnsi="Consolas" w:cs="Consolas"/>
          <w:color w:val="000000"/>
          <w:sz w:val="19"/>
          <w:szCs w:val="19"/>
        </w:rPr>
      </w:pPr>
      <w:del w:id="1258"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this</w:delText>
        </w:r>
        <w:r w:rsidDel="001E27F4">
          <w:rPr>
            <w:rFonts w:ascii="Consolas" w:eastAsiaTheme="minorEastAsia" w:hAnsi="Consolas" w:cs="Consolas"/>
            <w:color w:val="000000"/>
            <w:sz w:val="19"/>
            <w:szCs w:val="19"/>
          </w:rPr>
          <w:delText xml:space="preserve">.array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AdjList[v];</w:delText>
        </w:r>
      </w:del>
    </w:p>
    <w:p w14:paraId="1EDE3463" w14:textId="1E0677F4" w:rsidR="00BD575D" w:rsidDel="001E27F4" w:rsidRDefault="00F31DDB">
      <w:pPr>
        <w:shd w:val="clear" w:color="auto" w:fill="FFF2CC" w:themeFill="accent4" w:themeFillTint="33"/>
        <w:autoSpaceDE w:val="0"/>
        <w:autoSpaceDN w:val="0"/>
        <w:adjustRightInd w:val="0"/>
        <w:rPr>
          <w:del w:id="1259" w:author="רינת אביטל" w:date="2022-05-10T10:35:00Z"/>
          <w:rFonts w:ascii="Consolas" w:eastAsiaTheme="minorEastAsia" w:hAnsi="Consolas" w:cs="Consolas"/>
          <w:color w:val="000000"/>
          <w:sz w:val="19"/>
          <w:szCs w:val="19"/>
        </w:rPr>
      </w:pPr>
      <w:del w:id="1260"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 xml:space="preserve">// Initialize each adjacency list as empty by making head as NULL </w:delText>
        </w:r>
      </w:del>
    </w:p>
    <w:p w14:paraId="4D8C8139" w14:textId="4414B204" w:rsidR="00BD575D" w:rsidDel="001E27F4" w:rsidRDefault="00F31DDB">
      <w:pPr>
        <w:shd w:val="clear" w:color="auto" w:fill="FFF2CC" w:themeFill="accent4" w:themeFillTint="33"/>
        <w:autoSpaceDE w:val="0"/>
        <w:autoSpaceDN w:val="0"/>
        <w:adjustRightInd w:val="0"/>
        <w:rPr>
          <w:del w:id="1261" w:author="רינת אביטל" w:date="2022-05-10T10:35:00Z"/>
          <w:rFonts w:ascii="Consolas" w:eastAsiaTheme="minorEastAsia" w:hAnsi="Consolas" w:cs="Consolas"/>
          <w:color w:val="000000"/>
          <w:sz w:val="19"/>
          <w:szCs w:val="19"/>
        </w:rPr>
      </w:pPr>
      <w:del w:id="1262"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for</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i = 0; i &lt; v; ++i)</w:delText>
        </w:r>
      </w:del>
    </w:p>
    <w:p w14:paraId="22463795" w14:textId="1C7C8F1A" w:rsidR="00BD575D" w:rsidDel="001E27F4" w:rsidRDefault="00F31DDB">
      <w:pPr>
        <w:shd w:val="clear" w:color="auto" w:fill="FFF2CC" w:themeFill="accent4" w:themeFillTint="33"/>
        <w:autoSpaceDE w:val="0"/>
        <w:autoSpaceDN w:val="0"/>
        <w:adjustRightInd w:val="0"/>
        <w:rPr>
          <w:del w:id="1263" w:author="רינת אביטל" w:date="2022-05-10T10:35:00Z"/>
          <w:rFonts w:ascii="Consolas" w:eastAsiaTheme="minorEastAsia" w:hAnsi="Consolas" w:cs="Consolas"/>
          <w:color w:val="000000"/>
          <w:sz w:val="19"/>
          <w:szCs w:val="19"/>
        </w:rPr>
      </w:pPr>
      <w:del w:id="1264"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this</w:delText>
        </w:r>
        <w:r w:rsidDel="001E27F4">
          <w:rPr>
            <w:rFonts w:ascii="Consolas" w:eastAsiaTheme="minorEastAsia" w:hAnsi="Consolas" w:cs="Consolas"/>
            <w:color w:val="000000"/>
            <w:sz w:val="19"/>
            <w:szCs w:val="19"/>
          </w:rPr>
          <w:delText xml:space="preserve">.array[i]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AdjList() { head = </w:delText>
        </w:r>
        <w:r w:rsidDel="001E27F4">
          <w:rPr>
            <w:rFonts w:ascii="Consolas" w:eastAsiaTheme="minorEastAsia" w:hAnsi="Consolas" w:cs="Consolas"/>
            <w:color w:val="0000FF"/>
            <w:sz w:val="19"/>
            <w:szCs w:val="19"/>
          </w:rPr>
          <w:delText>null</w:delText>
        </w:r>
        <w:r w:rsidDel="001E27F4">
          <w:rPr>
            <w:rFonts w:ascii="Consolas" w:eastAsiaTheme="minorEastAsia" w:hAnsi="Consolas" w:cs="Consolas"/>
            <w:color w:val="000000"/>
            <w:sz w:val="19"/>
            <w:szCs w:val="19"/>
          </w:rPr>
          <w:delText xml:space="preserve"> };</w:delText>
        </w:r>
      </w:del>
    </w:p>
    <w:p w14:paraId="7ACF1ABA" w14:textId="6DD2A19E" w:rsidR="00BD575D" w:rsidDel="001E27F4" w:rsidRDefault="00F31DDB">
      <w:pPr>
        <w:shd w:val="clear" w:color="auto" w:fill="FFF2CC" w:themeFill="accent4" w:themeFillTint="33"/>
        <w:autoSpaceDE w:val="0"/>
        <w:autoSpaceDN w:val="0"/>
        <w:adjustRightInd w:val="0"/>
        <w:rPr>
          <w:del w:id="1265" w:author="רינת אביטל" w:date="2022-05-10T10:35:00Z"/>
          <w:rFonts w:ascii="Consolas" w:eastAsiaTheme="minorEastAsia" w:hAnsi="Consolas" w:cs="Consolas"/>
          <w:color w:val="000000"/>
          <w:sz w:val="19"/>
          <w:szCs w:val="19"/>
        </w:rPr>
      </w:pPr>
      <w:del w:id="1266" w:author="רינת אביטל" w:date="2022-05-10T10:35:00Z">
        <w:r w:rsidDel="001E27F4">
          <w:rPr>
            <w:rFonts w:ascii="Consolas" w:eastAsiaTheme="minorEastAsia" w:hAnsi="Consolas" w:cs="Consolas"/>
            <w:color w:val="000000"/>
            <w:sz w:val="19"/>
            <w:szCs w:val="19"/>
          </w:rPr>
          <w:delText xml:space="preserve">        }</w:delText>
        </w:r>
      </w:del>
    </w:p>
    <w:p w14:paraId="76415C56" w14:textId="448F26B4" w:rsidR="00BD575D" w:rsidDel="001E27F4" w:rsidRDefault="00BD575D">
      <w:pPr>
        <w:shd w:val="clear" w:color="auto" w:fill="FFF2CC" w:themeFill="accent4" w:themeFillTint="33"/>
        <w:autoSpaceDE w:val="0"/>
        <w:autoSpaceDN w:val="0"/>
        <w:adjustRightInd w:val="0"/>
        <w:rPr>
          <w:del w:id="1267" w:author="רינת אביטל" w:date="2022-05-10T10:35:00Z"/>
          <w:rFonts w:ascii="Consolas" w:eastAsiaTheme="minorEastAsia" w:hAnsi="Consolas" w:cs="Consolas"/>
          <w:color w:val="000000"/>
          <w:sz w:val="19"/>
          <w:szCs w:val="19"/>
        </w:rPr>
      </w:pPr>
    </w:p>
    <w:p w14:paraId="4480385E" w14:textId="7D607A05" w:rsidR="00BD575D" w:rsidDel="001E27F4" w:rsidRDefault="00F31DDB">
      <w:pPr>
        <w:shd w:val="clear" w:color="auto" w:fill="FFC000" w:themeFill="accent4"/>
        <w:autoSpaceDE w:val="0"/>
        <w:autoSpaceDN w:val="0"/>
        <w:adjustRightInd w:val="0"/>
        <w:rPr>
          <w:del w:id="1268" w:author="רינת אביטל" w:date="2022-05-10T10:35:00Z"/>
          <w:rFonts w:ascii="Consolas" w:eastAsiaTheme="minorEastAsia" w:hAnsi="Consolas" w:cs="Consolas"/>
          <w:color w:val="000000"/>
          <w:sz w:val="19"/>
          <w:szCs w:val="19"/>
        </w:rPr>
      </w:pPr>
      <w:del w:id="1269"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void</w:delText>
        </w:r>
        <w:r w:rsidDel="001E27F4">
          <w:rPr>
            <w:rFonts w:ascii="Consolas" w:eastAsiaTheme="minorEastAsia" w:hAnsi="Consolas" w:cs="Consolas"/>
            <w:color w:val="000000"/>
            <w:sz w:val="19"/>
            <w:szCs w:val="19"/>
          </w:rPr>
          <w:delText xml:space="preserve"> addEdge(</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src,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dest,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weight)</w:delText>
        </w:r>
      </w:del>
    </w:p>
    <w:p w14:paraId="05FF41FF" w14:textId="279DDB53" w:rsidR="00BD575D" w:rsidDel="001E27F4" w:rsidRDefault="00F31DDB">
      <w:pPr>
        <w:shd w:val="clear" w:color="auto" w:fill="FFF2CC" w:themeFill="accent4" w:themeFillTint="33"/>
        <w:autoSpaceDE w:val="0"/>
        <w:autoSpaceDN w:val="0"/>
        <w:adjustRightInd w:val="0"/>
        <w:rPr>
          <w:del w:id="1270" w:author="רינת אביטל" w:date="2022-05-10T10:35:00Z"/>
          <w:rFonts w:ascii="Consolas" w:eastAsiaTheme="minorEastAsia" w:hAnsi="Consolas" w:cs="Consolas"/>
          <w:color w:val="000000"/>
          <w:sz w:val="19"/>
          <w:szCs w:val="19"/>
        </w:rPr>
      </w:pPr>
      <w:del w:id="1271" w:author="רינת אביטל" w:date="2022-05-10T10:35:00Z">
        <w:r w:rsidDel="001E27F4">
          <w:rPr>
            <w:rFonts w:ascii="Consolas" w:eastAsiaTheme="minorEastAsia" w:hAnsi="Consolas" w:cs="Consolas"/>
            <w:color w:val="000000"/>
            <w:sz w:val="19"/>
            <w:szCs w:val="19"/>
          </w:rPr>
          <w:delText xml:space="preserve">        {</w:delText>
        </w:r>
      </w:del>
    </w:p>
    <w:p w14:paraId="2C9390EE" w14:textId="2EC9F4D3" w:rsidR="00BD575D" w:rsidDel="001E27F4" w:rsidRDefault="00F31DDB">
      <w:pPr>
        <w:shd w:val="clear" w:color="auto" w:fill="FFF2CC" w:themeFill="accent4" w:themeFillTint="33"/>
        <w:autoSpaceDE w:val="0"/>
        <w:autoSpaceDN w:val="0"/>
        <w:adjustRightInd w:val="0"/>
        <w:rPr>
          <w:del w:id="1272" w:author="רינת אביטל" w:date="2022-05-10T10:35:00Z"/>
          <w:rFonts w:ascii="Consolas" w:eastAsiaTheme="minorEastAsia" w:hAnsi="Consolas" w:cs="Consolas"/>
          <w:color w:val="000000"/>
          <w:sz w:val="19"/>
          <w:szCs w:val="19"/>
        </w:rPr>
      </w:pPr>
      <w:del w:id="1273"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 xml:space="preserve">// Add an edge from src to dest.  A new node is added to the adjacency </w:delText>
        </w:r>
      </w:del>
    </w:p>
    <w:p w14:paraId="342BC444" w14:textId="39971847" w:rsidR="00BD575D" w:rsidDel="001E27F4" w:rsidRDefault="00F31DDB">
      <w:pPr>
        <w:shd w:val="clear" w:color="auto" w:fill="FFF2CC" w:themeFill="accent4" w:themeFillTint="33"/>
        <w:autoSpaceDE w:val="0"/>
        <w:autoSpaceDN w:val="0"/>
        <w:adjustRightInd w:val="0"/>
        <w:rPr>
          <w:del w:id="1274" w:author="רינת אביטל" w:date="2022-05-10T10:35:00Z"/>
          <w:rFonts w:ascii="Consolas" w:eastAsiaTheme="minorEastAsia" w:hAnsi="Consolas" w:cs="Consolas"/>
          <w:color w:val="000000"/>
          <w:sz w:val="19"/>
          <w:szCs w:val="19"/>
        </w:rPr>
      </w:pPr>
      <w:del w:id="1275"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 xml:space="preserve">// list of src.  The node is added at the beginning </w:delText>
        </w:r>
      </w:del>
    </w:p>
    <w:p w14:paraId="0E153B53" w14:textId="5457026B" w:rsidR="00BD575D" w:rsidDel="001E27F4" w:rsidRDefault="00F31DDB">
      <w:pPr>
        <w:shd w:val="clear" w:color="auto" w:fill="FFF2CC" w:themeFill="accent4" w:themeFillTint="33"/>
        <w:autoSpaceDE w:val="0"/>
        <w:autoSpaceDN w:val="0"/>
        <w:adjustRightInd w:val="0"/>
        <w:rPr>
          <w:del w:id="1276" w:author="רינת אביטל" w:date="2022-05-10T10:35:00Z"/>
          <w:rFonts w:ascii="Consolas" w:eastAsiaTheme="minorEastAsia" w:hAnsi="Consolas" w:cs="Consolas"/>
          <w:color w:val="000000"/>
          <w:sz w:val="19"/>
          <w:szCs w:val="19"/>
        </w:rPr>
      </w:pPr>
      <w:del w:id="1277" w:author="רינת אביטל" w:date="2022-05-10T10:35:00Z">
        <w:r w:rsidDel="001E27F4">
          <w:rPr>
            <w:rFonts w:ascii="Consolas" w:eastAsiaTheme="minorEastAsia" w:hAnsi="Consolas" w:cs="Consolas"/>
            <w:color w:val="000000"/>
            <w:sz w:val="19"/>
            <w:szCs w:val="19"/>
          </w:rPr>
          <w:delText xml:space="preserve">            AdjListNode newNode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AdjListNode(dest, weight);</w:delText>
        </w:r>
      </w:del>
    </w:p>
    <w:p w14:paraId="5F9191BA" w14:textId="3AEF77E9" w:rsidR="00BD575D" w:rsidDel="001E27F4" w:rsidRDefault="00F31DDB">
      <w:pPr>
        <w:shd w:val="clear" w:color="auto" w:fill="FFF2CC" w:themeFill="accent4" w:themeFillTint="33"/>
        <w:autoSpaceDE w:val="0"/>
        <w:autoSpaceDN w:val="0"/>
        <w:adjustRightInd w:val="0"/>
        <w:rPr>
          <w:del w:id="1278" w:author="רינת אביטל" w:date="2022-05-10T10:35:00Z"/>
          <w:rFonts w:ascii="Consolas" w:eastAsiaTheme="minorEastAsia" w:hAnsi="Consolas" w:cs="Consolas"/>
          <w:color w:val="000000"/>
          <w:sz w:val="19"/>
          <w:szCs w:val="19"/>
        </w:rPr>
      </w:pPr>
      <w:del w:id="1279" w:author="רינת אביטל" w:date="2022-05-10T10:35:00Z">
        <w:r w:rsidDel="001E27F4">
          <w:rPr>
            <w:rFonts w:ascii="Consolas" w:eastAsiaTheme="minorEastAsia" w:hAnsi="Consolas" w:cs="Consolas"/>
            <w:color w:val="000000"/>
            <w:sz w:val="19"/>
            <w:szCs w:val="19"/>
          </w:rPr>
          <w:delText xml:space="preserve">            newNode.next = </w:delText>
        </w:r>
        <w:r w:rsidDel="001E27F4">
          <w:rPr>
            <w:rFonts w:ascii="Consolas" w:eastAsiaTheme="minorEastAsia" w:hAnsi="Consolas" w:cs="Consolas"/>
            <w:color w:val="0000FF"/>
            <w:sz w:val="19"/>
            <w:szCs w:val="19"/>
          </w:rPr>
          <w:delText>this</w:delText>
        </w:r>
        <w:r w:rsidDel="001E27F4">
          <w:rPr>
            <w:rFonts w:ascii="Consolas" w:eastAsiaTheme="minorEastAsia" w:hAnsi="Consolas" w:cs="Consolas"/>
            <w:color w:val="000000"/>
            <w:sz w:val="19"/>
            <w:szCs w:val="19"/>
          </w:rPr>
          <w:delText>.array[src].head;</w:delText>
        </w:r>
      </w:del>
    </w:p>
    <w:p w14:paraId="6E907DB6" w14:textId="73B263A3" w:rsidR="00BD575D" w:rsidDel="001E27F4" w:rsidRDefault="00F31DDB">
      <w:pPr>
        <w:shd w:val="clear" w:color="auto" w:fill="FFF2CC" w:themeFill="accent4" w:themeFillTint="33"/>
        <w:autoSpaceDE w:val="0"/>
        <w:autoSpaceDN w:val="0"/>
        <w:adjustRightInd w:val="0"/>
        <w:rPr>
          <w:del w:id="1280" w:author="רינת אביטל" w:date="2022-05-10T10:35:00Z"/>
          <w:rFonts w:ascii="Consolas" w:eastAsiaTheme="minorEastAsia" w:hAnsi="Consolas" w:cs="Consolas"/>
          <w:color w:val="000000"/>
          <w:sz w:val="19"/>
          <w:szCs w:val="19"/>
        </w:rPr>
      </w:pPr>
      <w:del w:id="1281"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this</w:delText>
        </w:r>
        <w:r w:rsidDel="001E27F4">
          <w:rPr>
            <w:rFonts w:ascii="Consolas" w:eastAsiaTheme="minorEastAsia" w:hAnsi="Consolas" w:cs="Consolas"/>
            <w:color w:val="000000"/>
            <w:sz w:val="19"/>
            <w:szCs w:val="19"/>
          </w:rPr>
          <w:delText>.array[src].head = newNode;</w:delText>
        </w:r>
      </w:del>
    </w:p>
    <w:p w14:paraId="38339399" w14:textId="1DA565FE" w:rsidR="00BD575D" w:rsidDel="001E27F4" w:rsidRDefault="00BD575D">
      <w:pPr>
        <w:shd w:val="clear" w:color="auto" w:fill="FFF2CC" w:themeFill="accent4" w:themeFillTint="33"/>
        <w:autoSpaceDE w:val="0"/>
        <w:autoSpaceDN w:val="0"/>
        <w:adjustRightInd w:val="0"/>
        <w:rPr>
          <w:del w:id="1282" w:author="רינת אביטל" w:date="2022-05-10T10:35:00Z"/>
          <w:rFonts w:ascii="Consolas" w:eastAsiaTheme="minorEastAsia" w:hAnsi="Consolas" w:cs="Consolas"/>
          <w:color w:val="000000"/>
          <w:sz w:val="19"/>
          <w:szCs w:val="19"/>
        </w:rPr>
      </w:pPr>
    </w:p>
    <w:p w14:paraId="2DB21E63" w14:textId="35D9C18B" w:rsidR="00BD575D" w:rsidDel="001E27F4" w:rsidRDefault="00F31DDB">
      <w:pPr>
        <w:shd w:val="clear" w:color="auto" w:fill="FFF2CC" w:themeFill="accent4" w:themeFillTint="33"/>
        <w:autoSpaceDE w:val="0"/>
        <w:autoSpaceDN w:val="0"/>
        <w:adjustRightInd w:val="0"/>
        <w:rPr>
          <w:del w:id="1283" w:author="רינת אביטל" w:date="2022-05-10T10:35:00Z"/>
          <w:rFonts w:ascii="Consolas" w:eastAsiaTheme="minorEastAsia" w:hAnsi="Consolas" w:cs="Consolas"/>
          <w:color w:val="000000"/>
          <w:sz w:val="19"/>
          <w:szCs w:val="19"/>
        </w:rPr>
      </w:pPr>
      <w:del w:id="1284"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 xml:space="preserve">// Since graph is undirected, add an edge from dest to src also </w:delText>
        </w:r>
      </w:del>
    </w:p>
    <w:p w14:paraId="25449295" w14:textId="0E67934A" w:rsidR="00BD575D" w:rsidDel="001E27F4" w:rsidRDefault="00F31DDB">
      <w:pPr>
        <w:shd w:val="clear" w:color="auto" w:fill="FFF2CC" w:themeFill="accent4" w:themeFillTint="33"/>
        <w:autoSpaceDE w:val="0"/>
        <w:autoSpaceDN w:val="0"/>
        <w:adjustRightInd w:val="0"/>
        <w:rPr>
          <w:del w:id="1285" w:author="רינת אביטל" w:date="2022-05-10T10:35:00Z"/>
          <w:rFonts w:ascii="Consolas" w:eastAsiaTheme="minorEastAsia" w:hAnsi="Consolas" w:cs="Consolas"/>
          <w:color w:val="000000"/>
          <w:sz w:val="19"/>
          <w:szCs w:val="19"/>
        </w:rPr>
      </w:pPr>
      <w:del w:id="1286" w:author="רינת אביטל" w:date="2022-05-10T10:35:00Z">
        <w:r w:rsidDel="001E27F4">
          <w:rPr>
            <w:rFonts w:ascii="Consolas" w:eastAsiaTheme="minorEastAsia" w:hAnsi="Consolas" w:cs="Consolas"/>
            <w:color w:val="000000"/>
            <w:sz w:val="19"/>
            <w:szCs w:val="19"/>
          </w:rPr>
          <w:delText xml:space="preserve">            newNode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AdjListNode(src, weight);</w:delText>
        </w:r>
      </w:del>
    </w:p>
    <w:p w14:paraId="52B83711" w14:textId="466E50CB" w:rsidR="00BD575D" w:rsidDel="001E27F4" w:rsidRDefault="00F31DDB">
      <w:pPr>
        <w:shd w:val="clear" w:color="auto" w:fill="FFF2CC" w:themeFill="accent4" w:themeFillTint="33"/>
        <w:autoSpaceDE w:val="0"/>
        <w:autoSpaceDN w:val="0"/>
        <w:adjustRightInd w:val="0"/>
        <w:rPr>
          <w:del w:id="1287" w:author="רינת אביטל" w:date="2022-05-10T10:35:00Z"/>
          <w:rFonts w:ascii="Consolas" w:eastAsiaTheme="minorEastAsia" w:hAnsi="Consolas" w:cs="Consolas"/>
          <w:color w:val="000000"/>
          <w:sz w:val="19"/>
          <w:szCs w:val="19"/>
        </w:rPr>
      </w:pPr>
      <w:del w:id="1288" w:author="רינת אביטל" w:date="2022-05-10T10:35:00Z">
        <w:r w:rsidDel="001E27F4">
          <w:rPr>
            <w:rFonts w:ascii="Consolas" w:eastAsiaTheme="minorEastAsia" w:hAnsi="Consolas" w:cs="Consolas"/>
            <w:color w:val="000000"/>
            <w:sz w:val="19"/>
            <w:szCs w:val="19"/>
          </w:rPr>
          <w:delText xml:space="preserve">            newNode.next = </w:delText>
        </w:r>
        <w:r w:rsidDel="001E27F4">
          <w:rPr>
            <w:rFonts w:ascii="Consolas" w:eastAsiaTheme="minorEastAsia" w:hAnsi="Consolas" w:cs="Consolas"/>
            <w:color w:val="0000FF"/>
            <w:sz w:val="19"/>
            <w:szCs w:val="19"/>
          </w:rPr>
          <w:delText>this</w:delText>
        </w:r>
        <w:r w:rsidDel="001E27F4">
          <w:rPr>
            <w:rFonts w:ascii="Consolas" w:eastAsiaTheme="minorEastAsia" w:hAnsi="Consolas" w:cs="Consolas"/>
            <w:color w:val="000000"/>
            <w:sz w:val="19"/>
            <w:szCs w:val="19"/>
          </w:rPr>
          <w:delText>.array[dest].head;</w:delText>
        </w:r>
      </w:del>
    </w:p>
    <w:p w14:paraId="00257852" w14:textId="33DA937E" w:rsidR="00BD575D" w:rsidDel="001E27F4" w:rsidRDefault="00F31DDB">
      <w:pPr>
        <w:shd w:val="clear" w:color="auto" w:fill="FFF2CC" w:themeFill="accent4" w:themeFillTint="33"/>
        <w:autoSpaceDE w:val="0"/>
        <w:autoSpaceDN w:val="0"/>
        <w:adjustRightInd w:val="0"/>
        <w:rPr>
          <w:del w:id="1289" w:author="רינת אביטל" w:date="2022-05-10T10:35:00Z"/>
          <w:rFonts w:ascii="Consolas" w:eastAsiaTheme="minorEastAsia" w:hAnsi="Consolas" w:cs="Consolas"/>
          <w:color w:val="000000"/>
          <w:sz w:val="19"/>
          <w:szCs w:val="19"/>
        </w:rPr>
      </w:pPr>
      <w:del w:id="1290"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this</w:delText>
        </w:r>
        <w:r w:rsidDel="001E27F4">
          <w:rPr>
            <w:rFonts w:ascii="Consolas" w:eastAsiaTheme="minorEastAsia" w:hAnsi="Consolas" w:cs="Consolas"/>
            <w:color w:val="000000"/>
            <w:sz w:val="19"/>
            <w:szCs w:val="19"/>
          </w:rPr>
          <w:delText>.array[dest].head = newNode;</w:delText>
        </w:r>
      </w:del>
    </w:p>
    <w:p w14:paraId="38859FE8" w14:textId="6ED0C459" w:rsidR="00BD575D" w:rsidDel="001E27F4" w:rsidRDefault="00F31DDB">
      <w:pPr>
        <w:shd w:val="clear" w:color="auto" w:fill="FFF2CC" w:themeFill="accent4" w:themeFillTint="33"/>
        <w:autoSpaceDE w:val="0"/>
        <w:autoSpaceDN w:val="0"/>
        <w:adjustRightInd w:val="0"/>
        <w:rPr>
          <w:del w:id="1291" w:author="רינת אביטל" w:date="2022-05-10T10:35:00Z"/>
          <w:rFonts w:ascii="Consolas" w:eastAsiaTheme="minorEastAsia" w:hAnsi="Consolas" w:cs="Consolas"/>
          <w:color w:val="000000"/>
          <w:sz w:val="19"/>
          <w:szCs w:val="19"/>
        </w:rPr>
      </w:pPr>
      <w:del w:id="1292" w:author="רינת אביטל" w:date="2022-05-10T10:35:00Z">
        <w:r w:rsidDel="001E27F4">
          <w:rPr>
            <w:rFonts w:ascii="Consolas" w:eastAsiaTheme="minorEastAsia" w:hAnsi="Consolas" w:cs="Consolas"/>
            <w:color w:val="000000"/>
            <w:sz w:val="19"/>
            <w:szCs w:val="19"/>
          </w:rPr>
          <w:delText xml:space="preserve">        }</w:delText>
        </w:r>
      </w:del>
    </w:p>
    <w:p w14:paraId="79545102" w14:textId="3B73572D" w:rsidR="00BD575D" w:rsidDel="001E27F4" w:rsidRDefault="00F31DDB">
      <w:pPr>
        <w:shd w:val="clear" w:color="auto" w:fill="FFF2CC" w:themeFill="accent4" w:themeFillTint="33"/>
        <w:bidi/>
        <w:spacing w:after="240" w:line="360" w:lineRule="auto"/>
        <w:jc w:val="right"/>
        <w:rPr>
          <w:del w:id="1293" w:author="רינת אביטל" w:date="2022-05-10T10:35:00Z"/>
          <w:rFonts w:ascii="Consolas" w:eastAsiaTheme="minorEastAsia" w:hAnsi="Consolas" w:cs="Consolas"/>
          <w:color w:val="000000"/>
          <w:sz w:val="19"/>
          <w:szCs w:val="19"/>
        </w:rPr>
      </w:pPr>
      <w:del w:id="1294" w:author="רינת אביטל" w:date="2022-05-10T10:35:00Z">
        <w:r w:rsidDel="001E27F4">
          <w:rPr>
            <w:rFonts w:ascii="Consolas" w:eastAsiaTheme="minorEastAsia" w:hAnsi="Consolas" w:cs="Consolas"/>
            <w:color w:val="000000"/>
            <w:sz w:val="19"/>
            <w:szCs w:val="19"/>
          </w:rPr>
          <w:delText xml:space="preserve">    }</w:delText>
        </w:r>
      </w:del>
    </w:p>
    <w:p w14:paraId="32B4BE20" w14:textId="013A71C1" w:rsidR="00BD575D" w:rsidDel="001E27F4" w:rsidRDefault="00F31DDB">
      <w:pPr>
        <w:shd w:val="clear" w:color="auto" w:fill="FFF2CC" w:themeFill="accent4" w:themeFillTint="33"/>
        <w:autoSpaceDE w:val="0"/>
        <w:autoSpaceDN w:val="0"/>
        <w:adjustRightInd w:val="0"/>
        <w:rPr>
          <w:del w:id="1295" w:author="רינת אביטל" w:date="2022-05-10T10:35:00Z"/>
          <w:rFonts w:ascii="Consolas" w:eastAsiaTheme="minorEastAsia" w:hAnsi="Consolas" w:cs="Consolas"/>
          <w:color w:val="0000FF"/>
          <w:sz w:val="19"/>
          <w:szCs w:val="19"/>
        </w:rPr>
      </w:pPr>
      <w:del w:id="1296"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 A ure to represent an adjacency list</w:delText>
        </w:r>
        <w:r w:rsidDel="001E27F4">
          <w:rPr>
            <w:rFonts w:ascii="Consolas" w:eastAsiaTheme="minorEastAsia" w:hAnsi="Consolas" w:cs="Consolas"/>
            <w:color w:val="000000"/>
            <w:sz w:val="19"/>
            <w:szCs w:val="19"/>
          </w:rPr>
          <w:delText xml:space="preserve"> </w:delText>
        </w:r>
      </w:del>
    </w:p>
    <w:p w14:paraId="5AEEA9F7" w14:textId="79E91EA4" w:rsidR="00BD575D" w:rsidDel="001E27F4" w:rsidRDefault="00F31DDB">
      <w:pPr>
        <w:shd w:val="clear" w:color="auto" w:fill="FFC000" w:themeFill="accent4"/>
        <w:autoSpaceDE w:val="0"/>
        <w:autoSpaceDN w:val="0"/>
        <w:adjustRightInd w:val="0"/>
        <w:rPr>
          <w:del w:id="1297" w:author="רינת אביטל" w:date="2022-05-10T10:35:00Z"/>
          <w:rFonts w:ascii="Consolas" w:eastAsiaTheme="minorEastAsia" w:hAnsi="Consolas" w:cs="Consolas"/>
          <w:color w:val="000000"/>
          <w:sz w:val="19"/>
          <w:szCs w:val="19"/>
        </w:rPr>
      </w:pPr>
      <w:del w:id="1298" w:author="רינת אביטל" w:date="2022-05-10T10:35:00Z">
        <w:r w:rsidDel="001E27F4">
          <w:rPr>
            <w:rFonts w:ascii="Consolas" w:eastAsiaTheme="minorEastAsia" w:hAnsi="Consolas" w:cs="Consolas"/>
            <w:color w:val="0000FF"/>
            <w:sz w:val="19"/>
            <w:szCs w:val="19"/>
            <w:shd w:val="clear" w:color="auto" w:fill="FFC000" w:themeFill="accent4"/>
          </w:rPr>
          <w:delText>public</w:delText>
        </w:r>
        <w:r w:rsidDel="001E27F4">
          <w:rPr>
            <w:rFonts w:ascii="Consolas" w:eastAsiaTheme="minorEastAsia" w:hAnsi="Consolas" w:cs="Consolas"/>
            <w:color w:val="000000"/>
            <w:sz w:val="19"/>
            <w:szCs w:val="19"/>
            <w:shd w:val="clear" w:color="auto" w:fill="FFC000" w:themeFill="accent4"/>
          </w:rPr>
          <w:delText xml:space="preserve"> </w:delText>
        </w:r>
        <w:r w:rsidDel="001E27F4">
          <w:rPr>
            <w:rFonts w:ascii="Consolas" w:eastAsiaTheme="minorEastAsia" w:hAnsi="Consolas" w:cs="Consolas"/>
            <w:color w:val="0000FF"/>
            <w:sz w:val="19"/>
            <w:szCs w:val="19"/>
            <w:shd w:val="clear" w:color="auto" w:fill="FFC000" w:themeFill="accent4"/>
          </w:rPr>
          <w:delText>class</w:delText>
        </w:r>
        <w:r w:rsidDel="001E27F4">
          <w:rPr>
            <w:rFonts w:ascii="Consolas" w:eastAsiaTheme="minorEastAsia" w:hAnsi="Consolas" w:cs="Consolas"/>
            <w:color w:val="000000"/>
            <w:sz w:val="19"/>
            <w:szCs w:val="19"/>
            <w:shd w:val="clear" w:color="auto" w:fill="FFC000" w:themeFill="accent4"/>
          </w:rPr>
          <w:delText xml:space="preserve"> </w:delText>
        </w:r>
        <w:r w:rsidDel="001E27F4">
          <w:rPr>
            <w:rFonts w:ascii="Consolas" w:eastAsiaTheme="minorEastAsia" w:hAnsi="Consolas" w:cs="Consolas"/>
            <w:color w:val="2B91AF"/>
            <w:sz w:val="19"/>
            <w:szCs w:val="19"/>
            <w:shd w:val="clear" w:color="auto" w:fill="FFC000" w:themeFill="accent4"/>
          </w:rPr>
          <w:delText>AdjList</w:delText>
        </w:r>
      </w:del>
    </w:p>
    <w:p w14:paraId="10FB487E" w14:textId="40E8BE5E" w:rsidR="00BD575D" w:rsidDel="001E27F4" w:rsidRDefault="00F31DDB">
      <w:pPr>
        <w:shd w:val="clear" w:color="auto" w:fill="FFF2CC" w:themeFill="accent4" w:themeFillTint="33"/>
        <w:autoSpaceDE w:val="0"/>
        <w:autoSpaceDN w:val="0"/>
        <w:adjustRightInd w:val="0"/>
        <w:rPr>
          <w:del w:id="1299" w:author="רינת אביטל" w:date="2022-05-10T10:35:00Z"/>
          <w:rFonts w:ascii="Consolas" w:eastAsiaTheme="minorEastAsia" w:hAnsi="Consolas" w:cs="Consolas"/>
          <w:color w:val="000000"/>
          <w:sz w:val="19"/>
          <w:szCs w:val="19"/>
        </w:rPr>
      </w:pPr>
      <w:del w:id="1300" w:author="רינת אביטל" w:date="2022-05-10T10:35:00Z">
        <w:r w:rsidDel="001E27F4">
          <w:rPr>
            <w:rFonts w:ascii="Consolas" w:eastAsiaTheme="minorEastAsia" w:hAnsi="Consolas" w:cs="Consolas"/>
            <w:color w:val="000000"/>
            <w:sz w:val="19"/>
            <w:szCs w:val="19"/>
          </w:rPr>
          <w:delText xml:space="preserve">    {</w:delText>
        </w:r>
      </w:del>
    </w:p>
    <w:p w14:paraId="1318C27F" w14:textId="1EE9A807" w:rsidR="00BD575D" w:rsidDel="001E27F4" w:rsidRDefault="00F31DDB">
      <w:pPr>
        <w:shd w:val="clear" w:color="auto" w:fill="FFF2CC" w:themeFill="accent4" w:themeFillTint="33"/>
        <w:autoSpaceDE w:val="0"/>
        <w:autoSpaceDN w:val="0"/>
        <w:adjustRightInd w:val="0"/>
        <w:rPr>
          <w:del w:id="1301" w:author="רינת אביטל" w:date="2022-05-10T10:35:00Z"/>
          <w:rFonts w:ascii="Consolas" w:eastAsiaTheme="minorEastAsia" w:hAnsi="Consolas" w:cs="Consolas"/>
          <w:color w:val="000000"/>
          <w:sz w:val="19"/>
          <w:szCs w:val="19"/>
        </w:rPr>
      </w:pPr>
      <w:del w:id="1302"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 xml:space="preserve">// pointer to head node of list </w:delText>
        </w:r>
      </w:del>
    </w:p>
    <w:p w14:paraId="37EA48DF" w14:textId="75FD6370" w:rsidR="00BD575D" w:rsidDel="001E27F4" w:rsidRDefault="00F31DDB">
      <w:pPr>
        <w:shd w:val="clear" w:color="auto" w:fill="FFF2CC" w:themeFill="accent4" w:themeFillTint="33"/>
        <w:autoSpaceDE w:val="0"/>
        <w:autoSpaceDN w:val="0"/>
        <w:adjustRightInd w:val="0"/>
        <w:rPr>
          <w:del w:id="1303" w:author="רינת אביטל" w:date="2022-05-10T10:35:00Z"/>
          <w:rFonts w:ascii="Consolas" w:eastAsiaTheme="minorEastAsia" w:hAnsi="Consolas" w:cs="Consolas"/>
          <w:color w:val="000000"/>
          <w:sz w:val="19"/>
          <w:szCs w:val="19"/>
        </w:rPr>
      </w:pPr>
      <w:del w:id="1304"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AdjListNode head { </w:delText>
        </w:r>
        <w:r w:rsidDel="001E27F4">
          <w:rPr>
            <w:rFonts w:ascii="Consolas" w:eastAsiaTheme="minorEastAsia" w:hAnsi="Consolas" w:cs="Consolas"/>
            <w:color w:val="0000FF"/>
            <w:sz w:val="19"/>
            <w:szCs w:val="19"/>
          </w:rPr>
          <w:delText>get</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set</w:delText>
        </w:r>
        <w:r w:rsidDel="001E27F4">
          <w:rPr>
            <w:rFonts w:ascii="Consolas" w:eastAsiaTheme="minorEastAsia" w:hAnsi="Consolas" w:cs="Consolas"/>
            <w:color w:val="000000"/>
            <w:sz w:val="19"/>
            <w:szCs w:val="19"/>
          </w:rPr>
          <w:delText>; }</w:delText>
        </w:r>
      </w:del>
    </w:p>
    <w:p w14:paraId="31FA5879" w14:textId="1CC44A82" w:rsidR="00BD575D" w:rsidDel="001E27F4" w:rsidRDefault="00F31DDB">
      <w:pPr>
        <w:shd w:val="clear" w:color="auto" w:fill="FFF2CC" w:themeFill="accent4" w:themeFillTint="33"/>
        <w:autoSpaceDE w:val="0"/>
        <w:autoSpaceDN w:val="0"/>
        <w:adjustRightInd w:val="0"/>
        <w:rPr>
          <w:del w:id="1305" w:author="רינת אביטל" w:date="2022-05-10T10:35:00Z"/>
          <w:rFonts w:ascii="Consolas" w:eastAsiaTheme="minorEastAsia" w:hAnsi="Consolas" w:cs="Consolas"/>
          <w:color w:val="000000"/>
          <w:sz w:val="19"/>
          <w:szCs w:val="19"/>
        </w:rPr>
      </w:pPr>
      <w:del w:id="1306"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AdjList() { }</w:delText>
        </w:r>
      </w:del>
    </w:p>
    <w:p w14:paraId="6C20DC0B" w14:textId="13A9095C" w:rsidR="00BD575D" w:rsidDel="001E27F4" w:rsidRDefault="00F31DDB">
      <w:pPr>
        <w:shd w:val="clear" w:color="auto" w:fill="FFF2CC" w:themeFill="accent4" w:themeFillTint="33"/>
        <w:autoSpaceDE w:val="0"/>
        <w:autoSpaceDN w:val="0"/>
        <w:adjustRightInd w:val="0"/>
        <w:rPr>
          <w:del w:id="1307" w:author="רינת אביטל" w:date="2022-05-10T10:35:00Z"/>
          <w:rFonts w:ascii="Consolas" w:eastAsiaTheme="minorEastAsia" w:hAnsi="Consolas" w:cs="Consolas"/>
          <w:color w:val="000000"/>
          <w:sz w:val="19"/>
          <w:szCs w:val="19"/>
        </w:rPr>
      </w:pPr>
      <w:del w:id="1308"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SetHead() { head = </w:delText>
        </w:r>
        <w:r w:rsidDel="001E27F4">
          <w:rPr>
            <w:rFonts w:ascii="Consolas" w:eastAsiaTheme="minorEastAsia" w:hAnsi="Consolas" w:cs="Consolas"/>
            <w:color w:val="0000FF"/>
            <w:sz w:val="19"/>
            <w:szCs w:val="19"/>
          </w:rPr>
          <w:delText>null</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return</w:delText>
        </w:r>
        <w:r w:rsidDel="001E27F4">
          <w:rPr>
            <w:rFonts w:ascii="Consolas" w:eastAsiaTheme="minorEastAsia" w:hAnsi="Consolas" w:cs="Consolas"/>
            <w:color w:val="000000"/>
            <w:sz w:val="19"/>
            <w:szCs w:val="19"/>
          </w:rPr>
          <w:delText xml:space="preserve"> 1; }</w:delText>
        </w:r>
      </w:del>
    </w:p>
    <w:p w14:paraId="43A673C7" w14:textId="589E37AB" w:rsidR="00BD575D" w:rsidDel="001E27F4" w:rsidRDefault="00F31DDB">
      <w:pPr>
        <w:shd w:val="clear" w:color="auto" w:fill="FFF2CC" w:themeFill="accent4" w:themeFillTint="33"/>
        <w:bidi/>
        <w:spacing w:after="240" w:line="360" w:lineRule="auto"/>
        <w:jc w:val="right"/>
        <w:rPr>
          <w:del w:id="1309" w:author="רינת אביטל" w:date="2022-05-10T10:35:00Z"/>
          <w:rFonts w:ascii="Consolas" w:eastAsiaTheme="minorEastAsia" w:hAnsi="Consolas" w:cs="Consolas"/>
          <w:color w:val="000000"/>
          <w:sz w:val="19"/>
          <w:szCs w:val="19"/>
        </w:rPr>
      </w:pPr>
      <w:del w:id="1310" w:author="רינת אביטל" w:date="2022-05-10T10:35:00Z">
        <w:r w:rsidDel="001E27F4">
          <w:rPr>
            <w:rFonts w:ascii="Consolas" w:eastAsiaTheme="minorEastAsia" w:hAnsi="Consolas" w:cs="Consolas"/>
            <w:color w:val="000000"/>
            <w:sz w:val="19"/>
            <w:szCs w:val="19"/>
          </w:rPr>
          <w:delText xml:space="preserve">    }</w:delText>
        </w:r>
      </w:del>
    </w:p>
    <w:p w14:paraId="63B474C7" w14:textId="7592CD29" w:rsidR="00BD575D" w:rsidDel="001E27F4" w:rsidRDefault="00F31DDB">
      <w:pPr>
        <w:shd w:val="clear" w:color="auto" w:fill="FFC000" w:themeFill="accent4"/>
        <w:autoSpaceDE w:val="0"/>
        <w:autoSpaceDN w:val="0"/>
        <w:adjustRightInd w:val="0"/>
        <w:rPr>
          <w:del w:id="1311" w:author="רינת אביטל" w:date="2022-05-10T10:35:00Z"/>
          <w:rFonts w:ascii="Consolas" w:eastAsiaTheme="minorEastAsia" w:hAnsi="Consolas" w:cs="Consolas"/>
          <w:color w:val="000000"/>
          <w:sz w:val="19"/>
          <w:szCs w:val="19"/>
        </w:rPr>
      </w:pPr>
      <w:del w:id="1312"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class</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2B91AF"/>
            <w:sz w:val="19"/>
            <w:szCs w:val="19"/>
          </w:rPr>
          <w:delText>AdjListNode</w:delText>
        </w:r>
      </w:del>
    </w:p>
    <w:p w14:paraId="1CF0EE2E" w14:textId="69A99EA9" w:rsidR="00BD575D" w:rsidDel="001E27F4" w:rsidRDefault="00F31DDB">
      <w:pPr>
        <w:shd w:val="clear" w:color="auto" w:fill="FFF2CC" w:themeFill="accent4" w:themeFillTint="33"/>
        <w:autoSpaceDE w:val="0"/>
        <w:autoSpaceDN w:val="0"/>
        <w:adjustRightInd w:val="0"/>
        <w:rPr>
          <w:del w:id="1313" w:author="רינת אביטל" w:date="2022-05-10T10:35:00Z"/>
          <w:rFonts w:ascii="Consolas" w:eastAsiaTheme="minorEastAsia" w:hAnsi="Consolas" w:cs="Consolas"/>
          <w:color w:val="000000"/>
          <w:sz w:val="19"/>
          <w:szCs w:val="19"/>
        </w:rPr>
      </w:pPr>
      <w:del w:id="1314" w:author="רינת אביטל" w:date="2022-05-10T10:35:00Z">
        <w:r w:rsidDel="001E27F4">
          <w:rPr>
            <w:rFonts w:ascii="Consolas" w:eastAsiaTheme="minorEastAsia" w:hAnsi="Consolas" w:cs="Consolas"/>
            <w:color w:val="000000"/>
            <w:sz w:val="19"/>
            <w:szCs w:val="19"/>
          </w:rPr>
          <w:delText xml:space="preserve">    {</w:delText>
        </w:r>
      </w:del>
    </w:p>
    <w:p w14:paraId="61EE2629" w14:textId="47FB702A" w:rsidR="00BD575D" w:rsidDel="001E27F4" w:rsidRDefault="00F31DDB">
      <w:pPr>
        <w:shd w:val="clear" w:color="auto" w:fill="FFF2CC" w:themeFill="accent4" w:themeFillTint="33"/>
        <w:autoSpaceDE w:val="0"/>
        <w:autoSpaceDN w:val="0"/>
        <w:adjustRightInd w:val="0"/>
        <w:rPr>
          <w:del w:id="1315" w:author="רינת אביטל" w:date="2022-05-10T10:35:00Z"/>
          <w:rFonts w:ascii="Consolas" w:eastAsiaTheme="minorEastAsia" w:hAnsi="Consolas" w:cs="Consolas"/>
          <w:color w:val="000000"/>
          <w:sz w:val="19"/>
          <w:szCs w:val="19"/>
        </w:rPr>
      </w:pPr>
      <w:del w:id="1316"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dest;</w:delText>
        </w:r>
      </w:del>
    </w:p>
    <w:p w14:paraId="083AEFBB" w14:textId="0242A4BA" w:rsidR="00BD575D" w:rsidDel="001E27F4" w:rsidRDefault="00F31DDB">
      <w:pPr>
        <w:shd w:val="clear" w:color="auto" w:fill="FFF2CC" w:themeFill="accent4" w:themeFillTint="33"/>
        <w:autoSpaceDE w:val="0"/>
        <w:autoSpaceDN w:val="0"/>
        <w:adjustRightInd w:val="0"/>
        <w:rPr>
          <w:del w:id="1317" w:author="רינת אביטל" w:date="2022-05-10T10:35:00Z"/>
          <w:rFonts w:ascii="Consolas" w:eastAsiaTheme="minorEastAsia" w:hAnsi="Consolas" w:cs="Consolas"/>
          <w:color w:val="000000"/>
          <w:sz w:val="19"/>
          <w:szCs w:val="19"/>
        </w:rPr>
      </w:pPr>
      <w:del w:id="1318"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weight;</w:delText>
        </w:r>
      </w:del>
    </w:p>
    <w:p w14:paraId="580B7D93" w14:textId="2019F9EB" w:rsidR="00BD575D" w:rsidDel="001E27F4" w:rsidRDefault="00F31DDB">
      <w:pPr>
        <w:shd w:val="clear" w:color="auto" w:fill="FFF2CC" w:themeFill="accent4" w:themeFillTint="33"/>
        <w:bidi/>
        <w:spacing w:after="240" w:line="360" w:lineRule="auto"/>
        <w:jc w:val="right"/>
        <w:rPr>
          <w:del w:id="1319" w:author="רינת אביטל" w:date="2022-05-10T10:35:00Z"/>
          <w:rFonts w:ascii="Tahoma" w:hAnsi="Tahoma" w:cs="Tahoma"/>
          <w:sz w:val="22"/>
          <w:szCs w:val="22"/>
          <w:rtl/>
        </w:rPr>
      </w:pPr>
      <w:del w:id="1320"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AdjListNode next;</w:delText>
        </w:r>
      </w:del>
    </w:p>
    <w:p w14:paraId="4BDD436C" w14:textId="2517C6EA" w:rsidR="00BD575D" w:rsidDel="001E27F4" w:rsidRDefault="00F31DDB">
      <w:pPr>
        <w:bidi/>
        <w:spacing w:after="240" w:line="360" w:lineRule="auto"/>
        <w:jc w:val="both"/>
        <w:rPr>
          <w:del w:id="1321" w:author="רינת אביטל" w:date="2022-05-10T10:35:00Z"/>
          <w:rFonts w:ascii="Tahoma" w:hAnsi="Tahoma" w:cs="Tahoma"/>
          <w:sz w:val="22"/>
          <w:szCs w:val="22"/>
          <w:rtl/>
        </w:rPr>
      </w:pPr>
      <w:del w:id="1322" w:author="רינת אביטל" w:date="2022-05-10T10:35:00Z">
        <w:r w:rsidDel="001E27F4">
          <w:rPr>
            <w:rFonts w:ascii="Tahoma" w:hAnsi="Tahoma" w:cs="Tahoma"/>
            <w:sz w:val="22"/>
            <w:szCs w:val="22"/>
            <w:rtl/>
          </w:rPr>
          <w:delText>להלן הפונקציה הממירה את ה</w:delText>
        </w:r>
        <w:r w:rsidDel="001E27F4">
          <w:rPr>
            <w:rFonts w:ascii="Tahoma" w:hAnsi="Tahoma" w:cs="Tahoma"/>
            <w:sz w:val="22"/>
            <w:szCs w:val="22"/>
          </w:rPr>
          <w:delText>Connections-</w:delText>
        </w:r>
        <w:r w:rsidDel="001E27F4">
          <w:rPr>
            <w:rFonts w:ascii="Tahoma" w:hAnsi="Tahoma" w:cs="Tahoma"/>
            <w:sz w:val="22"/>
            <w:szCs w:val="22"/>
            <w:rtl/>
          </w:rPr>
          <w:delText xml:space="preserve"> וה-</w:delText>
        </w:r>
        <w:r w:rsidDel="001E27F4">
          <w:rPr>
            <w:rFonts w:ascii="Tahoma" w:hAnsi="Tahoma" w:cs="Tahoma"/>
            <w:sz w:val="22"/>
            <w:szCs w:val="22"/>
          </w:rPr>
          <w:delText>Getaways</w:delText>
        </w:r>
        <w:r w:rsidDel="001E27F4">
          <w:rPr>
            <w:rFonts w:ascii="Tahoma" w:hAnsi="Tahoma" w:cs="Tahoma"/>
            <w:sz w:val="22"/>
            <w:szCs w:val="22"/>
            <w:rtl/>
          </w:rPr>
          <w:delText xml:space="preserve"> של החנות לרשימת סמיכויות:</w:delText>
        </w:r>
      </w:del>
    </w:p>
    <w:p w14:paraId="027069F8" w14:textId="10BDF6EA" w:rsidR="00BD575D" w:rsidDel="001E27F4" w:rsidRDefault="00F31DDB">
      <w:pPr>
        <w:shd w:val="clear" w:color="auto" w:fill="FFC000" w:themeFill="accent4"/>
        <w:autoSpaceDE w:val="0"/>
        <w:autoSpaceDN w:val="0"/>
        <w:adjustRightInd w:val="0"/>
        <w:rPr>
          <w:del w:id="1323" w:author="רינת אביטל" w:date="2022-05-10T10:35:00Z"/>
          <w:rFonts w:ascii="Consolas" w:eastAsiaTheme="minorEastAsia" w:hAnsi="Consolas" w:cs="Consolas"/>
          <w:color w:val="000000"/>
          <w:sz w:val="19"/>
          <w:szCs w:val="19"/>
        </w:rPr>
      </w:pPr>
      <w:del w:id="1324"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static</w:delText>
        </w:r>
        <w:r w:rsidDel="001E27F4">
          <w:rPr>
            <w:rFonts w:ascii="Consolas" w:eastAsiaTheme="minorEastAsia" w:hAnsi="Consolas" w:cs="Consolas"/>
            <w:color w:val="000000"/>
            <w:sz w:val="19"/>
            <w:szCs w:val="19"/>
          </w:rPr>
          <w:delText xml:space="preserve"> Graph ToAdjList(List&lt;GetawayProcI_Result&gt; points, </w:delText>
        </w:r>
      </w:del>
    </w:p>
    <w:p w14:paraId="2D9DF981" w14:textId="24282544" w:rsidR="00BD575D" w:rsidDel="001E27F4" w:rsidRDefault="00F31DDB">
      <w:pPr>
        <w:shd w:val="clear" w:color="auto" w:fill="FFC000" w:themeFill="accent4"/>
        <w:autoSpaceDE w:val="0"/>
        <w:autoSpaceDN w:val="0"/>
        <w:adjustRightInd w:val="0"/>
        <w:rPr>
          <w:del w:id="1325" w:author="רינת אביטל" w:date="2022-05-10T10:35:00Z"/>
          <w:rFonts w:ascii="Consolas" w:eastAsiaTheme="minorEastAsia" w:hAnsi="Consolas" w:cs="Consolas"/>
          <w:color w:val="000000"/>
          <w:sz w:val="19"/>
          <w:szCs w:val="19"/>
        </w:rPr>
      </w:pPr>
      <w:del w:id="1326" w:author="רינת אביטל" w:date="2022-05-10T10:35:00Z">
        <w:r w:rsidDel="001E27F4">
          <w:rPr>
            <w:rFonts w:ascii="Consolas" w:eastAsiaTheme="minorEastAsia" w:hAnsi="Consolas" w:cs="Consolas"/>
            <w:color w:val="000000"/>
            <w:sz w:val="19"/>
            <w:szCs w:val="19"/>
          </w:rPr>
          <w:delText xml:space="preserve">                                List&lt;Connection&gt; connections)</w:delText>
        </w:r>
      </w:del>
    </w:p>
    <w:p w14:paraId="20799C5D" w14:textId="6B9EEF86" w:rsidR="00BD575D" w:rsidDel="001E27F4" w:rsidRDefault="00F31DDB">
      <w:pPr>
        <w:shd w:val="clear" w:color="auto" w:fill="FFF2CC" w:themeFill="accent4" w:themeFillTint="33"/>
        <w:autoSpaceDE w:val="0"/>
        <w:autoSpaceDN w:val="0"/>
        <w:adjustRightInd w:val="0"/>
        <w:rPr>
          <w:del w:id="1327" w:author="רינת אביטל" w:date="2022-05-10T10:35:00Z"/>
          <w:rFonts w:ascii="Consolas" w:eastAsiaTheme="minorEastAsia" w:hAnsi="Consolas" w:cstheme="minorBidi"/>
          <w:color w:val="000000"/>
          <w:sz w:val="19"/>
          <w:szCs w:val="19"/>
          <w:rtl/>
        </w:rPr>
      </w:pPr>
      <w:del w:id="1328"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olor w:val="008000"/>
            <w:sz w:val="19"/>
            <w:szCs w:val="19"/>
          </w:rPr>
          <w:delText>//</w:delText>
        </w:r>
        <w:r w:rsidDel="001E27F4">
          <w:rPr>
            <w:rFonts w:ascii="Consolas" w:eastAsiaTheme="minorEastAsia" w:hAnsi="Consolas" w:hint="cs"/>
            <w:color w:val="008000"/>
            <w:sz w:val="19"/>
            <w:szCs w:val="19"/>
            <w:rtl/>
          </w:rPr>
          <w:delText>המרת קשתות וקדקודים לרשימת סמיכויות</w:delText>
        </w:r>
      </w:del>
    </w:p>
    <w:p w14:paraId="747065BD" w14:textId="06C67682" w:rsidR="00BD575D" w:rsidDel="001E27F4" w:rsidRDefault="00F31DDB">
      <w:pPr>
        <w:shd w:val="clear" w:color="auto" w:fill="FFF2CC" w:themeFill="accent4" w:themeFillTint="33"/>
        <w:autoSpaceDE w:val="0"/>
        <w:autoSpaceDN w:val="0"/>
        <w:adjustRightInd w:val="0"/>
        <w:rPr>
          <w:del w:id="1329" w:author="רינת אביטל" w:date="2022-05-10T10:35:00Z"/>
          <w:rFonts w:ascii="Consolas" w:eastAsiaTheme="minorEastAsia" w:hAnsi="Consolas" w:cs="Consolas"/>
          <w:color w:val="000000"/>
          <w:sz w:val="19"/>
          <w:szCs w:val="19"/>
        </w:rPr>
      </w:pPr>
      <w:del w:id="1330" w:author="רינת אביטל" w:date="2022-05-10T10:35:00Z">
        <w:r w:rsidDel="001E27F4">
          <w:rPr>
            <w:rFonts w:ascii="Consolas" w:eastAsiaTheme="minorEastAsia" w:hAnsi="Consolas" w:cs="Consolas"/>
            <w:color w:val="000000"/>
            <w:sz w:val="19"/>
            <w:szCs w:val="19"/>
          </w:rPr>
          <w:delText xml:space="preserve">            List&lt;Connection&gt; connectionsGetaway = connections.Where(x =&gt; x.TypeDest == </w:delText>
        </w:r>
      </w:del>
    </w:p>
    <w:p w14:paraId="16FBE837" w14:textId="2029A9B5" w:rsidR="00BD575D" w:rsidDel="001E27F4" w:rsidRDefault="00F31DDB">
      <w:pPr>
        <w:shd w:val="clear" w:color="auto" w:fill="FFF2CC" w:themeFill="accent4" w:themeFillTint="33"/>
        <w:autoSpaceDE w:val="0"/>
        <w:autoSpaceDN w:val="0"/>
        <w:adjustRightInd w:val="0"/>
        <w:rPr>
          <w:del w:id="1331" w:author="רינת אביטל" w:date="2022-05-10T10:35:00Z"/>
          <w:rFonts w:ascii="Consolas" w:eastAsiaTheme="minorEastAsia" w:hAnsi="Consolas" w:cs="Consolas"/>
          <w:color w:val="000000"/>
          <w:sz w:val="19"/>
          <w:szCs w:val="19"/>
        </w:rPr>
      </w:pPr>
      <w:del w:id="1332" w:author="רינת אביטל" w:date="2022-05-10T10:35:00Z">
        <w:r w:rsidDel="001E27F4">
          <w:rPr>
            <w:rFonts w:ascii="Consolas" w:eastAsiaTheme="minorEastAsia" w:hAnsi="Consolas" w:cs="Consolas"/>
            <w:color w:val="000000"/>
            <w:sz w:val="19"/>
            <w:szCs w:val="19"/>
          </w:rPr>
          <w:delText xml:space="preserve">                   Convert.ToInt32(eTypeConnection.getaway)).ToList();</w:delText>
        </w:r>
      </w:del>
    </w:p>
    <w:p w14:paraId="590856D4" w14:textId="78BD1B5A" w:rsidR="00BD575D" w:rsidDel="001E27F4" w:rsidRDefault="00F31DDB">
      <w:pPr>
        <w:shd w:val="clear" w:color="auto" w:fill="FFF2CC" w:themeFill="accent4" w:themeFillTint="33"/>
        <w:autoSpaceDE w:val="0"/>
        <w:autoSpaceDN w:val="0"/>
        <w:adjustRightInd w:val="0"/>
        <w:rPr>
          <w:del w:id="1333" w:author="רינת אביטל" w:date="2022-05-10T10:35:00Z"/>
          <w:rFonts w:ascii="Consolas" w:eastAsiaTheme="minorEastAsia" w:hAnsi="Consolas" w:cs="Consolas"/>
          <w:color w:val="000000"/>
          <w:sz w:val="19"/>
          <w:szCs w:val="19"/>
        </w:rPr>
      </w:pPr>
      <w:del w:id="1334"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V = points.Count() + 1;</w:delText>
        </w:r>
      </w:del>
    </w:p>
    <w:p w14:paraId="2FF7DC7B" w14:textId="562EA6B1" w:rsidR="00BD575D" w:rsidDel="001E27F4" w:rsidRDefault="00F31DDB">
      <w:pPr>
        <w:shd w:val="clear" w:color="auto" w:fill="FFF2CC" w:themeFill="accent4" w:themeFillTint="33"/>
        <w:autoSpaceDE w:val="0"/>
        <w:autoSpaceDN w:val="0"/>
        <w:adjustRightInd w:val="0"/>
        <w:rPr>
          <w:del w:id="1335" w:author="רינת אביטל" w:date="2022-05-10T10:35:00Z"/>
          <w:rFonts w:ascii="Consolas" w:eastAsiaTheme="minorEastAsia" w:hAnsi="Consolas" w:cs="Consolas"/>
          <w:color w:val="000000"/>
          <w:sz w:val="19"/>
          <w:szCs w:val="19"/>
        </w:rPr>
      </w:pPr>
      <w:del w:id="1336" w:author="רינת אביטל" w:date="2022-05-10T10:35:00Z">
        <w:r w:rsidDel="001E27F4">
          <w:rPr>
            <w:rFonts w:ascii="Consolas" w:eastAsiaTheme="minorEastAsia" w:hAnsi="Consolas" w:cs="Consolas"/>
            <w:color w:val="000000"/>
            <w:sz w:val="19"/>
            <w:szCs w:val="19"/>
          </w:rPr>
          <w:delText xml:space="preserve">            Graph graph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Graph(V);</w:delText>
        </w:r>
      </w:del>
    </w:p>
    <w:p w14:paraId="52D22FE0" w14:textId="1D25ED3D" w:rsidR="00BD575D" w:rsidDel="001E27F4" w:rsidRDefault="00F31DDB">
      <w:pPr>
        <w:shd w:val="clear" w:color="auto" w:fill="FFF2CC" w:themeFill="accent4" w:themeFillTint="33"/>
        <w:autoSpaceDE w:val="0"/>
        <w:autoSpaceDN w:val="0"/>
        <w:adjustRightInd w:val="0"/>
        <w:rPr>
          <w:del w:id="1337" w:author="רינת אביטל" w:date="2022-05-10T10:35:00Z"/>
          <w:rFonts w:ascii="Consolas" w:eastAsiaTheme="minorEastAsia" w:hAnsi="Consolas" w:cs="Consolas"/>
          <w:color w:val="000000"/>
          <w:sz w:val="19"/>
          <w:szCs w:val="19"/>
        </w:rPr>
      </w:pPr>
      <w:del w:id="1338"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i = 0;</w:delText>
        </w:r>
      </w:del>
    </w:p>
    <w:p w14:paraId="6483925E" w14:textId="01B4AF49" w:rsidR="00BD575D" w:rsidDel="001E27F4" w:rsidRDefault="00F31DDB">
      <w:pPr>
        <w:shd w:val="clear" w:color="auto" w:fill="FFF2CC" w:themeFill="accent4" w:themeFillTint="33"/>
        <w:autoSpaceDE w:val="0"/>
        <w:autoSpaceDN w:val="0"/>
        <w:adjustRightInd w:val="0"/>
        <w:rPr>
          <w:del w:id="1339" w:author="רינת אביטל" w:date="2022-05-10T10:35:00Z"/>
          <w:rFonts w:ascii="Consolas" w:eastAsiaTheme="minorEastAsia" w:hAnsi="Consolas" w:cs="Consolas"/>
          <w:color w:val="000000"/>
          <w:sz w:val="19"/>
          <w:szCs w:val="19"/>
        </w:rPr>
      </w:pPr>
      <w:del w:id="1340"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num = points[0].Code;</w:delText>
        </w:r>
      </w:del>
    </w:p>
    <w:p w14:paraId="269312DE" w14:textId="2AB866C0" w:rsidR="00BD575D" w:rsidDel="001E27F4" w:rsidRDefault="00F31DDB">
      <w:pPr>
        <w:shd w:val="clear" w:color="auto" w:fill="FFF2CC" w:themeFill="accent4" w:themeFillTint="33"/>
        <w:autoSpaceDE w:val="0"/>
        <w:autoSpaceDN w:val="0"/>
        <w:adjustRightInd w:val="0"/>
        <w:rPr>
          <w:del w:id="1341" w:author="רינת אביטל" w:date="2022-05-10T10:35:00Z"/>
          <w:rFonts w:ascii="Consolas" w:eastAsiaTheme="minorEastAsia" w:hAnsi="Consolas" w:cs="Consolas"/>
          <w:color w:val="000000"/>
          <w:sz w:val="19"/>
          <w:szCs w:val="19"/>
        </w:rPr>
      </w:pPr>
      <w:del w:id="1342"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foreach</w:delText>
        </w:r>
        <w:r w:rsidDel="001E27F4">
          <w:rPr>
            <w:rFonts w:ascii="Consolas" w:eastAsiaTheme="minorEastAsia" w:hAnsi="Consolas" w:cs="Consolas"/>
            <w:color w:val="000000"/>
            <w:sz w:val="19"/>
            <w:szCs w:val="19"/>
          </w:rPr>
          <w:delText xml:space="preserve"> (var item </w:delText>
        </w:r>
        <w:r w:rsidDel="001E27F4">
          <w:rPr>
            <w:rFonts w:ascii="Consolas" w:eastAsiaTheme="minorEastAsia" w:hAnsi="Consolas" w:cs="Consolas"/>
            <w:color w:val="0000FF"/>
            <w:sz w:val="19"/>
            <w:szCs w:val="19"/>
          </w:rPr>
          <w:delText>in</w:delText>
        </w:r>
        <w:r w:rsidDel="001E27F4">
          <w:rPr>
            <w:rFonts w:ascii="Consolas" w:eastAsiaTheme="minorEastAsia" w:hAnsi="Consolas" w:cs="Consolas"/>
            <w:color w:val="000000"/>
            <w:sz w:val="19"/>
            <w:szCs w:val="19"/>
          </w:rPr>
          <w:delText xml:space="preserve"> connectionsGetaway)</w:delText>
        </w:r>
      </w:del>
    </w:p>
    <w:p w14:paraId="734785A5" w14:textId="6DDB7812" w:rsidR="00BD575D" w:rsidDel="001E27F4" w:rsidRDefault="00F31DDB">
      <w:pPr>
        <w:pStyle w:val="aff3"/>
        <w:rPr>
          <w:del w:id="1343" w:author="רינת אביטל" w:date="2022-05-10T10:35:00Z"/>
        </w:rPr>
      </w:pPr>
      <w:del w:id="1344" w:author="רינת אביטל" w:date="2022-05-10T10:35:00Z">
        <w:r w:rsidDel="001E27F4">
          <w:delText xml:space="preserve">            {</w:delText>
        </w:r>
      </w:del>
    </w:p>
    <w:p w14:paraId="19DEF139" w14:textId="636EEDF7" w:rsidR="00BD575D" w:rsidDel="001E27F4" w:rsidRDefault="00F31DDB">
      <w:pPr>
        <w:shd w:val="clear" w:color="auto" w:fill="FFF2CC" w:themeFill="accent4" w:themeFillTint="33"/>
        <w:autoSpaceDE w:val="0"/>
        <w:autoSpaceDN w:val="0"/>
        <w:adjustRightInd w:val="0"/>
        <w:rPr>
          <w:del w:id="1345" w:author="רינת אביטל" w:date="2022-05-10T10:35:00Z"/>
          <w:rFonts w:ascii="Consolas" w:eastAsiaTheme="minorEastAsia" w:hAnsi="Consolas" w:cs="Consolas"/>
          <w:color w:val="000000"/>
          <w:sz w:val="19"/>
          <w:szCs w:val="19"/>
        </w:rPr>
      </w:pPr>
      <w:del w:id="1346"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src = Convert.ToInt32(item.CodeSource);</w:delText>
        </w:r>
      </w:del>
    </w:p>
    <w:p w14:paraId="18D8C8F0" w14:textId="223FB25F" w:rsidR="00BD575D" w:rsidDel="001E27F4" w:rsidRDefault="00F31DDB">
      <w:pPr>
        <w:shd w:val="clear" w:color="auto" w:fill="FFF2CC" w:themeFill="accent4" w:themeFillTint="33"/>
        <w:autoSpaceDE w:val="0"/>
        <w:autoSpaceDN w:val="0"/>
        <w:adjustRightInd w:val="0"/>
        <w:rPr>
          <w:del w:id="1347" w:author="רינת אביטל" w:date="2022-05-10T10:35:00Z"/>
          <w:rFonts w:ascii="Consolas" w:eastAsiaTheme="minorEastAsia" w:hAnsi="Consolas" w:cs="Consolas"/>
          <w:color w:val="000000"/>
          <w:sz w:val="19"/>
          <w:szCs w:val="19"/>
        </w:rPr>
      </w:pPr>
      <w:del w:id="1348"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dest = Convert.ToInt32(item.CodeDest);</w:delText>
        </w:r>
      </w:del>
    </w:p>
    <w:p w14:paraId="4FA15FA0" w14:textId="00AAABE6" w:rsidR="00BD575D" w:rsidDel="001E27F4" w:rsidRDefault="00BD575D">
      <w:pPr>
        <w:shd w:val="clear" w:color="auto" w:fill="FFF2CC" w:themeFill="accent4" w:themeFillTint="33"/>
        <w:autoSpaceDE w:val="0"/>
        <w:autoSpaceDN w:val="0"/>
        <w:adjustRightInd w:val="0"/>
        <w:rPr>
          <w:del w:id="1349" w:author="רינת אביטל" w:date="2022-05-10T10:35:00Z"/>
          <w:rFonts w:ascii="Consolas" w:eastAsiaTheme="minorEastAsia" w:hAnsi="Consolas" w:cs="Consolas"/>
          <w:color w:val="000000"/>
          <w:sz w:val="19"/>
          <w:szCs w:val="19"/>
        </w:rPr>
      </w:pPr>
    </w:p>
    <w:p w14:paraId="7CDE5F0E" w14:textId="17F71964" w:rsidR="00BD575D" w:rsidDel="001E27F4" w:rsidRDefault="00F31DDB">
      <w:pPr>
        <w:shd w:val="clear" w:color="auto" w:fill="FFF2CC" w:themeFill="accent4" w:themeFillTint="33"/>
        <w:autoSpaceDE w:val="0"/>
        <w:autoSpaceDN w:val="0"/>
        <w:adjustRightInd w:val="0"/>
        <w:rPr>
          <w:del w:id="1350" w:author="רינת אביטל" w:date="2022-05-10T10:35:00Z"/>
          <w:rFonts w:ascii="Consolas" w:eastAsiaTheme="minorEastAsia" w:hAnsi="Consolas" w:cs="Consolas"/>
          <w:color w:val="000000"/>
          <w:sz w:val="19"/>
          <w:szCs w:val="19"/>
        </w:rPr>
      </w:pPr>
      <w:del w:id="1351" w:author="רינת אביטל" w:date="2022-05-10T10:35:00Z">
        <w:r w:rsidDel="001E27F4">
          <w:rPr>
            <w:rFonts w:ascii="Consolas" w:eastAsiaTheme="minorEastAsia" w:hAnsi="Consolas" w:cs="Consolas"/>
            <w:color w:val="000000"/>
            <w:sz w:val="19"/>
            <w:szCs w:val="19"/>
          </w:rPr>
          <w:delText xml:space="preserve">                graph.addEdge(src, dest, Convert.ToInt32(item.Distance));</w:delText>
        </w:r>
      </w:del>
    </w:p>
    <w:p w14:paraId="79F1856F" w14:textId="7D95D180" w:rsidR="00BD575D" w:rsidDel="001E27F4" w:rsidRDefault="00BD575D">
      <w:pPr>
        <w:shd w:val="clear" w:color="auto" w:fill="FFF2CC" w:themeFill="accent4" w:themeFillTint="33"/>
        <w:autoSpaceDE w:val="0"/>
        <w:autoSpaceDN w:val="0"/>
        <w:adjustRightInd w:val="0"/>
        <w:rPr>
          <w:del w:id="1352" w:author="רינת אביטל" w:date="2022-05-10T10:35:00Z"/>
          <w:rFonts w:ascii="Consolas" w:eastAsiaTheme="minorEastAsia" w:hAnsi="Consolas" w:cs="Consolas"/>
          <w:color w:val="000000"/>
          <w:sz w:val="19"/>
          <w:szCs w:val="19"/>
        </w:rPr>
      </w:pPr>
    </w:p>
    <w:p w14:paraId="4198DC26" w14:textId="6209451E" w:rsidR="00BD575D" w:rsidDel="001E27F4" w:rsidRDefault="00F31DDB">
      <w:pPr>
        <w:shd w:val="clear" w:color="auto" w:fill="FFF2CC" w:themeFill="accent4" w:themeFillTint="33"/>
        <w:autoSpaceDE w:val="0"/>
        <w:autoSpaceDN w:val="0"/>
        <w:adjustRightInd w:val="0"/>
        <w:rPr>
          <w:del w:id="1353" w:author="רינת אביטל" w:date="2022-05-10T10:35:00Z"/>
          <w:rFonts w:ascii="Consolas" w:eastAsiaTheme="minorEastAsia" w:hAnsi="Consolas" w:cs="Consolas"/>
          <w:color w:val="000000"/>
          <w:sz w:val="19"/>
          <w:szCs w:val="19"/>
        </w:rPr>
      </w:pPr>
      <w:del w:id="1354" w:author="רינת אביטל" w:date="2022-05-10T10:35:00Z">
        <w:r w:rsidDel="001E27F4">
          <w:rPr>
            <w:rFonts w:ascii="Consolas" w:eastAsiaTheme="minorEastAsia" w:hAnsi="Consolas" w:cs="Consolas"/>
            <w:color w:val="000000"/>
            <w:sz w:val="19"/>
            <w:szCs w:val="19"/>
          </w:rPr>
          <w:delText xml:space="preserve">            }</w:delText>
        </w:r>
      </w:del>
    </w:p>
    <w:p w14:paraId="20427C24" w14:textId="0B3A966F" w:rsidR="00BD575D" w:rsidDel="001E27F4" w:rsidRDefault="00F31DDB">
      <w:pPr>
        <w:shd w:val="clear" w:color="auto" w:fill="FFF2CC" w:themeFill="accent4" w:themeFillTint="33"/>
        <w:autoSpaceDE w:val="0"/>
        <w:autoSpaceDN w:val="0"/>
        <w:adjustRightInd w:val="0"/>
        <w:rPr>
          <w:del w:id="1355" w:author="רינת אביטל" w:date="2022-05-10T10:35:00Z"/>
          <w:rFonts w:ascii="Consolas" w:eastAsiaTheme="minorEastAsia" w:hAnsi="Consolas" w:cs="Consolas"/>
          <w:color w:val="000000"/>
          <w:sz w:val="19"/>
          <w:szCs w:val="19"/>
        </w:rPr>
      </w:pPr>
      <w:del w:id="1356"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return</w:delText>
        </w:r>
        <w:r w:rsidDel="001E27F4">
          <w:rPr>
            <w:rFonts w:ascii="Consolas" w:eastAsiaTheme="minorEastAsia" w:hAnsi="Consolas" w:cs="Consolas"/>
            <w:color w:val="000000"/>
            <w:sz w:val="19"/>
            <w:szCs w:val="19"/>
          </w:rPr>
          <w:delText xml:space="preserve"> graph;</w:delText>
        </w:r>
      </w:del>
    </w:p>
    <w:p w14:paraId="31A13EDB" w14:textId="4C5A23B2" w:rsidR="00BD575D" w:rsidDel="001E27F4" w:rsidRDefault="00F31DDB">
      <w:pPr>
        <w:shd w:val="clear" w:color="auto" w:fill="FFF2CC" w:themeFill="accent4" w:themeFillTint="33"/>
        <w:bidi/>
        <w:spacing w:after="240" w:line="360" w:lineRule="auto"/>
        <w:jc w:val="right"/>
        <w:rPr>
          <w:del w:id="1357" w:author="רינת אביטל" w:date="2022-05-10T10:35:00Z"/>
          <w:rFonts w:ascii="Tahoma" w:hAnsi="Tahoma" w:cs="Tahoma"/>
          <w:sz w:val="22"/>
          <w:szCs w:val="22"/>
          <w:rtl/>
        </w:rPr>
      </w:pPr>
      <w:del w:id="1358" w:author="רינת אביטל" w:date="2022-05-10T10:35:00Z">
        <w:r w:rsidDel="001E27F4">
          <w:rPr>
            <w:rFonts w:ascii="Consolas" w:eastAsiaTheme="minorEastAsia" w:hAnsi="Consolas" w:cs="Consolas"/>
            <w:color w:val="000000"/>
            <w:sz w:val="19"/>
            <w:szCs w:val="19"/>
          </w:rPr>
          <w:delText xml:space="preserve">        }</w:delText>
        </w:r>
      </w:del>
    </w:p>
    <w:p w14:paraId="11F51FDE" w14:textId="70EE1BB0" w:rsidR="00BD575D" w:rsidDel="001E27F4" w:rsidRDefault="00F31DDB">
      <w:pPr>
        <w:bidi/>
        <w:spacing w:before="100" w:after="200" w:line="360" w:lineRule="auto"/>
        <w:rPr>
          <w:del w:id="1359" w:author="רינת אביטל" w:date="2022-05-10T10:35:00Z"/>
          <w:rFonts w:ascii="Tahoma" w:hAnsi="Tahoma" w:cs="Tahoma"/>
          <w:sz w:val="22"/>
          <w:szCs w:val="22"/>
          <w:rtl/>
        </w:rPr>
      </w:pPr>
      <w:del w:id="1360" w:author="רינת אביטל" w:date="2022-05-10T10:35:00Z">
        <w:r w:rsidDel="001E27F4">
          <w:rPr>
            <w:rFonts w:ascii="Tahoma" w:hAnsi="Tahoma" w:cs="Tahoma"/>
            <w:sz w:val="22"/>
            <w:szCs w:val="22"/>
            <w:rtl/>
          </w:rPr>
          <w:br w:type="page"/>
        </w:r>
      </w:del>
    </w:p>
    <w:p w14:paraId="03D445FE" w14:textId="6B00C422" w:rsidR="00BD575D" w:rsidDel="001E27F4" w:rsidRDefault="00F31DDB">
      <w:pPr>
        <w:bidi/>
        <w:spacing w:after="240" w:line="360" w:lineRule="auto"/>
        <w:jc w:val="both"/>
        <w:rPr>
          <w:del w:id="1361" w:author="רינת אביטל" w:date="2022-05-10T10:35:00Z"/>
          <w:rFonts w:ascii="Tahoma" w:hAnsi="Tahoma" w:cs="Tahoma" w:hint="cs"/>
          <w:sz w:val="22"/>
          <w:szCs w:val="22"/>
          <w:rtl/>
        </w:rPr>
      </w:pPr>
      <w:del w:id="1362" w:author="רינת אביטל" w:date="2022-05-10T10:35:00Z">
        <w:r w:rsidDel="001E27F4">
          <w:rPr>
            <w:rFonts w:ascii="Tahoma" w:hAnsi="Tahoma" w:cs="Tahoma"/>
            <w:sz w:val="22"/>
            <w:szCs w:val="22"/>
            <w:rtl/>
          </w:rPr>
          <w:delText xml:space="preserve">פונקציית הדייקסטרה: </w:delText>
        </w:r>
      </w:del>
    </w:p>
    <w:p w14:paraId="018DD98C" w14:textId="081A3011" w:rsidR="00BD575D" w:rsidDel="001E27F4" w:rsidRDefault="00F31DDB">
      <w:pPr>
        <w:shd w:val="clear" w:color="auto" w:fill="FFC000" w:themeFill="accent4"/>
        <w:autoSpaceDE w:val="0"/>
        <w:autoSpaceDN w:val="0"/>
        <w:adjustRightInd w:val="0"/>
        <w:rPr>
          <w:del w:id="1363" w:author="רינת אביטל" w:date="2022-05-10T10:35:00Z"/>
          <w:rFonts w:ascii="Consolas" w:eastAsiaTheme="minorEastAsia" w:hAnsi="Consolas" w:cs="Consolas"/>
          <w:color w:val="000000"/>
          <w:sz w:val="19"/>
          <w:szCs w:val="19"/>
        </w:rPr>
      </w:pPr>
      <w:del w:id="1364"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static</w:delText>
        </w:r>
        <w:r w:rsidDel="001E27F4">
          <w:rPr>
            <w:rFonts w:ascii="Consolas" w:eastAsiaTheme="minorEastAsia" w:hAnsi="Consolas" w:cs="Consolas"/>
            <w:color w:val="000000"/>
            <w:sz w:val="19"/>
            <w:szCs w:val="19"/>
          </w:rPr>
          <w:delText xml:space="preserve"> Cell[] Dijkstra(Graph graph,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src)</w:delText>
        </w:r>
      </w:del>
    </w:p>
    <w:p w14:paraId="39DF9325" w14:textId="377BF417" w:rsidR="00BD575D" w:rsidDel="001E27F4" w:rsidRDefault="00F31DDB">
      <w:pPr>
        <w:shd w:val="clear" w:color="auto" w:fill="FFF2CC" w:themeFill="accent4" w:themeFillTint="33"/>
        <w:autoSpaceDE w:val="0"/>
        <w:autoSpaceDN w:val="0"/>
        <w:adjustRightInd w:val="0"/>
        <w:rPr>
          <w:del w:id="1365" w:author="רינת אביטל" w:date="2022-05-10T10:35:00Z"/>
          <w:rFonts w:ascii="Consolas" w:eastAsiaTheme="minorEastAsia" w:hAnsi="Consolas" w:cs="Consolas"/>
          <w:color w:val="000000"/>
          <w:sz w:val="19"/>
          <w:szCs w:val="19"/>
        </w:rPr>
      </w:pPr>
      <w:del w:id="1366" w:author="רינת אביטל" w:date="2022-05-10T10:35:00Z">
        <w:r w:rsidDel="001E27F4">
          <w:rPr>
            <w:rFonts w:ascii="Consolas" w:eastAsiaTheme="minorEastAsia" w:hAnsi="Consolas" w:cs="Consolas"/>
            <w:color w:val="000000"/>
            <w:sz w:val="19"/>
            <w:szCs w:val="19"/>
          </w:rPr>
          <w:delText xml:space="preserve">        {</w:delText>
        </w:r>
      </w:del>
    </w:p>
    <w:p w14:paraId="511CD0A0" w14:textId="6A2BB179" w:rsidR="00BD575D" w:rsidDel="001E27F4" w:rsidRDefault="00F31DDB">
      <w:pPr>
        <w:shd w:val="clear" w:color="auto" w:fill="FFF2CC" w:themeFill="accent4" w:themeFillTint="33"/>
        <w:autoSpaceDE w:val="0"/>
        <w:autoSpaceDN w:val="0"/>
        <w:adjustRightInd w:val="0"/>
        <w:rPr>
          <w:del w:id="1367" w:author="רינת אביטל" w:date="2022-05-10T10:35:00Z"/>
          <w:rFonts w:ascii="Consolas" w:eastAsiaTheme="minorEastAsia" w:hAnsi="Consolas" w:cs="Consolas"/>
          <w:color w:val="000000"/>
          <w:sz w:val="19"/>
          <w:szCs w:val="19"/>
        </w:rPr>
      </w:pPr>
      <w:del w:id="1368"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vv = graph.v;</w:delText>
        </w:r>
        <w:r w:rsidDel="001E27F4">
          <w:rPr>
            <w:rFonts w:ascii="Consolas" w:eastAsiaTheme="minorEastAsia" w:hAnsi="Consolas" w:cs="Consolas"/>
            <w:color w:val="008000"/>
            <w:sz w:val="19"/>
            <w:szCs w:val="19"/>
          </w:rPr>
          <w:delText xml:space="preserve">// Get the number of vertices in graph </w:delText>
        </w:r>
      </w:del>
    </w:p>
    <w:p w14:paraId="597C7BCA" w14:textId="0E263F7F" w:rsidR="00BD575D" w:rsidDel="001E27F4" w:rsidRDefault="00F31DDB">
      <w:pPr>
        <w:shd w:val="clear" w:color="auto" w:fill="FFF2CC" w:themeFill="accent4" w:themeFillTint="33"/>
        <w:autoSpaceDE w:val="0"/>
        <w:autoSpaceDN w:val="0"/>
        <w:adjustRightInd w:val="0"/>
        <w:rPr>
          <w:del w:id="1369" w:author="רינת אביטל" w:date="2022-05-10T10:35:00Z"/>
          <w:rFonts w:ascii="Consolas" w:eastAsiaTheme="minorEastAsia" w:hAnsi="Consolas" w:cs="Consolas"/>
          <w:color w:val="000000"/>
          <w:sz w:val="19"/>
          <w:szCs w:val="19"/>
        </w:rPr>
      </w:pPr>
      <w:del w:id="1370" w:author="רינת אביטל" w:date="2022-05-10T10:35:00Z">
        <w:r w:rsidDel="001E27F4">
          <w:rPr>
            <w:rFonts w:ascii="Consolas" w:eastAsiaTheme="minorEastAsia" w:hAnsi="Consolas" w:cs="Consolas"/>
            <w:color w:val="000000"/>
            <w:sz w:val="19"/>
            <w:szCs w:val="19"/>
          </w:rPr>
          <w:delText xml:space="preserve">            Cell[] dist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Cell[vv];</w:delText>
        </w:r>
      </w:del>
    </w:p>
    <w:p w14:paraId="17A5E348" w14:textId="50C92A44" w:rsidR="00BD575D" w:rsidDel="001E27F4" w:rsidRDefault="00F31DDB">
      <w:pPr>
        <w:shd w:val="clear" w:color="auto" w:fill="FFF2CC" w:themeFill="accent4" w:themeFillTint="33"/>
        <w:autoSpaceDE w:val="0"/>
        <w:autoSpaceDN w:val="0"/>
        <w:adjustRightInd w:val="0"/>
        <w:rPr>
          <w:del w:id="1371" w:author="רינת אביטל" w:date="2022-05-10T10:35:00Z"/>
          <w:rFonts w:ascii="Consolas" w:eastAsiaTheme="minorEastAsia" w:hAnsi="Consolas" w:cs="Consolas"/>
          <w:color w:val="000000"/>
          <w:sz w:val="19"/>
          <w:szCs w:val="19"/>
        </w:rPr>
      </w:pPr>
      <w:del w:id="1372"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 xml:space="preserve">// dist values used to pick minimum weight edge in cut </w:delText>
        </w:r>
      </w:del>
    </w:p>
    <w:p w14:paraId="520CEE0A" w14:textId="1FD9D9BB" w:rsidR="00BD575D" w:rsidDel="001E27F4" w:rsidRDefault="00F31DDB">
      <w:pPr>
        <w:shd w:val="clear" w:color="auto" w:fill="FFF2CC" w:themeFill="accent4" w:themeFillTint="33"/>
        <w:autoSpaceDE w:val="0"/>
        <w:autoSpaceDN w:val="0"/>
        <w:adjustRightInd w:val="0"/>
        <w:rPr>
          <w:del w:id="1373" w:author="רינת אביטל" w:date="2022-05-10T10:35:00Z"/>
          <w:rFonts w:ascii="Consolas" w:eastAsiaTheme="minorEastAsia" w:hAnsi="Consolas" w:cs="Consolas"/>
          <w:color w:val="000000"/>
          <w:sz w:val="19"/>
          <w:szCs w:val="19"/>
        </w:rPr>
      </w:pPr>
      <w:del w:id="1374"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for</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i = 0; i &lt; vv; i++)</w:delText>
        </w:r>
      </w:del>
    </w:p>
    <w:p w14:paraId="5514C7E7" w14:textId="464CF966" w:rsidR="00BD575D" w:rsidDel="001E27F4" w:rsidRDefault="00F31DDB">
      <w:pPr>
        <w:shd w:val="clear" w:color="auto" w:fill="FFF2CC" w:themeFill="accent4" w:themeFillTint="33"/>
        <w:autoSpaceDE w:val="0"/>
        <w:autoSpaceDN w:val="0"/>
        <w:adjustRightInd w:val="0"/>
        <w:rPr>
          <w:del w:id="1375" w:author="רינת אביטל" w:date="2022-05-10T10:35:00Z"/>
          <w:rFonts w:ascii="Consolas" w:eastAsiaTheme="minorEastAsia" w:hAnsi="Consolas" w:cs="Consolas"/>
          <w:color w:val="000000"/>
          <w:sz w:val="19"/>
          <w:szCs w:val="19"/>
        </w:rPr>
      </w:pPr>
      <w:del w:id="1376" w:author="רינת אביטל" w:date="2022-05-10T10:35:00Z">
        <w:r w:rsidDel="001E27F4">
          <w:rPr>
            <w:rFonts w:ascii="Consolas" w:eastAsiaTheme="minorEastAsia" w:hAnsi="Consolas" w:cs="Consolas"/>
            <w:color w:val="000000"/>
            <w:sz w:val="19"/>
            <w:szCs w:val="19"/>
          </w:rPr>
          <w:delText xml:space="preserve">            {</w:delText>
        </w:r>
      </w:del>
    </w:p>
    <w:p w14:paraId="1945D3B2" w14:textId="3532A19A" w:rsidR="00BD575D" w:rsidDel="001E27F4" w:rsidRDefault="00F31DDB">
      <w:pPr>
        <w:shd w:val="clear" w:color="auto" w:fill="FFF2CC" w:themeFill="accent4" w:themeFillTint="33"/>
        <w:autoSpaceDE w:val="0"/>
        <w:autoSpaceDN w:val="0"/>
        <w:adjustRightInd w:val="0"/>
        <w:rPr>
          <w:del w:id="1377" w:author="רינת אביטל" w:date="2022-05-10T10:35:00Z"/>
          <w:rFonts w:ascii="Consolas" w:eastAsiaTheme="minorEastAsia" w:hAnsi="Consolas" w:cs="Consolas"/>
          <w:color w:val="000000"/>
          <w:sz w:val="19"/>
          <w:szCs w:val="19"/>
        </w:rPr>
      </w:pPr>
      <w:del w:id="1378" w:author="רינת אביטל" w:date="2022-05-10T10:35:00Z">
        <w:r w:rsidDel="001E27F4">
          <w:rPr>
            <w:rFonts w:ascii="Consolas" w:eastAsiaTheme="minorEastAsia" w:hAnsi="Consolas" w:cs="Consolas"/>
            <w:color w:val="000000"/>
            <w:sz w:val="19"/>
            <w:szCs w:val="19"/>
          </w:rPr>
          <w:delText xml:space="preserve">                dist[i]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Cell();</w:delText>
        </w:r>
      </w:del>
    </w:p>
    <w:p w14:paraId="26D700EC" w14:textId="3F22AA6D" w:rsidR="00BD575D" w:rsidDel="001E27F4" w:rsidRDefault="00F31DDB">
      <w:pPr>
        <w:shd w:val="clear" w:color="auto" w:fill="FFF2CC" w:themeFill="accent4" w:themeFillTint="33"/>
        <w:autoSpaceDE w:val="0"/>
        <w:autoSpaceDN w:val="0"/>
        <w:adjustRightInd w:val="0"/>
        <w:rPr>
          <w:del w:id="1379" w:author="רינת אביטל" w:date="2022-05-10T10:35:00Z"/>
          <w:rFonts w:ascii="Consolas" w:eastAsiaTheme="minorEastAsia" w:hAnsi="Consolas" w:cs="Consolas"/>
          <w:color w:val="000000"/>
          <w:sz w:val="19"/>
          <w:szCs w:val="19"/>
        </w:rPr>
      </w:pPr>
      <w:del w:id="1380" w:author="רינת אביטל" w:date="2022-05-10T10:35:00Z">
        <w:r w:rsidDel="001E27F4">
          <w:rPr>
            <w:rFonts w:ascii="Consolas" w:eastAsiaTheme="minorEastAsia" w:hAnsi="Consolas" w:cs="Consolas"/>
            <w:color w:val="000000"/>
            <w:sz w:val="19"/>
            <w:szCs w:val="19"/>
          </w:rPr>
          <w:delText xml:space="preserve">                dist[i].i = src;</w:delText>
        </w:r>
      </w:del>
    </w:p>
    <w:p w14:paraId="214B2C7C" w14:textId="482C15B7" w:rsidR="00BD575D" w:rsidDel="001E27F4" w:rsidRDefault="00F31DDB">
      <w:pPr>
        <w:shd w:val="clear" w:color="auto" w:fill="FFF2CC" w:themeFill="accent4" w:themeFillTint="33"/>
        <w:autoSpaceDE w:val="0"/>
        <w:autoSpaceDN w:val="0"/>
        <w:adjustRightInd w:val="0"/>
        <w:rPr>
          <w:del w:id="1381" w:author="רינת אביטל" w:date="2022-05-10T10:35:00Z"/>
          <w:rFonts w:ascii="Consolas" w:eastAsiaTheme="minorEastAsia" w:hAnsi="Consolas" w:cs="Consolas"/>
          <w:color w:val="000000"/>
          <w:sz w:val="19"/>
          <w:szCs w:val="19"/>
        </w:rPr>
      </w:pPr>
      <w:del w:id="1382" w:author="רינת אביטל" w:date="2022-05-10T10:35:00Z">
        <w:r w:rsidDel="001E27F4">
          <w:rPr>
            <w:rFonts w:ascii="Consolas" w:eastAsiaTheme="minorEastAsia" w:hAnsi="Consolas" w:cs="Consolas"/>
            <w:color w:val="000000"/>
            <w:sz w:val="19"/>
            <w:szCs w:val="19"/>
          </w:rPr>
          <w:delText xml:space="preserve">                dist[i].j = i;</w:delText>
        </w:r>
      </w:del>
    </w:p>
    <w:p w14:paraId="5BF66737" w14:textId="53BAAC48" w:rsidR="00BD575D" w:rsidDel="001E27F4" w:rsidRDefault="00F31DDB">
      <w:pPr>
        <w:shd w:val="clear" w:color="auto" w:fill="FFF2CC" w:themeFill="accent4" w:themeFillTint="33"/>
        <w:autoSpaceDE w:val="0"/>
        <w:autoSpaceDN w:val="0"/>
        <w:adjustRightInd w:val="0"/>
        <w:rPr>
          <w:del w:id="1383" w:author="רינת אביטל" w:date="2022-05-10T10:35:00Z"/>
          <w:rFonts w:ascii="Consolas" w:eastAsiaTheme="minorEastAsia" w:hAnsi="Consolas" w:cs="Consolas"/>
          <w:color w:val="000000"/>
          <w:sz w:val="19"/>
          <w:szCs w:val="19"/>
        </w:rPr>
      </w:pPr>
      <w:del w:id="1384" w:author="רינת אביטל" w:date="2022-05-10T10:35:00Z">
        <w:r w:rsidDel="001E27F4">
          <w:rPr>
            <w:rFonts w:ascii="Consolas" w:eastAsiaTheme="minorEastAsia" w:hAnsi="Consolas" w:cs="Consolas"/>
            <w:color w:val="000000"/>
            <w:sz w:val="19"/>
            <w:szCs w:val="19"/>
          </w:rPr>
          <w:delText xml:space="preserve">                dist[i].Parent = 0;</w:delText>
        </w:r>
      </w:del>
    </w:p>
    <w:p w14:paraId="16E27E7A" w14:textId="3F699121" w:rsidR="00BD575D" w:rsidDel="001E27F4" w:rsidRDefault="00F31DDB">
      <w:pPr>
        <w:shd w:val="clear" w:color="auto" w:fill="FFF2CC" w:themeFill="accent4" w:themeFillTint="33"/>
        <w:autoSpaceDE w:val="0"/>
        <w:autoSpaceDN w:val="0"/>
        <w:adjustRightInd w:val="0"/>
        <w:rPr>
          <w:del w:id="1385" w:author="רינת אביטל" w:date="2022-05-10T10:35:00Z"/>
          <w:rFonts w:ascii="Consolas" w:eastAsiaTheme="minorEastAsia" w:hAnsi="Consolas" w:cs="Consolas"/>
          <w:color w:val="000000"/>
          <w:sz w:val="19"/>
          <w:szCs w:val="19"/>
        </w:rPr>
      </w:pPr>
      <w:del w:id="1386" w:author="רינת אביטל" w:date="2022-05-10T10:35:00Z">
        <w:r w:rsidDel="001E27F4">
          <w:rPr>
            <w:rFonts w:ascii="Consolas" w:eastAsiaTheme="minorEastAsia" w:hAnsi="Consolas" w:cs="Consolas"/>
            <w:color w:val="000000"/>
            <w:sz w:val="19"/>
            <w:szCs w:val="19"/>
          </w:rPr>
          <w:delText xml:space="preserve">                dist[i].distance =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.MaxValue;</w:delText>
        </w:r>
      </w:del>
    </w:p>
    <w:p w14:paraId="0A1ACB77" w14:textId="7DA3EF76" w:rsidR="00BD575D" w:rsidDel="001E27F4" w:rsidRDefault="00F31DDB">
      <w:pPr>
        <w:shd w:val="clear" w:color="auto" w:fill="FFF2CC" w:themeFill="accent4" w:themeFillTint="33"/>
        <w:autoSpaceDE w:val="0"/>
        <w:autoSpaceDN w:val="0"/>
        <w:adjustRightInd w:val="0"/>
        <w:rPr>
          <w:del w:id="1387" w:author="רינת אביטל" w:date="2022-05-10T10:35:00Z"/>
          <w:rFonts w:ascii="Consolas" w:eastAsiaTheme="minorEastAsia" w:hAnsi="Consolas" w:cs="Consolas"/>
          <w:color w:val="000000"/>
          <w:sz w:val="19"/>
          <w:szCs w:val="19"/>
        </w:rPr>
      </w:pPr>
      <w:del w:id="1388" w:author="רינת אביטל" w:date="2022-05-10T10:35:00Z">
        <w:r w:rsidDel="001E27F4">
          <w:rPr>
            <w:rFonts w:ascii="Consolas" w:eastAsiaTheme="minorEastAsia" w:hAnsi="Consolas" w:cs="Consolas"/>
            <w:color w:val="000000"/>
            <w:sz w:val="19"/>
            <w:szCs w:val="19"/>
          </w:rPr>
          <w:delText xml:space="preserve">            }</w:delText>
        </w:r>
      </w:del>
    </w:p>
    <w:p w14:paraId="40FC5019" w14:textId="48D3136F" w:rsidR="00BD575D" w:rsidDel="001E27F4" w:rsidRDefault="00F31DDB">
      <w:pPr>
        <w:shd w:val="clear" w:color="auto" w:fill="FFF2CC" w:themeFill="accent4" w:themeFillTint="33"/>
        <w:autoSpaceDE w:val="0"/>
        <w:autoSpaceDN w:val="0"/>
        <w:adjustRightInd w:val="0"/>
        <w:rPr>
          <w:del w:id="1389" w:author="רינת אביטל" w:date="2022-05-10T10:35:00Z"/>
          <w:rFonts w:ascii="Consolas" w:eastAsiaTheme="minorEastAsia" w:hAnsi="Consolas" w:cs="Consolas"/>
          <w:color w:val="000000"/>
          <w:sz w:val="19"/>
          <w:szCs w:val="19"/>
        </w:rPr>
      </w:pPr>
      <w:del w:id="1390"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 xml:space="preserve">// minHeap represents set E </w:delText>
        </w:r>
      </w:del>
    </w:p>
    <w:p w14:paraId="2A99ADF1" w14:textId="5D602247" w:rsidR="00BD575D" w:rsidDel="001E27F4" w:rsidRDefault="00F31DDB">
      <w:pPr>
        <w:shd w:val="clear" w:color="auto" w:fill="FFF2CC" w:themeFill="accent4" w:themeFillTint="33"/>
        <w:autoSpaceDE w:val="0"/>
        <w:autoSpaceDN w:val="0"/>
        <w:adjustRightInd w:val="0"/>
        <w:rPr>
          <w:del w:id="1391" w:author="רינת אביטל" w:date="2022-05-10T10:35:00Z"/>
          <w:rFonts w:ascii="Consolas" w:eastAsiaTheme="minorEastAsia" w:hAnsi="Consolas" w:cs="Consolas"/>
          <w:color w:val="000000"/>
          <w:sz w:val="19"/>
          <w:szCs w:val="19"/>
        </w:rPr>
      </w:pPr>
      <w:del w:id="1392" w:author="רינת אביטל" w:date="2022-05-10T10:35:00Z">
        <w:r w:rsidDel="001E27F4">
          <w:rPr>
            <w:rFonts w:ascii="Consolas" w:eastAsiaTheme="minorEastAsia" w:hAnsi="Consolas" w:cs="Consolas"/>
            <w:color w:val="000000"/>
            <w:sz w:val="19"/>
            <w:szCs w:val="19"/>
          </w:rPr>
          <w:delText xml:space="preserve">            MinHeap minHeap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MinHeap(vv);</w:delText>
        </w:r>
      </w:del>
    </w:p>
    <w:p w14:paraId="64B2CEBD" w14:textId="4C0FD83B" w:rsidR="00BD575D" w:rsidDel="001E27F4" w:rsidRDefault="00BD575D">
      <w:pPr>
        <w:shd w:val="clear" w:color="auto" w:fill="FFF2CC" w:themeFill="accent4" w:themeFillTint="33"/>
        <w:autoSpaceDE w:val="0"/>
        <w:autoSpaceDN w:val="0"/>
        <w:adjustRightInd w:val="0"/>
        <w:rPr>
          <w:del w:id="1393" w:author="רינת אביטל" w:date="2022-05-10T10:35:00Z"/>
          <w:rFonts w:ascii="Consolas" w:eastAsiaTheme="minorEastAsia" w:hAnsi="Consolas" w:cs="Consolas"/>
          <w:color w:val="000000"/>
          <w:sz w:val="19"/>
          <w:szCs w:val="19"/>
        </w:rPr>
      </w:pPr>
    </w:p>
    <w:p w14:paraId="3AB220D9" w14:textId="1FDB8363" w:rsidR="00BD575D" w:rsidDel="001E27F4" w:rsidRDefault="00F31DDB">
      <w:pPr>
        <w:shd w:val="clear" w:color="auto" w:fill="FFF2CC" w:themeFill="accent4" w:themeFillTint="33"/>
        <w:autoSpaceDE w:val="0"/>
        <w:autoSpaceDN w:val="0"/>
        <w:adjustRightInd w:val="0"/>
        <w:rPr>
          <w:del w:id="1394" w:author="רינת אביטל" w:date="2022-05-10T10:35:00Z"/>
          <w:rFonts w:ascii="Consolas" w:eastAsiaTheme="minorEastAsia" w:hAnsi="Consolas" w:cs="Consolas"/>
          <w:color w:val="000000"/>
          <w:sz w:val="19"/>
          <w:szCs w:val="19"/>
        </w:rPr>
      </w:pPr>
      <w:del w:id="1395"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 xml:space="preserve">// Initialize min heap with all vertices. dist value of all vertices  </w:delText>
        </w:r>
      </w:del>
    </w:p>
    <w:p w14:paraId="5EA2E5CB" w14:textId="68373294" w:rsidR="00BD575D" w:rsidDel="001E27F4" w:rsidRDefault="00F31DDB">
      <w:pPr>
        <w:shd w:val="clear" w:color="auto" w:fill="FFF2CC" w:themeFill="accent4" w:themeFillTint="33"/>
        <w:autoSpaceDE w:val="0"/>
        <w:autoSpaceDN w:val="0"/>
        <w:adjustRightInd w:val="0"/>
        <w:rPr>
          <w:del w:id="1396" w:author="רינת אביטל" w:date="2022-05-10T10:35:00Z"/>
          <w:rFonts w:ascii="Consolas" w:eastAsiaTheme="minorEastAsia" w:hAnsi="Consolas" w:cs="Consolas"/>
          <w:color w:val="000000"/>
          <w:sz w:val="19"/>
          <w:szCs w:val="19"/>
        </w:rPr>
      </w:pPr>
      <w:del w:id="1397"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for</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v = 0; v &lt; vv; ++v)</w:delText>
        </w:r>
      </w:del>
    </w:p>
    <w:p w14:paraId="2A568918" w14:textId="0EE22E0C" w:rsidR="00BD575D" w:rsidDel="001E27F4" w:rsidRDefault="00F31DDB">
      <w:pPr>
        <w:shd w:val="clear" w:color="auto" w:fill="FFF2CC" w:themeFill="accent4" w:themeFillTint="33"/>
        <w:autoSpaceDE w:val="0"/>
        <w:autoSpaceDN w:val="0"/>
        <w:adjustRightInd w:val="0"/>
        <w:rPr>
          <w:del w:id="1398" w:author="רינת אביטל" w:date="2022-05-10T10:35:00Z"/>
          <w:rFonts w:ascii="Consolas" w:eastAsiaTheme="minorEastAsia" w:hAnsi="Consolas" w:cs="Consolas"/>
          <w:color w:val="000000"/>
          <w:sz w:val="19"/>
          <w:szCs w:val="19"/>
        </w:rPr>
      </w:pPr>
      <w:del w:id="1399" w:author="רינת אביטל" w:date="2022-05-10T10:35:00Z">
        <w:r w:rsidDel="001E27F4">
          <w:rPr>
            <w:rFonts w:ascii="Consolas" w:eastAsiaTheme="minorEastAsia" w:hAnsi="Consolas" w:cs="Consolas"/>
            <w:color w:val="000000"/>
            <w:sz w:val="19"/>
            <w:szCs w:val="19"/>
          </w:rPr>
          <w:delText xml:space="preserve">            {</w:delText>
        </w:r>
      </w:del>
    </w:p>
    <w:p w14:paraId="54D62A38" w14:textId="215C7A71" w:rsidR="00BD575D" w:rsidDel="001E27F4" w:rsidRDefault="00F31DDB">
      <w:pPr>
        <w:shd w:val="clear" w:color="auto" w:fill="FFF2CC" w:themeFill="accent4" w:themeFillTint="33"/>
        <w:autoSpaceDE w:val="0"/>
        <w:autoSpaceDN w:val="0"/>
        <w:adjustRightInd w:val="0"/>
        <w:rPr>
          <w:del w:id="1400" w:author="רינת אביטל" w:date="2022-05-10T10:35:00Z"/>
          <w:rFonts w:ascii="Consolas" w:eastAsiaTheme="minorEastAsia" w:hAnsi="Consolas" w:cs="Consolas"/>
          <w:color w:val="000000"/>
          <w:sz w:val="19"/>
          <w:szCs w:val="19"/>
        </w:rPr>
      </w:pPr>
      <w:del w:id="1401" w:author="רינת אביטל" w:date="2022-05-10T10:35:00Z">
        <w:r w:rsidDel="001E27F4">
          <w:rPr>
            <w:rFonts w:ascii="Consolas" w:eastAsiaTheme="minorEastAsia" w:hAnsi="Consolas" w:cs="Consolas"/>
            <w:color w:val="000000"/>
            <w:sz w:val="19"/>
            <w:szCs w:val="19"/>
          </w:rPr>
          <w:delText xml:space="preserve">                dist[v].distance =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.MaxValue;</w:delText>
        </w:r>
      </w:del>
    </w:p>
    <w:p w14:paraId="371E91A4" w14:textId="19CCC333" w:rsidR="00BD575D" w:rsidDel="001E27F4" w:rsidRDefault="00F31DDB">
      <w:pPr>
        <w:shd w:val="clear" w:color="auto" w:fill="FFF2CC" w:themeFill="accent4" w:themeFillTint="33"/>
        <w:autoSpaceDE w:val="0"/>
        <w:autoSpaceDN w:val="0"/>
        <w:adjustRightInd w:val="0"/>
        <w:rPr>
          <w:del w:id="1402" w:author="רינת אביטל" w:date="2022-05-10T10:35:00Z"/>
          <w:rFonts w:ascii="Consolas" w:eastAsiaTheme="minorEastAsia" w:hAnsi="Consolas" w:cs="Consolas"/>
          <w:color w:val="000000"/>
          <w:sz w:val="19"/>
          <w:szCs w:val="19"/>
        </w:rPr>
      </w:pPr>
      <w:del w:id="1403" w:author="רינת אביטל" w:date="2022-05-10T10:35:00Z">
        <w:r w:rsidDel="001E27F4">
          <w:rPr>
            <w:rFonts w:ascii="Consolas" w:eastAsiaTheme="minorEastAsia" w:hAnsi="Consolas" w:cs="Consolas"/>
            <w:color w:val="000000"/>
            <w:sz w:val="19"/>
            <w:szCs w:val="19"/>
          </w:rPr>
          <w:delText xml:space="preserve">                minHeap.array[v]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MinHeapNode(v, dist[v].distance);</w:delText>
        </w:r>
      </w:del>
    </w:p>
    <w:p w14:paraId="2AC61E9D" w14:textId="61C14516" w:rsidR="00BD575D" w:rsidDel="001E27F4" w:rsidRDefault="00F31DDB">
      <w:pPr>
        <w:shd w:val="clear" w:color="auto" w:fill="FFF2CC" w:themeFill="accent4" w:themeFillTint="33"/>
        <w:autoSpaceDE w:val="0"/>
        <w:autoSpaceDN w:val="0"/>
        <w:adjustRightInd w:val="0"/>
        <w:rPr>
          <w:del w:id="1404" w:author="רינת אביטל" w:date="2022-05-10T10:35:00Z"/>
          <w:rFonts w:ascii="Consolas" w:eastAsiaTheme="minorEastAsia" w:hAnsi="Consolas" w:cs="Consolas"/>
          <w:color w:val="000000"/>
          <w:sz w:val="19"/>
          <w:szCs w:val="19"/>
        </w:rPr>
      </w:pPr>
      <w:del w:id="1405" w:author="רינת אביטל" w:date="2022-05-10T10:35:00Z">
        <w:r w:rsidDel="001E27F4">
          <w:rPr>
            <w:rFonts w:ascii="Consolas" w:eastAsiaTheme="minorEastAsia" w:hAnsi="Consolas" w:cs="Consolas"/>
            <w:color w:val="000000"/>
            <w:sz w:val="19"/>
            <w:szCs w:val="19"/>
          </w:rPr>
          <w:delText xml:space="preserve">                minHeap.pos[v] = v;</w:delText>
        </w:r>
      </w:del>
    </w:p>
    <w:p w14:paraId="0D91454E" w14:textId="417D57F2" w:rsidR="00BD575D" w:rsidDel="001E27F4" w:rsidRDefault="00F31DDB">
      <w:pPr>
        <w:shd w:val="clear" w:color="auto" w:fill="FFF2CC" w:themeFill="accent4" w:themeFillTint="33"/>
        <w:autoSpaceDE w:val="0"/>
        <w:autoSpaceDN w:val="0"/>
        <w:adjustRightInd w:val="0"/>
        <w:rPr>
          <w:del w:id="1406" w:author="רינת אביטל" w:date="2022-05-10T10:35:00Z"/>
          <w:rFonts w:ascii="Consolas" w:eastAsiaTheme="minorEastAsia" w:hAnsi="Consolas" w:cs="Consolas"/>
          <w:color w:val="000000"/>
          <w:sz w:val="19"/>
          <w:szCs w:val="19"/>
        </w:rPr>
      </w:pPr>
      <w:del w:id="1407" w:author="רינת אביטל" w:date="2022-05-10T10:35:00Z">
        <w:r w:rsidDel="001E27F4">
          <w:rPr>
            <w:rFonts w:ascii="Consolas" w:eastAsiaTheme="minorEastAsia" w:hAnsi="Consolas" w:cs="Consolas"/>
            <w:color w:val="000000"/>
            <w:sz w:val="19"/>
            <w:szCs w:val="19"/>
          </w:rPr>
          <w:delText xml:space="preserve">            }</w:delText>
        </w:r>
      </w:del>
    </w:p>
    <w:p w14:paraId="191C73C4" w14:textId="4888F673" w:rsidR="00BD575D" w:rsidDel="001E27F4" w:rsidRDefault="00F31DDB">
      <w:pPr>
        <w:shd w:val="clear" w:color="auto" w:fill="FFF2CC" w:themeFill="accent4" w:themeFillTint="33"/>
        <w:autoSpaceDE w:val="0"/>
        <w:autoSpaceDN w:val="0"/>
        <w:adjustRightInd w:val="0"/>
        <w:rPr>
          <w:del w:id="1408" w:author="רינת אביטל" w:date="2022-05-10T10:35:00Z"/>
          <w:rFonts w:ascii="Consolas" w:eastAsiaTheme="minorEastAsia" w:hAnsi="Consolas" w:cs="Consolas"/>
          <w:color w:val="000000"/>
          <w:sz w:val="19"/>
          <w:szCs w:val="19"/>
        </w:rPr>
      </w:pPr>
      <w:del w:id="1409"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 xml:space="preserve">// Make dist value of src vertex as 0 so that it is extracted first </w:delText>
        </w:r>
      </w:del>
    </w:p>
    <w:p w14:paraId="7391E30B" w14:textId="0188B922" w:rsidR="00BD575D" w:rsidDel="001E27F4" w:rsidRDefault="00F31DDB">
      <w:pPr>
        <w:shd w:val="clear" w:color="auto" w:fill="FFF2CC" w:themeFill="accent4" w:themeFillTint="33"/>
        <w:autoSpaceDE w:val="0"/>
        <w:autoSpaceDN w:val="0"/>
        <w:adjustRightInd w:val="0"/>
        <w:rPr>
          <w:del w:id="1410" w:author="רינת אביטל" w:date="2022-05-10T10:35:00Z"/>
          <w:rFonts w:ascii="Consolas" w:eastAsiaTheme="minorEastAsia" w:hAnsi="Consolas" w:cs="Consolas"/>
          <w:color w:val="000000"/>
          <w:sz w:val="19"/>
          <w:szCs w:val="19"/>
        </w:rPr>
      </w:pPr>
      <w:del w:id="1411" w:author="רינת אביטל" w:date="2022-05-10T10:35:00Z">
        <w:r w:rsidDel="001E27F4">
          <w:rPr>
            <w:rFonts w:ascii="Consolas" w:eastAsiaTheme="minorEastAsia" w:hAnsi="Consolas" w:cs="Consolas"/>
            <w:color w:val="000000"/>
            <w:sz w:val="19"/>
            <w:szCs w:val="19"/>
          </w:rPr>
          <w:delText xml:space="preserve">            minHeap.array[src]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MinHeapNode(src, dist[src].distance);</w:delText>
        </w:r>
      </w:del>
    </w:p>
    <w:p w14:paraId="3EC009B8" w14:textId="40D8F502" w:rsidR="00BD575D" w:rsidDel="001E27F4" w:rsidRDefault="00F31DDB">
      <w:pPr>
        <w:shd w:val="clear" w:color="auto" w:fill="FFF2CC" w:themeFill="accent4" w:themeFillTint="33"/>
        <w:autoSpaceDE w:val="0"/>
        <w:autoSpaceDN w:val="0"/>
        <w:adjustRightInd w:val="0"/>
        <w:rPr>
          <w:del w:id="1412" w:author="רינת אביטל" w:date="2022-05-10T10:35:00Z"/>
          <w:rFonts w:ascii="Consolas" w:eastAsiaTheme="minorEastAsia" w:hAnsi="Consolas" w:cs="Consolas"/>
          <w:color w:val="000000"/>
          <w:sz w:val="19"/>
          <w:szCs w:val="19"/>
        </w:rPr>
      </w:pPr>
      <w:del w:id="1413" w:author="רינת אביטל" w:date="2022-05-10T10:35:00Z">
        <w:r w:rsidDel="001E27F4">
          <w:rPr>
            <w:rFonts w:ascii="Consolas" w:eastAsiaTheme="minorEastAsia" w:hAnsi="Consolas" w:cs="Consolas"/>
            <w:color w:val="000000"/>
            <w:sz w:val="19"/>
            <w:szCs w:val="19"/>
          </w:rPr>
          <w:delText xml:space="preserve">            minHeap.pos[src] = src;</w:delText>
        </w:r>
      </w:del>
    </w:p>
    <w:p w14:paraId="6841A0E6" w14:textId="442B7E55" w:rsidR="00BD575D" w:rsidDel="001E27F4" w:rsidRDefault="00F31DDB">
      <w:pPr>
        <w:shd w:val="clear" w:color="auto" w:fill="FFF2CC" w:themeFill="accent4" w:themeFillTint="33"/>
        <w:autoSpaceDE w:val="0"/>
        <w:autoSpaceDN w:val="0"/>
        <w:adjustRightInd w:val="0"/>
        <w:rPr>
          <w:del w:id="1414" w:author="רינת אביטל" w:date="2022-05-10T10:35:00Z"/>
          <w:rFonts w:ascii="Consolas" w:eastAsiaTheme="minorEastAsia" w:hAnsi="Consolas" w:cs="Consolas"/>
          <w:color w:val="000000"/>
          <w:sz w:val="19"/>
          <w:szCs w:val="19"/>
        </w:rPr>
      </w:pPr>
      <w:del w:id="1415" w:author="רינת אביטל" w:date="2022-05-10T10:35:00Z">
        <w:r w:rsidDel="001E27F4">
          <w:rPr>
            <w:rFonts w:ascii="Consolas" w:eastAsiaTheme="minorEastAsia" w:hAnsi="Consolas" w:cs="Consolas"/>
            <w:color w:val="000000"/>
            <w:sz w:val="19"/>
            <w:szCs w:val="19"/>
          </w:rPr>
          <w:delText xml:space="preserve">            dist[src].distance = 0;</w:delText>
        </w:r>
      </w:del>
    </w:p>
    <w:p w14:paraId="38C67537" w14:textId="62AD5E7B" w:rsidR="00BD575D" w:rsidDel="001E27F4" w:rsidRDefault="00F31DDB">
      <w:pPr>
        <w:shd w:val="clear" w:color="auto" w:fill="FFF2CC" w:themeFill="accent4" w:themeFillTint="33"/>
        <w:autoSpaceDE w:val="0"/>
        <w:autoSpaceDN w:val="0"/>
        <w:adjustRightInd w:val="0"/>
        <w:rPr>
          <w:del w:id="1416" w:author="רינת אביטל" w:date="2022-05-10T10:35:00Z"/>
          <w:rFonts w:ascii="Consolas" w:eastAsiaTheme="minorEastAsia" w:hAnsi="Consolas" w:cs="Consolas"/>
          <w:color w:val="000000"/>
          <w:sz w:val="19"/>
          <w:szCs w:val="19"/>
        </w:rPr>
      </w:pPr>
      <w:del w:id="1417" w:author="רינת אביטל" w:date="2022-05-10T10:35:00Z">
        <w:r w:rsidDel="001E27F4">
          <w:rPr>
            <w:rFonts w:ascii="Consolas" w:eastAsiaTheme="minorEastAsia" w:hAnsi="Consolas" w:cs="Consolas"/>
            <w:color w:val="000000"/>
            <w:sz w:val="19"/>
            <w:szCs w:val="19"/>
          </w:rPr>
          <w:delText xml:space="preserve">            minHeap.decreaseKey(src, dist[src].distance);</w:delText>
        </w:r>
      </w:del>
    </w:p>
    <w:p w14:paraId="308B9AC5" w14:textId="63CD2D10" w:rsidR="00BD575D" w:rsidDel="001E27F4" w:rsidRDefault="00F31DDB">
      <w:pPr>
        <w:shd w:val="clear" w:color="auto" w:fill="FFF2CC" w:themeFill="accent4" w:themeFillTint="33"/>
        <w:autoSpaceDE w:val="0"/>
        <w:autoSpaceDN w:val="0"/>
        <w:adjustRightInd w:val="0"/>
        <w:rPr>
          <w:del w:id="1418" w:author="רינת אביטל" w:date="2022-05-10T10:35:00Z"/>
          <w:rFonts w:ascii="Consolas" w:eastAsiaTheme="minorEastAsia" w:hAnsi="Consolas" w:cs="Consolas"/>
          <w:color w:val="000000"/>
          <w:sz w:val="19"/>
          <w:szCs w:val="19"/>
        </w:rPr>
      </w:pPr>
      <w:del w:id="1419"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 xml:space="preserve">// Initially size of min heap is equal to V </w:delText>
        </w:r>
      </w:del>
    </w:p>
    <w:p w14:paraId="76BD3E98" w14:textId="20128589" w:rsidR="00BD575D" w:rsidDel="001E27F4" w:rsidRDefault="00F31DDB">
      <w:pPr>
        <w:shd w:val="clear" w:color="auto" w:fill="FFF2CC" w:themeFill="accent4" w:themeFillTint="33"/>
        <w:autoSpaceDE w:val="0"/>
        <w:autoSpaceDN w:val="0"/>
        <w:adjustRightInd w:val="0"/>
        <w:rPr>
          <w:del w:id="1420" w:author="רינת אביטל" w:date="2022-05-10T10:35:00Z"/>
          <w:rFonts w:ascii="Consolas" w:eastAsiaTheme="minorEastAsia" w:hAnsi="Consolas" w:cs="Consolas"/>
          <w:color w:val="000000"/>
          <w:sz w:val="19"/>
          <w:szCs w:val="19"/>
        </w:rPr>
      </w:pPr>
      <w:del w:id="1421" w:author="רינת אביטל" w:date="2022-05-10T10:35:00Z">
        <w:r w:rsidDel="001E27F4">
          <w:rPr>
            <w:rFonts w:ascii="Consolas" w:eastAsiaTheme="minorEastAsia" w:hAnsi="Consolas" w:cs="Consolas"/>
            <w:color w:val="000000"/>
            <w:sz w:val="19"/>
            <w:szCs w:val="19"/>
          </w:rPr>
          <w:delText xml:space="preserve">            minHeap.size = vv;</w:delText>
        </w:r>
      </w:del>
    </w:p>
    <w:p w14:paraId="551754EA" w14:textId="01999CCF" w:rsidR="00BD575D" w:rsidDel="001E27F4" w:rsidRDefault="00BD575D">
      <w:pPr>
        <w:shd w:val="clear" w:color="auto" w:fill="FFF2CC" w:themeFill="accent4" w:themeFillTint="33"/>
        <w:autoSpaceDE w:val="0"/>
        <w:autoSpaceDN w:val="0"/>
        <w:adjustRightInd w:val="0"/>
        <w:rPr>
          <w:del w:id="1422" w:author="רינת אביטל" w:date="2022-05-10T10:35:00Z"/>
          <w:rFonts w:ascii="Consolas" w:eastAsiaTheme="minorEastAsia" w:hAnsi="Consolas" w:cs="Consolas"/>
          <w:color w:val="000000"/>
          <w:sz w:val="19"/>
          <w:szCs w:val="19"/>
        </w:rPr>
      </w:pPr>
    </w:p>
    <w:p w14:paraId="7B216D0C" w14:textId="0011BFC4" w:rsidR="00BD575D" w:rsidDel="001E27F4" w:rsidRDefault="00F31DDB">
      <w:pPr>
        <w:shd w:val="clear" w:color="auto" w:fill="FFF2CC" w:themeFill="accent4" w:themeFillTint="33"/>
        <w:autoSpaceDE w:val="0"/>
        <w:autoSpaceDN w:val="0"/>
        <w:adjustRightInd w:val="0"/>
        <w:rPr>
          <w:del w:id="1423" w:author="רינת אביטל" w:date="2022-05-10T10:35:00Z"/>
          <w:rFonts w:ascii="Consolas" w:eastAsiaTheme="minorEastAsia" w:hAnsi="Consolas" w:cs="Consolas"/>
          <w:color w:val="000000"/>
          <w:sz w:val="19"/>
          <w:szCs w:val="19"/>
        </w:rPr>
      </w:pPr>
      <w:del w:id="1424"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 xml:space="preserve">// In the followin loop, min heap contains all nodes </w:delText>
        </w:r>
      </w:del>
    </w:p>
    <w:p w14:paraId="4C614F9B" w14:textId="5D9A040A" w:rsidR="00BD575D" w:rsidDel="001E27F4" w:rsidRDefault="00F31DDB">
      <w:pPr>
        <w:shd w:val="clear" w:color="auto" w:fill="FFF2CC" w:themeFill="accent4" w:themeFillTint="33"/>
        <w:autoSpaceDE w:val="0"/>
        <w:autoSpaceDN w:val="0"/>
        <w:adjustRightInd w:val="0"/>
        <w:rPr>
          <w:del w:id="1425" w:author="רינת אביטל" w:date="2022-05-10T10:35:00Z"/>
          <w:rFonts w:ascii="Consolas" w:eastAsiaTheme="minorEastAsia" w:hAnsi="Consolas" w:cs="Consolas"/>
          <w:color w:val="000000"/>
          <w:sz w:val="19"/>
          <w:szCs w:val="19"/>
        </w:rPr>
      </w:pPr>
      <w:del w:id="1426"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 xml:space="preserve">// whose shortest distance is not yet finalized. </w:delText>
        </w:r>
      </w:del>
    </w:p>
    <w:p w14:paraId="4C37DD07" w14:textId="2EA38278" w:rsidR="00BD575D" w:rsidDel="001E27F4" w:rsidRDefault="00F31DDB">
      <w:pPr>
        <w:shd w:val="clear" w:color="auto" w:fill="FFF2CC" w:themeFill="accent4" w:themeFillTint="33"/>
        <w:autoSpaceDE w:val="0"/>
        <w:autoSpaceDN w:val="0"/>
        <w:adjustRightInd w:val="0"/>
        <w:rPr>
          <w:del w:id="1427" w:author="רינת אביטל" w:date="2022-05-10T10:35:00Z"/>
          <w:rFonts w:ascii="Consolas" w:eastAsiaTheme="minorEastAsia" w:hAnsi="Consolas" w:cs="Consolas"/>
          <w:color w:val="000000"/>
          <w:sz w:val="19"/>
          <w:szCs w:val="19"/>
        </w:rPr>
      </w:pPr>
      <w:del w:id="1428"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while</w:delText>
        </w:r>
        <w:r w:rsidDel="001E27F4">
          <w:rPr>
            <w:rFonts w:ascii="Consolas" w:eastAsiaTheme="minorEastAsia" w:hAnsi="Consolas" w:cs="Consolas"/>
            <w:color w:val="000000"/>
            <w:sz w:val="19"/>
            <w:szCs w:val="19"/>
          </w:rPr>
          <w:delText xml:space="preserve"> (!minHeap.isEmpty())</w:delText>
        </w:r>
      </w:del>
    </w:p>
    <w:p w14:paraId="162728B7" w14:textId="582DD654" w:rsidR="00BD575D" w:rsidDel="001E27F4" w:rsidRDefault="00F31DDB">
      <w:pPr>
        <w:shd w:val="clear" w:color="auto" w:fill="FFF2CC" w:themeFill="accent4" w:themeFillTint="33"/>
        <w:autoSpaceDE w:val="0"/>
        <w:autoSpaceDN w:val="0"/>
        <w:adjustRightInd w:val="0"/>
        <w:rPr>
          <w:del w:id="1429" w:author="רינת אביטל" w:date="2022-05-10T10:35:00Z"/>
          <w:rFonts w:ascii="Consolas" w:eastAsiaTheme="minorEastAsia" w:hAnsi="Consolas" w:cs="Consolas"/>
          <w:color w:val="000000"/>
          <w:sz w:val="19"/>
          <w:szCs w:val="19"/>
        </w:rPr>
      </w:pPr>
      <w:del w:id="1430" w:author="רינת אביטל" w:date="2022-05-10T10:35:00Z">
        <w:r w:rsidDel="001E27F4">
          <w:rPr>
            <w:rFonts w:ascii="Consolas" w:eastAsiaTheme="minorEastAsia" w:hAnsi="Consolas" w:cs="Consolas"/>
            <w:color w:val="000000"/>
            <w:sz w:val="19"/>
            <w:szCs w:val="19"/>
          </w:rPr>
          <w:delText xml:space="preserve">            {</w:delText>
        </w:r>
      </w:del>
    </w:p>
    <w:p w14:paraId="7751BFC8" w14:textId="1CA3A86B" w:rsidR="00BD575D" w:rsidDel="001E27F4" w:rsidRDefault="00F31DDB">
      <w:pPr>
        <w:shd w:val="clear" w:color="auto" w:fill="FFF2CC" w:themeFill="accent4" w:themeFillTint="33"/>
        <w:autoSpaceDE w:val="0"/>
        <w:autoSpaceDN w:val="0"/>
        <w:adjustRightInd w:val="0"/>
        <w:rPr>
          <w:del w:id="1431" w:author="רינת אביטל" w:date="2022-05-10T10:35:00Z"/>
          <w:rFonts w:ascii="Consolas" w:eastAsiaTheme="minorEastAsia" w:hAnsi="Consolas" w:cs="Consolas"/>
          <w:color w:val="000000"/>
          <w:sz w:val="19"/>
          <w:szCs w:val="19"/>
        </w:rPr>
      </w:pPr>
      <w:del w:id="1432"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 xml:space="preserve">// Extract the vertex with minimum distance value </w:delText>
        </w:r>
      </w:del>
    </w:p>
    <w:p w14:paraId="16374A8E" w14:textId="36CF82F4" w:rsidR="00BD575D" w:rsidDel="001E27F4" w:rsidRDefault="00F31DDB">
      <w:pPr>
        <w:shd w:val="clear" w:color="auto" w:fill="FFF2CC" w:themeFill="accent4" w:themeFillTint="33"/>
        <w:autoSpaceDE w:val="0"/>
        <w:autoSpaceDN w:val="0"/>
        <w:adjustRightInd w:val="0"/>
        <w:rPr>
          <w:del w:id="1433" w:author="רינת אביטל" w:date="2022-05-10T10:35:00Z"/>
          <w:rFonts w:ascii="Consolas" w:eastAsiaTheme="minorEastAsia" w:hAnsi="Consolas" w:cs="Consolas"/>
          <w:color w:val="000000"/>
          <w:sz w:val="19"/>
          <w:szCs w:val="19"/>
        </w:rPr>
      </w:pPr>
      <w:del w:id="1434" w:author="רינת אביטל" w:date="2022-05-10T10:35:00Z">
        <w:r w:rsidDel="001E27F4">
          <w:rPr>
            <w:rFonts w:ascii="Consolas" w:eastAsiaTheme="minorEastAsia" w:hAnsi="Consolas" w:cs="Consolas"/>
            <w:color w:val="000000"/>
            <w:sz w:val="19"/>
            <w:szCs w:val="19"/>
          </w:rPr>
          <w:delText xml:space="preserve">                MinHeapNode minHeapNode = minHeap.extractMin();</w:delText>
        </w:r>
      </w:del>
    </w:p>
    <w:p w14:paraId="6233D677" w14:textId="55F664A3" w:rsidR="00BD575D" w:rsidDel="001E27F4" w:rsidRDefault="00F31DDB">
      <w:pPr>
        <w:shd w:val="clear" w:color="auto" w:fill="FFF2CC" w:themeFill="accent4" w:themeFillTint="33"/>
        <w:autoSpaceDE w:val="0"/>
        <w:autoSpaceDN w:val="0"/>
        <w:adjustRightInd w:val="0"/>
        <w:rPr>
          <w:del w:id="1435" w:author="רינת אביטל" w:date="2022-05-10T10:35:00Z"/>
          <w:rFonts w:ascii="Consolas" w:eastAsiaTheme="minorEastAsia" w:hAnsi="Consolas" w:cs="Consolas"/>
          <w:color w:val="000000"/>
          <w:sz w:val="19"/>
          <w:szCs w:val="19"/>
        </w:rPr>
      </w:pPr>
      <w:del w:id="1436"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u = minHeapNode.v; </w:delText>
        </w:r>
        <w:r w:rsidDel="001E27F4">
          <w:rPr>
            <w:rFonts w:ascii="Consolas" w:eastAsiaTheme="minorEastAsia" w:hAnsi="Consolas" w:cs="Consolas"/>
            <w:color w:val="008000"/>
            <w:sz w:val="19"/>
            <w:szCs w:val="19"/>
          </w:rPr>
          <w:delText xml:space="preserve">// Store the extracted vertex number </w:delText>
        </w:r>
      </w:del>
    </w:p>
    <w:p w14:paraId="79B78BDD" w14:textId="687FA3BE" w:rsidR="00BD575D" w:rsidDel="001E27F4" w:rsidRDefault="00BD575D">
      <w:pPr>
        <w:shd w:val="clear" w:color="auto" w:fill="FFF2CC" w:themeFill="accent4" w:themeFillTint="33"/>
        <w:autoSpaceDE w:val="0"/>
        <w:autoSpaceDN w:val="0"/>
        <w:adjustRightInd w:val="0"/>
        <w:rPr>
          <w:del w:id="1437" w:author="רינת אביטל" w:date="2022-05-10T10:35:00Z"/>
          <w:rFonts w:ascii="Consolas" w:eastAsiaTheme="minorEastAsia" w:hAnsi="Consolas" w:cs="Consolas"/>
          <w:color w:val="000000"/>
          <w:sz w:val="19"/>
          <w:szCs w:val="19"/>
        </w:rPr>
      </w:pPr>
    </w:p>
    <w:p w14:paraId="117D8810" w14:textId="04EC8A66" w:rsidR="00BD575D" w:rsidDel="001E27F4" w:rsidRDefault="00F31DDB">
      <w:pPr>
        <w:shd w:val="clear" w:color="auto" w:fill="FFF2CC" w:themeFill="accent4" w:themeFillTint="33"/>
        <w:autoSpaceDE w:val="0"/>
        <w:autoSpaceDN w:val="0"/>
        <w:adjustRightInd w:val="0"/>
        <w:rPr>
          <w:del w:id="1438" w:author="רינת אביטל" w:date="2022-05-10T10:35:00Z"/>
          <w:rFonts w:ascii="Consolas" w:eastAsiaTheme="minorEastAsia" w:hAnsi="Consolas" w:cs="Consolas"/>
          <w:color w:val="000000"/>
          <w:sz w:val="19"/>
          <w:szCs w:val="19"/>
        </w:rPr>
      </w:pPr>
      <w:del w:id="1439"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 xml:space="preserve">// Traverse through all adjacent vertices of u (the extracted </w:delText>
        </w:r>
      </w:del>
    </w:p>
    <w:p w14:paraId="17D97B26" w14:textId="09F19E89" w:rsidR="00BD575D" w:rsidDel="001E27F4" w:rsidRDefault="00F31DDB">
      <w:pPr>
        <w:shd w:val="clear" w:color="auto" w:fill="FFF2CC" w:themeFill="accent4" w:themeFillTint="33"/>
        <w:autoSpaceDE w:val="0"/>
        <w:autoSpaceDN w:val="0"/>
        <w:adjustRightInd w:val="0"/>
        <w:rPr>
          <w:del w:id="1440" w:author="רינת אביטל" w:date="2022-05-10T10:35:00Z"/>
          <w:rFonts w:ascii="Consolas" w:eastAsiaTheme="minorEastAsia" w:hAnsi="Consolas" w:cs="Consolas"/>
          <w:color w:val="000000"/>
          <w:sz w:val="19"/>
          <w:szCs w:val="19"/>
        </w:rPr>
      </w:pPr>
      <w:del w:id="1441"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 xml:space="preserve">// vertex) and update their distance values </w:delText>
        </w:r>
      </w:del>
    </w:p>
    <w:p w14:paraId="0D56102A" w14:textId="76CE74EC" w:rsidR="00BD575D" w:rsidDel="001E27F4" w:rsidRDefault="00F31DDB">
      <w:pPr>
        <w:shd w:val="clear" w:color="auto" w:fill="FFF2CC" w:themeFill="accent4" w:themeFillTint="33"/>
        <w:autoSpaceDE w:val="0"/>
        <w:autoSpaceDN w:val="0"/>
        <w:adjustRightInd w:val="0"/>
        <w:rPr>
          <w:del w:id="1442" w:author="רינת אביטל" w:date="2022-05-10T10:35:00Z"/>
          <w:rFonts w:ascii="Consolas" w:eastAsiaTheme="minorEastAsia" w:hAnsi="Consolas" w:cs="Consolas"/>
          <w:color w:val="000000"/>
          <w:sz w:val="19"/>
          <w:szCs w:val="19"/>
        </w:rPr>
      </w:pPr>
      <w:del w:id="1443" w:author="רינת אביטל" w:date="2022-05-10T10:35:00Z">
        <w:r w:rsidDel="001E27F4">
          <w:rPr>
            <w:rFonts w:ascii="Consolas" w:eastAsiaTheme="minorEastAsia" w:hAnsi="Consolas" w:cs="Consolas"/>
            <w:color w:val="000000"/>
            <w:sz w:val="19"/>
            <w:szCs w:val="19"/>
          </w:rPr>
          <w:delText xml:space="preserve">                AdjListNode pCrawl = graph.array[u].head;</w:delText>
        </w:r>
      </w:del>
    </w:p>
    <w:p w14:paraId="39B6C6F1" w14:textId="2FFCBC1A" w:rsidR="00BD575D" w:rsidDel="001E27F4" w:rsidRDefault="00F31DDB">
      <w:pPr>
        <w:shd w:val="clear" w:color="auto" w:fill="FFF2CC" w:themeFill="accent4" w:themeFillTint="33"/>
        <w:autoSpaceDE w:val="0"/>
        <w:autoSpaceDN w:val="0"/>
        <w:adjustRightInd w:val="0"/>
        <w:rPr>
          <w:del w:id="1444" w:author="רינת אביטל" w:date="2022-05-10T10:35:00Z"/>
          <w:rFonts w:ascii="Consolas" w:eastAsiaTheme="minorEastAsia" w:hAnsi="Consolas" w:cs="Consolas"/>
          <w:color w:val="000000"/>
          <w:sz w:val="19"/>
          <w:szCs w:val="19"/>
        </w:rPr>
      </w:pPr>
      <w:del w:id="1445"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while</w:delText>
        </w:r>
        <w:r w:rsidDel="001E27F4">
          <w:rPr>
            <w:rFonts w:ascii="Consolas" w:eastAsiaTheme="minorEastAsia" w:hAnsi="Consolas" w:cs="Consolas"/>
            <w:color w:val="000000"/>
            <w:sz w:val="19"/>
            <w:szCs w:val="19"/>
          </w:rPr>
          <w:delText xml:space="preserve"> (pCrawl != </w:delText>
        </w:r>
        <w:r w:rsidDel="001E27F4">
          <w:rPr>
            <w:rFonts w:ascii="Consolas" w:eastAsiaTheme="minorEastAsia" w:hAnsi="Consolas" w:cs="Consolas"/>
            <w:color w:val="0000FF"/>
            <w:sz w:val="19"/>
            <w:szCs w:val="19"/>
          </w:rPr>
          <w:delText>null</w:delText>
        </w:r>
        <w:r w:rsidDel="001E27F4">
          <w:rPr>
            <w:rFonts w:ascii="Consolas" w:eastAsiaTheme="minorEastAsia" w:hAnsi="Consolas" w:cs="Consolas"/>
            <w:color w:val="000000"/>
            <w:sz w:val="19"/>
            <w:szCs w:val="19"/>
          </w:rPr>
          <w:delText>)</w:delText>
        </w:r>
      </w:del>
    </w:p>
    <w:p w14:paraId="33FAE16B" w14:textId="7186E66F" w:rsidR="00BD575D" w:rsidDel="001E27F4" w:rsidRDefault="00F31DDB">
      <w:pPr>
        <w:shd w:val="clear" w:color="auto" w:fill="FFF2CC" w:themeFill="accent4" w:themeFillTint="33"/>
        <w:autoSpaceDE w:val="0"/>
        <w:autoSpaceDN w:val="0"/>
        <w:adjustRightInd w:val="0"/>
        <w:rPr>
          <w:del w:id="1446" w:author="רינת אביטל" w:date="2022-05-10T10:35:00Z"/>
          <w:rFonts w:ascii="Consolas" w:eastAsiaTheme="minorEastAsia" w:hAnsi="Consolas" w:cs="Consolas"/>
          <w:color w:val="000000"/>
          <w:sz w:val="19"/>
          <w:szCs w:val="19"/>
        </w:rPr>
      </w:pPr>
      <w:del w:id="1447" w:author="רינת אביטל" w:date="2022-05-10T10:35:00Z">
        <w:r w:rsidDel="001E27F4">
          <w:rPr>
            <w:rFonts w:ascii="Consolas" w:eastAsiaTheme="minorEastAsia" w:hAnsi="Consolas" w:cs="Consolas"/>
            <w:color w:val="000000"/>
            <w:sz w:val="19"/>
            <w:szCs w:val="19"/>
          </w:rPr>
          <w:delText xml:space="preserve">                {</w:delText>
        </w:r>
      </w:del>
    </w:p>
    <w:p w14:paraId="3AA6A5DB" w14:textId="749E286B" w:rsidR="00BD575D" w:rsidDel="001E27F4" w:rsidRDefault="00F31DDB">
      <w:pPr>
        <w:shd w:val="clear" w:color="auto" w:fill="FFF2CC" w:themeFill="accent4" w:themeFillTint="33"/>
        <w:autoSpaceDE w:val="0"/>
        <w:autoSpaceDN w:val="0"/>
        <w:adjustRightInd w:val="0"/>
        <w:rPr>
          <w:del w:id="1448" w:author="רינת אביטל" w:date="2022-05-10T10:35:00Z"/>
          <w:rFonts w:ascii="Consolas" w:eastAsiaTheme="minorEastAsia" w:hAnsi="Consolas" w:cs="Consolas"/>
          <w:color w:val="000000"/>
          <w:sz w:val="19"/>
          <w:szCs w:val="19"/>
        </w:rPr>
      </w:pPr>
      <w:del w:id="1449"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v = pCrawl.dest;</w:delText>
        </w:r>
      </w:del>
    </w:p>
    <w:p w14:paraId="26359030" w14:textId="72819617" w:rsidR="00BD575D" w:rsidDel="001E27F4" w:rsidRDefault="00BD575D">
      <w:pPr>
        <w:shd w:val="clear" w:color="auto" w:fill="FFF2CC" w:themeFill="accent4" w:themeFillTint="33"/>
        <w:autoSpaceDE w:val="0"/>
        <w:autoSpaceDN w:val="0"/>
        <w:adjustRightInd w:val="0"/>
        <w:rPr>
          <w:del w:id="1450" w:author="רינת אביטל" w:date="2022-05-10T10:35:00Z"/>
          <w:rFonts w:ascii="Consolas" w:eastAsiaTheme="minorEastAsia" w:hAnsi="Consolas" w:cs="Consolas"/>
          <w:color w:val="000000"/>
          <w:sz w:val="19"/>
          <w:szCs w:val="19"/>
        </w:rPr>
      </w:pPr>
    </w:p>
    <w:p w14:paraId="6FE93BCE" w14:textId="7C3D9A48" w:rsidR="00BD575D" w:rsidDel="001E27F4" w:rsidRDefault="00F31DDB">
      <w:pPr>
        <w:shd w:val="clear" w:color="auto" w:fill="FFF2CC" w:themeFill="accent4" w:themeFillTint="33"/>
        <w:autoSpaceDE w:val="0"/>
        <w:autoSpaceDN w:val="0"/>
        <w:adjustRightInd w:val="0"/>
        <w:rPr>
          <w:del w:id="1451" w:author="רינת אביטל" w:date="2022-05-10T10:35:00Z"/>
          <w:rFonts w:ascii="Consolas" w:eastAsiaTheme="minorEastAsia" w:hAnsi="Consolas" w:cs="Consolas"/>
          <w:color w:val="000000"/>
          <w:sz w:val="19"/>
          <w:szCs w:val="19"/>
        </w:rPr>
      </w:pPr>
      <w:del w:id="1452"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 xml:space="preserve">// If shortest distance to v is not finalized yet, and distance to v </w:delText>
        </w:r>
      </w:del>
    </w:p>
    <w:p w14:paraId="61A83AC8" w14:textId="74665A93" w:rsidR="00BD575D" w:rsidDel="001E27F4" w:rsidRDefault="00F31DDB">
      <w:pPr>
        <w:shd w:val="clear" w:color="auto" w:fill="FFF2CC" w:themeFill="accent4" w:themeFillTint="33"/>
        <w:autoSpaceDE w:val="0"/>
        <w:autoSpaceDN w:val="0"/>
        <w:adjustRightInd w:val="0"/>
        <w:rPr>
          <w:del w:id="1453" w:author="רינת אביטל" w:date="2022-05-10T10:35:00Z"/>
          <w:rFonts w:ascii="Consolas" w:eastAsiaTheme="minorEastAsia" w:hAnsi="Consolas" w:cs="Consolas"/>
          <w:color w:val="000000"/>
          <w:sz w:val="19"/>
          <w:szCs w:val="19"/>
        </w:rPr>
      </w:pPr>
      <w:del w:id="1454"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 xml:space="preserve">// through u is less than its previously calculated distance </w:delText>
        </w:r>
      </w:del>
    </w:p>
    <w:p w14:paraId="0DE3E8B2" w14:textId="6E1E68AD" w:rsidR="00BD575D" w:rsidDel="001E27F4" w:rsidRDefault="00F31DDB">
      <w:pPr>
        <w:shd w:val="clear" w:color="auto" w:fill="FFF2CC" w:themeFill="accent4" w:themeFillTint="33"/>
        <w:autoSpaceDE w:val="0"/>
        <w:autoSpaceDN w:val="0"/>
        <w:adjustRightInd w:val="0"/>
        <w:rPr>
          <w:del w:id="1455" w:author="רינת אביטל" w:date="2022-05-10T10:35:00Z"/>
          <w:rFonts w:ascii="Consolas" w:eastAsiaTheme="minorEastAsia" w:hAnsi="Consolas" w:cs="Consolas"/>
          <w:color w:val="000000"/>
          <w:sz w:val="19"/>
          <w:szCs w:val="19"/>
        </w:rPr>
      </w:pPr>
      <w:del w:id="1456"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if</w:delText>
        </w:r>
        <w:r w:rsidDel="001E27F4">
          <w:rPr>
            <w:rFonts w:ascii="Consolas" w:eastAsiaTheme="minorEastAsia" w:hAnsi="Consolas" w:cs="Consolas"/>
            <w:color w:val="000000"/>
            <w:sz w:val="19"/>
            <w:szCs w:val="19"/>
          </w:rPr>
          <w:delText xml:space="preserve"> (minHeap.isInMinHeap(v) &amp;&amp; dist[u].distance !=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.MaxValue &amp;&amp;</w:delText>
        </w:r>
      </w:del>
    </w:p>
    <w:p w14:paraId="7B62A690" w14:textId="3C25F237" w:rsidR="00BD575D" w:rsidDel="001E27F4" w:rsidRDefault="00F31DDB">
      <w:pPr>
        <w:shd w:val="clear" w:color="auto" w:fill="FFF2CC" w:themeFill="accent4" w:themeFillTint="33"/>
        <w:autoSpaceDE w:val="0"/>
        <w:autoSpaceDN w:val="0"/>
        <w:adjustRightInd w:val="0"/>
        <w:rPr>
          <w:del w:id="1457" w:author="רינת אביטל" w:date="2022-05-10T10:35:00Z"/>
          <w:rFonts w:ascii="Consolas" w:eastAsiaTheme="minorEastAsia" w:hAnsi="Consolas" w:cs="Consolas"/>
          <w:color w:val="000000"/>
          <w:sz w:val="19"/>
          <w:szCs w:val="19"/>
        </w:rPr>
      </w:pPr>
      <w:del w:id="1458" w:author="רינת אביטל" w:date="2022-05-10T10:35:00Z">
        <w:r w:rsidDel="001E27F4">
          <w:rPr>
            <w:rFonts w:ascii="Consolas" w:eastAsiaTheme="minorEastAsia" w:hAnsi="Consolas" w:cs="Consolas"/>
            <w:color w:val="000000"/>
            <w:sz w:val="19"/>
            <w:szCs w:val="19"/>
          </w:rPr>
          <w:delText xml:space="preserve">                                                  pCrawl.weight + dist[u].distance &lt; </w:delText>
        </w:r>
      </w:del>
    </w:p>
    <w:p w14:paraId="129CE178" w14:textId="60A5F096" w:rsidR="00BD575D" w:rsidDel="001E27F4" w:rsidRDefault="00F31DDB">
      <w:pPr>
        <w:shd w:val="clear" w:color="auto" w:fill="FFF2CC" w:themeFill="accent4" w:themeFillTint="33"/>
        <w:autoSpaceDE w:val="0"/>
        <w:autoSpaceDN w:val="0"/>
        <w:adjustRightInd w:val="0"/>
        <w:rPr>
          <w:del w:id="1459" w:author="רינת אביטל" w:date="2022-05-10T10:35:00Z"/>
          <w:rFonts w:ascii="Consolas" w:eastAsiaTheme="minorEastAsia" w:hAnsi="Consolas" w:cs="Consolas"/>
          <w:color w:val="000000"/>
          <w:sz w:val="19"/>
          <w:szCs w:val="19"/>
        </w:rPr>
      </w:pPr>
      <w:del w:id="1460" w:author="רינת אביטל" w:date="2022-05-10T10:35:00Z">
        <w:r w:rsidDel="001E27F4">
          <w:rPr>
            <w:rFonts w:ascii="Consolas" w:eastAsiaTheme="minorEastAsia" w:hAnsi="Consolas" w:cs="Consolas"/>
            <w:color w:val="000000"/>
            <w:sz w:val="19"/>
            <w:szCs w:val="19"/>
          </w:rPr>
          <w:delText xml:space="preserve">                                                  dist[v].distance)</w:delText>
        </w:r>
      </w:del>
    </w:p>
    <w:p w14:paraId="27827583" w14:textId="2C3387C8" w:rsidR="00BD575D" w:rsidDel="001E27F4" w:rsidRDefault="00F31DDB">
      <w:pPr>
        <w:shd w:val="clear" w:color="auto" w:fill="FFF2CC" w:themeFill="accent4" w:themeFillTint="33"/>
        <w:autoSpaceDE w:val="0"/>
        <w:autoSpaceDN w:val="0"/>
        <w:adjustRightInd w:val="0"/>
        <w:rPr>
          <w:del w:id="1461" w:author="רינת אביטל" w:date="2022-05-10T10:35:00Z"/>
          <w:rFonts w:ascii="Consolas" w:eastAsiaTheme="minorEastAsia" w:hAnsi="Consolas" w:cs="Consolas"/>
          <w:color w:val="000000"/>
          <w:sz w:val="19"/>
          <w:szCs w:val="19"/>
        </w:rPr>
      </w:pPr>
      <w:del w:id="1462" w:author="רינת אביטל" w:date="2022-05-10T10:35:00Z">
        <w:r w:rsidDel="001E27F4">
          <w:rPr>
            <w:rFonts w:ascii="Consolas" w:eastAsiaTheme="minorEastAsia" w:hAnsi="Consolas" w:cs="Consolas"/>
            <w:color w:val="000000"/>
            <w:sz w:val="19"/>
            <w:szCs w:val="19"/>
          </w:rPr>
          <w:delText xml:space="preserve">                    {</w:delText>
        </w:r>
      </w:del>
    </w:p>
    <w:p w14:paraId="52E2EFEA" w14:textId="7E27B079" w:rsidR="00BD575D" w:rsidDel="001E27F4" w:rsidRDefault="00F31DDB">
      <w:pPr>
        <w:shd w:val="clear" w:color="auto" w:fill="FFF2CC" w:themeFill="accent4" w:themeFillTint="33"/>
        <w:autoSpaceDE w:val="0"/>
        <w:autoSpaceDN w:val="0"/>
        <w:adjustRightInd w:val="0"/>
        <w:rPr>
          <w:del w:id="1463" w:author="רינת אביטל" w:date="2022-05-10T10:35:00Z"/>
          <w:rFonts w:ascii="Consolas" w:eastAsiaTheme="minorEastAsia" w:hAnsi="Consolas" w:cs="Consolas"/>
          <w:color w:val="000000"/>
          <w:sz w:val="19"/>
          <w:szCs w:val="19"/>
        </w:rPr>
      </w:pPr>
      <w:del w:id="1464" w:author="רינת אביטל" w:date="2022-05-10T10:35:00Z">
        <w:r w:rsidDel="001E27F4">
          <w:rPr>
            <w:rFonts w:ascii="Consolas" w:eastAsiaTheme="minorEastAsia" w:hAnsi="Consolas" w:cs="Consolas"/>
            <w:color w:val="000000"/>
            <w:sz w:val="19"/>
            <w:szCs w:val="19"/>
          </w:rPr>
          <w:delText xml:space="preserve">                        dist[v].distance = dist[u].distance + pCrawl.weight;</w:delText>
        </w:r>
      </w:del>
    </w:p>
    <w:p w14:paraId="671ACF3A" w14:textId="3B686498" w:rsidR="00BD575D" w:rsidDel="001E27F4" w:rsidRDefault="00F31DDB">
      <w:pPr>
        <w:shd w:val="clear" w:color="auto" w:fill="FFF2CC" w:themeFill="accent4" w:themeFillTint="33"/>
        <w:autoSpaceDE w:val="0"/>
        <w:autoSpaceDN w:val="0"/>
        <w:adjustRightInd w:val="0"/>
        <w:rPr>
          <w:del w:id="1465" w:author="רינת אביטל" w:date="2022-05-10T10:35:00Z"/>
          <w:rFonts w:ascii="Consolas" w:eastAsiaTheme="minorEastAsia" w:hAnsi="Consolas" w:cs="Consolas"/>
          <w:color w:val="000000"/>
          <w:sz w:val="19"/>
          <w:szCs w:val="19"/>
        </w:rPr>
      </w:pPr>
      <w:del w:id="1466" w:author="רינת אביטל" w:date="2022-05-10T10:35:00Z">
        <w:r w:rsidDel="001E27F4">
          <w:rPr>
            <w:rFonts w:ascii="Consolas" w:eastAsiaTheme="minorEastAsia" w:hAnsi="Consolas" w:cs="Consolas"/>
            <w:color w:val="000000"/>
            <w:sz w:val="19"/>
            <w:szCs w:val="19"/>
          </w:rPr>
          <w:delText xml:space="preserve">                        dist[v].Parent = u;</w:delText>
        </w:r>
      </w:del>
    </w:p>
    <w:p w14:paraId="0A8CE181" w14:textId="5DBE10CA" w:rsidR="00BD575D" w:rsidDel="001E27F4" w:rsidRDefault="00F31DDB">
      <w:pPr>
        <w:shd w:val="clear" w:color="auto" w:fill="FFF2CC" w:themeFill="accent4" w:themeFillTint="33"/>
        <w:autoSpaceDE w:val="0"/>
        <w:autoSpaceDN w:val="0"/>
        <w:adjustRightInd w:val="0"/>
        <w:rPr>
          <w:del w:id="1467" w:author="רינת אביטל" w:date="2022-05-10T10:35:00Z"/>
          <w:rFonts w:ascii="Consolas" w:eastAsiaTheme="minorEastAsia" w:hAnsi="Consolas" w:cs="Consolas"/>
          <w:color w:val="000000"/>
          <w:sz w:val="19"/>
          <w:szCs w:val="19"/>
        </w:rPr>
      </w:pPr>
      <w:del w:id="1468"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 xml:space="preserve">// update distance value in min heap also </w:delText>
        </w:r>
      </w:del>
    </w:p>
    <w:p w14:paraId="59B3C7E3" w14:textId="415AB638" w:rsidR="00BD575D" w:rsidDel="001E27F4" w:rsidRDefault="00F31DDB">
      <w:pPr>
        <w:shd w:val="clear" w:color="auto" w:fill="FFF2CC" w:themeFill="accent4" w:themeFillTint="33"/>
        <w:autoSpaceDE w:val="0"/>
        <w:autoSpaceDN w:val="0"/>
        <w:adjustRightInd w:val="0"/>
        <w:rPr>
          <w:del w:id="1469" w:author="רינת אביטל" w:date="2022-05-10T10:35:00Z"/>
          <w:rFonts w:ascii="Consolas" w:eastAsiaTheme="minorEastAsia" w:hAnsi="Consolas" w:cs="Consolas"/>
          <w:color w:val="000000"/>
          <w:sz w:val="19"/>
          <w:szCs w:val="19"/>
        </w:rPr>
      </w:pPr>
      <w:del w:id="1470" w:author="רינת אביטל" w:date="2022-05-10T10:35:00Z">
        <w:r w:rsidDel="001E27F4">
          <w:rPr>
            <w:rFonts w:ascii="Consolas" w:eastAsiaTheme="minorEastAsia" w:hAnsi="Consolas" w:cs="Consolas"/>
            <w:color w:val="000000"/>
            <w:sz w:val="19"/>
            <w:szCs w:val="19"/>
          </w:rPr>
          <w:delText xml:space="preserve">                        minHeap.decreaseKey(v, dist[v].distance);</w:delText>
        </w:r>
      </w:del>
    </w:p>
    <w:p w14:paraId="610827E1" w14:textId="28C1E957" w:rsidR="00BD575D" w:rsidDel="001E27F4" w:rsidRDefault="00F31DDB">
      <w:pPr>
        <w:shd w:val="clear" w:color="auto" w:fill="FFF2CC" w:themeFill="accent4" w:themeFillTint="33"/>
        <w:autoSpaceDE w:val="0"/>
        <w:autoSpaceDN w:val="0"/>
        <w:adjustRightInd w:val="0"/>
        <w:rPr>
          <w:del w:id="1471" w:author="רינת אביטל" w:date="2022-05-10T10:35:00Z"/>
          <w:rFonts w:ascii="Consolas" w:eastAsiaTheme="minorEastAsia" w:hAnsi="Consolas" w:cs="Consolas"/>
          <w:color w:val="000000"/>
          <w:sz w:val="19"/>
          <w:szCs w:val="19"/>
        </w:rPr>
      </w:pPr>
      <w:del w:id="1472" w:author="רינת אביטל" w:date="2022-05-10T10:35:00Z">
        <w:r w:rsidDel="001E27F4">
          <w:rPr>
            <w:rFonts w:ascii="Consolas" w:eastAsiaTheme="minorEastAsia" w:hAnsi="Consolas" w:cs="Consolas"/>
            <w:color w:val="000000"/>
            <w:sz w:val="19"/>
            <w:szCs w:val="19"/>
          </w:rPr>
          <w:delText xml:space="preserve">                    }</w:delText>
        </w:r>
      </w:del>
    </w:p>
    <w:p w14:paraId="10EEC978" w14:textId="5A5F7915" w:rsidR="00BD575D" w:rsidDel="001E27F4" w:rsidRDefault="00F31DDB">
      <w:pPr>
        <w:shd w:val="clear" w:color="auto" w:fill="FFF2CC" w:themeFill="accent4" w:themeFillTint="33"/>
        <w:autoSpaceDE w:val="0"/>
        <w:autoSpaceDN w:val="0"/>
        <w:adjustRightInd w:val="0"/>
        <w:rPr>
          <w:del w:id="1473" w:author="רינת אביטל" w:date="2022-05-10T10:35:00Z"/>
          <w:rFonts w:ascii="Consolas" w:eastAsiaTheme="minorEastAsia" w:hAnsi="Consolas" w:cs="Consolas"/>
          <w:color w:val="000000"/>
          <w:sz w:val="19"/>
          <w:szCs w:val="19"/>
        </w:rPr>
      </w:pPr>
      <w:del w:id="1474" w:author="רינת אביטל" w:date="2022-05-10T10:35:00Z">
        <w:r w:rsidDel="001E27F4">
          <w:rPr>
            <w:rFonts w:ascii="Consolas" w:eastAsiaTheme="minorEastAsia" w:hAnsi="Consolas" w:cs="Consolas"/>
            <w:color w:val="000000"/>
            <w:sz w:val="19"/>
            <w:szCs w:val="19"/>
          </w:rPr>
          <w:delText xml:space="preserve">                    pCrawl = pCrawl.next;</w:delText>
        </w:r>
      </w:del>
    </w:p>
    <w:p w14:paraId="33B3B532" w14:textId="0F4E8FED" w:rsidR="00BD575D" w:rsidDel="00184810" w:rsidRDefault="00F31DDB" w:rsidP="00184810">
      <w:pPr>
        <w:shd w:val="clear" w:color="auto" w:fill="FFF2CC" w:themeFill="accent4" w:themeFillTint="33"/>
        <w:autoSpaceDE w:val="0"/>
        <w:autoSpaceDN w:val="0"/>
        <w:adjustRightInd w:val="0"/>
        <w:rPr>
          <w:del w:id="1475" w:author="רינת אביטל" w:date="2022-05-10T10:30:00Z"/>
          <w:rFonts w:ascii="Consolas" w:eastAsiaTheme="minorEastAsia" w:hAnsi="Consolas" w:cs="Consolas"/>
          <w:color w:val="000000"/>
          <w:sz w:val="19"/>
          <w:szCs w:val="19"/>
        </w:rPr>
        <w:pPrChange w:id="1476" w:author="רינת אביטל" w:date="2022-05-10T10:30:00Z">
          <w:pPr>
            <w:shd w:val="clear" w:color="auto" w:fill="FFF2CC" w:themeFill="accent4" w:themeFillTint="33"/>
            <w:autoSpaceDE w:val="0"/>
            <w:autoSpaceDN w:val="0"/>
            <w:adjustRightInd w:val="0"/>
          </w:pPr>
        </w:pPrChange>
      </w:pPr>
      <w:del w:id="1477" w:author="רינת אביטל" w:date="2022-05-10T10:30:00Z">
        <w:r w:rsidDel="00184810">
          <w:rPr>
            <w:rFonts w:ascii="Consolas" w:eastAsiaTheme="minorEastAsia" w:hAnsi="Consolas" w:cs="Consolas"/>
            <w:color w:val="000000"/>
            <w:sz w:val="19"/>
            <w:szCs w:val="19"/>
          </w:rPr>
          <w:delText xml:space="preserve">                }</w:delText>
        </w:r>
      </w:del>
    </w:p>
    <w:p w14:paraId="103B0646" w14:textId="3223AF1E" w:rsidR="00BD575D" w:rsidDel="00184810" w:rsidRDefault="00F31DDB" w:rsidP="00184810">
      <w:pPr>
        <w:shd w:val="clear" w:color="auto" w:fill="FFF2CC" w:themeFill="accent4" w:themeFillTint="33"/>
        <w:autoSpaceDE w:val="0"/>
        <w:autoSpaceDN w:val="0"/>
        <w:adjustRightInd w:val="0"/>
        <w:rPr>
          <w:del w:id="1478" w:author="רינת אביטל" w:date="2022-05-10T10:30:00Z"/>
          <w:rFonts w:ascii="Consolas" w:eastAsiaTheme="minorEastAsia" w:hAnsi="Consolas" w:cs="Consolas"/>
          <w:color w:val="000000"/>
          <w:sz w:val="19"/>
          <w:szCs w:val="19"/>
        </w:rPr>
        <w:pPrChange w:id="1479" w:author="רינת אביטל" w:date="2022-05-10T10:30:00Z">
          <w:pPr>
            <w:shd w:val="clear" w:color="auto" w:fill="FFF2CC" w:themeFill="accent4" w:themeFillTint="33"/>
            <w:autoSpaceDE w:val="0"/>
            <w:autoSpaceDN w:val="0"/>
            <w:adjustRightInd w:val="0"/>
          </w:pPr>
        </w:pPrChange>
      </w:pPr>
      <w:del w:id="1480" w:author="רינת אביטל" w:date="2022-05-10T10:30:00Z">
        <w:r w:rsidDel="00184810">
          <w:rPr>
            <w:rFonts w:ascii="Consolas" w:eastAsiaTheme="minorEastAsia" w:hAnsi="Consolas" w:cs="Consolas"/>
            <w:color w:val="000000"/>
            <w:sz w:val="19"/>
            <w:szCs w:val="19"/>
          </w:rPr>
          <w:delText xml:space="preserve">            }</w:delText>
        </w:r>
      </w:del>
    </w:p>
    <w:p w14:paraId="436C6D5E" w14:textId="34E43081" w:rsidR="00BD575D" w:rsidDel="00184810" w:rsidRDefault="00F31DDB" w:rsidP="00184810">
      <w:pPr>
        <w:shd w:val="clear" w:color="auto" w:fill="FFF2CC" w:themeFill="accent4" w:themeFillTint="33"/>
        <w:autoSpaceDE w:val="0"/>
        <w:autoSpaceDN w:val="0"/>
        <w:adjustRightInd w:val="0"/>
        <w:rPr>
          <w:del w:id="1481" w:author="רינת אביטל" w:date="2022-05-10T10:30:00Z"/>
          <w:rFonts w:ascii="Consolas" w:eastAsiaTheme="minorEastAsia" w:hAnsi="Consolas" w:cs="Consolas"/>
          <w:color w:val="000000"/>
          <w:sz w:val="19"/>
          <w:szCs w:val="19"/>
        </w:rPr>
        <w:pPrChange w:id="1482" w:author="רינת אביטל" w:date="2022-05-10T10:30:00Z">
          <w:pPr>
            <w:shd w:val="clear" w:color="auto" w:fill="FFF2CC" w:themeFill="accent4" w:themeFillTint="33"/>
            <w:autoSpaceDE w:val="0"/>
            <w:autoSpaceDN w:val="0"/>
            <w:adjustRightInd w:val="0"/>
          </w:pPr>
        </w:pPrChange>
      </w:pPr>
      <w:del w:id="1483" w:author="רינת אביטל" w:date="2022-05-10T10:30:00Z">
        <w:r w:rsidDel="00184810">
          <w:rPr>
            <w:rFonts w:ascii="Consolas" w:eastAsiaTheme="minorEastAsia" w:hAnsi="Consolas" w:cs="Consolas"/>
            <w:color w:val="000000"/>
            <w:sz w:val="19"/>
            <w:szCs w:val="19"/>
          </w:rPr>
          <w:delText xml:space="preserve">            </w:delText>
        </w:r>
        <w:r w:rsidDel="00184810">
          <w:rPr>
            <w:rFonts w:ascii="Consolas" w:eastAsiaTheme="minorEastAsia" w:hAnsi="Consolas" w:cs="Consolas"/>
            <w:color w:val="0000FF"/>
            <w:sz w:val="19"/>
            <w:szCs w:val="19"/>
          </w:rPr>
          <w:delText>return</w:delText>
        </w:r>
        <w:r w:rsidDel="00184810">
          <w:rPr>
            <w:rFonts w:ascii="Consolas" w:eastAsiaTheme="minorEastAsia" w:hAnsi="Consolas" w:cs="Consolas"/>
            <w:color w:val="000000"/>
            <w:sz w:val="19"/>
            <w:szCs w:val="19"/>
          </w:rPr>
          <w:delText xml:space="preserve"> dist;</w:delText>
        </w:r>
      </w:del>
    </w:p>
    <w:p w14:paraId="31AC82FF" w14:textId="595717F8" w:rsidR="00BD575D" w:rsidDel="00184810" w:rsidRDefault="00F31DDB" w:rsidP="00184810">
      <w:pPr>
        <w:shd w:val="clear" w:color="auto" w:fill="FFF2CC" w:themeFill="accent4" w:themeFillTint="33"/>
        <w:autoSpaceDE w:val="0"/>
        <w:autoSpaceDN w:val="0"/>
        <w:adjustRightInd w:val="0"/>
        <w:rPr>
          <w:del w:id="1484" w:author="רינת אביטל" w:date="2022-05-10T10:30:00Z"/>
          <w:rFonts w:ascii="Tahoma" w:hAnsi="Tahoma" w:cs="Tahoma"/>
          <w:sz w:val="22"/>
          <w:szCs w:val="22"/>
          <w:rtl/>
        </w:rPr>
        <w:pPrChange w:id="1485" w:author="רינת אביטל" w:date="2022-05-10T10:30:00Z">
          <w:pPr>
            <w:shd w:val="clear" w:color="auto" w:fill="FFF2CC" w:themeFill="accent4" w:themeFillTint="33"/>
            <w:bidi/>
            <w:spacing w:after="240" w:line="360" w:lineRule="auto"/>
            <w:jc w:val="right"/>
          </w:pPr>
        </w:pPrChange>
      </w:pPr>
      <w:del w:id="1486" w:author="רינת אביטל" w:date="2022-05-10T10:30:00Z">
        <w:r w:rsidDel="00184810">
          <w:rPr>
            <w:rFonts w:ascii="Consolas" w:eastAsiaTheme="minorEastAsia" w:hAnsi="Consolas" w:cs="Consolas"/>
            <w:color w:val="000000"/>
            <w:sz w:val="19"/>
            <w:szCs w:val="19"/>
          </w:rPr>
          <w:delText xml:space="preserve">        }</w:delText>
        </w:r>
      </w:del>
    </w:p>
    <w:p w14:paraId="422A2DEE" w14:textId="2FCC7245" w:rsidR="00BD575D" w:rsidDel="001E27F4" w:rsidRDefault="00F31DDB">
      <w:pPr>
        <w:bidi/>
        <w:spacing w:after="240" w:line="360" w:lineRule="auto"/>
        <w:jc w:val="both"/>
        <w:rPr>
          <w:del w:id="1487" w:author="רינת אביטל" w:date="2022-05-10T10:35:00Z"/>
          <w:rFonts w:ascii="Tahoma" w:hAnsi="Tahoma" w:cs="Tahoma"/>
          <w:sz w:val="22"/>
          <w:szCs w:val="22"/>
          <w:rtl/>
        </w:rPr>
      </w:pPr>
      <w:del w:id="1488" w:author="רינת אביטל" w:date="2022-05-10T10:35:00Z">
        <w:r w:rsidDel="001E27F4">
          <w:rPr>
            <w:rFonts w:ascii="Tahoma" w:hAnsi="Tahoma" w:cs="Tahoma" w:hint="cs"/>
            <w:color w:val="000000"/>
            <w:sz w:val="22"/>
            <w:szCs w:val="22"/>
            <w:rtl/>
          </w:rPr>
          <w:delText>שימו לב ש</w:delText>
        </w:r>
        <w:r w:rsidDel="001E27F4">
          <w:rPr>
            <w:rFonts w:ascii="Tahoma" w:hAnsi="Tahoma" w:cs="Tahoma"/>
            <w:color w:val="000000"/>
            <w:sz w:val="22"/>
            <w:szCs w:val="22"/>
            <w:rtl/>
          </w:rPr>
          <w:delText>השתמשנו ב</w:delText>
        </w:r>
        <w:r w:rsidDel="001E27F4">
          <w:rPr>
            <w:rFonts w:ascii="Tahoma" w:hAnsi="Tahoma" w:cs="Tahoma"/>
            <w:color w:val="2B91AF"/>
            <w:sz w:val="22"/>
            <w:szCs w:val="22"/>
          </w:rPr>
          <w:delText xml:space="preserve"> MinHeap</w:delText>
        </w:r>
        <w:r w:rsidDel="001E27F4">
          <w:rPr>
            <w:rFonts w:ascii="Tahoma" w:hAnsi="Tahoma" w:cs="Tahoma"/>
            <w:color w:val="2B91AF"/>
            <w:sz w:val="22"/>
            <w:szCs w:val="22"/>
            <w:rtl/>
          </w:rPr>
          <w:delText>-</w:delText>
        </w:r>
        <w:r w:rsidDel="001E27F4">
          <w:rPr>
            <w:rFonts w:ascii="Tahoma" w:hAnsi="Tahoma" w:cs="Tahoma"/>
            <w:sz w:val="22"/>
            <w:szCs w:val="22"/>
            <w:rtl/>
          </w:rPr>
          <w:delText xml:space="preserve">ערימת מינימום התומכת בפעולת השליפה </w:delText>
        </w:r>
        <w:r w:rsidDel="001E27F4">
          <w:rPr>
            <w:rFonts w:ascii="Tahoma" w:hAnsi="Tahoma" w:cs="Tahoma"/>
            <w:color w:val="000000"/>
            <w:sz w:val="22"/>
            <w:szCs w:val="22"/>
          </w:rPr>
          <w:delText>extractMin</w:delText>
        </w:r>
        <w:r w:rsidDel="001E27F4">
          <w:rPr>
            <w:rFonts w:ascii="Tahoma" w:hAnsi="Tahoma" w:cs="Tahoma"/>
            <w:sz w:val="22"/>
            <w:szCs w:val="22"/>
            <w:rtl/>
          </w:rPr>
          <w:delText xml:space="preserve"> שסיבוכיותה </w:delText>
        </w:r>
        <w:r w:rsidDel="001E27F4">
          <w:rPr>
            <w:rFonts w:ascii="Tahoma" w:hAnsi="Tahoma" w:cs="Tahoma"/>
            <w:sz w:val="22"/>
            <w:szCs w:val="22"/>
          </w:rPr>
          <w:delText xml:space="preserve">O(LOGN) </w:delText>
        </w:r>
        <w:r w:rsidDel="001E27F4">
          <w:rPr>
            <w:rFonts w:ascii="Tahoma" w:hAnsi="Tahoma" w:cs="Tahoma"/>
            <w:sz w:val="22"/>
            <w:szCs w:val="22"/>
            <w:rtl/>
          </w:rPr>
          <w:delText xml:space="preserve"> כידוע, זאת כדי לייעל את זמן הריצה.</w:delText>
        </w:r>
      </w:del>
    </w:p>
    <w:p w14:paraId="6730CD43" w14:textId="73D616EF" w:rsidR="00BD575D" w:rsidDel="001E27F4" w:rsidRDefault="00F31DDB">
      <w:pPr>
        <w:bidi/>
        <w:spacing w:after="240" w:line="360" w:lineRule="auto"/>
        <w:jc w:val="both"/>
        <w:rPr>
          <w:del w:id="1489" w:author="רינת אביטל" w:date="2022-05-10T10:35:00Z"/>
          <w:rFonts w:ascii="Tahoma" w:hAnsi="Tahoma" w:cs="Tahoma"/>
          <w:sz w:val="22"/>
          <w:szCs w:val="22"/>
          <w:rtl/>
        </w:rPr>
      </w:pPr>
      <w:del w:id="1490" w:author="רינת אביטל" w:date="2022-05-10T10:35:00Z">
        <w:r w:rsidDel="001E27F4">
          <w:rPr>
            <w:rFonts w:ascii="Tahoma" w:hAnsi="Tahoma" w:cs="Tahoma"/>
            <w:sz w:val="22"/>
            <w:szCs w:val="22"/>
            <w:rtl/>
          </w:rPr>
          <w:delText>אחר שבידינו מטריצת המרחקים של החנות, השמורה לנו, נוכל לחשב מסלולי קניה עבור לקוחות שיבקשו זאת.</w:delText>
        </w:r>
      </w:del>
    </w:p>
    <w:p w14:paraId="563F8052" w14:textId="248FC39A" w:rsidR="00BD575D" w:rsidDel="001E27F4" w:rsidRDefault="00F31DDB">
      <w:pPr>
        <w:bidi/>
        <w:spacing w:before="100" w:after="200" w:line="360" w:lineRule="auto"/>
        <w:rPr>
          <w:del w:id="1491" w:author="רינת אביטל" w:date="2022-05-10T10:35:00Z"/>
          <w:rFonts w:ascii="Tahoma" w:hAnsi="Tahoma" w:cs="Tahoma"/>
          <w:b/>
          <w:bCs/>
          <w:caps/>
          <w:color w:val="767171" w:themeColor="background2" w:themeShade="80"/>
          <w:spacing w:val="15"/>
          <w:sz w:val="22"/>
          <w:szCs w:val="22"/>
          <w:rtl/>
          <w14:shadow w14:blurRad="50800" w14:dist="38100" w14:dir="18900000" w14:sx="100000" w14:sy="100000" w14:kx="0" w14:ky="0" w14:algn="bl">
            <w14:srgbClr w14:val="000000">
              <w14:alpha w14:val="60000"/>
            </w14:srgbClr>
          </w14:shadow>
        </w:rPr>
      </w:pPr>
      <w:bookmarkStart w:id="1492" w:name="_Toc39972184"/>
      <w:del w:id="1493" w:author="רינת אביטל" w:date="2022-05-10T10:35:00Z">
        <w:r w:rsidDel="001E27F4">
          <w:rPr>
            <w:rFonts w:ascii="Tahoma" w:hAnsi="Tahoma" w:cs="Tahoma"/>
            <w:b/>
            <w:bCs/>
            <w:color w:val="767171" w:themeColor="background2" w:themeShade="80"/>
            <w:sz w:val="22"/>
            <w:szCs w:val="22"/>
            <w:rtl/>
            <w14:shadow w14:blurRad="50800" w14:dist="38100" w14:dir="18900000" w14:sx="100000" w14:sy="100000" w14:kx="0" w14:ky="0" w14:algn="bl">
              <w14:srgbClr w14:val="000000">
                <w14:alpha w14:val="60000"/>
              </w14:srgbClr>
            </w14:shadow>
          </w:rPr>
          <w:br w:type="page"/>
        </w:r>
      </w:del>
    </w:p>
    <w:p w14:paraId="5D2AA2BA" w14:textId="747F5494" w:rsidR="00BD575D" w:rsidDel="001E27F4" w:rsidRDefault="00F31DDB">
      <w:pPr>
        <w:bidi/>
        <w:spacing w:after="240" w:line="360" w:lineRule="auto"/>
        <w:jc w:val="center"/>
        <w:rPr>
          <w:del w:id="1494" w:author="רינת אביטל" w:date="2022-05-10T10:35:00Z"/>
          <w:rFonts w:ascii="Tahoma" w:hAnsi="Tahoma" w:cs="Tahoma"/>
          <w:b/>
          <w:bCs/>
          <w:color w:val="ED7D31" w:themeColor="accent2"/>
          <w:sz w:val="22"/>
          <w:szCs w:val="22"/>
          <w:u w:val="single"/>
          <w:rtl/>
        </w:rPr>
      </w:pPr>
      <w:del w:id="1495" w:author="רינת אביטל" w:date="2022-05-10T10:35:00Z">
        <w:r w:rsidDel="001E27F4">
          <w:rPr>
            <w:rFonts w:ascii="Tahoma" w:hAnsi="Tahoma" w:cs="Tahoma"/>
            <w:b/>
            <w:bCs/>
            <w:color w:val="ED7D31" w:themeColor="accent2"/>
            <w:sz w:val="22"/>
            <w:szCs w:val="22"/>
            <w:u w:val="single"/>
            <w:rtl/>
          </w:rPr>
          <w:delText>מחלקת</w:delText>
        </w:r>
        <w:r w:rsidDel="001E27F4">
          <w:rPr>
            <w:rFonts w:ascii="Tahoma" w:hAnsi="Tahoma" w:cs="Tahoma"/>
            <w:b/>
            <w:bCs/>
            <w:color w:val="ED7D31" w:themeColor="accent2"/>
            <w:sz w:val="22"/>
            <w:szCs w:val="22"/>
            <w:u w:val="single"/>
          </w:rPr>
          <w:delText xml:space="preserve"> TravelComputer  </w:delText>
        </w:r>
        <w:r w:rsidDel="001E27F4">
          <w:rPr>
            <w:rFonts w:ascii="Tahoma" w:hAnsi="Tahoma" w:cs="Tahoma"/>
            <w:b/>
            <w:bCs/>
            <w:color w:val="ED7D31" w:themeColor="accent2"/>
            <w:sz w:val="22"/>
            <w:szCs w:val="22"/>
            <w:u w:val="single"/>
            <w:rtl/>
          </w:rPr>
          <w:delText xml:space="preserve"> חישוב מסלול</w:delText>
        </w:r>
        <w:bookmarkEnd w:id="1492"/>
      </w:del>
    </w:p>
    <w:p w14:paraId="47B1AAB6" w14:textId="3C42CDCE" w:rsidR="00BD575D" w:rsidDel="001E27F4" w:rsidRDefault="00F31DDB">
      <w:pPr>
        <w:bidi/>
        <w:spacing w:after="240" w:line="360" w:lineRule="auto"/>
        <w:jc w:val="both"/>
        <w:rPr>
          <w:del w:id="1496" w:author="רינת אביטל" w:date="2022-05-10T10:35:00Z"/>
          <w:rFonts w:ascii="Tahoma" w:hAnsi="Tahoma" w:cs="Tahoma"/>
          <w:sz w:val="22"/>
          <w:szCs w:val="22"/>
          <w:rtl/>
        </w:rPr>
      </w:pPr>
      <w:del w:id="1497" w:author="רינת אביטל" w:date="2022-05-10T10:35:00Z">
        <w:r w:rsidDel="001E27F4">
          <w:rPr>
            <w:rFonts w:ascii="Tahoma" w:hAnsi="Tahoma" w:cs="Tahoma"/>
            <w:sz w:val="22"/>
            <w:szCs w:val="22"/>
            <w:rtl/>
          </w:rPr>
          <w:delText>במחלקה זו יחושב מסלול עבור הלקוח.</w:delText>
        </w:r>
      </w:del>
    </w:p>
    <w:p w14:paraId="05EEEC9A" w14:textId="0BE54E5E" w:rsidR="00BD575D" w:rsidDel="001E27F4" w:rsidRDefault="00F31DDB">
      <w:pPr>
        <w:bidi/>
        <w:spacing w:after="240" w:line="360" w:lineRule="auto"/>
        <w:jc w:val="both"/>
        <w:rPr>
          <w:del w:id="1498" w:author="רינת אביטל" w:date="2022-05-10T10:35:00Z"/>
          <w:rFonts w:ascii="Tahoma" w:hAnsi="Tahoma" w:cs="Tahoma"/>
          <w:sz w:val="22"/>
          <w:szCs w:val="22"/>
          <w:rtl/>
        </w:rPr>
      </w:pPr>
      <w:del w:id="1499" w:author="רינת אביטל" w:date="2022-05-10T10:35:00Z">
        <w:r w:rsidDel="001E27F4">
          <w:rPr>
            <w:rFonts w:ascii="Tahoma" w:hAnsi="Tahoma" w:cs="Tahoma"/>
            <w:sz w:val="22"/>
            <w:szCs w:val="22"/>
            <w:rtl/>
          </w:rPr>
          <w:delText>הלקוח נכנס לחנות, בוחר מוצרים לקניה, ומבקש מהמערכת לחשב את המסלול האופטימלי.</w:delText>
        </w:r>
      </w:del>
    </w:p>
    <w:p w14:paraId="39F77350" w14:textId="435B7785" w:rsidR="00BD575D" w:rsidDel="001E27F4" w:rsidRDefault="00F31DDB">
      <w:pPr>
        <w:bidi/>
        <w:spacing w:after="240" w:line="360" w:lineRule="auto"/>
        <w:jc w:val="both"/>
        <w:rPr>
          <w:del w:id="1500" w:author="רינת אביטל" w:date="2022-05-10T10:35:00Z"/>
          <w:rFonts w:ascii="Tahoma" w:hAnsi="Tahoma" w:cs="Tahoma"/>
          <w:sz w:val="22"/>
          <w:szCs w:val="22"/>
          <w:rtl/>
        </w:rPr>
      </w:pPr>
      <w:del w:id="1501" w:author="רינת אביטל" w:date="2022-05-10T10:35:00Z">
        <w:r w:rsidDel="001E27F4">
          <w:rPr>
            <w:rFonts w:ascii="Tahoma" w:hAnsi="Tahoma" w:cs="Tahoma"/>
            <w:sz w:val="22"/>
            <w:szCs w:val="22"/>
            <w:rtl/>
          </w:rPr>
          <w:delText>לצורך כך עליו להזין את מיקומו בחנות (בעזרת התכנית) או לבחור להתחיל את הקניה מפתח החנות.</w:delText>
        </w:r>
      </w:del>
    </w:p>
    <w:p w14:paraId="650F93B6" w14:textId="7A8BE538" w:rsidR="00BD575D" w:rsidDel="001E27F4" w:rsidRDefault="00F31DDB">
      <w:pPr>
        <w:bidi/>
        <w:spacing w:after="240" w:line="360" w:lineRule="auto"/>
        <w:jc w:val="both"/>
        <w:rPr>
          <w:del w:id="1502" w:author="רינת אביטל" w:date="2022-05-10T10:35:00Z"/>
          <w:rFonts w:ascii="Tahoma" w:hAnsi="Tahoma" w:cs="Tahoma"/>
          <w:sz w:val="22"/>
          <w:szCs w:val="22"/>
          <w:rtl/>
        </w:rPr>
      </w:pPr>
      <w:del w:id="1503" w:author="רינת אביטל" w:date="2022-05-10T10:35:00Z">
        <w:r w:rsidDel="001E27F4">
          <w:rPr>
            <w:rFonts w:ascii="Tahoma" w:hAnsi="Tahoma" w:cs="Tahoma"/>
            <w:sz w:val="22"/>
            <w:szCs w:val="22"/>
            <w:rtl/>
          </w:rPr>
          <w:delText xml:space="preserve">המוצרים נשלחים לשרת, לקונטרולר </w:delText>
        </w:r>
        <w:r w:rsidDel="001E27F4">
          <w:rPr>
            <w:rFonts w:ascii="Tahoma" w:hAnsi="Tahoma" w:cs="Tahoma"/>
            <w:color w:val="2B91AF"/>
            <w:sz w:val="22"/>
            <w:szCs w:val="22"/>
          </w:rPr>
          <w:delText>WayController</w:delText>
        </w:r>
        <w:r w:rsidDel="001E27F4">
          <w:rPr>
            <w:rFonts w:ascii="Tahoma" w:hAnsi="Tahoma" w:cs="Tahoma"/>
            <w:sz w:val="22"/>
            <w:szCs w:val="22"/>
            <w:rtl/>
          </w:rPr>
          <w:delText xml:space="preserve">, ששולח אותם למחלקה </w:delText>
        </w:r>
        <w:r w:rsidDel="001E27F4">
          <w:rPr>
            <w:rFonts w:ascii="Tahoma" w:eastAsiaTheme="minorEastAsia" w:hAnsi="Tahoma" w:cs="Tahoma"/>
            <w:color w:val="2B91AF"/>
            <w:sz w:val="22"/>
            <w:szCs w:val="22"/>
          </w:rPr>
          <w:delText>TravelComputer</w:delText>
        </w:r>
        <w:r w:rsidDel="001E27F4">
          <w:rPr>
            <w:rFonts w:ascii="Tahoma" w:hAnsi="Tahoma" w:cs="Tahoma"/>
            <w:sz w:val="22"/>
            <w:szCs w:val="22"/>
          </w:rPr>
          <w:delText xml:space="preserve"> </w:delText>
        </w:r>
        <w:r w:rsidDel="001E27F4">
          <w:rPr>
            <w:rFonts w:ascii="Tahoma" w:hAnsi="Tahoma" w:cs="Tahoma"/>
            <w:sz w:val="22"/>
            <w:szCs w:val="22"/>
            <w:rtl/>
          </w:rPr>
          <w:delText xml:space="preserve"> האחראית לחישוב המסלול בצורה מדורגת, בשישה שלבים:</w:delText>
        </w:r>
      </w:del>
    </w:p>
    <w:p w14:paraId="21A28A2E" w14:textId="24263D09" w:rsidR="00BD575D" w:rsidDel="001E27F4" w:rsidRDefault="00F31DDB">
      <w:pPr>
        <w:bidi/>
        <w:spacing w:after="240" w:line="360" w:lineRule="auto"/>
        <w:jc w:val="both"/>
        <w:rPr>
          <w:del w:id="1504" w:author="רינת אביטל" w:date="2022-05-10T10:35:00Z"/>
          <w:rFonts w:ascii="Tahoma" w:hAnsi="Tahoma" w:cs="Tahoma"/>
          <w:sz w:val="22"/>
          <w:szCs w:val="22"/>
          <w:rtl/>
        </w:rPr>
      </w:pPr>
      <w:del w:id="1505" w:author="רינת אביטל" w:date="2022-05-10T10:35:00Z">
        <w:r w:rsidDel="001E27F4">
          <w:rPr>
            <w:rFonts w:ascii="Tahoma" w:hAnsi="Tahoma" w:cs="Tahoma"/>
            <w:b/>
            <w:bCs/>
            <w:sz w:val="22"/>
            <w:szCs w:val="22"/>
            <w:rtl/>
          </w:rPr>
          <w:delText>שלב 1:</w:delText>
        </w:r>
        <w:r w:rsidDel="001E27F4">
          <w:rPr>
            <w:rFonts w:ascii="Tahoma" w:hAnsi="Tahoma" w:cs="Tahoma"/>
            <w:sz w:val="22"/>
            <w:szCs w:val="22"/>
            <w:rtl/>
          </w:rPr>
          <w:delText xml:space="preserve">  קיבוץ מוצרים שבאותו סטנד באמצעות מילון</w:delText>
        </w:r>
      </w:del>
    </w:p>
    <w:p w14:paraId="739BD11D" w14:textId="439A6C0C" w:rsidR="00BD575D" w:rsidDel="001E27F4" w:rsidRDefault="00F31DDB">
      <w:pPr>
        <w:bidi/>
        <w:spacing w:after="240" w:line="360" w:lineRule="auto"/>
        <w:jc w:val="both"/>
        <w:rPr>
          <w:del w:id="1506" w:author="רינת אביטל" w:date="2022-05-10T10:35:00Z"/>
          <w:rFonts w:ascii="Tahoma" w:hAnsi="Tahoma" w:cs="Tahoma"/>
          <w:sz w:val="22"/>
          <w:szCs w:val="22"/>
        </w:rPr>
      </w:pPr>
      <w:del w:id="1507" w:author="רינת אביטל" w:date="2022-05-10T10:35:00Z">
        <w:r w:rsidDel="001E27F4">
          <w:rPr>
            <w:rFonts w:ascii="Tahoma" w:hAnsi="Tahoma" w:cs="Tahoma"/>
            <w:b/>
            <w:bCs/>
            <w:sz w:val="22"/>
            <w:szCs w:val="22"/>
            <w:rtl/>
          </w:rPr>
          <w:delText xml:space="preserve">   מוחזר</w:delText>
        </w:r>
        <w:r w:rsidDel="001E27F4">
          <w:rPr>
            <w:rFonts w:ascii="Tahoma" w:hAnsi="Tahoma" w:cs="Tahoma"/>
            <w:sz w:val="22"/>
            <w:szCs w:val="22"/>
            <w:rtl/>
          </w:rPr>
          <w:delText xml:space="preserve">:  </w:delText>
        </w:r>
        <w:r w:rsidDel="001E27F4">
          <w:rPr>
            <w:rFonts w:ascii="Tahoma" w:eastAsiaTheme="minorEastAsia" w:hAnsi="Tahoma" w:cs="Tahoma"/>
            <w:color w:val="000000"/>
            <w:sz w:val="22"/>
            <w:szCs w:val="22"/>
          </w:rPr>
          <w:delText>Dictionary&lt;</w:delText>
        </w:r>
        <w:r w:rsidDel="001E27F4">
          <w:rPr>
            <w:rFonts w:ascii="Tahoma" w:hAnsi="Tahoma" w:cs="Tahoma"/>
            <w:color w:val="2B91AF"/>
            <w:sz w:val="22"/>
            <w:szCs w:val="22"/>
          </w:rPr>
          <w:delText>Stand</w:delText>
        </w:r>
        <w:r w:rsidDel="001E27F4">
          <w:rPr>
            <w:rFonts w:ascii="Tahoma" w:eastAsiaTheme="minorEastAsia" w:hAnsi="Tahoma" w:cs="Tahoma"/>
            <w:color w:val="000000"/>
            <w:sz w:val="22"/>
            <w:szCs w:val="22"/>
          </w:rPr>
          <w:delText>, List&lt;</w:delText>
        </w:r>
        <w:r w:rsidDel="001E27F4">
          <w:rPr>
            <w:rFonts w:ascii="Tahoma" w:hAnsi="Tahoma" w:cs="Tahoma"/>
            <w:color w:val="2B91AF"/>
            <w:sz w:val="22"/>
            <w:szCs w:val="22"/>
          </w:rPr>
          <w:delText>ProductShop</w:delText>
        </w:r>
        <w:r w:rsidDel="001E27F4">
          <w:rPr>
            <w:rFonts w:ascii="Tahoma" w:eastAsiaTheme="minorEastAsia" w:hAnsi="Tahoma" w:cs="Tahoma"/>
            <w:color w:val="000000"/>
            <w:sz w:val="22"/>
            <w:szCs w:val="22"/>
          </w:rPr>
          <w:delText>&gt;&gt;</w:delText>
        </w:r>
      </w:del>
    </w:p>
    <w:p w14:paraId="3BB22D89" w14:textId="7E3E4F1C" w:rsidR="00BD575D" w:rsidDel="001E27F4" w:rsidRDefault="00F31DDB">
      <w:pPr>
        <w:bidi/>
        <w:spacing w:after="240" w:line="360" w:lineRule="auto"/>
        <w:jc w:val="both"/>
        <w:rPr>
          <w:del w:id="1508" w:author="רינת אביטל" w:date="2022-05-10T10:35:00Z"/>
          <w:rFonts w:ascii="Tahoma" w:hAnsi="Tahoma" w:cs="Tahoma"/>
          <w:sz w:val="22"/>
          <w:szCs w:val="22"/>
          <w:rtl/>
        </w:rPr>
      </w:pPr>
      <w:del w:id="1509" w:author="רינת אביטל" w:date="2022-05-10T10:35:00Z">
        <w:r w:rsidDel="001E27F4">
          <w:rPr>
            <w:rFonts w:ascii="Tahoma" w:hAnsi="Tahoma" w:cs="Tahoma"/>
            <w:b/>
            <w:bCs/>
            <w:sz w:val="22"/>
            <w:szCs w:val="22"/>
            <w:rtl/>
          </w:rPr>
          <w:delText>שלב 2:</w:delText>
        </w:r>
        <w:r w:rsidDel="001E27F4">
          <w:rPr>
            <w:rFonts w:ascii="Tahoma" w:hAnsi="Tahoma" w:cs="Tahoma"/>
            <w:sz w:val="22"/>
            <w:szCs w:val="22"/>
            <w:rtl/>
          </w:rPr>
          <w:delText xml:space="preserve"> קיבוץ סטנדים באותו אזור</w:delText>
        </w:r>
      </w:del>
    </w:p>
    <w:p w14:paraId="3D89BF1B" w14:textId="647FE357" w:rsidR="00BD575D" w:rsidDel="001E27F4" w:rsidRDefault="00F31DDB">
      <w:pPr>
        <w:bidi/>
        <w:spacing w:after="240" w:line="360" w:lineRule="auto"/>
        <w:jc w:val="both"/>
        <w:rPr>
          <w:del w:id="1510" w:author="רינת אביטל" w:date="2022-05-10T10:35:00Z"/>
          <w:rFonts w:ascii="Tahoma" w:hAnsi="Tahoma" w:cs="Tahoma"/>
          <w:sz w:val="22"/>
          <w:szCs w:val="22"/>
          <w:rtl/>
        </w:rPr>
      </w:pPr>
      <w:del w:id="1511" w:author="רינת אביטל" w:date="2022-05-10T10:35:00Z">
        <w:r w:rsidDel="001E27F4">
          <w:rPr>
            <w:rFonts w:ascii="Tahoma" w:hAnsi="Tahoma" w:cs="Tahoma"/>
            <w:b/>
            <w:bCs/>
            <w:sz w:val="22"/>
            <w:szCs w:val="22"/>
            <w:rtl/>
          </w:rPr>
          <w:delText xml:space="preserve">   מוחזר:</w:delText>
        </w:r>
        <w:r w:rsidDel="001E27F4">
          <w:rPr>
            <w:rFonts w:ascii="Tahoma" w:hAnsi="Tahoma" w:cs="Tahoma"/>
            <w:sz w:val="22"/>
            <w:szCs w:val="22"/>
            <w:rtl/>
          </w:rPr>
          <w:delText xml:space="preserve">  מילון </w:delText>
        </w:r>
        <w:r w:rsidDel="001E27F4">
          <w:rPr>
            <w:rFonts w:ascii="Tahoma" w:eastAsiaTheme="minorEastAsia" w:hAnsi="Tahoma" w:cs="Tahoma"/>
            <w:color w:val="000000"/>
            <w:sz w:val="22"/>
            <w:szCs w:val="22"/>
          </w:rPr>
          <w:delText>Dictionary&lt;</w:delText>
        </w:r>
        <w:r w:rsidDel="001E27F4">
          <w:rPr>
            <w:rFonts w:ascii="Tahoma" w:hAnsi="Tahoma" w:cs="Tahoma"/>
            <w:color w:val="2B91AF"/>
            <w:sz w:val="22"/>
            <w:szCs w:val="22"/>
          </w:rPr>
          <w:delText>KeyArea</w:delText>
        </w:r>
        <w:r w:rsidDel="001E27F4">
          <w:rPr>
            <w:rFonts w:ascii="Tahoma" w:eastAsiaTheme="minorEastAsia" w:hAnsi="Tahoma" w:cs="Tahoma"/>
            <w:color w:val="000000"/>
            <w:sz w:val="22"/>
            <w:szCs w:val="22"/>
          </w:rPr>
          <w:delText xml:space="preserve">, </w:delText>
        </w:r>
        <w:r w:rsidDel="001E27F4">
          <w:rPr>
            <w:rFonts w:ascii="Tahoma" w:hAnsi="Tahoma" w:cs="Tahoma"/>
            <w:color w:val="2B91AF"/>
            <w:sz w:val="22"/>
            <w:szCs w:val="22"/>
          </w:rPr>
          <w:delText>Area</w:delText>
        </w:r>
        <w:r w:rsidDel="001E27F4">
          <w:rPr>
            <w:rFonts w:ascii="Tahoma" w:eastAsiaTheme="minorEastAsia" w:hAnsi="Tahoma" w:cs="Tahoma"/>
            <w:color w:val="000000"/>
            <w:sz w:val="22"/>
            <w:szCs w:val="22"/>
          </w:rPr>
          <w:delText>&gt;</w:delText>
        </w:r>
      </w:del>
    </w:p>
    <w:p w14:paraId="68753C95" w14:textId="7B0919BB" w:rsidR="00BD575D" w:rsidDel="001E27F4" w:rsidRDefault="00F31DDB">
      <w:pPr>
        <w:bidi/>
        <w:spacing w:after="240" w:line="360" w:lineRule="auto"/>
        <w:jc w:val="both"/>
        <w:rPr>
          <w:del w:id="1512" w:author="רינת אביטל" w:date="2022-05-10T10:35:00Z"/>
          <w:rFonts w:ascii="Tahoma" w:hAnsi="Tahoma" w:cs="Tahoma"/>
          <w:sz w:val="22"/>
          <w:szCs w:val="22"/>
          <w:rtl/>
        </w:rPr>
      </w:pPr>
      <w:del w:id="1513" w:author="רינת אביטל" w:date="2022-05-10T10:35:00Z">
        <w:r w:rsidDel="001E27F4">
          <w:rPr>
            <w:rFonts w:ascii="Tahoma" w:hAnsi="Tahoma" w:cs="Tahoma"/>
            <w:b/>
            <w:bCs/>
            <w:sz w:val="22"/>
            <w:szCs w:val="22"/>
            <w:rtl/>
          </w:rPr>
          <w:delText>שלב 3:</w:delText>
        </w:r>
        <w:r w:rsidDel="001E27F4">
          <w:rPr>
            <w:rFonts w:ascii="Tahoma" w:hAnsi="Tahoma" w:cs="Tahoma"/>
            <w:sz w:val="22"/>
            <w:szCs w:val="22"/>
            <w:rtl/>
          </w:rPr>
          <w:delText xml:space="preserve"> מטפל בנקודת פתיחה וסיום ומסדר אזורים, </w:delText>
        </w:r>
      </w:del>
    </w:p>
    <w:p w14:paraId="74A20ECC" w14:textId="6E476B69" w:rsidR="00BD575D" w:rsidDel="001E27F4" w:rsidRDefault="00F31DDB">
      <w:pPr>
        <w:bidi/>
        <w:spacing w:after="240" w:line="360" w:lineRule="auto"/>
        <w:jc w:val="both"/>
        <w:rPr>
          <w:del w:id="1514" w:author="רינת אביטל" w:date="2022-05-10T10:35:00Z"/>
          <w:rFonts w:ascii="Tahoma" w:hAnsi="Tahoma" w:cs="Tahoma"/>
          <w:sz w:val="22"/>
          <w:szCs w:val="22"/>
          <w:rtl/>
        </w:rPr>
      </w:pPr>
      <w:del w:id="1515" w:author="רינת אביטל" w:date="2022-05-10T10:35:00Z">
        <w:r w:rsidDel="001E27F4">
          <w:rPr>
            <w:rFonts w:ascii="Tahoma" w:hAnsi="Tahoma" w:cs="Tahoma"/>
            <w:sz w:val="22"/>
            <w:szCs w:val="22"/>
            <w:rtl/>
          </w:rPr>
          <w:delText xml:space="preserve">   </w:delText>
        </w:r>
        <w:r w:rsidDel="001E27F4">
          <w:rPr>
            <w:rFonts w:ascii="Tahoma" w:hAnsi="Tahoma" w:cs="Tahoma"/>
            <w:b/>
            <w:bCs/>
            <w:sz w:val="22"/>
            <w:szCs w:val="22"/>
            <w:rtl/>
          </w:rPr>
          <w:delText>מוחזר</w:delText>
        </w:r>
        <w:r w:rsidDel="001E27F4">
          <w:rPr>
            <w:rFonts w:ascii="Tahoma" w:hAnsi="Tahoma" w:cs="Tahoma"/>
            <w:color w:val="000000"/>
            <w:sz w:val="22"/>
            <w:szCs w:val="22"/>
          </w:rPr>
          <w:delText xml:space="preserve"> </w:delText>
        </w:r>
        <w:r w:rsidDel="001E27F4">
          <w:rPr>
            <w:rFonts w:ascii="Tahoma" w:eastAsiaTheme="minorEastAsia" w:hAnsi="Tahoma" w:cs="Tahoma"/>
            <w:color w:val="000000"/>
            <w:sz w:val="22"/>
            <w:szCs w:val="22"/>
          </w:rPr>
          <w:delText>List&lt;KeyValuePair&lt;</w:delText>
        </w:r>
        <w:r w:rsidDel="001E27F4">
          <w:rPr>
            <w:rFonts w:ascii="Tahoma" w:hAnsi="Tahoma" w:cs="Tahoma"/>
            <w:color w:val="2B91AF"/>
            <w:sz w:val="22"/>
            <w:szCs w:val="22"/>
          </w:rPr>
          <w:delText>KeyArea</w:delText>
        </w:r>
        <w:r w:rsidDel="001E27F4">
          <w:rPr>
            <w:rFonts w:ascii="Tahoma" w:eastAsiaTheme="minorEastAsia" w:hAnsi="Tahoma" w:cs="Tahoma"/>
            <w:color w:val="000000"/>
            <w:sz w:val="22"/>
            <w:szCs w:val="22"/>
          </w:rPr>
          <w:delText xml:space="preserve">, </w:delText>
        </w:r>
        <w:r w:rsidDel="001E27F4">
          <w:rPr>
            <w:rFonts w:ascii="Tahoma" w:hAnsi="Tahoma" w:cs="Tahoma"/>
            <w:color w:val="2B91AF"/>
            <w:sz w:val="22"/>
            <w:szCs w:val="22"/>
          </w:rPr>
          <w:delText>Area</w:delText>
        </w:r>
        <w:r w:rsidDel="001E27F4">
          <w:rPr>
            <w:rFonts w:ascii="Tahoma" w:eastAsiaTheme="minorEastAsia" w:hAnsi="Tahoma" w:cs="Tahoma"/>
            <w:color w:val="000000"/>
            <w:sz w:val="22"/>
            <w:szCs w:val="22"/>
          </w:rPr>
          <w:delText xml:space="preserve">&gt;&gt; </w:delText>
        </w:r>
        <w:r w:rsidDel="001E27F4">
          <w:rPr>
            <w:rFonts w:ascii="Tahoma" w:eastAsiaTheme="minorEastAsia" w:hAnsi="Tahoma" w:cs="Tahoma"/>
            <w:b/>
            <w:bCs/>
            <w:color w:val="000000"/>
            <w:sz w:val="22"/>
            <w:szCs w:val="22"/>
          </w:rPr>
          <w:delText>:</w:delText>
        </w:r>
      </w:del>
    </w:p>
    <w:p w14:paraId="081E8CD1" w14:textId="504A7F81" w:rsidR="00BD575D" w:rsidDel="001E27F4" w:rsidRDefault="00F31DDB">
      <w:pPr>
        <w:bidi/>
        <w:spacing w:after="240" w:line="360" w:lineRule="auto"/>
        <w:jc w:val="both"/>
        <w:rPr>
          <w:del w:id="1516" w:author="רינת אביטל" w:date="2022-05-10T10:35:00Z"/>
          <w:rFonts w:ascii="Tahoma" w:hAnsi="Tahoma" w:cs="Tahoma"/>
          <w:sz w:val="22"/>
          <w:szCs w:val="22"/>
          <w:rtl/>
        </w:rPr>
      </w:pPr>
      <w:del w:id="1517" w:author="רינת אביטל" w:date="2022-05-10T10:35:00Z">
        <w:r w:rsidDel="001E27F4">
          <w:rPr>
            <w:rFonts w:ascii="Tahoma" w:hAnsi="Tahoma" w:cs="Tahoma"/>
            <w:b/>
            <w:bCs/>
            <w:sz w:val="22"/>
            <w:szCs w:val="22"/>
            <w:rtl/>
          </w:rPr>
          <w:delText>שלב ,5 4:</w:delText>
        </w:r>
        <w:r w:rsidDel="001E27F4">
          <w:rPr>
            <w:rFonts w:ascii="Tahoma" w:hAnsi="Tahoma" w:cs="Tahoma"/>
            <w:sz w:val="22"/>
            <w:szCs w:val="22"/>
            <w:rtl/>
          </w:rPr>
          <w:delText xml:space="preserve"> חישוב מטריצת סמיכויות</w:delText>
        </w:r>
      </w:del>
    </w:p>
    <w:p w14:paraId="170CE633" w14:textId="5F835430" w:rsidR="00BD575D" w:rsidDel="001E27F4" w:rsidRDefault="00F31DDB">
      <w:pPr>
        <w:bidi/>
        <w:spacing w:after="240" w:line="360" w:lineRule="auto"/>
        <w:jc w:val="both"/>
        <w:rPr>
          <w:del w:id="1518" w:author="רינת אביטל" w:date="2022-05-10T10:35:00Z"/>
          <w:rFonts w:ascii="Tahoma" w:hAnsi="Tahoma" w:cs="Tahoma"/>
          <w:sz w:val="22"/>
          <w:szCs w:val="22"/>
          <w:rtl/>
        </w:rPr>
      </w:pPr>
      <w:del w:id="1519" w:author="רינת אביטל" w:date="2022-05-10T10:35:00Z">
        <w:r w:rsidDel="001E27F4">
          <w:rPr>
            <w:rFonts w:ascii="Tahoma" w:hAnsi="Tahoma" w:cs="Tahoma"/>
            <w:sz w:val="22"/>
            <w:szCs w:val="22"/>
            <w:rtl/>
          </w:rPr>
          <w:delText xml:space="preserve">   </w:delText>
        </w:r>
        <w:r w:rsidDel="001E27F4">
          <w:rPr>
            <w:rFonts w:ascii="Tahoma" w:hAnsi="Tahoma" w:cs="Tahoma"/>
            <w:b/>
            <w:bCs/>
            <w:sz w:val="22"/>
            <w:szCs w:val="22"/>
            <w:rtl/>
          </w:rPr>
          <w:delText>מוחזר:</w:delText>
        </w:r>
        <w:r w:rsidDel="001E27F4">
          <w:rPr>
            <w:rFonts w:ascii="Tahoma" w:hAnsi="Tahoma" w:cs="Tahoma"/>
            <w:color w:val="000000"/>
            <w:sz w:val="22"/>
            <w:szCs w:val="22"/>
            <w:rtl/>
          </w:rPr>
          <w:delText xml:space="preserve"> </w:delText>
        </w:r>
        <w:r w:rsidDel="001E27F4">
          <w:rPr>
            <w:rFonts w:ascii="Tahoma" w:hAnsi="Tahoma" w:cs="Tahoma"/>
            <w:color w:val="2B91AF"/>
            <w:sz w:val="22"/>
            <w:szCs w:val="22"/>
          </w:rPr>
          <w:delText>Cell</w:delText>
        </w:r>
        <w:r w:rsidDel="001E27F4">
          <w:rPr>
            <w:rFonts w:ascii="Tahoma" w:eastAsiaTheme="minorEastAsia" w:hAnsi="Tahoma" w:cs="Tahoma"/>
            <w:color w:val="000000"/>
            <w:sz w:val="22"/>
            <w:szCs w:val="22"/>
          </w:rPr>
          <w:delText>[,]</w:delText>
        </w:r>
      </w:del>
    </w:p>
    <w:p w14:paraId="64E7F5D0" w14:textId="78CE0DE6" w:rsidR="00BD575D" w:rsidDel="001E27F4" w:rsidRDefault="00F31DDB">
      <w:pPr>
        <w:bidi/>
        <w:spacing w:after="240" w:line="360" w:lineRule="auto"/>
        <w:jc w:val="both"/>
        <w:rPr>
          <w:del w:id="1520" w:author="רינת אביטל" w:date="2022-05-10T10:35:00Z"/>
          <w:rFonts w:ascii="Tahoma" w:hAnsi="Tahoma" w:cs="Tahoma"/>
          <w:sz w:val="22"/>
          <w:szCs w:val="22"/>
          <w:rtl/>
        </w:rPr>
      </w:pPr>
      <w:del w:id="1521" w:author="רינת אביטל" w:date="2022-05-10T10:35:00Z">
        <w:r w:rsidDel="001E27F4">
          <w:rPr>
            <w:rFonts w:ascii="Tahoma" w:hAnsi="Tahoma" w:cs="Tahoma"/>
            <w:b/>
            <w:bCs/>
            <w:sz w:val="22"/>
            <w:szCs w:val="22"/>
            <w:rtl/>
          </w:rPr>
          <w:delText>שלב 6:</w:delText>
        </w:r>
        <w:r w:rsidDel="001E27F4">
          <w:rPr>
            <w:rFonts w:ascii="Tahoma" w:hAnsi="Tahoma" w:cs="Tahoma"/>
            <w:sz w:val="22"/>
            <w:szCs w:val="22"/>
            <w:rtl/>
          </w:rPr>
          <w:delText xml:space="preserve"> חישוב מסלול אופטימלי, </w:delText>
        </w:r>
      </w:del>
    </w:p>
    <w:p w14:paraId="31CE0AC0" w14:textId="208B01E6" w:rsidR="00BD575D" w:rsidDel="001E27F4" w:rsidRDefault="00F31DDB">
      <w:pPr>
        <w:bidi/>
        <w:spacing w:after="240" w:line="360" w:lineRule="auto"/>
        <w:jc w:val="both"/>
        <w:rPr>
          <w:del w:id="1522" w:author="רינת אביטל" w:date="2022-05-10T10:35:00Z"/>
          <w:rFonts w:ascii="Tahoma" w:hAnsi="Tahoma" w:cs="Tahoma"/>
          <w:sz w:val="22"/>
          <w:szCs w:val="22"/>
          <w:rtl/>
        </w:rPr>
      </w:pPr>
      <w:del w:id="1523" w:author="רינת אביטל" w:date="2022-05-10T10:35:00Z">
        <w:r w:rsidDel="001E27F4">
          <w:rPr>
            <w:rFonts w:ascii="Tahoma" w:hAnsi="Tahoma" w:cs="Tahoma"/>
            <w:sz w:val="22"/>
            <w:szCs w:val="22"/>
            <w:rtl/>
          </w:rPr>
          <w:delText xml:space="preserve">   </w:delText>
        </w:r>
        <w:r w:rsidDel="001E27F4">
          <w:rPr>
            <w:rFonts w:ascii="Tahoma" w:hAnsi="Tahoma" w:cs="Tahoma"/>
            <w:b/>
            <w:bCs/>
            <w:sz w:val="22"/>
            <w:szCs w:val="22"/>
            <w:rtl/>
          </w:rPr>
          <w:delText>מוחזר</w:delText>
        </w:r>
        <w:r w:rsidDel="001E27F4">
          <w:rPr>
            <w:rFonts w:ascii="Tahoma" w:hAnsi="Tahoma" w:cs="Tahoma"/>
            <w:sz w:val="22"/>
            <w:szCs w:val="22"/>
            <w:rtl/>
          </w:rPr>
          <w:delText xml:space="preserve">: </w:delText>
        </w:r>
        <w:r w:rsidDel="001E27F4">
          <w:rPr>
            <w:rFonts w:ascii="Tahoma" w:eastAsiaTheme="minorEastAsia" w:hAnsi="Tahoma" w:cs="Tahoma"/>
            <w:color w:val="000000"/>
            <w:sz w:val="22"/>
            <w:szCs w:val="22"/>
          </w:rPr>
          <w:delText>List&lt;</w:delText>
        </w:r>
        <w:r w:rsidDel="001E27F4">
          <w:rPr>
            <w:rFonts w:ascii="Tahoma" w:hAnsi="Tahoma" w:cs="Tahoma"/>
            <w:color w:val="2B91AF"/>
            <w:sz w:val="22"/>
            <w:szCs w:val="22"/>
          </w:rPr>
          <w:delText>Goal</w:delText>
        </w:r>
        <w:r w:rsidDel="001E27F4">
          <w:rPr>
            <w:rFonts w:ascii="Tahoma" w:eastAsiaTheme="minorEastAsia" w:hAnsi="Tahoma" w:cs="Tahoma"/>
            <w:color w:val="000000"/>
            <w:sz w:val="22"/>
            <w:szCs w:val="22"/>
          </w:rPr>
          <w:delText>&gt;</w:delText>
        </w:r>
      </w:del>
    </w:p>
    <w:p w14:paraId="487F2797" w14:textId="1EF28200" w:rsidR="00BD575D" w:rsidDel="001E27F4" w:rsidRDefault="00F31DDB">
      <w:pPr>
        <w:bidi/>
        <w:spacing w:after="240" w:line="360" w:lineRule="auto"/>
        <w:jc w:val="both"/>
        <w:rPr>
          <w:del w:id="1524" w:author="רינת אביטל" w:date="2022-05-10T10:35:00Z"/>
          <w:rFonts w:ascii="Tahoma" w:hAnsi="Tahoma" w:cs="Tahoma"/>
          <w:sz w:val="22"/>
          <w:szCs w:val="22"/>
          <w:rtl/>
        </w:rPr>
      </w:pPr>
      <w:del w:id="1525" w:author="רינת אביטל" w:date="2022-05-10T10:35:00Z">
        <w:r w:rsidDel="001E27F4">
          <w:rPr>
            <w:rFonts w:ascii="Tahoma" w:hAnsi="Tahoma" w:cs="Tahoma"/>
            <w:sz w:val="22"/>
            <w:szCs w:val="22"/>
            <w:rtl/>
          </w:rPr>
          <w:delText>השרת מחזיר לאפליקציה את התוצאה, רשימת המוצרים של הלקוח מתמיינת לפי הסדר שחושב ומוצג המסלול האופטימלי המוצגת בצורה נאה וברורה למשתמש.</w:delText>
        </w:r>
      </w:del>
    </w:p>
    <w:p w14:paraId="511E9C67" w14:textId="283CB5A3" w:rsidR="00BD575D" w:rsidDel="001E27F4" w:rsidRDefault="00F31DDB">
      <w:pPr>
        <w:bidi/>
        <w:spacing w:after="240" w:line="360" w:lineRule="auto"/>
        <w:jc w:val="both"/>
        <w:rPr>
          <w:del w:id="1526" w:author="רינת אביטל" w:date="2022-05-10T10:35:00Z"/>
          <w:rFonts w:ascii="Tahoma" w:hAnsi="Tahoma" w:cs="Tahoma"/>
          <w:b/>
          <w:bCs/>
          <w:sz w:val="22"/>
          <w:szCs w:val="22"/>
          <w:rtl/>
        </w:rPr>
      </w:pPr>
      <w:del w:id="1527" w:author="רינת אביטל" w:date="2022-05-10T10:35:00Z">
        <w:r w:rsidDel="001E27F4">
          <w:rPr>
            <w:rFonts w:ascii="Tahoma" w:hAnsi="Tahoma" w:cs="Tahoma"/>
            <w:b/>
            <w:bCs/>
            <w:sz w:val="22"/>
            <w:szCs w:val="22"/>
            <w:rtl/>
          </w:rPr>
          <w:delText>פירוט השלבים:</w:delText>
        </w:r>
      </w:del>
    </w:p>
    <w:p w14:paraId="1E62FF60" w14:textId="72274D02" w:rsidR="00BD575D" w:rsidDel="001E27F4" w:rsidRDefault="00F31DDB">
      <w:pPr>
        <w:bidi/>
        <w:spacing w:after="240" w:line="360" w:lineRule="auto"/>
        <w:jc w:val="both"/>
        <w:rPr>
          <w:del w:id="1528" w:author="רינת אביטל" w:date="2022-05-10T10:35:00Z"/>
          <w:rFonts w:ascii="Tahoma" w:hAnsi="Tahoma" w:cs="Tahoma"/>
          <w:b/>
          <w:bCs/>
          <w:sz w:val="22"/>
          <w:szCs w:val="22"/>
          <w:rtl/>
        </w:rPr>
      </w:pPr>
      <w:del w:id="1529" w:author="רינת אביטל" w:date="2022-05-10T10:35:00Z">
        <w:r w:rsidDel="001E27F4">
          <w:rPr>
            <w:rFonts w:ascii="Tahoma" w:hAnsi="Tahoma" w:cs="Tahoma"/>
            <w:b/>
            <w:bCs/>
            <w:sz w:val="22"/>
            <w:szCs w:val="22"/>
            <w:rtl/>
          </w:rPr>
          <w:delText>שלב 1: צירוף מוצרים באותו הסטנד</w:delText>
        </w:r>
      </w:del>
    </w:p>
    <w:p w14:paraId="56EBC530" w14:textId="7ED3BADC" w:rsidR="00BD575D" w:rsidDel="001E27F4" w:rsidRDefault="00F31DDB">
      <w:pPr>
        <w:bidi/>
        <w:spacing w:after="240" w:line="360" w:lineRule="auto"/>
        <w:jc w:val="both"/>
        <w:rPr>
          <w:del w:id="1530" w:author="רינת אביטל" w:date="2022-05-10T10:35:00Z"/>
          <w:rFonts w:ascii="Tahoma" w:hAnsi="Tahoma" w:cs="Tahoma"/>
          <w:sz w:val="22"/>
          <w:szCs w:val="22"/>
          <w:rtl/>
        </w:rPr>
      </w:pPr>
      <w:del w:id="1531" w:author="רינת אביטל" w:date="2022-05-10T10:35:00Z">
        <w:r w:rsidDel="001E27F4">
          <w:rPr>
            <w:rFonts w:ascii="Tahoma" w:hAnsi="Tahoma" w:cs="Tahoma"/>
            <w:sz w:val="22"/>
            <w:szCs w:val="22"/>
            <w:rtl/>
          </w:rPr>
          <w:delText>יש לקבץ את המוצרים שבאותו סטנד כי ברור שהם נלקחים בפעימה אחת.</w:delText>
        </w:r>
      </w:del>
    </w:p>
    <w:p w14:paraId="2DF8AEEF" w14:textId="760477E3" w:rsidR="00BD575D" w:rsidDel="001E27F4" w:rsidRDefault="00F31DDB">
      <w:pPr>
        <w:bidi/>
        <w:spacing w:after="240" w:line="360" w:lineRule="auto"/>
        <w:jc w:val="both"/>
        <w:rPr>
          <w:del w:id="1532" w:author="רינת אביטל" w:date="2022-05-10T10:35:00Z"/>
          <w:rFonts w:ascii="Tahoma" w:hAnsi="Tahoma" w:cs="Tahoma"/>
          <w:sz w:val="22"/>
          <w:szCs w:val="22"/>
          <w:rtl/>
        </w:rPr>
      </w:pPr>
      <w:del w:id="1533" w:author="רינת אביטל" w:date="2022-05-10T10:35:00Z">
        <w:r w:rsidDel="001E27F4">
          <w:rPr>
            <w:rFonts w:ascii="Tahoma" w:hAnsi="Tahoma" w:cs="Tahoma"/>
            <w:sz w:val="22"/>
            <w:szCs w:val="22"/>
            <w:rtl/>
          </w:rPr>
          <w:delText>הנה הפונקציה:</w:delText>
        </w:r>
      </w:del>
    </w:p>
    <w:p w14:paraId="385BE143" w14:textId="0C61CE66" w:rsidR="00BD575D" w:rsidDel="001E27F4" w:rsidRDefault="00F31DDB">
      <w:pPr>
        <w:shd w:val="clear" w:color="auto" w:fill="FFC000" w:themeFill="accent4"/>
        <w:autoSpaceDE w:val="0"/>
        <w:autoSpaceDN w:val="0"/>
        <w:adjustRightInd w:val="0"/>
        <w:rPr>
          <w:del w:id="1534" w:author="רינת אביטל" w:date="2022-05-10T10:35:00Z"/>
          <w:rFonts w:ascii="Consolas" w:eastAsiaTheme="minorEastAsia" w:hAnsi="Consolas" w:cs="Consolas"/>
          <w:color w:val="000000"/>
          <w:sz w:val="19"/>
          <w:szCs w:val="19"/>
        </w:rPr>
      </w:pPr>
      <w:del w:id="1535" w:author="רינת אביטל" w:date="2022-05-10T10:35:00Z">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static</w:delText>
        </w:r>
        <w:r w:rsidDel="001E27F4">
          <w:rPr>
            <w:rFonts w:ascii="Consolas" w:eastAsiaTheme="minorEastAsia" w:hAnsi="Consolas" w:cs="Consolas"/>
            <w:color w:val="000000"/>
            <w:sz w:val="19"/>
            <w:szCs w:val="19"/>
          </w:rPr>
          <w:delText xml:space="preserve"> Dictionary&lt;Stand, List&lt;Product&gt;&gt; Level1GroupProductsByStand(Product[] </w:delText>
        </w:r>
      </w:del>
    </w:p>
    <w:p w14:paraId="37DDAA65" w14:textId="3E96DA6B" w:rsidR="00BD575D" w:rsidDel="001E27F4" w:rsidRDefault="00F31DDB">
      <w:pPr>
        <w:shd w:val="clear" w:color="auto" w:fill="FFC000" w:themeFill="accent4"/>
        <w:autoSpaceDE w:val="0"/>
        <w:autoSpaceDN w:val="0"/>
        <w:adjustRightInd w:val="0"/>
        <w:rPr>
          <w:del w:id="1536" w:author="רינת אביטל" w:date="2022-05-10T10:35:00Z"/>
          <w:rFonts w:ascii="Consolas" w:eastAsiaTheme="minorEastAsia" w:hAnsi="Consolas" w:cs="Consolas"/>
          <w:color w:val="000000"/>
          <w:sz w:val="19"/>
          <w:szCs w:val="19"/>
        </w:rPr>
      </w:pPr>
      <w:del w:id="1537" w:author="רינת אביטל" w:date="2022-05-10T10:35:00Z">
        <w:r w:rsidDel="001E27F4">
          <w:rPr>
            <w:rFonts w:ascii="Consolas" w:eastAsiaTheme="minorEastAsia" w:hAnsi="Consolas" w:cs="Consolas"/>
            <w:color w:val="000000"/>
            <w:sz w:val="19"/>
            <w:szCs w:val="19"/>
          </w:rPr>
          <w:delText xml:space="preserve">                                                                          products)</w:delText>
        </w:r>
      </w:del>
    </w:p>
    <w:p w14:paraId="4DDEC37A" w14:textId="1F90021D" w:rsidR="00BD575D" w:rsidDel="001E27F4" w:rsidRDefault="00F31DDB">
      <w:pPr>
        <w:shd w:val="clear" w:color="auto" w:fill="FFF2CC" w:themeFill="accent4" w:themeFillTint="33"/>
        <w:autoSpaceDE w:val="0"/>
        <w:autoSpaceDN w:val="0"/>
        <w:adjustRightInd w:val="0"/>
        <w:rPr>
          <w:del w:id="1538" w:author="רינת אביטל" w:date="2022-05-10T10:35:00Z"/>
          <w:rFonts w:ascii="Consolas" w:eastAsiaTheme="minorEastAsia" w:hAnsi="Consolas" w:cs="Consolas"/>
          <w:color w:val="000000"/>
          <w:sz w:val="19"/>
          <w:szCs w:val="19"/>
        </w:rPr>
      </w:pPr>
      <w:del w:id="1539" w:author="רינת אביטל" w:date="2022-05-10T10:35:00Z">
        <w:r w:rsidDel="001E27F4">
          <w:rPr>
            <w:rFonts w:ascii="Consolas" w:eastAsiaTheme="minorEastAsia" w:hAnsi="Consolas" w:cs="Consolas"/>
            <w:color w:val="000000"/>
            <w:sz w:val="19"/>
            <w:szCs w:val="19"/>
          </w:rPr>
          <w:delText>{</w:delText>
        </w:r>
        <w:r w:rsidDel="001E27F4">
          <w:rPr>
            <w:rFonts w:ascii="Consolas" w:eastAsiaTheme="minorEastAsia" w:hAnsi="Consolas" w:cs="Consolas"/>
            <w:color w:val="808080"/>
            <w:sz w:val="19"/>
            <w:szCs w:val="19"/>
          </w:rPr>
          <w:delText>#region</w:delText>
        </w:r>
        <w:r w:rsidDel="001E27F4">
          <w:rPr>
            <w:rFonts w:ascii="Consolas" w:eastAsiaTheme="minorEastAsia" w:hAnsi="Consolas" w:cs="Consolas"/>
            <w:color w:val="000000"/>
            <w:sz w:val="19"/>
            <w:szCs w:val="19"/>
          </w:rPr>
          <w:delText xml:space="preserve"> function level1 </w:delText>
        </w:r>
        <w:r w:rsidDel="001E27F4">
          <w:rPr>
            <w:rFonts w:ascii="Consolas" w:eastAsiaTheme="minorEastAsia" w:hAnsi="Consolas"/>
            <w:color w:val="000000"/>
            <w:sz w:val="19"/>
            <w:szCs w:val="19"/>
            <w:rtl/>
          </w:rPr>
          <w:delText>מקבץ</w:delText>
        </w:r>
        <w:r w:rsidDel="001E27F4">
          <w:rPr>
            <w:rFonts w:ascii="Consolas" w:eastAsiaTheme="minorEastAsia" w:hAnsi="Consolas" w:cs="Consolas"/>
            <w:color w:val="000000"/>
            <w:sz w:val="19"/>
            <w:szCs w:val="19"/>
            <w:rtl/>
          </w:rPr>
          <w:delText xml:space="preserve"> </w:delText>
        </w:r>
        <w:r w:rsidDel="001E27F4">
          <w:rPr>
            <w:rFonts w:ascii="Consolas" w:eastAsiaTheme="minorEastAsia" w:hAnsi="Consolas"/>
            <w:color w:val="000000"/>
            <w:sz w:val="19"/>
            <w:szCs w:val="19"/>
            <w:rtl/>
          </w:rPr>
          <w:delText>מוצרים</w:delText>
        </w:r>
        <w:r w:rsidDel="001E27F4">
          <w:rPr>
            <w:rFonts w:ascii="Consolas" w:eastAsiaTheme="minorEastAsia" w:hAnsi="Consolas" w:cs="Consolas"/>
            <w:color w:val="000000"/>
            <w:sz w:val="19"/>
            <w:szCs w:val="19"/>
            <w:rtl/>
          </w:rPr>
          <w:delText xml:space="preserve"> </w:delText>
        </w:r>
        <w:r w:rsidDel="001E27F4">
          <w:rPr>
            <w:rFonts w:ascii="Consolas" w:eastAsiaTheme="minorEastAsia" w:hAnsi="Consolas"/>
            <w:color w:val="000000"/>
            <w:sz w:val="19"/>
            <w:szCs w:val="19"/>
            <w:rtl/>
          </w:rPr>
          <w:delText>לפי</w:delText>
        </w:r>
        <w:r w:rsidDel="001E27F4">
          <w:rPr>
            <w:rFonts w:ascii="Consolas" w:eastAsiaTheme="minorEastAsia" w:hAnsi="Consolas" w:cs="Consolas"/>
            <w:color w:val="000000"/>
            <w:sz w:val="19"/>
            <w:szCs w:val="19"/>
            <w:rtl/>
          </w:rPr>
          <w:delText xml:space="preserve"> </w:delText>
        </w:r>
        <w:r w:rsidDel="001E27F4">
          <w:rPr>
            <w:rFonts w:ascii="Consolas" w:eastAsiaTheme="minorEastAsia" w:hAnsi="Consolas"/>
            <w:color w:val="000000"/>
            <w:sz w:val="19"/>
            <w:szCs w:val="19"/>
            <w:rtl/>
          </w:rPr>
          <w:delText>סטנד</w:delText>
        </w:r>
      </w:del>
    </w:p>
    <w:p w14:paraId="75FDF08A" w14:textId="22A727BE" w:rsidR="00BD575D" w:rsidDel="001E27F4" w:rsidRDefault="00F31DDB">
      <w:pPr>
        <w:shd w:val="clear" w:color="auto" w:fill="FFF2CC" w:themeFill="accent4" w:themeFillTint="33"/>
        <w:autoSpaceDE w:val="0"/>
        <w:autoSpaceDN w:val="0"/>
        <w:adjustRightInd w:val="0"/>
        <w:rPr>
          <w:del w:id="1540" w:author="רינת אביטל" w:date="2022-05-10T10:35:00Z"/>
          <w:rFonts w:ascii="Consolas" w:eastAsiaTheme="minorEastAsia" w:hAnsi="Consolas" w:cs="Consolas"/>
          <w:color w:val="000000"/>
          <w:sz w:val="19"/>
          <w:szCs w:val="19"/>
        </w:rPr>
      </w:pPr>
      <w:del w:id="1541" w:author="רינת אביטל" w:date="2022-05-10T10:35:00Z">
        <w:r w:rsidDel="001E27F4">
          <w:rPr>
            <w:rFonts w:ascii="Consolas" w:eastAsiaTheme="minorEastAsia" w:hAnsi="Consolas" w:cs="Consolas"/>
            <w:color w:val="000000"/>
            <w:sz w:val="19"/>
            <w:szCs w:val="19"/>
          </w:rPr>
          <w:delText xml:space="preserve">Dictionary&lt;Stand, List&lt;Product&gt;&gt; ExtraStand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Dictionary&lt;Stand, List&lt;Product&gt;&gt;();</w:delText>
        </w:r>
      </w:del>
    </w:p>
    <w:p w14:paraId="2A01DA71" w14:textId="5057251D" w:rsidR="00BD575D" w:rsidDel="001E27F4" w:rsidRDefault="00F31DDB">
      <w:pPr>
        <w:shd w:val="clear" w:color="auto" w:fill="FFF2CC" w:themeFill="accent4" w:themeFillTint="33"/>
        <w:autoSpaceDE w:val="0"/>
        <w:autoSpaceDN w:val="0"/>
        <w:adjustRightInd w:val="0"/>
        <w:rPr>
          <w:del w:id="1542" w:author="רינת אביטל" w:date="2022-05-10T10:35:00Z"/>
          <w:rFonts w:ascii="Consolas" w:eastAsiaTheme="minorEastAsia" w:hAnsi="Consolas" w:cs="Consolas"/>
          <w:color w:val="000000"/>
          <w:sz w:val="19"/>
          <w:szCs w:val="19"/>
        </w:rPr>
      </w:pPr>
      <w:del w:id="1543" w:author="רינת אביטל" w:date="2022-05-10T10:35:00Z">
        <w:r w:rsidDel="001E27F4">
          <w:rPr>
            <w:rFonts w:ascii="Consolas" w:eastAsiaTheme="minorEastAsia" w:hAnsi="Consolas" w:cs="Consolas"/>
            <w:color w:val="008000"/>
            <w:sz w:val="19"/>
            <w:szCs w:val="19"/>
          </w:rPr>
          <w:delText>//level 1: group the product by the shelves</w:delText>
        </w:r>
      </w:del>
    </w:p>
    <w:p w14:paraId="2425E1B7" w14:textId="0401FCDD" w:rsidR="00BD575D" w:rsidDel="001E27F4" w:rsidRDefault="00F31DDB">
      <w:pPr>
        <w:shd w:val="clear" w:color="auto" w:fill="FFF2CC" w:themeFill="accent4" w:themeFillTint="33"/>
        <w:autoSpaceDE w:val="0"/>
        <w:autoSpaceDN w:val="0"/>
        <w:adjustRightInd w:val="0"/>
        <w:rPr>
          <w:del w:id="1544" w:author="רינת אביטל" w:date="2022-05-10T10:35:00Z"/>
          <w:rFonts w:ascii="Consolas" w:eastAsiaTheme="minorEastAsia" w:hAnsi="Consolas" w:cs="Consolas"/>
          <w:color w:val="000000"/>
          <w:sz w:val="19"/>
          <w:szCs w:val="19"/>
        </w:rPr>
      </w:pPr>
      <w:del w:id="1545" w:author="רינת אביטל" w:date="2022-05-10T10:35:00Z">
        <w:r w:rsidDel="001E27F4">
          <w:rPr>
            <w:rFonts w:ascii="Consolas" w:eastAsiaTheme="minorEastAsia" w:hAnsi="Consolas" w:cs="Consolas"/>
            <w:color w:val="008000"/>
            <w:sz w:val="19"/>
            <w:szCs w:val="19"/>
          </w:rPr>
          <w:delText>//key: The common stand, value: list of the product [in the shop]</w:delText>
        </w:r>
      </w:del>
    </w:p>
    <w:p w14:paraId="5C50F9F4" w14:textId="6B133FB1" w:rsidR="00BD575D" w:rsidDel="001E27F4" w:rsidRDefault="00F31DDB">
      <w:pPr>
        <w:shd w:val="clear" w:color="auto" w:fill="FFF2CC" w:themeFill="accent4" w:themeFillTint="33"/>
        <w:autoSpaceDE w:val="0"/>
        <w:autoSpaceDN w:val="0"/>
        <w:adjustRightInd w:val="0"/>
        <w:rPr>
          <w:del w:id="1546" w:author="רינת אביטל" w:date="2022-05-10T10:35:00Z"/>
          <w:rFonts w:ascii="Consolas" w:eastAsiaTheme="minorEastAsia" w:hAnsi="Consolas" w:cs="Consolas"/>
          <w:color w:val="000000"/>
          <w:sz w:val="19"/>
          <w:szCs w:val="19"/>
        </w:rPr>
      </w:pPr>
      <w:del w:id="1547" w:author="רינת אביטל" w:date="2022-05-10T10:35:00Z">
        <w:r w:rsidDel="001E27F4">
          <w:rPr>
            <w:rFonts w:ascii="Consolas" w:eastAsiaTheme="minorEastAsia" w:hAnsi="Consolas" w:cs="Consolas"/>
            <w:color w:val="0000FF"/>
            <w:sz w:val="19"/>
            <w:szCs w:val="19"/>
          </w:rPr>
          <w:delText>foreach</w:delText>
        </w:r>
        <w:r w:rsidDel="001E27F4">
          <w:rPr>
            <w:rFonts w:ascii="Consolas" w:eastAsiaTheme="minorEastAsia" w:hAnsi="Consolas" w:cs="Consolas"/>
            <w:color w:val="000000"/>
            <w:sz w:val="19"/>
            <w:szCs w:val="19"/>
          </w:rPr>
          <w:delText xml:space="preserve"> (var item </w:delText>
        </w:r>
        <w:r w:rsidDel="001E27F4">
          <w:rPr>
            <w:rFonts w:ascii="Consolas" w:eastAsiaTheme="minorEastAsia" w:hAnsi="Consolas" w:cs="Consolas"/>
            <w:color w:val="0000FF"/>
            <w:sz w:val="19"/>
            <w:szCs w:val="19"/>
          </w:rPr>
          <w:delText>in</w:delText>
        </w:r>
        <w:r w:rsidDel="001E27F4">
          <w:rPr>
            <w:rFonts w:ascii="Consolas" w:eastAsiaTheme="minorEastAsia" w:hAnsi="Consolas" w:cs="Consolas"/>
            <w:color w:val="000000"/>
            <w:sz w:val="19"/>
            <w:szCs w:val="19"/>
          </w:rPr>
          <w:delText xml:space="preserve"> products)</w:delText>
        </w:r>
      </w:del>
    </w:p>
    <w:p w14:paraId="2991E2A1" w14:textId="1D056260" w:rsidR="00BD575D" w:rsidDel="001E27F4" w:rsidRDefault="00F31DDB">
      <w:pPr>
        <w:shd w:val="clear" w:color="auto" w:fill="FFF2CC" w:themeFill="accent4" w:themeFillTint="33"/>
        <w:autoSpaceDE w:val="0"/>
        <w:autoSpaceDN w:val="0"/>
        <w:adjustRightInd w:val="0"/>
        <w:rPr>
          <w:del w:id="1548" w:author="רינת אביטל" w:date="2022-05-10T10:35:00Z"/>
          <w:rFonts w:ascii="Consolas" w:eastAsiaTheme="minorEastAsia" w:hAnsi="Consolas" w:cs="Consolas"/>
          <w:color w:val="000000"/>
          <w:sz w:val="19"/>
          <w:szCs w:val="19"/>
        </w:rPr>
      </w:pPr>
      <w:del w:id="1549" w:author="רינת אביטל" w:date="2022-05-10T10:35:00Z">
        <w:r w:rsidDel="001E27F4">
          <w:rPr>
            <w:rFonts w:ascii="Consolas" w:eastAsiaTheme="minorEastAsia" w:hAnsi="Consolas" w:cs="Consolas"/>
            <w:color w:val="000000"/>
            <w:sz w:val="19"/>
            <w:szCs w:val="19"/>
          </w:rPr>
          <w:delText>{</w:delText>
        </w:r>
      </w:del>
    </w:p>
    <w:p w14:paraId="5CAFFDEC" w14:textId="0F0CD1E2" w:rsidR="00BD575D" w:rsidDel="001E27F4" w:rsidRDefault="00F31DDB">
      <w:pPr>
        <w:shd w:val="clear" w:color="auto" w:fill="FFF2CC" w:themeFill="accent4" w:themeFillTint="33"/>
        <w:autoSpaceDE w:val="0"/>
        <w:autoSpaceDN w:val="0"/>
        <w:adjustRightInd w:val="0"/>
        <w:rPr>
          <w:del w:id="1550" w:author="רינת אביטל" w:date="2022-05-10T10:35:00Z"/>
          <w:rFonts w:ascii="Consolas" w:eastAsiaTheme="minorEastAsia" w:hAnsi="Consolas" w:cs="Consolas"/>
          <w:color w:val="000000"/>
          <w:sz w:val="19"/>
          <w:szCs w:val="19"/>
        </w:rPr>
      </w:pPr>
      <w:del w:id="1551"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if</w:delText>
        </w:r>
        <w:r w:rsidDel="001E27F4">
          <w:rPr>
            <w:rFonts w:ascii="Consolas" w:eastAsiaTheme="minorEastAsia" w:hAnsi="Consolas" w:cs="Consolas"/>
            <w:color w:val="000000"/>
            <w:sz w:val="19"/>
            <w:szCs w:val="19"/>
          </w:rPr>
          <w:delText xml:space="preserve"> (item.ProductShelves.Count == 0) </w:delText>
        </w:r>
        <w:r w:rsidDel="001E27F4">
          <w:rPr>
            <w:rFonts w:ascii="Consolas" w:eastAsiaTheme="minorEastAsia" w:hAnsi="Consolas" w:cs="Consolas"/>
            <w:color w:val="0000FF"/>
            <w:sz w:val="19"/>
            <w:szCs w:val="19"/>
          </w:rPr>
          <w:delText>continue</w:delText>
        </w:r>
        <w:r w:rsidDel="001E27F4">
          <w:rPr>
            <w:rFonts w:ascii="Consolas" w:eastAsiaTheme="minorEastAsia" w:hAnsi="Consolas" w:cs="Consolas"/>
            <w:color w:val="000000"/>
            <w:sz w:val="19"/>
            <w:szCs w:val="19"/>
          </w:rPr>
          <w:delText>;</w:delText>
        </w:r>
      </w:del>
    </w:p>
    <w:p w14:paraId="66AD32DB" w14:textId="21D3333B" w:rsidR="00BD575D" w:rsidDel="001E27F4" w:rsidRDefault="00F31DDB">
      <w:pPr>
        <w:shd w:val="clear" w:color="auto" w:fill="FFF2CC" w:themeFill="accent4" w:themeFillTint="33"/>
        <w:autoSpaceDE w:val="0"/>
        <w:autoSpaceDN w:val="0"/>
        <w:adjustRightInd w:val="0"/>
        <w:rPr>
          <w:del w:id="1552" w:author="רינת אביטל" w:date="2022-05-10T10:35:00Z"/>
          <w:rFonts w:ascii="Consolas" w:eastAsiaTheme="minorEastAsia" w:hAnsi="Consolas" w:cs="Consolas"/>
          <w:color w:val="000000"/>
          <w:sz w:val="19"/>
          <w:szCs w:val="19"/>
        </w:rPr>
      </w:pPr>
      <w:del w:id="1553" w:author="רינת אביטל" w:date="2022-05-10T10:35:00Z">
        <w:r w:rsidDel="001E27F4">
          <w:rPr>
            <w:rFonts w:ascii="Consolas" w:eastAsiaTheme="minorEastAsia" w:hAnsi="Consolas" w:cs="Consolas"/>
            <w:color w:val="000000"/>
            <w:sz w:val="19"/>
            <w:szCs w:val="19"/>
          </w:rPr>
          <w:delText xml:space="preserve">    Stand s = item.ProductShelves.First().Shelf.Stand;</w:delText>
        </w:r>
      </w:del>
    </w:p>
    <w:p w14:paraId="1D84D985" w14:textId="2D52054F" w:rsidR="00BD575D" w:rsidDel="001E27F4" w:rsidRDefault="00F31DDB">
      <w:pPr>
        <w:shd w:val="clear" w:color="auto" w:fill="FFF2CC" w:themeFill="accent4" w:themeFillTint="33"/>
        <w:autoSpaceDE w:val="0"/>
        <w:autoSpaceDN w:val="0"/>
        <w:adjustRightInd w:val="0"/>
        <w:rPr>
          <w:del w:id="1554" w:author="רינת אביטל" w:date="2022-05-10T10:35:00Z"/>
          <w:rFonts w:ascii="Consolas" w:eastAsiaTheme="minorEastAsia" w:hAnsi="Consolas" w:cs="Consolas"/>
          <w:color w:val="000000"/>
          <w:sz w:val="19"/>
          <w:szCs w:val="19"/>
        </w:rPr>
      </w:pPr>
      <w:del w:id="1555" w:author="רינת אביטל" w:date="2022-05-10T10:35:00Z">
        <w:r w:rsidDel="001E27F4">
          <w:rPr>
            <w:rFonts w:ascii="Consolas" w:eastAsiaTheme="minorEastAsia" w:hAnsi="Consolas" w:cs="Consolas"/>
            <w:color w:val="000000"/>
            <w:sz w:val="19"/>
            <w:szCs w:val="19"/>
          </w:rPr>
          <w:delText xml:space="preserve">    Stand anotherKey = ExtraStand.Keys.FirstOrDefault(x =&gt; x.Equals(s));</w:delText>
        </w:r>
      </w:del>
    </w:p>
    <w:p w14:paraId="0C99949E" w14:textId="256330CA" w:rsidR="00BD575D" w:rsidDel="001E27F4" w:rsidRDefault="00F31DDB">
      <w:pPr>
        <w:shd w:val="clear" w:color="auto" w:fill="FFF2CC" w:themeFill="accent4" w:themeFillTint="33"/>
        <w:autoSpaceDE w:val="0"/>
        <w:autoSpaceDN w:val="0"/>
        <w:adjustRightInd w:val="0"/>
        <w:rPr>
          <w:del w:id="1556" w:author="רינת אביטל" w:date="2022-05-10T10:35:00Z"/>
          <w:rFonts w:ascii="Consolas" w:eastAsiaTheme="minorEastAsia" w:hAnsi="Consolas" w:cs="Consolas"/>
          <w:color w:val="000000"/>
          <w:sz w:val="19"/>
          <w:szCs w:val="19"/>
        </w:rPr>
      </w:pPr>
      <w:del w:id="1557"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if</w:delText>
        </w:r>
        <w:r w:rsidDel="001E27F4">
          <w:rPr>
            <w:rFonts w:ascii="Consolas" w:eastAsiaTheme="minorEastAsia" w:hAnsi="Consolas" w:cs="Consolas"/>
            <w:color w:val="000000"/>
            <w:sz w:val="19"/>
            <w:szCs w:val="19"/>
          </w:rPr>
          <w:delText xml:space="preserve"> (anotherKey==</w:delText>
        </w:r>
        <w:r w:rsidDel="001E27F4">
          <w:rPr>
            <w:rFonts w:ascii="Consolas" w:eastAsiaTheme="minorEastAsia" w:hAnsi="Consolas" w:cs="Consolas"/>
            <w:color w:val="0000FF"/>
            <w:sz w:val="19"/>
            <w:szCs w:val="19"/>
          </w:rPr>
          <w:delText>null</w:delText>
        </w:r>
        <w:r w:rsidDel="001E27F4">
          <w:rPr>
            <w:rFonts w:ascii="Consolas" w:eastAsiaTheme="minorEastAsia" w:hAnsi="Consolas" w:cs="Consolas"/>
            <w:color w:val="000000"/>
            <w:sz w:val="19"/>
            <w:szCs w:val="19"/>
          </w:rPr>
          <w:delText>)</w:delText>
        </w:r>
      </w:del>
    </w:p>
    <w:p w14:paraId="7AE727F1" w14:textId="27D9624A" w:rsidR="00BD575D" w:rsidDel="001E27F4" w:rsidRDefault="00F31DDB">
      <w:pPr>
        <w:shd w:val="clear" w:color="auto" w:fill="FFF2CC" w:themeFill="accent4" w:themeFillTint="33"/>
        <w:autoSpaceDE w:val="0"/>
        <w:autoSpaceDN w:val="0"/>
        <w:adjustRightInd w:val="0"/>
        <w:rPr>
          <w:del w:id="1558" w:author="רינת אביטל" w:date="2022-05-10T10:35:00Z"/>
          <w:rFonts w:ascii="Consolas" w:eastAsiaTheme="minorEastAsia" w:hAnsi="Consolas" w:cs="Consolas"/>
          <w:color w:val="000000"/>
          <w:sz w:val="19"/>
          <w:szCs w:val="19"/>
        </w:rPr>
      </w:pPr>
      <w:del w:id="1559" w:author="רינת אביטל" w:date="2022-05-10T10:35:00Z">
        <w:r w:rsidDel="001E27F4">
          <w:rPr>
            <w:rFonts w:ascii="Consolas" w:eastAsiaTheme="minorEastAsia" w:hAnsi="Consolas" w:cs="Consolas"/>
            <w:color w:val="000000"/>
            <w:sz w:val="19"/>
            <w:szCs w:val="19"/>
          </w:rPr>
          <w:delText xml:space="preserve">        ExtraStand.Add(s,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List&lt;Product&gt;() { item });</w:delText>
        </w:r>
      </w:del>
    </w:p>
    <w:p w14:paraId="10F451BF" w14:textId="4ED09334" w:rsidR="00BD575D" w:rsidDel="001E27F4" w:rsidRDefault="00F31DDB">
      <w:pPr>
        <w:shd w:val="clear" w:color="auto" w:fill="FFF2CC" w:themeFill="accent4" w:themeFillTint="33"/>
        <w:autoSpaceDE w:val="0"/>
        <w:autoSpaceDN w:val="0"/>
        <w:adjustRightInd w:val="0"/>
        <w:rPr>
          <w:del w:id="1560" w:author="רינת אביטל" w:date="2022-05-10T10:35:00Z"/>
          <w:rFonts w:ascii="Consolas" w:eastAsiaTheme="minorEastAsia" w:hAnsi="Consolas" w:cs="Consolas"/>
          <w:color w:val="000000"/>
          <w:sz w:val="19"/>
          <w:szCs w:val="19"/>
        </w:rPr>
      </w:pPr>
      <w:del w:id="1561"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else</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w:delText>
        </w:r>
        <w:r w:rsidDel="001E27F4">
          <w:rPr>
            <w:rFonts w:ascii="Consolas" w:eastAsiaTheme="minorEastAsia" w:hAnsi="Consolas"/>
            <w:color w:val="008000"/>
            <w:sz w:val="19"/>
            <w:szCs w:val="19"/>
            <w:rtl/>
          </w:rPr>
          <w:delText>או</w:delText>
        </w:r>
      </w:del>
    </w:p>
    <w:p w14:paraId="07F0D658" w14:textId="0C0BC4F7" w:rsidR="00BD575D" w:rsidDel="001E27F4" w:rsidRDefault="00F31DDB">
      <w:pPr>
        <w:shd w:val="clear" w:color="auto" w:fill="FFF2CC" w:themeFill="accent4" w:themeFillTint="33"/>
        <w:autoSpaceDE w:val="0"/>
        <w:autoSpaceDN w:val="0"/>
        <w:adjustRightInd w:val="0"/>
        <w:rPr>
          <w:del w:id="1562" w:author="רינת אביטל" w:date="2022-05-10T10:35:00Z"/>
          <w:rFonts w:ascii="Consolas" w:eastAsiaTheme="minorEastAsia" w:hAnsi="Consolas" w:cs="Consolas"/>
          <w:color w:val="000000"/>
          <w:sz w:val="19"/>
          <w:szCs w:val="19"/>
        </w:rPr>
      </w:pPr>
      <w:del w:id="1563" w:author="רינת אביטל" w:date="2022-05-10T10:35:00Z">
        <w:r w:rsidDel="001E27F4">
          <w:rPr>
            <w:rFonts w:ascii="Consolas" w:eastAsiaTheme="minorEastAsia" w:hAnsi="Consolas" w:cs="Consolas"/>
            <w:color w:val="000000"/>
            <w:sz w:val="19"/>
            <w:szCs w:val="19"/>
          </w:rPr>
          <w:delText xml:space="preserve">        ExtraStand[anotherKey].Add(item);</w:delText>
        </w:r>
      </w:del>
    </w:p>
    <w:p w14:paraId="3D5BAC29" w14:textId="3DBDC7BF" w:rsidR="00BD575D" w:rsidDel="001E27F4" w:rsidRDefault="00F31DDB">
      <w:pPr>
        <w:shd w:val="clear" w:color="auto" w:fill="FFF2CC" w:themeFill="accent4" w:themeFillTint="33"/>
        <w:autoSpaceDE w:val="0"/>
        <w:autoSpaceDN w:val="0"/>
        <w:adjustRightInd w:val="0"/>
        <w:rPr>
          <w:del w:id="1564" w:author="רינת אביטל" w:date="2022-05-10T10:35:00Z"/>
          <w:rFonts w:ascii="Consolas" w:eastAsiaTheme="minorEastAsia" w:hAnsi="Consolas" w:cs="Consolas"/>
          <w:color w:val="000000"/>
          <w:sz w:val="19"/>
          <w:szCs w:val="19"/>
        </w:rPr>
      </w:pPr>
      <w:del w:id="1565" w:author="רינת אביטל" w:date="2022-05-10T10:35:00Z">
        <w:r w:rsidDel="001E27F4">
          <w:rPr>
            <w:rFonts w:ascii="Consolas" w:eastAsiaTheme="minorEastAsia" w:hAnsi="Consolas" w:cs="Consolas"/>
            <w:color w:val="000000"/>
            <w:sz w:val="19"/>
            <w:szCs w:val="19"/>
          </w:rPr>
          <w:delText>}</w:delText>
        </w:r>
      </w:del>
    </w:p>
    <w:p w14:paraId="00E87199" w14:textId="5E5FDE48" w:rsidR="00BD575D" w:rsidDel="001E27F4" w:rsidRDefault="00F31DDB">
      <w:pPr>
        <w:shd w:val="clear" w:color="auto" w:fill="FFF2CC" w:themeFill="accent4" w:themeFillTint="33"/>
        <w:autoSpaceDE w:val="0"/>
        <w:autoSpaceDN w:val="0"/>
        <w:adjustRightInd w:val="0"/>
        <w:rPr>
          <w:del w:id="1566" w:author="רינת אביטל" w:date="2022-05-10T10:35:00Z"/>
          <w:rFonts w:ascii="Consolas" w:eastAsiaTheme="minorEastAsia" w:hAnsi="Consolas" w:cs="Consolas"/>
          <w:color w:val="000000"/>
          <w:sz w:val="19"/>
          <w:szCs w:val="19"/>
        </w:rPr>
      </w:pPr>
      <w:del w:id="1567" w:author="רינת אביטל" w:date="2022-05-10T10:35:00Z">
        <w:r w:rsidDel="001E27F4">
          <w:rPr>
            <w:rFonts w:ascii="Consolas" w:eastAsiaTheme="minorEastAsia" w:hAnsi="Consolas" w:cs="Consolas"/>
            <w:color w:val="0000FF"/>
            <w:sz w:val="19"/>
            <w:szCs w:val="19"/>
          </w:rPr>
          <w:delText>return</w:delText>
        </w:r>
        <w:r w:rsidDel="001E27F4">
          <w:rPr>
            <w:rFonts w:ascii="Consolas" w:eastAsiaTheme="minorEastAsia" w:hAnsi="Consolas" w:cs="Consolas"/>
            <w:color w:val="000000"/>
            <w:sz w:val="19"/>
            <w:szCs w:val="19"/>
          </w:rPr>
          <w:delText xml:space="preserve"> ExtraStand;</w:delText>
        </w:r>
      </w:del>
    </w:p>
    <w:p w14:paraId="705A9FBE" w14:textId="77126E36" w:rsidR="00BD575D" w:rsidDel="001E27F4" w:rsidRDefault="00F31DDB">
      <w:pPr>
        <w:shd w:val="clear" w:color="auto" w:fill="FFF2CC" w:themeFill="accent4" w:themeFillTint="33"/>
        <w:bidi/>
        <w:spacing w:after="240" w:line="360" w:lineRule="auto"/>
        <w:jc w:val="right"/>
        <w:rPr>
          <w:del w:id="1568" w:author="רינת אביטל" w:date="2022-05-10T10:35:00Z"/>
          <w:rFonts w:ascii="Tahoma" w:hAnsi="Tahoma" w:cs="Tahoma"/>
          <w:b/>
          <w:bCs/>
          <w:sz w:val="22"/>
          <w:szCs w:val="22"/>
          <w:rtl/>
        </w:rPr>
      </w:pPr>
      <w:del w:id="1569" w:author="רינת אביטל" w:date="2022-05-10T10:35:00Z">
        <w:r w:rsidDel="001E27F4">
          <w:rPr>
            <w:rFonts w:ascii="Consolas" w:eastAsiaTheme="minorEastAsia" w:hAnsi="Consolas" w:cs="Consolas"/>
            <w:color w:val="000000"/>
            <w:sz w:val="19"/>
            <w:szCs w:val="19"/>
          </w:rPr>
          <w:delText>}</w:delText>
        </w:r>
      </w:del>
    </w:p>
    <w:p w14:paraId="5FAF3FD2" w14:textId="3C6FB450" w:rsidR="00BD575D" w:rsidDel="001E27F4" w:rsidRDefault="00F31DDB">
      <w:pPr>
        <w:bidi/>
        <w:spacing w:after="240" w:line="360" w:lineRule="auto"/>
        <w:jc w:val="both"/>
        <w:rPr>
          <w:del w:id="1570" w:author="רינת אביטל" w:date="2022-05-10T10:35:00Z"/>
          <w:rFonts w:ascii="Tahoma" w:hAnsi="Tahoma" w:cs="Tahoma"/>
          <w:b/>
          <w:bCs/>
          <w:sz w:val="22"/>
          <w:szCs w:val="22"/>
          <w:rtl/>
        </w:rPr>
      </w:pPr>
      <w:del w:id="1571" w:author="רינת אביטל" w:date="2022-05-10T10:35:00Z">
        <w:r w:rsidDel="001E27F4">
          <w:rPr>
            <w:rFonts w:ascii="Tahoma" w:hAnsi="Tahoma" w:cs="Tahoma"/>
            <w:b/>
            <w:bCs/>
            <w:sz w:val="22"/>
            <w:szCs w:val="22"/>
            <w:rtl/>
          </w:rPr>
          <w:delText>שלב 2: קיבוץ סטנדים באותו אזור</w:delText>
        </w:r>
      </w:del>
    </w:p>
    <w:p w14:paraId="61305426" w14:textId="206AE49A" w:rsidR="00BD575D" w:rsidDel="001E27F4" w:rsidRDefault="00F31DDB">
      <w:pPr>
        <w:bidi/>
        <w:spacing w:after="240" w:line="360" w:lineRule="auto"/>
        <w:jc w:val="both"/>
        <w:rPr>
          <w:del w:id="1572" w:author="רינת אביטל" w:date="2022-05-10T10:35:00Z"/>
          <w:rFonts w:ascii="Tahoma" w:hAnsi="Tahoma" w:cs="Tahoma"/>
          <w:sz w:val="22"/>
          <w:szCs w:val="22"/>
          <w:rtl/>
        </w:rPr>
      </w:pPr>
      <w:del w:id="1573" w:author="רינת אביטל" w:date="2022-05-10T10:35:00Z">
        <w:r w:rsidDel="001E27F4">
          <w:rPr>
            <w:rFonts w:ascii="Tahoma" w:hAnsi="Tahoma" w:cs="Tahoma"/>
            <w:sz w:val="22"/>
            <w:szCs w:val="22"/>
            <w:rtl/>
          </w:rPr>
          <w:delText xml:space="preserve">הגדרנו מילון שהמפתח שלו הוא אובייקט מסוג </w:delText>
        </w:r>
        <w:r w:rsidDel="001E27F4">
          <w:rPr>
            <w:rFonts w:ascii="Tahoma" w:eastAsiaTheme="minorEastAsia" w:hAnsi="Tahoma" w:cs="Tahoma"/>
            <w:color w:val="2B91AF"/>
            <w:sz w:val="22"/>
            <w:szCs w:val="22"/>
          </w:rPr>
          <w:delText>KeyArea</w:delText>
        </w:r>
        <w:r w:rsidDel="001E27F4">
          <w:rPr>
            <w:rFonts w:ascii="Tahoma" w:hAnsi="Tahoma" w:cs="Tahoma"/>
            <w:sz w:val="22"/>
            <w:szCs w:val="22"/>
            <w:rtl/>
          </w:rPr>
          <w:delText>. טיפוס זה מכיל 2 רשימות:</w:delText>
        </w:r>
      </w:del>
    </w:p>
    <w:p w14:paraId="16190F1F" w14:textId="4470C72B" w:rsidR="00BD575D" w:rsidDel="001E27F4" w:rsidRDefault="00F31DDB">
      <w:pPr>
        <w:pStyle w:val="a3"/>
        <w:numPr>
          <w:ilvl w:val="0"/>
          <w:numId w:val="11"/>
        </w:numPr>
        <w:bidi/>
        <w:spacing w:after="240" w:line="360" w:lineRule="auto"/>
        <w:jc w:val="both"/>
        <w:rPr>
          <w:del w:id="1574" w:author="רינת אביטל" w:date="2022-05-10T10:35:00Z"/>
          <w:rFonts w:ascii="Tahoma" w:hAnsi="Tahoma" w:cs="Tahoma"/>
          <w:sz w:val="22"/>
          <w:szCs w:val="22"/>
        </w:rPr>
      </w:pPr>
      <w:del w:id="1575" w:author="רינת אביטל" w:date="2022-05-10T10:35:00Z">
        <w:r w:rsidDel="001E27F4">
          <w:rPr>
            <w:rFonts w:ascii="Tahoma" w:hAnsi="Tahoma" w:cs="Tahoma"/>
            <w:sz w:val="22"/>
            <w:szCs w:val="22"/>
            <w:rtl/>
          </w:rPr>
          <w:delText>נקודות גישה סמוכות</w:delText>
        </w:r>
      </w:del>
    </w:p>
    <w:p w14:paraId="5A65DF84" w14:textId="47975495" w:rsidR="00BD575D" w:rsidDel="001E27F4" w:rsidRDefault="00F31DDB">
      <w:pPr>
        <w:pStyle w:val="a3"/>
        <w:numPr>
          <w:ilvl w:val="0"/>
          <w:numId w:val="11"/>
        </w:numPr>
        <w:bidi/>
        <w:spacing w:after="240" w:line="360" w:lineRule="auto"/>
        <w:jc w:val="both"/>
        <w:rPr>
          <w:del w:id="1576" w:author="רינת אביטל" w:date="2022-05-10T10:35:00Z"/>
          <w:rFonts w:ascii="Tahoma" w:hAnsi="Tahoma" w:cs="Tahoma"/>
          <w:sz w:val="22"/>
          <w:szCs w:val="22"/>
        </w:rPr>
      </w:pPr>
      <w:del w:id="1577" w:author="רינת אביטל" w:date="2022-05-10T10:35:00Z">
        <w:r w:rsidDel="001E27F4">
          <w:rPr>
            <w:rFonts w:ascii="Tahoma" w:hAnsi="Tahoma" w:cs="Tahoma"/>
            <w:sz w:val="22"/>
            <w:szCs w:val="22"/>
            <w:rtl/>
          </w:rPr>
          <w:delText>נקודות גישה קרובות ביותר</w:delText>
        </w:r>
      </w:del>
    </w:p>
    <w:p w14:paraId="113CC131" w14:textId="4F51C8B5" w:rsidR="00BD575D" w:rsidDel="001E27F4" w:rsidRDefault="00F31DDB">
      <w:pPr>
        <w:bidi/>
        <w:spacing w:after="240" w:line="360" w:lineRule="auto"/>
        <w:jc w:val="both"/>
        <w:rPr>
          <w:del w:id="1578" w:author="רינת אביטל" w:date="2022-05-10T10:35:00Z"/>
          <w:rFonts w:ascii="Tahoma" w:hAnsi="Tahoma" w:cs="Tahoma"/>
          <w:sz w:val="22"/>
          <w:szCs w:val="22"/>
          <w:rtl/>
        </w:rPr>
      </w:pPr>
      <w:del w:id="1579" w:author="רינת אביטל" w:date="2022-05-10T10:35:00Z">
        <w:r w:rsidDel="001E27F4">
          <w:rPr>
            <w:rFonts w:ascii="Tahoma" w:hAnsi="Tahoma" w:cs="Tahoma" w:hint="cs"/>
            <w:sz w:val="22"/>
            <w:szCs w:val="22"/>
            <w:rtl/>
          </w:rPr>
          <w:delText>ל</w:delText>
        </w:r>
        <w:r w:rsidDel="001E27F4">
          <w:rPr>
            <w:rFonts w:ascii="Tahoma" w:hAnsi="Tahoma" w:cs="Tahoma"/>
            <w:sz w:val="22"/>
            <w:szCs w:val="22"/>
            <w:rtl/>
          </w:rPr>
          <w:delText xml:space="preserve">אחר </w:delText>
        </w:r>
        <w:r w:rsidDel="001E27F4">
          <w:rPr>
            <w:rFonts w:ascii="Tahoma" w:hAnsi="Tahoma" w:cs="Tahoma" w:hint="cs"/>
            <w:sz w:val="22"/>
            <w:szCs w:val="22"/>
            <w:rtl/>
          </w:rPr>
          <w:delText>שהכרנו</w:delText>
        </w:r>
        <w:r w:rsidDel="001E27F4">
          <w:rPr>
            <w:rFonts w:ascii="Tahoma" w:hAnsi="Tahoma" w:cs="Tahoma"/>
            <w:sz w:val="22"/>
            <w:szCs w:val="22"/>
            <w:rtl/>
          </w:rPr>
          <w:delText xml:space="preserve"> </w:delText>
        </w:r>
        <w:r w:rsidDel="001E27F4">
          <w:rPr>
            <w:rFonts w:ascii="Tahoma" w:hAnsi="Tahoma" w:cs="Tahoma" w:hint="cs"/>
            <w:sz w:val="22"/>
            <w:szCs w:val="22"/>
            <w:rtl/>
          </w:rPr>
          <w:delText>את</w:delText>
        </w:r>
        <w:r w:rsidDel="001E27F4">
          <w:rPr>
            <w:rFonts w:ascii="Tahoma" w:hAnsi="Tahoma" w:cs="Tahoma"/>
            <w:sz w:val="22"/>
            <w:szCs w:val="22"/>
            <w:rtl/>
          </w:rPr>
          <w:delText xml:space="preserve"> המושג אזור, </w:delText>
        </w:r>
        <w:r w:rsidDel="001E27F4">
          <w:rPr>
            <w:rFonts w:ascii="Tahoma" w:hAnsi="Tahoma" w:cs="Tahoma" w:hint="cs"/>
            <w:sz w:val="22"/>
            <w:szCs w:val="22"/>
            <w:rtl/>
          </w:rPr>
          <w:delText>נבין</w:delText>
        </w:r>
        <w:r w:rsidDel="001E27F4">
          <w:rPr>
            <w:rFonts w:ascii="Tahoma" w:hAnsi="Tahoma" w:cs="Tahoma"/>
            <w:sz w:val="22"/>
            <w:szCs w:val="22"/>
            <w:rtl/>
          </w:rPr>
          <w:delText xml:space="preserve"> כי אלו הפרמטרים הקובעים ייחודיות לאזור.</w:delText>
        </w:r>
      </w:del>
    </w:p>
    <w:p w14:paraId="62CC4067" w14:textId="054299E1" w:rsidR="00BD575D" w:rsidDel="001E27F4" w:rsidRDefault="00F31DDB">
      <w:pPr>
        <w:bidi/>
        <w:spacing w:after="240" w:line="360" w:lineRule="auto"/>
        <w:jc w:val="both"/>
        <w:rPr>
          <w:del w:id="1580" w:author="רינת אביטל" w:date="2022-05-10T10:35:00Z"/>
          <w:rFonts w:ascii="Tahoma" w:hAnsi="Tahoma" w:cs="Tahoma"/>
          <w:sz w:val="22"/>
          <w:szCs w:val="22"/>
          <w:rtl/>
        </w:rPr>
      </w:pPr>
      <w:del w:id="1581" w:author="רינת אביטל" w:date="2022-05-10T10:35:00Z">
        <w:r w:rsidDel="001E27F4">
          <w:rPr>
            <w:rFonts w:ascii="Tahoma" w:hAnsi="Tahoma" w:cs="Tahoma"/>
            <w:sz w:val="22"/>
            <w:szCs w:val="22"/>
            <w:rtl/>
          </w:rPr>
          <w:delText xml:space="preserve">הערך במילון הוא אובייקט מסוג </w:delText>
        </w:r>
        <w:r w:rsidDel="001E27F4">
          <w:rPr>
            <w:rFonts w:ascii="Tahoma" w:eastAsiaTheme="minorEastAsia" w:hAnsi="Tahoma" w:cs="Tahoma"/>
            <w:color w:val="2B91AF"/>
            <w:sz w:val="22"/>
            <w:szCs w:val="22"/>
          </w:rPr>
          <w:delText>Area</w:delText>
        </w:r>
        <w:r w:rsidDel="001E27F4">
          <w:rPr>
            <w:rFonts w:ascii="Tahoma" w:hAnsi="Tahoma" w:cs="Tahoma"/>
            <w:sz w:val="22"/>
            <w:szCs w:val="22"/>
            <w:rtl/>
          </w:rPr>
          <w:delText>. טיפוס זה מכיל 3 מאפיינים:</w:delText>
        </w:r>
      </w:del>
    </w:p>
    <w:p w14:paraId="50CF93D2" w14:textId="4F66EE6E" w:rsidR="00BD575D" w:rsidDel="001E27F4" w:rsidRDefault="00F31DDB">
      <w:pPr>
        <w:pStyle w:val="a3"/>
        <w:numPr>
          <w:ilvl w:val="0"/>
          <w:numId w:val="12"/>
        </w:numPr>
        <w:bidi/>
        <w:spacing w:after="240" w:line="360" w:lineRule="auto"/>
        <w:jc w:val="both"/>
        <w:rPr>
          <w:del w:id="1582" w:author="רינת אביטל" w:date="2022-05-10T10:35:00Z"/>
          <w:rFonts w:ascii="Tahoma" w:hAnsi="Tahoma" w:cs="Tahoma"/>
          <w:sz w:val="22"/>
          <w:szCs w:val="22"/>
        </w:rPr>
      </w:pPr>
      <w:del w:id="1583" w:author="רינת אביטל" w:date="2022-05-10T10:35:00Z">
        <w:r w:rsidDel="001E27F4">
          <w:rPr>
            <w:rFonts w:ascii="Tahoma" w:hAnsi="Tahoma" w:cs="Tahoma"/>
            <w:sz w:val="22"/>
            <w:szCs w:val="22"/>
            <w:rtl/>
          </w:rPr>
          <w:delText>רשימת מוצרים המסודרים במילון לפי סטנדים</w:delText>
        </w:r>
      </w:del>
    </w:p>
    <w:p w14:paraId="4666C86A" w14:textId="3A28A46B" w:rsidR="00BD575D" w:rsidDel="001E27F4" w:rsidRDefault="00F31DDB">
      <w:pPr>
        <w:pStyle w:val="a3"/>
        <w:numPr>
          <w:ilvl w:val="0"/>
          <w:numId w:val="12"/>
        </w:numPr>
        <w:bidi/>
        <w:spacing w:after="240" w:line="360" w:lineRule="auto"/>
        <w:jc w:val="both"/>
        <w:rPr>
          <w:del w:id="1584" w:author="רינת אביטל" w:date="2022-05-10T10:35:00Z"/>
          <w:rFonts w:ascii="Tahoma" w:hAnsi="Tahoma" w:cs="Tahoma"/>
          <w:sz w:val="22"/>
          <w:szCs w:val="22"/>
        </w:rPr>
      </w:pPr>
      <w:del w:id="1585" w:author="רינת אביטל" w:date="2022-05-10T10:35:00Z">
        <w:r w:rsidDel="001E27F4">
          <w:rPr>
            <w:rFonts w:ascii="Tahoma" w:hAnsi="Tahoma" w:cs="Tahoma"/>
            <w:sz w:val="22"/>
            <w:szCs w:val="22"/>
            <w:rtl/>
          </w:rPr>
          <w:delText>נקודת התחלת האזור</w:delText>
        </w:r>
      </w:del>
    </w:p>
    <w:p w14:paraId="70235E46" w14:textId="42325831" w:rsidR="00BD575D" w:rsidDel="001E27F4" w:rsidRDefault="00F31DDB">
      <w:pPr>
        <w:pStyle w:val="a3"/>
        <w:numPr>
          <w:ilvl w:val="0"/>
          <w:numId w:val="12"/>
        </w:numPr>
        <w:bidi/>
        <w:spacing w:after="240" w:line="360" w:lineRule="auto"/>
        <w:jc w:val="both"/>
        <w:rPr>
          <w:del w:id="1586" w:author="רינת אביטל" w:date="2022-05-10T10:35:00Z"/>
          <w:rFonts w:ascii="Tahoma" w:hAnsi="Tahoma" w:cs="Tahoma"/>
          <w:sz w:val="22"/>
          <w:szCs w:val="22"/>
          <w:rtl/>
        </w:rPr>
      </w:pPr>
      <w:del w:id="1587" w:author="רינת אביטל" w:date="2022-05-10T10:35:00Z">
        <w:r w:rsidDel="001E27F4">
          <w:rPr>
            <w:rFonts w:ascii="Tahoma" w:hAnsi="Tahoma" w:cs="Tahoma"/>
            <w:sz w:val="22"/>
            <w:szCs w:val="22"/>
            <w:rtl/>
          </w:rPr>
          <w:delText>נקודת סוף האזור</w:delText>
        </w:r>
      </w:del>
    </w:p>
    <w:p w14:paraId="17E4A67B" w14:textId="3ABC6738" w:rsidR="00BD575D" w:rsidDel="001E27F4" w:rsidRDefault="00F31DDB">
      <w:pPr>
        <w:pStyle w:val="a3"/>
        <w:bidi/>
        <w:spacing w:after="240" w:line="360" w:lineRule="auto"/>
        <w:jc w:val="both"/>
        <w:rPr>
          <w:del w:id="1588" w:author="רינת אביטל" w:date="2022-05-10T10:35:00Z"/>
          <w:rFonts w:ascii="Tahoma" w:hAnsi="Tahoma" w:cs="Tahoma"/>
          <w:sz w:val="22"/>
          <w:szCs w:val="22"/>
          <w:rtl/>
        </w:rPr>
      </w:pPr>
      <w:del w:id="1589" w:author="רינת אביטל" w:date="2022-05-10T10:35:00Z">
        <w:r w:rsidDel="001E27F4">
          <w:rPr>
            <w:rFonts w:ascii="Tahoma" w:hAnsi="Tahoma" w:cs="Tahoma"/>
            <w:sz w:val="22"/>
            <w:szCs w:val="22"/>
            <w:rtl/>
          </w:rPr>
          <w:delText>אופן פעילות האלגוריתם:</w:delText>
        </w:r>
      </w:del>
    </w:p>
    <w:p w14:paraId="39D38AAF" w14:textId="6A1BE515" w:rsidR="00BD575D" w:rsidDel="001E27F4" w:rsidRDefault="00F31DDB">
      <w:pPr>
        <w:shd w:val="clear" w:color="auto" w:fill="FFC000" w:themeFill="accent4"/>
        <w:autoSpaceDE w:val="0"/>
        <w:autoSpaceDN w:val="0"/>
        <w:adjustRightInd w:val="0"/>
        <w:rPr>
          <w:del w:id="1590" w:author="רינת אביטל" w:date="2022-05-10T10:35:00Z"/>
          <w:rFonts w:ascii="Consolas" w:eastAsiaTheme="minorEastAsia" w:hAnsi="Consolas" w:cs="Consolas"/>
          <w:color w:val="000000"/>
          <w:sz w:val="19"/>
          <w:szCs w:val="19"/>
        </w:rPr>
      </w:pPr>
      <w:del w:id="1591" w:author="רינת אביטל" w:date="2022-05-10T10:35:00Z">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static</w:delText>
        </w:r>
        <w:r w:rsidDel="001E27F4">
          <w:rPr>
            <w:rFonts w:ascii="Consolas" w:eastAsiaTheme="minorEastAsia" w:hAnsi="Consolas" w:cs="Consolas"/>
            <w:color w:val="000000"/>
            <w:sz w:val="19"/>
            <w:szCs w:val="19"/>
          </w:rPr>
          <w:delText xml:space="preserve"> Dictionary&lt;KeyArea, Area&gt; Level2GroupStandsByArea(Dictionary&lt;Stand,         </w:delText>
        </w:r>
      </w:del>
    </w:p>
    <w:p w14:paraId="037C38CA" w14:textId="155B1F44" w:rsidR="00BD575D" w:rsidDel="001E27F4" w:rsidRDefault="00F31DDB">
      <w:pPr>
        <w:shd w:val="clear" w:color="auto" w:fill="FFC000" w:themeFill="accent4"/>
        <w:autoSpaceDE w:val="0"/>
        <w:autoSpaceDN w:val="0"/>
        <w:adjustRightInd w:val="0"/>
        <w:rPr>
          <w:del w:id="1592" w:author="רינת אביטל" w:date="2022-05-10T10:35:00Z"/>
          <w:rFonts w:ascii="Consolas" w:eastAsiaTheme="minorEastAsia" w:hAnsi="Consolas" w:cs="Consolas"/>
          <w:color w:val="000000"/>
          <w:sz w:val="19"/>
          <w:szCs w:val="19"/>
        </w:rPr>
      </w:pPr>
      <w:del w:id="1593" w:author="רינת אביטל" w:date="2022-05-10T10:35:00Z">
        <w:r w:rsidDel="001E27F4">
          <w:rPr>
            <w:rFonts w:ascii="Consolas" w:eastAsiaTheme="minorEastAsia" w:hAnsi="Consolas" w:cs="Consolas"/>
            <w:color w:val="000000"/>
            <w:sz w:val="19"/>
            <w:szCs w:val="19"/>
          </w:rPr>
          <w:delText xml:space="preserve">              List&lt;ProductShop&gt;&gt; ExtraStand,List&lt;GetawayProcI_Result&gt; getaways)</w:delText>
        </w:r>
      </w:del>
    </w:p>
    <w:p w14:paraId="4F9B4F5C" w14:textId="0272F619" w:rsidR="00BD575D" w:rsidDel="001E27F4" w:rsidRDefault="00F31DDB">
      <w:pPr>
        <w:shd w:val="clear" w:color="auto" w:fill="FFF2CC" w:themeFill="accent4" w:themeFillTint="33"/>
        <w:autoSpaceDE w:val="0"/>
        <w:autoSpaceDN w:val="0"/>
        <w:adjustRightInd w:val="0"/>
        <w:rPr>
          <w:del w:id="1594" w:author="רינת אביטל" w:date="2022-05-10T10:35:00Z"/>
          <w:rFonts w:ascii="Consolas" w:eastAsiaTheme="minorEastAsia" w:hAnsi="Consolas" w:cs="Consolas"/>
          <w:color w:val="000000"/>
          <w:sz w:val="19"/>
          <w:szCs w:val="19"/>
        </w:rPr>
      </w:pPr>
      <w:del w:id="1595" w:author="רינת אביטל" w:date="2022-05-10T10:35:00Z">
        <w:r w:rsidDel="001E27F4">
          <w:rPr>
            <w:rFonts w:ascii="Consolas" w:eastAsiaTheme="minorEastAsia" w:hAnsi="Consolas" w:cs="Consolas"/>
            <w:color w:val="000000"/>
            <w:sz w:val="19"/>
            <w:szCs w:val="19"/>
          </w:rPr>
          <w:delText>{</w:delText>
        </w:r>
        <w:r w:rsidDel="001E27F4">
          <w:rPr>
            <w:rFonts w:ascii="Consolas" w:eastAsiaTheme="minorEastAsia" w:hAnsi="Consolas" w:cs="Consolas"/>
            <w:color w:val="808080"/>
            <w:sz w:val="19"/>
            <w:szCs w:val="19"/>
          </w:rPr>
          <w:delText>//</w:delText>
        </w:r>
        <w:r w:rsidDel="001E27F4">
          <w:rPr>
            <w:rFonts w:ascii="Consolas" w:eastAsiaTheme="minorEastAsia" w:hAnsi="Consolas" w:cs="Consolas"/>
            <w:color w:val="000000"/>
            <w:sz w:val="19"/>
            <w:szCs w:val="19"/>
          </w:rPr>
          <w:delText xml:space="preserve"> function level2 </w:delText>
        </w:r>
        <w:r w:rsidDel="001E27F4">
          <w:rPr>
            <w:rFonts w:ascii="Consolas" w:eastAsiaTheme="minorEastAsia" w:hAnsi="Consolas"/>
            <w:color w:val="000000"/>
            <w:sz w:val="19"/>
            <w:szCs w:val="19"/>
            <w:rtl/>
          </w:rPr>
          <w:delText>מקבץ</w:delText>
        </w:r>
        <w:r w:rsidDel="001E27F4">
          <w:rPr>
            <w:rFonts w:ascii="Consolas" w:eastAsiaTheme="minorEastAsia" w:hAnsi="Consolas" w:cs="Consolas"/>
            <w:color w:val="000000"/>
            <w:sz w:val="19"/>
            <w:szCs w:val="19"/>
            <w:rtl/>
          </w:rPr>
          <w:delText xml:space="preserve"> </w:delText>
        </w:r>
        <w:r w:rsidDel="001E27F4">
          <w:rPr>
            <w:rFonts w:ascii="Consolas" w:eastAsiaTheme="minorEastAsia" w:hAnsi="Consolas"/>
            <w:color w:val="000000"/>
            <w:sz w:val="19"/>
            <w:szCs w:val="19"/>
            <w:rtl/>
          </w:rPr>
          <w:delText>את</w:delText>
        </w:r>
        <w:r w:rsidDel="001E27F4">
          <w:rPr>
            <w:rFonts w:ascii="Consolas" w:eastAsiaTheme="minorEastAsia" w:hAnsi="Consolas" w:cs="Consolas"/>
            <w:color w:val="000000"/>
            <w:sz w:val="19"/>
            <w:szCs w:val="19"/>
            <w:rtl/>
          </w:rPr>
          <w:delText xml:space="preserve"> </w:delText>
        </w:r>
        <w:r w:rsidDel="001E27F4">
          <w:rPr>
            <w:rFonts w:ascii="Consolas" w:eastAsiaTheme="minorEastAsia" w:hAnsi="Consolas"/>
            <w:color w:val="000000"/>
            <w:sz w:val="19"/>
            <w:szCs w:val="19"/>
            <w:rtl/>
          </w:rPr>
          <w:delText>הסטנדים</w:delText>
        </w:r>
        <w:r w:rsidDel="001E27F4">
          <w:rPr>
            <w:rFonts w:ascii="Consolas" w:eastAsiaTheme="minorEastAsia" w:hAnsi="Consolas" w:cs="Consolas"/>
            <w:color w:val="000000"/>
            <w:sz w:val="19"/>
            <w:szCs w:val="19"/>
            <w:rtl/>
          </w:rPr>
          <w:delText xml:space="preserve"> </w:delText>
        </w:r>
        <w:r w:rsidDel="001E27F4">
          <w:rPr>
            <w:rFonts w:ascii="Consolas" w:eastAsiaTheme="minorEastAsia" w:hAnsi="Consolas"/>
            <w:color w:val="000000"/>
            <w:sz w:val="19"/>
            <w:szCs w:val="19"/>
            <w:rtl/>
          </w:rPr>
          <w:delText>לפי</w:delText>
        </w:r>
        <w:r w:rsidDel="001E27F4">
          <w:rPr>
            <w:rFonts w:ascii="Consolas" w:eastAsiaTheme="minorEastAsia" w:hAnsi="Consolas" w:cs="Consolas"/>
            <w:color w:val="000000"/>
            <w:sz w:val="19"/>
            <w:szCs w:val="19"/>
            <w:rtl/>
          </w:rPr>
          <w:delText xml:space="preserve"> </w:delText>
        </w:r>
        <w:r w:rsidDel="001E27F4">
          <w:rPr>
            <w:rFonts w:ascii="Consolas" w:eastAsiaTheme="minorEastAsia" w:hAnsi="Consolas"/>
            <w:color w:val="000000"/>
            <w:sz w:val="19"/>
            <w:szCs w:val="19"/>
            <w:rtl/>
          </w:rPr>
          <w:delText>אזור</w:delText>
        </w:r>
      </w:del>
    </w:p>
    <w:p w14:paraId="14405C2F" w14:textId="0F57D32F" w:rsidR="00BD575D" w:rsidDel="001E27F4" w:rsidRDefault="00BD575D">
      <w:pPr>
        <w:shd w:val="clear" w:color="auto" w:fill="FFF2CC" w:themeFill="accent4" w:themeFillTint="33"/>
        <w:autoSpaceDE w:val="0"/>
        <w:autoSpaceDN w:val="0"/>
        <w:adjustRightInd w:val="0"/>
        <w:rPr>
          <w:del w:id="1596" w:author="רינת אביטל" w:date="2022-05-10T10:35:00Z"/>
          <w:rFonts w:ascii="Consolas" w:eastAsiaTheme="minorEastAsia" w:hAnsi="Consolas" w:cs="Consolas"/>
          <w:color w:val="000000"/>
          <w:sz w:val="19"/>
          <w:szCs w:val="19"/>
        </w:rPr>
      </w:pPr>
    </w:p>
    <w:p w14:paraId="041D2FCD" w14:textId="5727F388" w:rsidR="00BD575D" w:rsidDel="001E27F4" w:rsidRDefault="00F31DDB">
      <w:pPr>
        <w:shd w:val="clear" w:color="auto" w:fill="FFF2CC" w:themeFill="accent4" w:themeFillTint="33"/>
        <w:autoSpaceDE w:val="0"/>
        <w:autoSpaceDN w:val="0"/>
        <w:adjustRightInd w:val="0"/>
        <w:rPr>
          <w:del w:id="1597" w:author="רינת אביטל" w:date="2022-05-10T10:35:00Z"/>
          <w:rFonts w:ascii="Consolas" w:eastAsiaTheme="minorEastAsia" w:hAnsi="Consolas" w:cs="Consolas"/>
          <w:color w:val="000000"/>
          <w:sz w:val="19"/>
          <w:szCs w:val="19"/>
        </w:rPr>
      </w:pPr>
      <w:del w:id="1598"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 xml:space="preserve">//level 2: </w:delText>
        </w:r>
        <w:r w:rsidDel="001E27F4">
          <w:rPr>
            <w:rFonts w:ascii="Consolas" w:eastAsiaTheme="minorEastAsia" w:hAnsi="Consolas"/>
            <w:color w:val="008000"/>
            <w:sz w:val="19"/>
            <w:szCs w:val="19"/>
            <w:rtl/>
          </w:rPr>
          <w:delText>מקבץ</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את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הסטנדים</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שבאותו</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אזור</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כלומר</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יש</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להם</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אותם</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hint="cs"/>
            <w:color w:val="008000"/>
            <w:sz w:val="19"/>
            <w:szCs w:val="19"/>
            <w:rtl/>
          </w:rPr>
          <w:delText>הנקודות גישה</w:delText>
        </w:r>
      </w:del>
    </w:p>
    <w:p w14:paraId="6EBF6BD7" w14:textId="081D9F80" w:rsidR="00BD575D" w:rsidDel="001E27F4" w:rsidRDefault="00F31DDB">
      <w:pPr>
        <w:shd w:val="clear" w:color="auto" w:fill="FFF2CC" w:themeFill="accent4" w:themeFillTint="33"/>
        <w:autoSpaceDE w:val="0"/>
        <w:autoSpaceDN w:val="0"/>
        <w:adjustRightInd w:val="0"/>
        <w:rPr>
          <w:del w:id="1599" w:author="רינת אביטל" w:date="2022-05-10T10:35:00Z"/>
          <w:rFonts w:ascii="Consolas" w:eastAsiaTheme="minorEastAsia" w:hAnsi="Consolas" w:cs="Consolas"/>
          <w:color w:val="000000"/>
          <w:sz w:val="19"/>
          <w:szCs w:val="19"/>
        </w:rPr>
      </w:pPr>
      <w:del w:id="1600"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 xml:space="preserve">//key: </w:delText>
        </w:r>
        <w:r w:rsidDel="001E27F4">
          <w:rPr>
            <w:rFonts w:ascii="Consolas" w:eastAsiaTheme="minorEastAsia" w:hAnsi="Consolas"/>
            <w:color w:val="008000"/>
            <w:sz w:val="19"/>
            <w:szCs w:val="19"/>
            <w:rtl/>
          </w:rPr>
          <w:delText>המפתח</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הוא</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hint="cs"/>
            <w:color w:val="008000"/>
            <w:sz w:val="19"/>
            <w:szCs w:val="19"/>
            <w:rtl/>
          </w:rPr>
          <w:delText>נקודות הגישה</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של</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האזור</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וגם</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hint="cs"/>
            <w:color w:val="008000"/>
            <w:sz w:val="19"/>
            <w:szCs w:val="19"/>
            <w:rtl/>
          </w:rPr>
          <w:delText>הנקודות גישה</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הכי</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קרובים</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של</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האזור</w:delText>
        </w:r>
      </w:del>
    </w:p>
    <w:p w14:paraId="409902ED" w14:textId="12DDCA10" w:rsidR="00BD575D" w:rsidDel="001E27F4" w:rsidRDefault="00F31DDB">
      <w:pPr>
        <w:shd w:val="clear" w:color="auto" w:fill="FFF2CC" w:themeFill="accent4" w:themeFillTint="33"/>
        <w:autoSpaceDE w:val="0"/>
        <w:autoSpaceDN w:val="0"/>
        <w:adjustRightInd w:val="0"/>
        <w:rPr>
          <w:del w:id="1601" w:author="רינת אביטל" w:date="2022-05-10T10:35:00Z"/>
          <w:rFonts w:ascii="Consolas" w:eastAsiaTheme="minorEastAsia" w:hAnsi="Consolas" w:cs="Consolas"/>
          <w:color w:val="000000"/>
          <w:sz w:val="19"/>
          <w:szCs w:val="19"/>
        </w:rPr>
      </w:pPr>
      <w:del w:id="1602"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 xml:space="preserve">//value: </w:delText>
        </w:r>
        <w:r w:rsidDel="001E27F4">
          <w:rPr>
            <w:rFonts w:ascii="Consolas" w:eastAsiaTheme="minorEastAsia" w:hAnsi="Consolas"/>
            <w:color w:val="008000"/>
            <w:sz w:val="19"/>
            <w:szCs w:val="19"/>
            <w:rtl/>
          </w:rPr>
          <w:delText>הערך</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הוא</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אזור</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המכיל</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רשימת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סטנדים</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נקודת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התחלת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אזור</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נקודת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סוף</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אזור</w:delText>
        </w:r>
      </w:del>
    </w:p>
    <w:p w14:paraId="4912269F" w14:textId="08DC2F50" w:rsidR="00BD575D" w:rsidDel="001E27F4" w:rsidRDefault="00F31DDB">
      <w:pPr>
        <w:shd w:val="clear" w:color="auto" w:fill="FFF2CC" w:themeFill="accent4" w:themeFillTint="33"/>
        <w:autoSpaceDE w:val="0"/>
        <w:autoSpaceDN w:val="0"/>
        <w:adjustRightInd w:val="0"/>
        <w:rPr>
          <w:del w:id="1603" w:author="רינת אביטל" w:date="2022-05-10T10:35:00Z"/>
          <w:rFonts w:ascii="Consolas" w:eastAsiaTheme="minorEastAsia" w:hAnsi="Consolas" w:cs="Consolas"/>
          <w:color w:val="000000"/>
          <w:sz w:val="19"/>
          <w:szCs w:val="19"/>
        </w:rPr>
      </w:pPr>
      <w:del w:id="1604" w:author="רינת אביטל" w:date="2022-05-10T10:35:00Z">
        <w:r w:rsidDel="001E27F4">
          <w:rPr>
            <w:rFonts w:ascii="Consolas" w:eastAsiaTheme="minorEastAsia" w:hAnsi="Consolas" w:cs="Consolas"/>
            <w:color w:val="000000"/>
            <w:sz w:val="19"/>
            <w:szCs w:val="19"/>
          </w:rPr>
          <w:delText xml:space="preserve">            Dictionary&lt;KeyArea, Area&gt; productArea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Dictionary&lt;KeyArea, Area&gt;();</w:delText>
        </w:r>
      </w:del>
    </w:p>
    <w:p w14:paraId="58608A83" w14:textId="020FD4DA" w:rsidR="00BD575D" w:rsidDel="001E27F4" w:rsidRDefault="00BD575D">
      <w:pPr>
        <w:shd w:val="clear" w:color="auto" w:fill="FFF2CC" w:themeFill="accent4" w:themeFillTint="33"/>
        <w:autoSpaceDE w:val="0"/>
        <w:autoSpaceDN w:val="0"/>
        <w:adjustRightInd w:val="0"/>
        <w:rPr>
          <w:del w:id="1605" w:author="רינת אביטל" w:date="2022-05-10T10:35:00Z"/>
          <w:rFonts w:ascii="Consolas" w:eastAsiaTheme="minorEastAsia" w:hAnsi="Consolas" w:cs="Consolas"/>
          <w:color w:val="000000"/>
          <w:sz w:val="19"/>
          <w:szCs w:val="19"/>
        </w:rPr>
      </w:pPr>
    </w:p>
    <w:p w14:paraId="0AAE9AE3" w14:textId="412CD2A7" w:rsidR="00BD575D" w:rsidDel="001E27F4" w:rsidRDefault="00F31DDB">
      <w:pPr>
        <w:shd w:val="clear" w:color="auto" w:fill="FFF2CC" w:themeFill="accent4" w:themeFillTint="33"/>
        <w:autoSpaceDE w:val="0"/>
        <w:autoSpaceDN w:val="0"/>
        <w:adjustRightInd w:val="0"/>
        <w:rPr>
          <w:del w:id="1606" w:author="רינת אביטל" w:date="2022-05-10T10:35:00Z"/>
          <w:rFonts w:ascii="Consolas" w:eastAsiaTheme="minorEastAsia" w:hAnsi="Consolas" w:cs="Consolas"/>
          <w:color w:val="000000"/>
          <w:sz w:val="19"/>
          <w:szCs w:val="19"/>
        </w:rPr>
      </w:pPr>
      <w:del w:id="1607"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foreach</w:delText>
        </w:r>
        <w:r w:rsidDel="001E27F4">
          <w:rPr>
            <w:rFonts w:ascii="Consolas" w:eastAsiaTheme="minorEastAsia" w:hAnsi="Consolas" w:cs="Consolas"/>
            <w:color w:val="000000"/>
            <w:sz w:val="19"/>
            <w:szCs w:val="19"/>
          </w:rPr>
          <w:delText xml:space="preserve"> (var productStand </w:delText>
        </w:r>
        <w:r w:rsidDel="001E27F4">
          <w:rPr>
            <w:rFonts w:ascii="Consolas" w:eastAsiaTheme="minorEastAsia" w:hAnsi="Consolas" w:cs="Consolas"/>
            <w:color w:val="0000FF"/>
            <w:sz w:val="19"/>
            <w:szCs w:val="19"/>
          </w:rPr>
          <w:delText>in</w:delText>
        </w:r>
        <w:r w:rsidDel="001E27F4">
          <w:rPr>
            <w:rFonts w:ascii="Consolas" w:eastAsiaTheme="minorEastAsia" w:hAnsi="Consolas" w:cs="Consolas"/>
            <w:color w:val="000000"/>
            <w:sz w:val="19"/>
            <w:szCs w:val="19"/>
          </w:rPr>
          <w:delText xml:space="preserve"> ExtraStand)</w:delText>
        </w:r>
      </w:del>
    </w:p>
    <w:p w14:paraId="67789B07" w14:textId="0660C5CB" w:rsidR="00BD575D" w:rsidDel="001E27F4" w:rsidRDefault="00F31DDB">
      <w:pPr>
        <w:shd w:val="clear" w:color="auto" w:fill="FFF2CC" w:themeFill="accent4" w:themeFillTint="33"/>
        <w:autoSpaceDE w:val="0"/>
        <w:autoSpaceDN w:val="0"/>
        <w:adjustRightInd w:val="0"/>
        <w:rPr>
          <w:del w:id="1608" w:author="רינת אביטל" w:date="2022-05-10T10:35:00Z"/>
          <w:rFonts w:ascii="Consolas" w:eastAsiaTheme="minorEastAsia" w:hAnsi="Consolas" w:cs="Consolas"/>
          <w:color w:val="000000"/>
          <w:sz w:val="19"/>
          <w:szCs w:val="19"/>
        </w:rPr>
      </w:pPr>
      <w:del w:id="1609" w:author="רינת אביטל" w:date="2022-05-10T10:35:00Z">
        <w:r w:rsidDel="001E27F4">
          <w:rPr>
            <w:rFonts w:ascii="Consolas" w:eastAsiaTheme="minorEastAsia" w:hAnsi="Consolas" w:cs="Consolas"/>
            <w:color w:val="000000"/>
            <w:sz w:val="19"/>
            <w:szCs w:val="19"/>
          </w:rPr>
          <w:delText xml:space="preserve">            {</w:delText>
        </w:r>
      </w:del>
    </w:p>
    <w:p w14:paraId="18E04DF6" w14:textId="4140D51F" w:rsidR="00BD575D" w:rsidDel="001E27F4" w:rsidRDefault="00F31DDB">
      <w:pPr>
        <w:shd w:val="clear" w:color="auto" w:fill="FFF2CC" w:themeFill="accent4" w:themeFillTint="33"/>
        <w:autoSpaceDE w:val="0"/>
        <w:autoSpaceDN w:val="0"/>
        <w:adjustRightInd w:val="0"/>
        <w:rPr>
          <w:del w:id="1610" w:author="רינת אביטל" w:date="2022-05-10T10:35:00Z"/>
          <w:rFonts w:ascii="Consolas" w:eastAsiaTheme="minorEastAsia" w:hAnsi="Consolas" w:cs="Consolas"/>
          <w:color w:val="000000"/>
          <w:sz w:val="19"/>
          <w:szCs w:val="19"/>
        </w:rPr>
      </w:pPr>
      <w:del w:id="1611" w:author="רינת אביטל" w:date="2022-05-10T10:35:00Z">
        <w:r w:rsidDel="001E27F4">
          <w:rPr>
            <w:rFonts w:ascii="Consolas" w:eastAsiaTheme="minorEastAsia" w:hAnsi="Consolas" w:cs="Consolas"/>
            <w:color w:val="000000"/>
            <w:sz w:val="19"/>
            <w:szCs w:val="19"/>
          </w:rPr>
          <w:delText xml:space="preserve">                KeyArea key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KeyArea();</w:delText>
        </w:r>
      </w:del>
    </w:p>
    <w:p w14:paraId="701B97DA" w14:textId="5CCF92ED" w:rsidR="00BD575D" w:rsidDel="001E27F4" w:rsidRDefault="00F31DDB">
      <w:pPr>
        <w:shd w:val="clear" w:color="auto" w:fill="FFF2CC" w:themeFill="accent4" w:themeFillTint="33"/>
        <w:autoSpaceDE w:val="0"/>
        <w:autoSpaceDN w:val="0"/>
        <w:adjustRightInd w:val="0"/>
        <w:rPr>
          <w:del w:id="1612" w:author="רינת אביטל" w:date="2022-05-10T10:35:00Z"/>
          <w:rFonts w:ascii="Consolas" w:eastAsiaTheme="minorEastAsia" w:hAnsi="Consolas" w:cs="Consolas"/>
          <w:color w:val="000000"/>
          <w:sz w:val="19"/>
          <w:szCs w:val="19"/>
        </w:rPr>
      </w:pPr>
      <w:del w:id="1613" w:author="רינת אביטל" w:date="2022-05-10T10:35:00Z">
        <w:r w:rsidDel="001E27F4">
          <w:rPr>
            <w:rFonts w:ascii="Consolas" w:eastAsiaTheme="minorEastAsia" w:hAnsi="Consolas" w:cs="Consolas"/>
            <w:color w:val="000000"/>
            <w:sz w:val="19"/>
            <w:szCs w:val="19"/>
          </w:rPr>
          <w:delText xml:space="preserve">                Stand s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Stand(); ;</w:delText>
        </w:r>
      </w:del>
    </w:p>
    <w:p w14:paraId="6D9D7CF4" w14:textId="3850D176" w:rsidR="00BD575D" w:rsidDel="001E27F4" w:rsidRDefault="00F31DDB">
      <w:pPr>
        <w:shd w:val="clear" w:color="auto" w:fill="FFF2CC" w:themeFill="accent4" w:themeFillTint="33"/>
        <w:autoSpaceDE w:val="0"/>
        <w:autoSpaceDN w:val="0"/>
        <w:adjustRightInd w:val="0"/>
        <w:rPr>
          <w:del w:id="1614" w:author="רינת אביטל" w:date="2022-05-10T10:35:00Z"/>
          <w:rFonts w:ascii="Consolas" w:eastAsiaTheme="minorEastAsia" w:hAnsi="Consolas" w:cs="Consolas"/>
          <w:color w:val="000000"/>
          <w:sz w:val="19"/>
          <w:szCs w:val="19"/>
        </w:rPr>
      </w:pPr>
      <w:del w:id="1615" w:author="רינת אביטל" w:date="2022-05-10T10:35:00Z">
        <w:r w:rsidDel="001E27F4">
          <w:rPr>
            <w:rFonts w:ascii="Consolas" w:eastAsiaTheme="minorEastAsia" w:hAnsi="Consolas" w:cs="Consolas"/>
            <w:color w:val="000000"/>
            <w:sz w:val="19"/>
            <w:szCs w:val="19"/>
          </w:rPr>
          <w:delText xml:space="preserve">                key.Nearestes = productStand.Key.GetConnections().Where(x =&gt; x.Nearest         </w:delText>
        </w:r>
      </w:del>
    </w:p>
    <w:p w14:paraId="4DCF9919" w14:textId="2265F34F" w:rsidR="00BD575D" w:rsidDel="001E27F4" w:rsidRDefault="00F31DDB">
      <w:pPr>
        <w:shd w:val="clear" w:color="auto" w:fill="FFF2CC" w:themeFill="accent4" w:themeFillTint="33"/>
        <w:autoSpaceDE w:val="0"/>
        <w:autoSpaceDN w:val="0"/>
        <w:adjustRightInd w:val="0"/>
        <w:rPr>
          <w:del w:id="1616" w:author="רינת אביטל" w:date="2022-05-10T10:35:00Z"/>
          <w:rFonts w:ascii="Consolas" w:eastAsiaTheme="minorEastAsia" w:hAnsi="Consolas" w:cs="Consolas"/>
          <w:color w:val="000000"/>
          <w:sz w:val="19"/>
          <w:szCs w:val="19"/>
        </w:rPr>
      </w:pPr>
      <w:del w:id="1617" w:author="רינת אביטל" w:date="2022-05-10T10:35:00Z">
        <w:r w:rsidDel="001E27F4">
          <w:rPr>
            <w:rFonts w:ascii="Consolas" w:eastAsiaTheme="minorEastAsia" w:hAnsi="Consolas" w:cs="Consolas"/>
            <w:color w:val="000000"/>
            <w:sz w:val="19"/>
            <w:szCs w:val="19"/>
          </w:rPr>
          <w:delText xml:space="preserve">                                             == </w:delText>
        </w:r>
        <w:r w:rsidDel="001E27F4">
          <w:rPr>
            <w:rFonts w:ascii="Consolas" w:eastAsiaTheme="minorEastAsia" w:hAnsi="Consolas" w:cs="Consolas"/>
            <w:color w:val="0000FF"/>
            <w:sz w:val="19"/>
            <w:szCs w:val="19"/>
          </w:rPr>
          <w:delText>true</w:delText>
        </w:r>
        <w:r w:rsidDel="001E27F4">
          <w:rPr>
            <w:rFonts w:ascii="Consolas" w:eastAsiaTheme="minorEastAsia" w:hAnsi="Consolas" w:cs="Consolas"/>
            <w:color w:val="000000"/>
            <w:sz w:val="19"/>
            <w:szCs w:val="19"/>
          </w:rPr>
          <w:delText>).Select(x =&gt; x.Getaway).ToList();</w:delText>
        </w:r>
      </w:del>
    </w:p>
    <w:p w14:paraId="303122AF" w14:textId="35B96896" w:rsidR="00BD575D" w:rsidDel="001E27F4" w:rsidRDefault="00F31DDB">
      <w:pPr>
        <w:shd w:val="clear" w:color="auto" w:fill="FFF2CC" w:themeFill="accent4" w:themeFillTint="33"/>
        <w:autoSpaceDE w:val="0"/>
        <w:autoSpaceDN w:val="0"/>
        <w:adjustRightInd w:val="0"/>
        <w:rPr>
          <w:del w:id="1618" w:author="רינת אביטל" w:date="2022-05-10T10:35:00Z"/>
          <w:rFonts w:ascii="Consolas" w:eastAsiaTheme="minorEastAsia" w:hAnsi="Consolas" w:cs="Consolas"/>
          <w:color w:val="000000"/>
          <w:sz w:val="19"/>
          <w:szCs w:val="19"/>
        </w:rPr>
      </w:pPr>
      <w:del w:id="1619" w:author="רינת אביטל" w:date="2022-05-10T10:35:00Z">
        <w:r w:rsidDel="001E27F4">
          <w:rPr>
            <w:rFonts w:ascii="Consolas" w:eastAsiaTheme="minorEastAsia" w:hAnsi="Consolas" w:cs="Consolas"/>
            <w:color w:val="000000"/>
            <w:sz w:val="19"/>
            <w:szCs w:val="19"/>
          </w:rPr>
          <w:delText xml:space="preserve">                List&lt;Getaway&gt; l= productStand.Key.GetConnections().Select(x =&gt; </w:delText>
        </w:r>
      </w:del>
    </w:p>
    <w:p w14:paraId="680C5BCE" w14:textId="5B3537E8" w:rsidR="00BD575D" w:rsidDel="001E27F4" w:rsidRDefault="00F31DDB">
      <w:pPr>
        <w:shd w:val="clear" w:color="auto" w:fill="FFF2CC" w:themeFill="accent4" w:themeFillTint="33"/>
        <w:autoSpaceDE w:val="0"/>
        <w:autoSpaceDN w:val="0"/>
        <w:adjustRightInd w:val="0"/>
        <w:rPr>
          <w:del w:id="1620" w:author="רינת אביטל" w:date="2022-05-10T10:35:00Z"/>
          <w:rFonts w:ascii="Consolas" w:eastAsiaTheme="minorEastAsia" w:hAnsi="Consolas" w:cs="Consolas"/>
          <w:color w:val="000000"/>
          <w:sz w:val="19"/>
          <w:szCs w:val="19"/>
        </w:rPr>
      </w:pPr>
      <w:del w:id="1621" w:author="רינת אביטל" w:date="2022-05-10T10:35:00Z">
        <w:r w:rsidDel="001E27F4">
          <w:rPr>
            <w:rFonts w:ascii="Consolas" w:eastAsiaTheme="minorEastAsia" w:hAnsi="Consolas" w:cs="Consolas"/>
            <w:color w:val="000000"/>
            <w:sz w:val="19"/>
            <w:szCs w:val="19"/>
          </w:rPr>
          <w:delText xml:space="preserve">                                                                  x.Getaway).ToList();</w:delText>
        </w:r>
      </w:del>
    </w:p>
    <w:p w14:paraId="3D2ACB92" w14:textId="7E5A133B" w:rsidR="00BD575D" w:rsidDel="001E27F4" w:rsidRDefault="00F31DDB">
      <w:pPr>
        <w:shd w:val="clear" w:color="auto" w:fill="FFF2CC" w:themeFill="accent4" w:themeFillTint="33"/>
        <w:autoSpaceDE w:val="0"/>
        <w:autoSpaceDN w:val="0"/>
        <w:adjustRightInd w:val="0"/>
        <w:rPr>
          <w:del w:id="1622" w:author="רינת אביטל" w:date="2022-05-10T10:35:00Z"/>
          <w:rFonts w:ascii="Consolas" w:eastAsiaTheme="minorEastAsia" w:hAnsi="Consolas" w:cs="Consolas"/>
          <w:color w:val="000000"/>
          <w:sz w:val="19"/>
          <w:szCs w:val="19"/>
        </w:rPr>
      </w:pPr>
      <w:del w:id="1623" w:author="רינת אביטל" w:date="2022-05-10T10:35:00Z">
        <w:r w:rsidDel="001E27F4">
          <w:rPr>
            <w:rFonts w:ascii="Consolas" w:eastAsiaTheme="minorEastAsia" w:hAnsi="Consolas" w:cs="Consolas"/>
            <w:color w:val="000000"/>
            <w:sz w:val="19"/>
            <w:szCs w:val="19"/>
          </w:rPr>
          <w:delText xml:space="preserve">                key.Getaways = Converts.ToGetawayProcResult(productStand.Key                 </w:delText>
        </w:r>
      </w:del>
    </w:p>
    <w:p w14:paraId="2DD082CC" w14:textId="0EDB797D" w:rsidR="00BD575D" w:rsidDel="001E27F4" w:rsidRDefault="00F31DDB">
      <w:pPr>
        <w:shd w:val="clear" w:color="auto" w:fill="FFF2CC" w:themeFill="accent4" w:themeFillTint="33"/>
        <w:autoSpaceDE w:val="0"/>
        <w:autoSpaceDN w:val="0"/>
        <w:adjustRightInd w:val="0"/>
        <w:rPr>
          <w:del w:id="1624" w:author="רינת אביטל" w:date="2022-05-10T10:35:00Z"/>
          <w:rFonts w:ascii="Consolas" w:eastAsiaTheme="minorEastAsia" w:hAnsi="Consolas" w:cs="Consolas"/>
          <w:color w:val="000000"/>
          <w:sz w:val="19"/>
          <w:szCs w:val="19"/>
        </w:rPr>
      </w:pPr>
      <w:del w:id="1625" w:author="רינת אביטל" w:date="2022-05-10T10:35:00Z">
        <w:r w:rsidDel="001E27F4">
          <w:rPr>
            <w:rFonts w:ascii="Consolas" w:eastAsiaTheme="minorEastAsia" w:hAnsi="Consolas" w:cs="Consolas"/>
            <w:color w:val="000000"/>
            <w:sz w:val="19"/>
            <w:szCs w:val="19"/>
          </w:rPr>
          <w:delText xml:space="preserve">                           .GetConnections().Select(x =&gt; x.Getaway).ToList(),  </w:delText>
        </w:r>
      </w:del>
    </w:p>
    <w:p w14:paraId="33368F05" w14:textId="19DF89C7" w:rsidR="00BD575D" w:rsidDel="001E27F4" w:rsidRDefault="00F31DDB">
      <w:pPr>
        <w:shd w:val="clear" w:color="auto" w:fill="FFF2CC" w:themeFill="accent4" w:themeFillTint="33"/>
        <w:autoSpaceDE w:val="0"/>
        <w:autoSpaceDN w:val="0"/>
        <w:adjustRightInd w:val="0"/>
        <w:rPr>
          <w:del w:id="1626" w:author="רינת אביטל" w:date="2022-05-10T10:35:00Z"/>
          <w:rFonts w:ascii="Consolas" w:eastAsiaTheme="minorEastAsia" w:hAnsi="Consolas" w:cs="Consolas"/>
          <w:color w:val="000000"/>
          <w:sz w:val="19"/>
          <w:szCs w:val="19"/>
        </w:rPr>
      </w:pPr>
      <w:del w:id="1627" w:author="רינת אביטל" w:date="2022-05-10T10:35:00Z">
        <w:r w:rsidDel="001E27F4">
          <w:rPr>
            <w:rFonts w:ascii="Consolas" w:eastAsiaTheme="minorEastAsia" w:hAnsi="Consolas" w:cs="Consolas"/>
            <w:color w:val="000000"/>
            <w:sz w:val="19"/>
            <w:szCs w:val="19"/>
          </w:rPr>
          <w:delText xml:space="preserve">                            dtoShop.GetawayProcI_Results(CodeShop));                     </w:delText>
        </w:r>
      </w:del>
    </w:p>
    <w:p w14:paraId="4F199486" w14:textId="5A21AC4E" w:rsidR="00BD575D" w:rsidDel="001E27F4" w:rsidRDefault="00F31DDB">
      <w:pPr>
        <w:shd w:val="clear" w:color="auto" w:fill="FFF2CC" w:themeFill="accent4" w:themeFillTint="33"/>
        <w:autoSpaceDE w:val="0"/>
        <w:autoSpaceDN w:val="0"/>
        <w:adjustRightInd w:val="0"/>
        <w:rPr>
          <w:del w:id="1628" w:author="רינת אביטל" w:date="2022-05-10T10:35:00Z"/>
          <w:rFonts w:ascii="Consolas" w:eastAsiaTheme="minorEastAsia" w:hAnsi="Consolas" w:cs="Consolas"/>
          <w:color w:val="000000"/>
          <w:sz w:val="19"/>
          <w:szCs w:val="19"/>
        </w:rPr>
      </w:pPr>
      <w:del w:id="1629" w:author="רינת אביטל" w:date="2022-05-10T10:35:00Z">
        <w:r w:rsidDel="001E27F4">
          <w:rPr>
            <w:rFonts w:ascii="Consolas" w:eastAsiaTheme="minorEastAsia" w:hAnsi="Consolas" w:cs="Consolas"/>
            <w:color w:val="000000"/>
            <w:sz w:val="19"/>
            <w:szCs w:val="19"/>
          </w:rPr>
          <w:delText xml:space="preserve">                KeyArea anotherKey = productArea.Keys.FirstOrDefault(x =&gt; </w:delText>
        </w:r>
      </w:del>
    </w:p>
    <w:p w14:paraId="2363AD20" w14:textId="0D4FEDBA" w:rsidR="00BD575D" w:rsidDel="001E27F4" w:rsidRDefault="00F31DDB">
      <w:pPr>
        <w:shd w:val="clear" w:color="auto" w:fill="FFF2CC" w:themeFill="accent4" w:themeFillTint="33"/>
        <w:autoSpaceDE w:val="0"/>
        <w:autoSpaceDN w:val="0"/>
        <w:adjustRightInd w:val="0"/>
        <w:rPr>
          <w:del w:id="1630" w:author="רינת אביטל" w:date="2022-05-10T10:35:00Z"/>
          <w:rFonts w:ascii="Consolas" w:eastAsiaTheme="minorEastAsia" w:hAnsi="Consolas" w:cs="Consolas"/>
          <w:color w:val="000000"/>
          <w:sz w:val="19"/>
          <w:szCs w:val="19"/>
        </w:rPr>
      </w:pPr>
      <w:del w:id="1631" w:author="רינת אביטל" w:date="2022-05-10T10:35:00Z">
        <w:r w:rsidDel="001E27F4">
          <w:rPr>
            <w:rFonts w:ascii="Consolas" w:eastAsiaTheme="minorEastAsia" w:hAnsi="Consolas" w:cs="Consolas"/>
            <w:color w:val="000000"/>
            <w:sz w:val="19"/>
            <w:szCs w:val="19"/>
          </w:rPr>
          <w:delText xml:space="preserve">                                                     x.Equals(key));</w:delText>
        </w:r>
      </w:del>
    </w:p>
    <w:p w14:paraId="41F5734D" w14:textId="0C019920" w:rsidR="00BD575D" w:rsidDel="001E27F4" w:rsidRDefault="00F31DDB">
      <w:pPr>
        <w:shd w:val="clear" w:color="auto" w:fill="FFF2CC" w:themeFill="accent4" w:themeFillTint="33"/>
        <w:autoSpaceDE w:val="0"/>
        <w:autoSpaceDN w:val="0"/>
        <w:adjustRightInd w:val="0"/>
        <w:rPr>
          <w:del w:id="1632" w:author="רינת אביטל" w:date="2022-05-10T10:35:00Z"/>
          <w:rFonts w:ascii="Consolas" w:eastAsiaTheme="minorEastAsia" w:hAnsi="Consolas" w:cs="Consolas"/>
          <w:color w:val="000000"/>
          <w:sz w:val="19"/>
          <w:szCs w:val="19"/>
        </w:rPr>
      </w:pPr>
      <w:del w:id="1633"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if</w:delText>
        </w:r>
        <w:r w:rsidDel="001E27F4">
          <w:rPr>
            <w:rFonts w:ascii="Consolas" w:eastAsiaTheme="minorEastAsia" w:hAnsi="Consolas" w:cs="Consolas"/>
            <w:color w:val="000000"/>
            <w:sz w:val="19"/>
            <w:szCs w:val="19"/>
          </w:rPr>
          <w:delText xml:space="preserve"> (anotherKey == </w:delText>
        </w:r>
        <w:r w:rsidDel="001E27F4">
          <w:rPr>
            <w:rFonts w:ascii="Consolas" w:eastAsiaTheme="minorEastAsia" w:hAnsi="Consolas" w:cs="Consolas"/>
            <w:color w:val="0000FF"/>
            <w:sz w:val="19"/>
            <w:szCs w:val="19"/>
          </w:rPr>
          <w:delText>null</w:delText>
        </w:r>
        <w:r w:rsidDel="001E27F4">
          <w:rPr>
            <w:rFonts w:ascii="Consolas" w:eastAsiaTheme="minorEastAsia" w:hAnsi="Consolas" w:cs="Consolas"/>
            <w:color w:val="000000"/>
            <w:sz w:val="19"/>
            <w:szCs w:val="19"/>
          </w:rPr>
          <w:delText>)</w:delText>
        </w:r>
      </w:del>
    </w:p>
    <w:p w14:paraId="0055202D" w14:textId="4D08A945" w:rsidR="00BD575D" w:rsidDel="001E27F4" w:rsidRDefault="00F31DDB">
      <w:pPr>
        <w:shd w:val="clear" w:color="auto" w:fill="FFF2CC" w:themeFill="accent4" w:themeFillTint="33"/>
        <w:autoSpaceDE w:val="0"/>
        <w:autoSpaceDN w:val="0"/>
        <w:adjustRightInd w:val="0"/>
        <w:rPr>
          <w:del w:id="1634" w:author="רינת אביטל" w:date="2022-05-10T10:35:00Z"/>
          <w:rFonts w:ascii="Consolas" w:eastAsiaTheme="minorEastAsia" w:hAnsi="Consolas" w:cs="Consolas"/>
          <w:color w:val="000000"/>
          <w:sz w:val="19"/>
          <w:szCs w:val="19"/>
        </w:rPr>
      </w:pPr>
      <w:del w:id="1635" w:author="רינת אביטל" w:date="2022-05-10T10:35:00Z">
        <w:r w:rsidDel="001E27F4">
          <w:rPr>
            <w:rFonts w:ascii="Consolas" w:eastAsiaTheme="minorEastAsia" w:hAnsi="Consolas" w:cs="Consolas"/>
            <w:color w:val="000000"/>
            <w:sz w:val="19"/>
            <w:szCs w:val="19"/>
          </w:rPr>
          <w:delText xml:space="preserve">                {</w:delText>
        </w:r>
      </w:del>
    </w:p>
    <w:p w14:paraId="5CC01199" w14:textId="4029BA2A" w:rsidR="00BD575D" w:rsidDel="001E27F4" w:rsidRDefault="00F31DDB">
      <w:pPr>
        <w:shd w:val="clear" w:color="auto" w:fill="FFF2CC" w:themeFill="accent4" w:themeFillTint="33"/>
        <w:autoSpaceDE w:val="0"/>
        <w:autoSpaceDN w:val="0"/>
        <w:adjustRightInd w:val="0"/>
        <w:rPr>
          <w:del w:id="1636" w:author="רינת אביטל" w:date="2022-05-10T10:35:00Z"/>
          <w:rFonts w:ascii="Consolas" w:eastAsiaTheme="minorEastAsia" w:hAnsi="Consolas" w:cs="Consolas"/>
          <w:color w:val="000000"/>
          <w:sz w:val="19"/>
          <w:szCs w:val="19"/>
        </w:rPr>
      </w:pPr>
      <w:del w:id="1637" w:author="רינת אביטל" w:date="2022-05-10T10:35:00Z">
        <w:r w:rsidDel="001E27F4">
          <w:rPr>
            <w:rFonts w:ascii="Consolas" w:eastAsiaTheme="minorEastAsia" w:hAnsi="Consolas" w:cs="Consolas"/>
            <w:color w:val="000000"/>
            <w:sz w:val="19"/>
            <w:szCs w:val="19"/>
          </w:rPr>
          <w:delText xml:space="preserve">                    Area ee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Area();</w:delText>
        </w:r>
      </w:del>
    </w:p>
    <w:p w14:paraId="4F6FFDB7" w14:textId="3D2510ED" w:rsidR="00BD575D" w:rsidDel="001E27F4" w:rsidRDefault="00F31DDB">
      <w:pPr>
        <w:shd w:val="clear" w:color="auto" w:fill="FFF2CC" w:themeFill="accent4" w:themeFillTint="33"/>
        <w:autoSpaceDE w:val="0"/>
        <w:autoSpaceDN w:val="0"/>
        <w:adjustRightInd w:val="0"/>
        <w:rPr>
          <w:del w:id="1638" w:author="רינת אביטל" w:date="2022-05-10T10:35:00Z"/>
          <w:rFonts w:ascii="Consolas" w:eastAsiaTheme="minorEastAsia" w:hAnsi="Consolas" w:cs="Consolas"/>
          <w:color w:val="000000"/>
          <w:sz w:val="19"/>
          <w:szCs w:val="19"/>
        </w:rPr>
      </w:pPr>
      <w:del w:id="1639" w:author="רינת אביטל" w:date="2022-05-10T10:35:00Z">
        <w:r w:rsidDel="001E27F4">
          <w:rPr>
            <w:rFonts w:ascii="Consolas" w:eastAsiaTheme="minorEastAsia" w:hAnsi="Consolas" w:cs="Consolas"/>
            <w:color w:val="000000"/>
            <w:sz w:val="19"/>
            <w:szCs w:val="19"/>
          </w:rPr>
          <w:delText xml:space="preserve">                    ee.ExtraStand[productStand.Key] = productStand.Value;</w:delText>
        </w:r>
      </w:del>
    </w:p>
    <w:p w14:paraId="16652342" w14:textId="7A1DCEF9" w:rsidR="00BD575D" w:rsidDel="001E27F4" w:rsidRDefault="00F31DDB">
      <w:pPr>
        <w:shd w:val="clear" w:color="auto" w:fill="FFF2CC" w:themeFill="accent4" w:themeFillTint="33"/>
        <w:autoSpaceDE w:val="0"/>
        <w:autoSpaceDN w:val="0"/>
        <w:adjustRightInd w:val="0"/>
        <w:rPr>
          <w:del w:id="1640" w:author="רינת אביטל" w:date="2022-05-10T10:35:00Z"/>
          <w:rFonts w:ascii="Consolas" w:eastAsiaTheme="minorEastAsia" w:hAnsi="Consolas" w:cs="Consolas"/>
          <w:color w:val="000000"/>
          <w:sz w:val="19"/>
          <w:szCs w:val="19"/>
        </w:rPr>
      </w:pPr>
      <w:del w:id="1641" w:author="רינת אביטל" w:date="2022-05-10T10:35:00Z">
        <w:r w:rsidDel="001E27F4">
          <w:rPr>
            <w:rFonts w:ascii="Consolas" w:eastAsiaTheme="minorEastAsia" w:hAnsi="Consolas" w:cs="Consolas"/>
            <w:color w:val="000000"/>
            <w:sz w:val="19"/>
            <w:szCs w:val="19"/>
          </w:rPr>
          <w:delText xml:space="preserve">                    productArea.Add(key, ee);</w:delText>
        </w:r>
      </w:del>
    </w:p>
    <w:p w14:paraId="41066348" w14:textId="0A8A5EF8" w:rsidR="00BD575D" w:rsidDel="001E27F4" w:rsidRDefault="00F31DDB">
      <w:pPr>
        <w:shd w:val="clear" w:color="auto" w:fill="FFF2CC" w:themeFill="accent4" w:themeFillTint="33"/>
        <w:autoSpaceDE w:val="0"/>
        <w:autoSpaceDN w:val="0"/>
        <w:adjustRightInd w:val="0"/>
        <w:rPr>
          <w:del w:id="1642" w:author="רינת אביטל" w:date="2022-05-10T10:35:00Z"/>
          <w:rFonts w:ascii="Consolas" w:eastAsiaTheme="minorEastAsia" w:hAnsi="Consolas" w:cs="Consolas"/>
          <w:color w:val="000000"/>
          <w:sz w:val="19"/>
          <w:szCs w:val="19"/>
        </w:rPr>
      </w:pPr>
      <w:del w:id="1643" w:author="רינת אביטל" w:date="2022-05-10T10:35:00Z">
        <w:r w:rsidDel="001E27F4">
          <w:rPr>
            <w:rFonts w:ascii="Consolas" w:eastAsiaTheme="minorEastAsia" w:hAnsi="Consolas" w:cs="Consolas"/>
            <w:color w:val="000000"/>
            <w:sz w:val="19"/>
            <w:szCs w:val="19"/>
          </w:rPr>
          <w:delText xml:space="preserve">                }</w:delText>
        </w:r>
      </w:del>
    </w:p>
    <w:p w14:paraId="2D1BA5DD" w14:textId="56AB6B83" w:rsidR="00BD575D" w:rsidDel="001E27F4" w:rsidRDefault="00F31DDB">
      <w:pPr>
        <w:shd w:val="clear" w:color="auto" w:fill="FFF2CC" w:themeFill="accent4" w:themeFillTint="33"/>
        <w:autoSpaceDE w:val="0"/>
        <w:autoSpaceDN w:val="0"/>
        <w:adjustRightInd w:val="0"/>
        <w:rPr>
          <w:del w:id="1644" w:author="רינת אביטל" w:date="2022-05-10T10:35:00Z"/>
          <w:rFonts w:ascii="Consolas" w:eastAsiaTheme="minorEastAsia" w:hAnsi="Consolas" w:cs="Consolas"/>
          <w:color w:val="000000"/>
          <w:sz w:val="19"/>
          <w:szCs w:val="19"/>
        </w:rPr>
      </w:pPr>
      <w:del w:id="1645"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else</w:delText>
        </w:r>
      </w:del>
    </w:p>
    <w:p w14:paraId="18B6C78F" w14:textId="3C385A86" w:rsidR="00BD575D" w:rsidDel="001E27F4" w:rsidRDefault="00F31DDB">
      <w:pPr>
        <w:shd w:val="clear" w:color="auto" w:fill="FFF2CC" w:themeFill="accent4" w:themeFillTint="33"/>
        <w:autoSpaceDE w:val="0"/>
        <w:autoSpaceDN w:val="0"/>
        <w:adjustRightInd w:val="0"/>
        <w:rPr>
          <w:del w:id="1646" w:author="רינת אביטל" w:date="2022-05-10T10:35:00Z"/>
          <w:rFonts w:ascii="Consolas" w:eastAsiaTheme="minorEastAsia" w:hAnsi="Consolas" w:cs="Consolas"/>
          <w:color w:val="000000"/>
          <w:sz w:val="19"/>
          <w:szCs w:val="19"/>
        </w:rPr>
      </w:pPr>
      <w:del w:id="1647" w:author="רינת אביטל" w:date="2022-05-10T10:35:00Z">
        <w:r w:rsidDel="001E27F4">
          <w:rPr>
            <w:rFonts w:ascii="Consolas" w:eastAsiaTheme="minorEastAsia" w:hAnsi="Consolas" w:cs="Consolas"/>
            <w:color w:val="000000"/>
            <w:sz w:val="19"/>
            <w:szCs w:val="19"/>
          </w:rPr>
          <w:delText xml:space="preserve">                {</w:delText>
        </w:r>
      </w:del>
    </w:p>
    <w:p w14:paraId="37127C3C" w14:textId="5EAF276E" w:rsidR="00BD575D" w:rsidDel="001E27F4" w:rsidRDefault="00F31DDB">
      <w:pPr>
        <w:shd w:val="clear" w:color="auto" w:fill="FFF2CC" w:themeFill="accent4" w:themeFillTint="33"/>
        <w:autoSpaceDE w:val="0"/>
        <w:autoSpaceDN w:val="0"/>
        <w:adjustRightInd w:val="0"/>
        <w:rPr>
          <w:del w:id="1648" w:author="רינת אביטל" w:date="2022-05-10T10:35:00Z"/>
          <w:rFonts w:ascii="Consolas" w:eastAsiaTheme="minorEastAsia" w:hAnsi="Consolas" w:cs="Consolas"/>
          <w:color w:val="000000"/>
          <w:sz w:val="19"/>
          <w:szCs w:val="19"/>
        </w:rPr>
      </w:pPr>
      <w:del w:id="1649" w:author="רינת אביטל" w:date="2022-05-10T10:35:00Z">
        <w:r w:rsidDel="001E27F4">
          <w:rPr>
            <w:rFonts w:ascii="Consolas" w:eastAsiaTheme="minorEastAsia" w:hAnsi="Consolas" w:cs="Consolas"/>
            <w:color w:val="000000"/>
            <w:sz w:val="19"/>
            <w:szCs w:val="19"/>
          </w:rPr>
          <w:delText xml:space="preserve">                    productArea[anotherKey].ExtraStand.Add(productStand.Key, </w:delText>
        </w:r>
      </w:del>
    </w:p>
    <w:p w14:paraId="5B34E7FB" w14:textId="1414B85B" w:rsidR="00BD575D" w:rsidDel="001E27F4" w:rsidRDefault="00F31DDB">
      <w:pPr>
        <w:shd w:val="clear" w:color="auto" w:fill="FFF2CC" w:themeFill="accent4" w:themeFillTint="33"/>
        <w:autoSpaceDE w:val="0"/>
        <w:autoSpaceDN w:val="0"/>
        <w:adjustRightInd w:val="0"/>
        <w:rPr>
          <w:del w:id="1650" w:author="רינת אביטל" w:date="2022-05-10T10:35:00Z"/>
          <w:rFonts w:ascii="Consolas" w:eastAsiaTheme="minorEastAsia" w:hAnsi="Consolas" w:cs="Consolas"/>
          <w:color w:val="000000"/>
          <w:sz w:val="19"/>
          <w:szCs w:val="19"/>
        </w:rPr>
      </w:pPr>
      <w:del w:id="1651" w:author="רינת אביטל" w:date="2022-05-10T10:35:00Z">
        <w:r w:rsidDel="001E27F4">
          <w:rPr>
            <w:rFonts w:ascii="Consolas" w:eastAsiaTheme="minorEastAsia" w:hAnsi="Consolas" w:cs="Consolas"/>
            <w:color w:val="000000"/>
            <w:sz w:val="19"/>
            <w:szCs w:val="19"/>
          </w:rPr>
          <w:delText xml:space="preserve">                                                       productStand.Value);</w:delText>
        </w:r>
      </w:del>
    </w:p>
    <w:p w14:paraId="17B46E63" w14:textId="3833912C" w:rsidR="00BD575D" w:rsidDel="001E27F4" w:rsidRDefault="00F31DDB">
      <w:pPr>
        <w:shd w:val="clear" w:color="auto" w:fill="FFF2CC" w:themeFill="accent4" w:themeFillTint="33"/>
        <w:autoSpaceDE w:val="0"/>
        <w:autoSpaceDN w:val="0"/>
        <w:adjustRightInd w:val="0"/>
        <w:rPr>
          <w:del w:id="1652" w:author="רינת אביטל" w:date="2022-05-10T10:35:00Z"/>
          <w:rFonts w:ascii="Consolas" w:eastAsiaTheme="minorEastAsia" w:hAnsi="Consolas" w:cs="Consolas"/>
          <w:color w:val="000000"/>
          <w:sz w:val="19"/>
          <w:szCs w:val="19"/>
        </w:rPr>
      </w:pPr>
      <w:del w:id="1653" w:author="רינת אביטל" w:date="2022-05-10T10:35:00Z">
        <w:r w:rsidDel="001E27F4">
          <w:rPr>
            <w:rFonts w:ascii="Consolas" w:eastAsiaTheme="minorEastAsia" w:hAnsi="Consolas" w:cs="Consolas"/>
            <w:color w:val="000000"/>
            <w:sz w:val="19"/>
            <w:szCs w:val="19"/>
          </w:rPr>
          <w:delText xml:space="preserve">                }</w:delText>
        </w:r>
      </w:del>
    </w:p>
    <w:p w14:paraId="7FFB9C82" w14:textId="33AF2BCB" w:rsidR="00BD575D" w:rsidDel="001E27F4" w:rsidRDefault="00F31DDB">
      <w:pPr>
        <w:shd w:val="clear" w:color="auto" w:fill="FFF2CC" w:themeFill="accent4" w:themeFillTint="33"/>
        <w:autoSpaceDE w:val="0"/>
        <w:autoSpaceDN w:val="0"/>
        <w:adjustRightInd w:val="0"/>
        <w:rPr>
          <w:del w:id="1654" w:author="רינת אביטל" w:date="2022-05-10T10:35:00Z"/>
          <w:rFonts w:ascii="Consolas" w:eastAsiaTheme="minorEastAsia" w:hAnsi="Consolas" w:cs="Consolas"/>
          <w:color w:val="000000"/>
          <w:sz w:val="19"/>
          <w:szCs w:val="19"/>
        </w:rPr>
      </w:pPr>
      <w:del w:id="1655" w:author="רינת אביטל" w:date="2022-05-10T10:35:00Z">
        <w:r w:rsidDel="001E27F4">
          <w:rPr>
            <w:rFonts w:ascii="Consolas" w:eastAsiaTheme="minorEastAsia" w:hAnsi="Consolas" w:cs="Consolas"/>
            <w:color w:val="000000"/>
            <w:sz w:val="19"/>
            <w:szCs w:val="19"/>
          </w:rPr>
          <w:delText xml:space="preserve">            }</w:delText>
        </w:r>
      </w:del>
    </w:p>
    <w:p w14:paraId="72B0318B" w14:textId="6BE70FDF" w:rsidR="00BD575D" w:rsidDel="001E27F4" w:rsidRDefault="00F31DDB">
      <w:pPr>
        <w:shd w:val="clear" w:color="auto" w:fill="FFF2CC" w:themeFill="accent4" w:themeFillTint="33"/>
        <w:autoSpaceDE w:val="0"/>
        <w:autoSpaceDN w:val="0"/>
        <w:adjustRightInd w:val="0"/>
        <w:rPr>
          <w:del w:id="1656" w:author="רינת אביטל" w:date="2022-05-10T10:35:00Z"/>
          <w:rFonts w:ascii="Consolas" w:eastAsiaTheme="minorEastAsia" w:hAnsi="Consolas" w:cs="Consolas"/>
          <w:color w:val="000000"/>
          <w:sz w:val="19"/>
          <w:szCs w:val="19"/>
        </w:rPr>
      </w:pPr>
      <w:del w:id="1657"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return</w:delText>
        </w:r>
        <w:r w:rsidDel="001E27F4">
          <w:rPr>
            <w:rFonts w:ascii="Consolas" w:eastAsiaTheme="minorEastAsia" w:hAnsi="Consolas" w:cs="Consolas"/>
            <w:color w:val="000000"/>
            <w:sz w:val="19"/>
            <w:szCs w:val="19"/>
          </w:rPr>
          <w:delText xml:space="preserve"> productArea;</w:delText>
        </w:r>
      </w:del>
    </w:p>
    <w:p w14:paraId="6C698752" w14:textId="5EC4B08D" w:rsidR="00BD575D" w:rsidDel="001E27F4" w:rsidRDefault="00F31DDB">
      <w:pPr>
        <w:shd w:val="clear" w:color="auto" w:fill="FFF2CC" w:themeFill="accent4" w:themeFillTint="33"/>
        <w:bidi/>
        <w:spacing w:after="240" w:line="360" w:lineRule="auto"/>
        <w:jc w:val="right"/>
        <w:rPr>
          <w:del w:id="1658" w:author="רינת אביטל" w:date="2022-05-10T10:35:00Z"/>
          <w:rFonts w:ascii="Tahoma" w:hAnsi="Tahoma" w:cs="Tahoma"/>
          <w:sz w:val="22"/>
          <w:szCs w:val="22"/>
          <w:rtl/>
        </w:rPr>
      </w:pPr>
      <w:del w:id="1659" w:author="רינת אביטל" w:date="2022-05-10T10:35:00Z">
        <w:r w:rsidDel="001E27F4">
          <w:rPr>
            <w:rFonts w:ascii="Consolas" w:eastAsiaTheme="minorEastAsia" w:hAnsi="Consolas" w:cs="Consolas"/>
            <w:color w:val="000000"/>
            <w:sz w:val="19"/>
            <w:szCs w:val="19"/>
          </w:rPr>
          <w:delText xml:space="preserve">        }</w:delText>
        </w:r>
      </w:del>
    </w:p>
    <w:p w14:paraId="27794F4C" w14:textId="6D65EBBD" w:rsidR="00BD575D" w:rsidDel="001E27F4" w:rsidRDefault="00F31DDB">
      <w:pPr>
        <w:bidi/>
        <w:spacing w:after="240" w:line="360" w:lineRule="auto"/>
        <w:jc w:val="both"/>
        <w:rPr>
          <w:del w:id="1660" w:author="רינת אביטל" w:date="2022-05-10T10:35:00Z"/>
          <w:rFonts w:ascii="Tahoma" w:hAnsi="Tahoma" w:cs="Tahoma"/>
          <w:sz w:val="22"/>
          <w:szCs w:val="22"/>
          <w:rtl/>
        </w:rPr>
      </w:pPr>
      <w:del w:id="1661" w:author="רינת אביטל" w:date="2022-05-10T10:35:00Z">
        <w:r w:rsidDel="001E27F4">
          <w:rPr>
            <w:rFonts w:ascii="Tahoma" w:hAnsi="Tahoma" w:cs="Tahoma"/>
            <w:b/>
            <w:bCs/>
            <w:sz w:val="22"/>
            <w:szCs w:val="22"/>
            <w:rtl/>
          </w:rPr>
          <w:delText xml:space="preserve">שלב 3: </w:delText>
        </w:r>
        <w:r w:rsidDel="001E27F4">
          <w:rPr>
            <w:rFonts w:ascii="Tahoma" w:hAnsi="Tahoma" w:cs="Tahoma"/>
            <w:sz w:val="22"/>
            <w:szCs w:val="22"/>
            <w:rtl/>
          </w:rPr>
          <w:delText xml:space="preserve"> בשלב זה מעבירים את המילון לרשימה, ותוך כדי כך מחשבים את מאפייני האזור -</w:delText>
        </w:r>
        <w:r w:rsidDel="001E27F4">
          <w:rPr>
            <w:rFonts w:ascii="Tahoma" w:hAnsi="Tahoma" w:cs="Tahoma" w:hint="cs"/>
            <w:sz w:val="22"/>
            <w:szCs w:val="22"/>
            <w:rtl/>
          </w:rPr>
          <w:delText xml:space="preserve">שתי נקודות קיצוניות שלו - </w:delText>
        </w:r>
        <w:r w:rsidDel="001E27F4">
          <w:rPr>
            <w:rFonts w:ascii="Tahoma" w:hAnsi="Tahoma" w:cs="Tahoma"/>
            <w:sz w:val="22"/>
            <w:szCs w:val="22"/>
            <w:rtl/>
          </w:rPr>
          <w:delText xml:space="preserve"> בעזרת הפונקציה </w:delText>
        </w:r>
        <w:r w:rsidDel="001E27F4">
          <w:rPr>
            <w:rFonts w:ascii="Tahoma" w:hAnsi="Tahoma" w:cs="Tahoma"/>
            <w:color w:val="2B91AF"/>
            <w:sz w:val="22"/>
            <w:szCs w:val="22"/>
          </w:rPr>
          <w:delText>CalculatePoints</w:delText>
        </w:r>
        <w:r w:rsidDel="001E27F4">
          <w:rPr>
            <w:rFonts w:ascii="Tahoma" w:hAnsi="Tahoma" w:cs="Tahoma" w:hint="cs"/>
            <w:sz w:val="22"/>
            <w:szCs w:val="22"/>
            <w:rtl/>
          </w:rPr>
          <w:delText>.</w:delText>
        </w:r>
      </w:del>
    </w:p>
    <w:p w14:paraId="73E3EFD9" w14:textId="122F307D" w:rsidR="00BD575D" w:rsidDel="001E27F4" w:rsidRDefault="00F31DDB">
      <w:pPr>
        <w:bidi/>
        <w:spacing w:after="240" w:line="360" w:lineRule="auto"/>
        <w:jc w:val="both"/>
        <w:rPr>
          <w:del w:id="1662" w:author="רינת אביטל" w:date="2022-05-10T10:35:00Z"/>
          <w:rFonts w:ascii="Tahoma" w:hAnsi="Tahoma" w:cs="Tahoma"/>
          <w:sz w:val="22"/>
          <w:szCs w:val="22"/>
          <w:rtl/>
        </w:rPr>
      </w:pPr>
      <w:del w:id="1663" w:author="רינת אביטל" w:date="2022-05-10T10:35:00Z">
        <w:r w:rsidDel="001E27F4">
          <w:rPr>
            <w:rFonts w:ascii="Tahoma" w:hAnsi="Tahoma" w:cs="Tahoma" w:hint="cs"/>
            <w:sz w:val="22"/>
            <w:szCs w:val="22"/>
            <w:rtl/>
          </w:rPr>
          <w:delText>כמו"כ מוסיפים לרשימת האזורים אזור התחלה ואזורי סיום.</w:delText>
        </w:r>
      </w:del>
    </w:p>
    <w:p w14:paraId="0A753E7D" w14:textId="565C4D18" w:rsidR="00BD575D" w:rsidDel="001E27F4" w:rsidRDefault="00F31DDB">
      <w:pPr>
        <w:bidi/>
        <w:spacing w:after="240" w:line="360" w:lineRule="auto"/>
        <w:jc w:val="both"/>
        <w:rPr>
          <w:del w:id="1664" w:author="רינת אביטל" w:date="2022-05-10T10:35:00Z"/>
          <w:rFonts w:ascii="Tahoma" w:hAnsi="Tahoma" w:cs="Tahoma"/>
          <w:sz w:val="22"/>
          <w:szCs w:val="22"/>
          <w:rtl/>
        </w:rPr>
      </w:pPr>
      <w:del w:id="1665" w:author="רינת אביטל" w:date="2022-05-10T10:35:00Z">
        <w:r w:rsidDel="001E27F4">
          <w:rPr>
            <w:rFonts w:ascii="Tahoma" w:hAnsi="Tahoma" w:cs="Tahoma" w:hint="cs"/>
            <w:sz w:val="22"/>
            <w:szCs w:val="22"/>
            <w:rtl/>
          </w:rPr>
          <w:delText>אזורי סיום אלו הקופות הקיימות בחנות, (</w:delText>
        </w:r>
        <w:r w:rsidDel="001E27F4">
          <w:rPr>
            <w:rFonts w:ascii="Tahoma" w:hAnsi="Tahoma" w:cs="Tahoma"/>
            <w:sz w:val="22"/>
            <w:szCs w:val="22"/>
          </w:rPr>
          <w:delText>wall</w:delText>
        </w:r>
        <w:r w:rsidDel="001E27F4">
          <w:rPr>
            <w:rFonts w:ascii="Tahoma" w:hAnsi="Tahoma" w:cs="Tahoma" w:hint="cs"/>
            <w:sz w:val="22"/>
            <w:szCs w:val="22"/>
            <w:rtl/>
          </w:rPr>
          <w:delText xml:space="preserve"> עם כינוי 'קופה'). נכניס את כולם לרשימה, ופוקנציית ה</w:delText>
        </w:r>
        <w:r w:rsidDel="001E27F4">
          <w:rPr>
            <w:rFonts w:ascii="Tahoma" w:hAnsi="Tahoma" w:cs="Tahoma" w:hint="cs"/>
            <w:sz w:val="22"/>
            <w:szCs w:val="22"/>
          </w:rPr>
          <w:delText>TSP</w:delText>
        </w:r>
        <w:r w:rsidDel="001E27F4">
          <w:rPr>
            <w:rFonts w:ascii="Tahoma" w:hAnsi="Tahoma" w:cs="Tahoma" w:hint="cs"/>
            <w:sz w:val="22"/>
            <w:szCs w:val="22"/>
            <w:rtl/>
          </w:rPr>
          <w:delText xml:space="preserve"> תהיה אחראית לבחור את הקופה האופטימלית למסלול שיבחר.</w:delText>
        </w:r>
      </w:del>
    </w:p>
    <w:p w14:paraId="4EEAEF31" w14:textId="49056B5A" w:rsidR="00BD575D" w:rsidDel="001E27F4" w:rsidRDefault="00F31DDB">
      <w:pPr>
        <w:autoSpaceDE w:val="0"/>
        <w:autoSpaceDN w:val="0"/>
        <w:adjustRightInd w:val="0"/>
        <w:rPr>
          <w:del w:id="1666" w:author="רינת אביטל" w:date="2022-05-10T10:35:00Z"/>
          <w:rFonts w:ascii="Consolas" w:eastAsiaTheme="minorEastAsia" w:hAnsi="Consolas" w:cs="Consolas"/>
          <w:color w:val="000000"/>
          <w:sz w:val="19"/>
          <w:szCs w:val="19"/>
        </w:rPr>
      </w:pPr>
      <w:del w:id="1667" w:author="רינת אביטל" w:date="2022-05-10T10:35:00Z">
        <w:r w:rsidDel="001E27F4">
          <w:rPr>
            <w:rFonts w:ascii="Consolas" w:eastAsiaTheme="minorEastAsia" w:hAnsi="Consolas" w:cs="Consolas"/>
            <w:color w:val="000000"/>
            <w:sz w:val="19"/>
            <w:szCs w:val="19"/>
          </w:rPr>
          <w:delText xml:space="preserve">        </w:delText>
        </w:r>
      </w:del>
    </w:p>
    <w:p w14:paraId="25E703F8" w14:textId="487CFA1D" w:rsidR="00BD575D" w:rsidDel="001E27F4" w:rsidRDefault="00F31DDB">
      <w:pPr>
        <w:shd w:val="clear" w:color="auto" w:fill="FFC000" w:themeFill="accent4"/>
        <w:autoSpaceDE w:val="0"/>
        <w:autoSpaceDN w:val="0"/>
        <w:adjustRightInd w:val="0"/>
        <w:rPr>
          <w:del w:id="1668" w:author="רינת אביטל" w:date="2022-05-10T10:35:00Z"/>
          <w:rFonts w:ascii="Consolas" w:eastAsiaTheme="minorEastAsia" w:hAnsi="Consolas" w:cs="Consolas"/>
          <w:color w:val="000000"/>
          <w:sz w:val="19"/>
          <w:szCs w:val="19"/>
        </w:rPr>
      </w:pPr>
      <w:del w:id="1669" w:author="רינת אביטל" w:date="2022-05-10T10:35:00Z">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static</w:delText>
        </w:r>
        <w:r w:rsidDel="001E27F4">
          <w:rPr>
            <w:rFonts w:ascii="Consolas" w:eastAsiaTheme="minorEastAsia" w:hAnsi="Consolas" w:cs="Consolas"/>
            <w:color w:val="000000"/>
            <w:sz w:val="19"/>
            <w:szCs w:val="19"/>
          </w:rPr>
          <w:delText xml:space="preserve"> Dictionary&lt;KeyArea, Area&gt; Level2GroupStandsByArea(Dictionary&lt;Stand, List&lt;Product&gt;&gt; ExtraStand,List&lt;GetawayProcI_Result&gt; getaways,Shop shop)</w:delText>
        </w:r>
      </w:del>
    </w:p>
    <w:p w14:paraId="2A8FFA6A" w14:textId="66F0147F" w:rsidR="00BD575D" w:rsidDel="001E27F4" w:rsidRDefault="00F31DDB">
      <w:pPr>
        <w:shd w:val="clear" w:color="auto" w:fill="FFF2CC" w:themeFill="accent4" w:themeFillTint="33"/>
        <w:autoSpaceDE w:val="0"/>
        <w:autoSpaceDN w:val="0"/>
        <w:adjustRightInd w:val="0"/>
        <w:rPr>
          <w:del w:id="1670" w:author="רינת אביטל" w:date="2022-05-10T10:35:00Z"/>
          <w:rFonts w:ascii="Consolas" w:eastAsiaTheme="minorEastAsia" w:hAnsi="Consolas" w:cs="Consolas"/>
          <w:color w:val="000000"/>
          <w:sz w:val="19"/>
          <w:szCs w:val="19"/>
        </w:rPr>
      </w:pPr>
      <w:del w:id="1671" w:author="רינת אביטל" w:date="2022-05-10T10:35:00Z">
        <w:r w:rsidDel="001E27F4">
          <w:rPr>
            <w:rFonts w:ascii="Consolas" w:eastAsiaTheme="minorEastAsia" w:hAnsi="Consolas" w:cs="Consolas"/>
            <w:color w:val="000000"/>
            <w:sz w:val="19"/>
            <w:szCs w:val="19"/>
          </w:rPr>
          <w:delText>{</w:delText>
        </w:r>
        <w:r w:rsidDel="001E27F4">
          <w:rPr>
            <w:rFonts w:ascii="Consolas" w:eastAsiaTheme="minorEastAsia" w:hAnsi="Consolas" w:cs="Consolas"/>
            <w:color w:val="808080"/>
            <w:sz w:val="19"/>
            <w:szCs w:val="19"/>
          </w:rPr>
          <w:delText>#region</w:delText>
        </w:r>
        <w:r w:rsidDel="001E27F4">
          <w:rPr>
            <w:rFonts w:ascii="Consolas" w:eastAsiaTheme="minorEastAsia" w:hAnsi="Consolas" w:cs="Consolas"/>
            <w:color w:val="000000"/>
            <w:sz w:val="19"/>
            <w:szCs w:val="19"/>
          </w:rPr>
          <w:delText xml:space="preserve"> function level2 </w:delText>
        </w:r>
        <w:r w:rsidDel="001E27F4">
          <w:rPr>
            <w:rFonts w:ascii="Consolas" w:eastAsiaTheme="minorEastAsia" w:hAnsi="Consolas"/>
            <w:color w:val="000000"/>
            <w:sz w:val="19"/>
            <w:szCs w:val="19"/>
            <w:rtl/>
          </w:rPr>
          <w:delText>מקבץ</w:delText>
        </w:r>
        <w:r w:rsidDel="001E27F4">
          <w:rPr>
            <w:rFonts w:ascii="Consolas" w:eastAsiaTheme="minorEastAsia" w:hAnsi="Consolas" w:cs="Consolas"/>
            <w:color w:val="000000"/>
            <w:sz w:val="19"/>
            <w:szCs w:val="19"/>
            <w:rtl/>
          </w:rPr>
          <w:delText xml:space="preserve"> </w:delText>
        </w:r>
        <w:r w:rsidDel="001E27F4">
          <w:rPr>
            <w:rFonts w:ascii="Consolas" w:eastAsiaTheme="minorEastAsia" w:hAnsi="Consolas"/>
            <w:color w:val="000000"/>
            <w:sz w:val="19"/>
            <w:szCs w:val="19"/>
            <w:rtl/>
          </w:rPr>
          <w:delText>את</w:delText>
        </w:r>
        <w:r w:rsidDel="001E27F4">
          <w:rPr>
            <w:rFonts w:ascii="Consolas" w:eastAsiaTheme="minorEastAsia" w:hAnsi="Consolas" w:cs="Consolas"/>
            <w:color w:val="000000"/>
            <w:sz w:val="19"/>
            <w:szCs w:val="19"/>
            <w:rtl/>
          </w:rPr>
          <w:delText xml:space="preserve"> </w:delText>
        </w:r>
        <w:r w:rsidDel="001E27F4">
          <w:rPr>
            <w:rFonts w:ascii="Consolas" w:eastAsiaTheme="minorEastAsia" w:hAnsi="Consolas"/>
            <w:color w:val="000000"/>
            <w:sz w:val="19"/>
            <w:szCs w:val="19"/>
            <w:rtl/>
          </w:rPr>
          <w:delText>הסטנדים</w:delText>
        </w:r>
        <w:r w:rsidDel="001E27F4">
          <w:rPr>
            <w:rFonts w:ascii="Consolas" w:eastAsiaTheme="minorEastAsia" w:hAnsi="Consolas" w:cs="Consolas"/>
            <w:color w:val="000000"/>
            <w:sz w:val="19"/>
            <w:szCs w:val="19"/>
            <w:rtl/>
          </w:rPr>
          <w:delText xml:space="preserve"> </w:delText>
        </w:r>
        <w:r w:rsidDel="001E27F4">
          <w:rPr>
            <w:rFonts w:ascii="Consolas" w:eastAsiaTheme="minorEastAsia" w:hAnsi="Consolas"/>
            <w:color w:val="000000"/>
            <w:sz w:val="19"/>
            <w:szCs w:val="19"/>
            <w:rtl/>
          </w:rPr>
          <w:delText>לפי</w:delText>
        </w:r>
        <w:r w:rsidDel="001E27F4">
          <w:rPr>
            <w:rFonts w:ascii="Consolas" w:eastAsiaTheme="minorEastAsia" w:hAnsi="Consolas" w:cs="Consolas"/>
            <w:color w:val="000000"/>
            <w:sz w:val="19"/>
            <w:szCs w:val="19"/>
            <w:rtl/>
          </w:rPr>
          <w:delText xml:space="preserve"> </w:delText>
        </w:r>
        <w:r w:rsidDel="001E27F4">
          <w:rPr>
            <w:rFonts w:ascii="Consolas" w:eastAsiaTheme="minorEastAsia" w:hAnsi="Consolas"/>
            <w:color w:val="000000"/>
            <w:sz w:val="19"/>
            <w:szCs w:val="19"/>
            <w:rtl/>
          </w:rPr>
          <w:delText>איזור</w:delText>
        </w:r>
      </w:del>
    </w:p>
    <w:p w14:paraId="70868C9F" w14:textId="3385E780" w:rsidR="00BD575D" w:rsidDel="001E27F4" w:rsidRDefault="00F31DDB">
      <w:pPr>
        <w:shd w:val="clear" w:color="auto" w:fill="FFF2CC" w:themeFill="accent4" w:themeFillTint="33"/>
        <w:autoSpaceDE w:val="0"/>
        <w:autoSpaceDN w:val="0"/>
        <w:adjustRightInd w:val="0"/>
        <w:rPr>
          <w:del w:id="1672" w:author="רינת אביטל" w:date="2022-05-10T10:35:00Z"/>
          <w:rFonts w:ascii="Consolas" w:eastAsiaTheme="minorEastAsia" w:hAnsi="Consolas" w:cs="Consolas"/>
          <w:color w:val="000000"/>
          <w:sz w:val="19"/>
          <w:szCs w:val="19"/>
        </w:rPr>
      </w:pPr>
      <w:del w:id="1673" w:author="רינת אביטל" w:date="2022-05-10T10:35:00Z">
        <w:r w:rsidDel="001E27F4">
          <w:rPr>
            <w:rFonts w:ascii="Consolas" w:eastAsiaTheme="minorEastAsia" w:hAnsi="Consolas" w:cs="Consolas"/>
            <w:color w:val="008000"/>
            <w:sz w:val="19"/>
            <w:szCs w:val="19"/>
          </w:rPr>
          <w:delText xml:space="preserve">//level 2: </w:delText>
        </w:r>
        <w:r w:rsidDel="001E27F4">
          <w:rPr>
            <w:rFonts w:ascii="Consolas" w:eastAsiaTheme="minorEastAsia" w:hAnsi="Consolas"/>
            <w:color w:val="008000"/>
            <w:sz w:val="19"/>
            <w:szCs w:val="19"/>
            <w:rtl/>
          </w:rPr>
          <w:delText>מקבץ</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את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הסטנדים</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שבאותו</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אזור</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כלומר</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יש</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להם</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אותם</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השערים</w:delText>
        </w:r>
      </w:del>
    </w:p>
    <w:p w14:paraId="74CDA0FA" w14:textId="041DC7FF" w:rsidR="00BD575D" w:rsidDel="001E27F4" w:rsidRDefault="00F31DDB">
      <w:pPr>
        <w:shd w:val="clear" w:color="auto" w:fill="FFF2CC" w:themeFill="accent4" w:themeFillTint="33"/>
        <w:autoSpaceDE w:val="0"/>
        <w:autoSpaceDN w:val="0"/>
        <w:adjustRightInd w:val="0"/>
        <w:rPr>
          <w:del w:id="1674" w:author="רינת אביטל" w:date="2022-05-10T10:35:00Z"/>
          <w:rFonts w:ascii="Consolas" w:eastAsiaTheme="minorEastAsia" w:hAnsi="Consolas" w:cs="Consolas"/>
          <w:color w:val="000000"/>
          <w:sz w:val="19"/>
          <w:szCs w:val="19"/>
        </w:rPr>
      </w:pPr>
      <w:del w:id="1675" w:author="רינת אביטל" w:date="2022-05-10T10:35:00Z">
        <w:r w:rsidDel="001E27F4">
          <w:rPr>
            <w:rFonts w:ascii="Consolas" w:eastAsiaTheme="minorEastAsia" w:hAnsi="Consolas" w:cs="Consolas"/>
            <w:color w:val="008000"/>
            <w:sz w:val="19"/>
            <w:szCs w:val="19"/>
          </w:rPr>
          <w:delText xml:space="preserve">//key: </w:delText>
        </w:r>
        <w:r w:rsidDel="001E27F4">
          <w:rPr>
            <w:rFonts w:ascii="Consolas" w:eastAsiaTheme="minorEastAsia" w:hAnsi="Consolas"/>
            <w:color w:val="008000"/>
            <w:sz w:val="19"/>
            <w:szCs w:val="19"/>
            <w:rtl/>
          </w:rPr>
          <w:delText>המפתח</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הוא</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השערים</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של</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האזור</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וגם</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השערים</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הכי</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קרובים</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של</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האזור</w:delText>
        </w:r>
      </w:del>
    </w:p>
    <w:p w14:paraId="0FA58258" w14:textId="251B035E" w:rsidR="00BD575D" w:rsidDel="001E27F4" w:rsidRDefault="00F31DDB">
      <w:pPr>
        <w:shd w:val="clear" w:color="auto" w:fill="FFF2CC" w:themeFill="accent4" w:themeFillTint="33"/>
        <w:autoSpaceDE w:val="0"/>
        <w:autoSpaceDN w:val="0"/>
        <w:adjustRightInd w:val="0"/>
        <w:rPr>
          <w:del w:id="1676" w:author="רינת אביטל" w:date="2022-05-10T10:35:00Z"/>
          <w:rFonts w:ascii="Consolas" w:eastAsiaTheme="minorEastAsia" w:hAnsi="Consolas" w:cs="Consolas"/>
          <w:color w:val="000000"/>
          <w:sz w:val="19"/>
          <w:szCs w:val="19"/>
        </w:rPr>
      </w:pPr>
      <w:del w:id="1677" w:author="רינת אביטל" w:date="2022-05-10T10:35:00Z">
        <w:r w:rsidDel="001E27F4">
          <w:rPr>
            <w:rFonts w:ascii="Consolas" w:eastAsiaTheme="minorEastAsia" w:hAnsi="Consolas" w:cs="Consolas"/>
            <w:color w:val="008000"/>
            <w:sz w:val="19"/>
            <w:szCs w:val="19"/>
          </w:rPr>
          <w:delText xml:space="preserve">//value: </w:delText>
        </w:r>
        <w:r w:rsidDel="001E27F4">
          <w:rPr>
            <w:rFonts w:ascii="Consolas" w:eastAsiaTheme="minorEastAsia" w:hAnsi="Consolas"/>
            <w:color w:val="008000"/>
            <w:sz w:val="19"/>
            <w:szCs w:val="19"/>
            <w:rtl/>
          </w:rPr>
          <w:delText>הערך</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הוא</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איזור</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המכיל</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רשימת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סטנדים</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נקודת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התחלת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אזור</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נקודת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סוף</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אזור</w:delText>
        </w:r>
      </w:del>
    </w:p>
    <w:p w14:paraId="5B86369E" w14:textId="7AFFE483" w:rsidR="00BD575D" w:rsidDel="001E27F4" w:rsidRDefault="00F31DDB">
      <w:pPr>
        <w:shd w:val="clear" w:color="auto" w:fill="FFF2CC" w:themeFill="accent4" w:themeFillTint="33"/>
        <w:autoSpaceDE w:val="0"/>
        <w:autoSpaceDN w:val="0"/>
        <w:adjustRightInd w:val="0"/>
        <w:rPr>
          <w:del w:id="1678" w:author="רינת אביטל" w:date="2022-05-10T10:35:00Z"/>
          <w:rFonts w:ascii="Consolas" w:eastAsiaTheme="minorEastAsia" w:hAnsi="Consolas" w:cs="Consolas"/>
          <w:color w:val="000000"/>
          <w:sz w:val="19"/>
          <w:szCs w:val="19"/>
        </w:rPr>
      </w:pPr>
      <w:del w:id="1679" w:author="רינת אביטל" w:date="2022-05-10T10:35:00Z">
        <w:r w:rsidDel="001E27F4">
          <w:rPr>
            <w:rFonts w:ascii="Consolas" w:eastAsiaTheme="minorEastAsia" w:hAnsi="Consolas" w:cs="Consolas"/>
            <w:color w:val="000000"/>
            <w:sz w:val="19"/>
            <w:szCs w:val="19"/>
          </w:rPr>
          <w:delText xml:space="preserve">Dictionary&lt;KeyArea, Area&gt; productArea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Dictionary&lt;KeyArea, Area&gt;();</w:delText>
        </w:r>
      </w:del>
    </w:p>
    <w:p w14:paraId="46EA44A2" w14:textId="659A5BFA" w:rsidR="00BD575D" w:rsidDel="001E27F4" w:rsidRDefault="00F31DDB">
      <w:pPr>
        <w:shd w:val="clear" w:color="auto" w:fill="FFF2CC" w:themeFill="accent4" w:themeFillTint="33"/>
        <w:autoSpaceDE w:val="0"/>
        <w:autoSpaceDN w:val="0"/>
        <w:adjustRightInd w:val="0"/>
        <w:rPr>
          <w:del w:id="1680" w:author="רינת אביטל" w:date="2022-05-10T10:35:00Z"/>
          <w:rFonts w:ascii="Consolas" w:eastAsiaTheme="minorEastAsia" w:hAnsi="Consolas" w:cs="Consolas"/>
          <w:color w:val="000000"/>
          <w:sz w:val="19"/>
          <w:szCs w:val="19"/>
        </w:rPr>
      </w:pPr>
      <w:del w:id="1681" w:author="רינת אביטל" w:date="2022-05-10T10:35:00Z">
        <w:r w:rsidDel="001E27F4">
          <w:rPr>
            <w:rFonts w:ascii="Consolas" w:eastAsiaTheme="minorEastAsia" w:hAnsi="Consolas" w:cs="Consolas"/>
            <w:color w:val="000000"/>
            <w:sz w:val="19"/>
            <w:szCs w:val="19"/>
          </w:rPr>
          <w:delText>List&lt;Connection&gt; connections;</w:delText>
        </w:r>
      </w:del>
    </w:p>
    <w:p w14:paraId="2457D0A5" w14:textId="187C1C3A" w:rsidR="00BD575D" w:rsidDel="001E27F4" w:rsidRDefault="00F31DDB">
      <w:pPr>
        <w:shd w:val="clear" w:color="auto" w:fill="FFF2CC" w:themeFill="accent4" w:themeFillTint="33"/>
        <w:autoSpaceDE w:val="0"/>
        <w:autoSpaceDN w:val="0"/>
        <w:adjustRightInd w:val="0"/>
        <w:rPr>
          <w:del w:id="1682" w:author="רינת אביטל" w:date="2022-05-10T10:35:00Z"/>
          <w:rFonts w:ascii="Consolas" w:eastAsiaTheme="minorEastAsia" w:hAnsi="Consolas" w:cs="Consolas"/>
          <w:color w:val="000000"/>
          <w:sz w:val="19"/>
          <w:szCs w:val="19"/>
        </w:rPr>
      </w:pPr>
      <w:del w:id="1683" w:author="רינת אביטל" w:date="2022-05-10T10:35:00Z">
        <w:r w:rsidDel="001E27F4">
          <w:rPr>
            <w:rFonts w:ascii="Consolas" w:eastAsiaTheme="minorEastAsia" w:hAnsi="Consolas" w:cs="Consolas"/>
            <w:color w:val="000000"/>
            <w:sz w:val="19"/>
            <w:szCs w:val="19"/>
          </w:rPr>
          <w:delText>Stand stand;</w:delText>
        </w:r>
      </w:del>
    </w:p>
    <w:p w14:paraId="57EC22F5" w14:textId="43ECFB7B" w:rsidR="00BD575D" w:rsidDel="001E27F4" w:rsidRDefault="00F31DDB">
      <w:pPr>
        <w:shd w:val="clear" w:color="auto" w:fill="FFF2CC" w:themeFill="accent4" w:themeFillTint="33"/>
        <w:autoSpaceDE w:val="0"/>
        <w:autoSpaceDN w:val="0"/>
        <w:adjustRightInd w:val="0"/>
        <w:rPr>
          <w:del w:id="1684" w:author="רינת אביטל" w:date="2022-05-10T10:35:00Z"/>
          <w:rFonts w:ascii="Consolas" w:eastAsiaTheme="minorEastAsia" w:hAnsi="Consolas" w:cs="Consolas"/>
          <w:color w:val="000000"/>
          <w:sz w:val="19"/>
          <w:szCs w:val="19"/>
        </w:rPr>
      </w:pPr>
      <w:del w:id="1685" w:author="רינת אביטל" w:date="2022-05-10T10:35:00Z">
        <w:r w:rsidDel="001E27F4">
          <w:rPr>
            <w:rFonts w:ascii="Consolas" w:eastAsiaTheme="minorEastAsia" w:hAnsi="Consolas" w:cs="Consolas"/>
            <w:color w:val="0000FF"/>
            <w:sz w:val="19"/>
            <w:szCs w:val="19"/>
          </w:rPr>
          <w:delText>foreach</w:delText>
        </w:r>
        <w:r w:rsidDel="001E27F4">
          <w:rPr>
            <w:rFonts w:ascii="Consolas" w:eastAsiaTheme="minorEastAsia" w:hAnsi="Consolas" w:cs="Consolas"/>
            <w:color w:val="000000"/>
            <w:sz w:val="19"/>
            <w:szCs w:val="19"/>
          </w:rPr>
          <w:delText xml:space="preserve"> (var productStand </w:delText>
        </w:r>
        <w:r w:rsidDel="001E27F4">
          <w:rPr>
            <w:rFonts w:ascii="Consolas" w:eastAsiaTheme="minorEastAsia" w:hAnsi="Consolas" w:cs="Consolas"/>
            <w:color w:val="0000FF"/>
            <w:sz w:val="19"/>
            <w:szCs w:val="19"/>
          </w:rPr>
          <w:delText>in</w:delText>
        </w:r>
        <w:r w:rsidDel="001E27F4">
          <w:rPr>
            <w:rFonts w:ascii="Consolas" w:eastAsiaTheme="minorEastAsia" w:hAnsi="Consolas" w:cs="Consolas"/>
            <w:color w:val="000000"/>
            <w:sz w:val="19"/>
            <w:szCs w:val="19"/>
          </w:rPr>
          <w:delText xml:space="preserve"> ExtraStand)</w:delText>
        </w:r>
      </w:del>
    </w:p>
    <w:p w14:paraId="1905E2C1" w14:textId="27FE9354" w:rsidR="00BD575D" w:rsidDel="001E27F4" w:rsidRDefault="00F31DDB">
      <w:pPr>
        <w:shd w:val="clear" w:color="auto" w:fill="FFF2CC" w:themeFill="accent4" w:themeFillTint="33"/>
        <w:autoSpaceDE w:val="0"/>
        <w:autoSpaceDN w:val="0"/>
        <w:adjustRightInd w:val="0"/>
        <w:rPr>
          <w:del w:id="1686" w:author="רינת אביטל" w:date="2022-05-10T10:35:00Z"/>
          <w:rFonts w:ascii="Consolas" w:eastAsiaTheme="minorEastAsia" w:hAnsi="Consolas" w:cs="Consolas"/>
          <w:color w:val="000000"/>
          <w:sz w:val="19"/>
          <w:szCs w:val="19"/>
        </w:rPr>
      </w:pPr>
      <w:del w:id="1687" w:author="רינת אביטל" w:date="2022-05-10T10:35:00Z">
        <w:r w:rsidDel="001E27F4">
          <w:rPr>
            <w:rFonts w:ascii="Consolas" w:eastAsiaTheme="minorEastAsia" w:hAnsi="Consolas" w:cs="Consolas"/>
            <w:color w:val="000000"/>
            <w:sz w:val="19"/>
            <w:szCs w:val="19"/>
          </w:rPr>
          <w:delText>{</w:delText>
        </w:r>
      </w:del>
    </w:p>
    <w:p w14:paraId="11D8C01C" w14:textId="0C88C003" w:rsidR="00BD575D" w:rsidDel="001E27F4" w:rsidRDefault="00F31DDB">
      <w:pPr>
        <w:shd w:val="clear" w:color="auto" w:fill="FFF2CC" w:themeFill="accent4" w:themeFillTint="33"/>
        <w:autoSpaceDE w:val="0"/>
        <w:autoSpaceDN w:val="0"/>
        <w:adjustRightInd w:val="0"/>
        <w:rPr>
          <w:del w:id="1688" w:author="רינת אביטל" w:date="2022-05-10T10:35:00Z"/>
          <w:rFonts w:ascii="Consolas" w:eastAsiaTheme="minorEastAsia" w:hAnsi="Consolas" w:cs="Consolas"/>
          <w:color w:val="000000"/>
          <w:sz w:val="19"/>
          <w:szCs w:val="19"/>
        </w:rPr>
      </w:pPr>
      <w:del w:id="1689" w:author="רינת אביטל" w:date="2022-05-10T10:35:00Z">
        <w:r w:rsidDel="001E27F4">
          <w:rPr>
            <w:rFonts w:ascii="Consolas" w:eastAsiaTheme="minorEastAsia" w:hAnsi="Consolas" w:cs="Consolas"/>
            <w:color w:val="000000"/>
            <w:sz w:val="19"/>
            <w:szCs w:val="19"/>
          </w:rPr>
          <w:delText xml:space="preserve">    KeyArea key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KeyArea();</w:delText>
        </w:r>
      </w:del>
    </w:p>
    <w:p w14:paraId="434EBC47" w14:textId="70305465" w:rsidR="00BD575D" w:rsidDel="001E27F4" w:rsidRDefault="00F31DDB">
      <w:pPr>
        <w:shd w:val="clear" w:color="auto" w:fill="FFF2CC" w:themeFill="accent4" w:themeFillTint="33"/>
        <w:autoSpaceDE w:val="0"/>
        <w:autoSpaceDN w:val="0"/>
        <w:adjustRightInd w:val="0"/>
        <w:rPr>
          <w:del w:id="1690" w:author="רינת אביטל" w:date="2022-05-10T10:35:00Z"/>
          <w:rFonts w:ascii="Consolas" w:eastAsiaTheme="minorEastAsia" w:hAnsi="Consolas" w:cs="Consolas"/>
          <w:color w:val="000000"/>
          <w:sz w:val="19"/>
          <w:szCs w:val="19"/>
        </w:rPr>
      </w:pPr>
      <w:del w:id="1691" w:author="רינת אביטל" w:date="2022-05-10T10:35:00Z">
        <w:r w:rsidDel="001E27F4">
          <w:rPr>
            <w:rFonts w:ascii="Consolas" w:eastAsiaTheme="minorEastAsia" w:hAnsi="Consolas" w:cs="Consolas"/>
            <w:color w:val="000000"/>
            <w:sz w:val="19"/>
            <w:szCs w:val="19"/>
          </w:rPr>
          <w:delText xml:space="preserve">    stand = productStand.Key;</w:delText>
        </w:r>
      </w:del>
    </w:p>
    <w:p w14:paraId="3E99BBEC" w14:textId="11AE6DD6" w:rsidR="00BD575D" w:rsidDel="001E27F4" w:rsidRDefault="00F31DDB">
      <w:pPr>
        <w:shd w:val="clear" w:color="auto" w:fill="FFF2CC" w:themeFill="accent4" w:themeFillTint="33"/>
        <w:autoSpaceDE w:val="0"/>
        <w:autoSpaceDN w:val="0"/>
        <w:adjustRightInd w:val="0"/>
        <w:rPr>
          <w:del w:id="1692" w:author="רינת אביטל" w:date="2022-05-10T10:35:00Z"/>
          <w:rFonts w:ascii="Consolas" w:eastAsiaTheme="minorEastAsia" w:hAnsi="Consolas" w:cs="Consolas"/>
          <w:color w:val="000000"/>
          <w:sz w:val="19"/>
          <w:szCs w:val="19"/>
        </w:rPr>
      </w:pPr>
      <w:del w:id="1693" w:author="רינת אביטל" w:date="2022-05-10T10:35:00Z">
        <w:r w:rsidDel="001E27F4">
          <w:rPr>
            <w:rFonts w:ascii="Consolas" w:eastAsiaTheme="minorEastAsia" w:hAnsi="Consolas" w:cs="Consolas"/>
            <w:color w:val="000000"/>
            <w:sz w:val="19"/>
            <w:szCs w:val="19"/>
          </w:rPr>
          <w:delText xml:space="preserve">    connections = stand.GetConnections(shop);</w:delText>
        </w:r>
      </w:del>
    </w:p>
    <w:p w14:paraId="2ACB1531" w14:textId="29E0A001" w:rsidR="00BD575D" w:rsidDel="001E27F4" w:rsidRDefault="00F31DDB">
      <w:pPr>
        <w:shd w:val="clear" w:color="auto" w:fill="FFF2CC" w:themeFill="accent4" w:themeFillTint="33"/>
        <w:autoSpaceDE w:val="0"/>
        <w:autoSpaceDN w:val="0"/>
        <w:adjustRightInd w:val="0"/>
        <w:rPr>
          <w:del w:id="1694" w:author="רינת אביטל" w:date="2022-05-10T10:35:00Z"/>
          <w:rFonts w:ascii="Consolas" w:eastAsiaTheme="minorEastAsia" w:hAnsi="Consolas" w:cs="Consolas"/>
          <w:color w:val="000000"/>
          <w:sz w:val="19"/>
          <w:szCs w:val="19"/>
        </w:rPr>
      </w:pPr>
      <w:del w:id="1695" w:author="רינת אביטל" w:date="2022-05-10T10:35:00Z">
        <w:r w:rsidDel="001E27F4">
          <w:rPr>
            <w:rFonts w:ascii="Consolas" w:eastAsiaTheme="minorEastAsia" w:hAnsi="Consolas" w:cs="Consolas"/>
            <w:color w:val="000000"/>
            <w:sz w:val="19"/>
            <w:szCs w:val="19"/>
          </w:rPr>
          <w:delText xml:space="preserve">    key.Nearestes = connections.Where(x =&gt; x.Nearest == </w:delText>
        </w:r>
        <w:r w:rsidDel="001E27F4">
          <w:rPr>
            <w:rFonts w:ascii="Consolas" w:eastAsiaTheme="minorEastAsia" w:hAnsi="Consolas" w:cs="Consolas"/>
            <w:color w:val="0000FF"/>
            <w:sz w:val="19"/>
            <w:szCs w:val="19"/>
          </w:rPr>
          <w:delText>true</w:delText>
        </w:r>
        <w:r w:rsidDel="001E27F4">
          <w:rPr>
            <w:rFonts w:ascii="Consolas" w:eastAsiaTheme="minorEastAsia" w:hAnsi="Consolas" w:cs="Consolas"/>
            <w:color w:val="000000"/>
            <w:sz w:val="19"/>
            <w:szCs w:val="19"/>
          </w:rPr>
          <w:delText>).Select(x =&gt; x.Getaway).ToList();</w:delText>
        </w:r>
      </w:del>
    </w:p>
    <w:p w14:paraId="4BF8C514" w14:textId="44AA01E2" w:rsidR="00BD575D" w:rsidDel="001E27F4" w:rsidRDefault="00F31DDB">
      <w:pPr>
        <w:shd w:val="clear" w:color="auto" w:fill="FFF2CC" w:themeFill="accent4" w:themeFillTint="33"/>
        <w:autoSpaceDE w:val="0"/>
        <w:autoSpaceDN w:val="0"/>
        <w:adjustRightInd w:val="0"/>
        <w:rPr>
          <w:del w:id="1696" w:author="רינת אביטל" w:date="2022-05-10T10:35:00Z"/>
          <w:rFonts w:ascii="Consolas" w:eastAsiaTheme="minorEastAsia" w:hAnsi="Consolas" w:cs="Consolas"/>
          <w:color w:val="000000"/>
          <w:sz w:val="19"/>
          <w:szCs w:val="19"/>
        </w:rPr>
      </w:pPr>
      <w:del w:id="1697" w:author="רינת אביטל" w:date="2022-05-10T10:35:00Z">
        <w:r w:rsidDel="001E27F4">
          <w:rPr>
            <w:rFonts w:ascii="Consolas" w:eastAsiaTheme="minorEastAsia" w:hAnsi="Consolas" w:cs="Consolas"/>
            <w:color w:val="000000"/>
            <w:sz w:val="19"/>
            <w:szCs w:val="19"/>
          </w:rPr>
          <w:delText xml:space="preserve">    key.Getaways = Converts.ToGetawayProcResult(connections.Select(x =&gt; x.Getaway).ToList(), dtoShop.GetawayProcI_Results(CodeShop));         </w:delText>
        </w:r>
      </w:del>
    </w:p>
    <w:p w14:paraId="21AD66A9" w14:textId="1700E26A" w:rsidR="00BD575D" w:rsidDel="001E27F4" w:rsidRDefault="00F31DDB">
      <w:pPr>
        <w:shd w:val="clear" w:color="auto" w:fill="FFF2CC" w:themeFill="accent4" w:themeFillTint="33"/>
        <w:autoSpaceDE w:val="0"/>
        <w:autoSpaceDN w:val="0"/>
        <w:adjustRightInd w:val="0"/>
        <w:rPr>
          <w:del w:id="1698" w:author="רינת אביטל" w:date="2022-05-10T10:35:00Z"/>
          <w:rFonts w:ascii="Consolas" w:eastAsiaTheme="minorEastAsia" w:hAnsi="Consolas" w:cs="Consolas"/>
          <w:color w:val="000000"/>
          <w:sz w:val="19"/>
          <w:szCs w:val="19"/>
        </w:rPr>
      </w:pPr>
      <w:del w:id="1699" w:author="רינת אביטל" w:date="2022-05-10T10:35:00Z">
        <w:r w:rsidDel="001E27F4">
          <w:rPr>
            <w:rFonts w:ascii="Consolas" w:eastAsiaTheme="minorEastAsia" w:hAnsi="Consolas" w:cs="Consolas"/>
            <w:color w:val="000000"/>
            <w:sz w:val="19"/>
            <w:szCs w:val="19"/>
          </w:rPr>
          <w:delText xml:space="preserve">    KeyArea anotherKey = productArea.Keys.FirstOrDefault(x =&gt; x.Equals(key));</w:delText>
        </w:r>
      </w:del>
    </w:p>
    <w:p w14:paraId="1448256F" w14:textId="27C1142E" w:rsidR="00BD575D" w:rsidDel="001E27F4" w:rsidRDefault="00F31DDB">
      <w:pPr>
        <w:shd w:val="clear" w:color="auto" w:fill="FFF2CC" w:themeFill="accent4" w:themeFillTint="33"/>
        <w:autoSpaceDE w:val="0"/>
        <w:autoSpaceDN w:val="0"/>
        <w:adjustRightInd w:val="0"/>
        <w:rPr>
          <w:del w:id="1700" w:author="רינת אביטל" w:date="2022-05-10T10:35:00Z"/>
          <w:rFonts w:ascii="Consolas" w:eastAsiaTheme="minorEastAsia" w:hAnsi="Consolas" w:cs="Consolas"/>
          <w:color w:val="000000"/>
          <w:sz w:val="19"/>
          <w:szCs w:val="19"/>
        </w:rPr>
      </w:pPr>
      <w:del w:id="1701"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if</w:delText>
        </w:r>
        <w:r w:rsidDel="001E27F4">
          <w:rPr>
            <w:rFonts w:ascii="Consolas" w:eastAsiaTheme="minorEastAsia" w:hAnsi="Consolas" w:cs="Consolas"/>
            <w:color w:val="000000"/>
            <w:sz w:val="19"/>
            <w:szCs w:val="19"/>
          </w:rPr>
          <w:delText xml:space="preserve"> (anotherKey == </w:delText>
        </w:r>
        <w:r w:rsidDel="001E27F4">
          <w:rPr>
            <w:rFonts w:ascii="Consolas" w:eastAsiaTheme="minorEastAsia" w:hAnsi="Consolas" w:cs="Consolas"/>
            <w:color w:val="0000FF"/>
            <w:sz w:val="19"/>
            <w:szCs w:val="19"/>
          </w:rPr>
          <w:delText>null</w:delText>
        </w:r>
        <w:r w:rsidDel="001E27F4">
          <w:rPr>
            <w:rFonts w:ascii="Consolas" w:eastAsiaTheme="minorEastAsia" w:hAnsi="Consolas" w:cs="Consolas"/>
            <w:color w:val="000000"/>
            <w:sz w:val="19"/>
            <w:szCs w:val="19"/>
          </w:rPr>
          <w:delText>)</w:delText>
        </w:r>
      </w:del>
    </w:p>
    <w:p w14:paraId="2ED0C41B" w14:textId="0C913BE6" w:rsidR="00BD575D" w:rsidDel="001E27F4" w:rsidRDefault="00F31DDB">
      <w:pPr>
        <w:shd w:val="clear" w:color="auto" w:fill="FFF2CC" w:themeFill="accent4" w:themeFillTint="33"/>
        <w:autoSpaceDE w:val="0"/>
        <w:autoSpaceDN w:val="0"/>
        <w:adjustRightInd w:val="0"/>
        <w:rPr>
          <w:del w:id="1702" w:author="רינת אביטל" w:date="2022-05-10T10:35:00Z"/>
          <w:rFonts w:ascii="Consolas" w:eastAsiaTheme="minorEastAsia" w:hAnsi="Consolas" w:cs="Consolas"/>
          <w:color w:val="000000"/>
          <w:sz w:val="19"/>
          <w:szCs w:val="19"/>
        </w:rPr>
      </w:pPr>
      <w:del w:id="1703" w:author="רינת אביטל" w:date="2022-05-10T10:35:00Z">
        <w:r w:rsidDel="001E27F4">
          <w:rPr>
            <w:rFonts w:ascii="Consolas" w:eastAsiaTheme="minorEastAsia" w:hAnsi="Consolas" w:cs="Consolas"/>
            <w:color w:val="000000"/>
            <w:sz w:val="19"/>
            <w:szCs w:val="19"/>
          </w:rPr>
          <w:delText xml:space="preserve">    {</w:delText>
        </w:r>
      </w:del>
    </w:p>
    <w:p w14:paraId="19FFFCCE" w14:textId="172D8C65" w:rsidR="00BD575D" w:rsidDel="001E27F4" w:rsidRDefault="00F31DDB">
      <w:pPr>
        <w:shd w:val="clear" w:color="auto" w:fill="FFF2CC" w:themeFill="accent4" w:themeFillTint="33"/>
        <w:autoSpaceDE w:val="0"/>
        <w:autoSpaceDN w:val="0"/>
        <w:adjustRightInd w:val="0"/>
        <w:rPr>
          <w:del w:id="1704" w:author="רינת אביטל" w:date="2022-05-10T10:35:00Z"/>
          <w:rFonts w:ascii="Consolas" w:eastAsiaTheme="minorEastAsia" w:hAnsi="Consolas" w:cs="Consolas"/>
          <w:color w:val="000000"/>
          <w:sz w:val="19"/>
          <w:szCs w:val="19"/>
        </w:rPr>
      </w:pPr>
      <w:del w:id="1705" w:author="רינת אביטל" w:date="2022-05-10T10:35:00Z">
        <w:r w:rsidDel="001E27F4">
          <w:rPr>
            <w:rFonts w:ascii="Consolas" w:eastAsiaTheme="minorEastAsia" w:hAnsi="Consolas" w:cs="Consolas"/>
            <w:color w:val="000000"/>
            <w:sz w:val="19"/>
            <w:szCs w:val="19"/>
          </w:rPr>
          <w:delText xml:space="preserve">        Area ee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Area();</w:delText>
        </w:r>
      </w:del>
    </w:p>
    <w:p w14:paraId="0C9218C5" w14:textId="600F8AE4" w:rsidR="00BD575D" w:rsidDel="001E27F4" w:rsidRDefault="00F31DDB">
      <w:pPr>
        <w:shd w:val="clear" w:color="auto" w:fill="FFF2CC" w:themeFill="accent4" w:themeFillTint="33"/>
        <w:autoSpaceDE w:val="0"/>
        <w:autoSpaceDN w:val="0"/>
        <w:adjustRightInd w:val="0"/>
        <w:rPr>
          <w:del w:id="1706" w:author="רינת אביטל" w:date="2022-05-10T10:35:00Z"/>
          <w:rFonts w:ascii="Consolas" w:eastAsiaTheme="minorEastAsia" w:hAnsi="Consolas" w:cs="Consolas"/>
          <w:color w:val="000000"/>
          <w:sz w:val="19"/>
          <w:szCs w:val="19"/>
        </w:rPr>
      </w:pPr>
      <w:del w:id="1707" w:author="רינת אביטל" w:date="2022-05-10T10:35:00Z">
        <w:r w:rsidDel="001E27F4">
          <w:rPr>
            <w:rFonts w:ascii="Consolas" w:eastAsiaTheme="minorEastAsia" w:hAnsi="Consolas" w:cs="Consolas"/>
            <w:color w:val="000000"/>
            <w:sz w:val="19"/>
            <w:szCs w:val="19"/>
          </w:rPr>
          <w:delText xml:space="preserve">        ee.ExtraStand[productStand.Key] = productStand.Value;</w:delText>
        </w:r>
      </w:del>
    </w:p>
    <w:p w14:paraId="5BCCFE4E" w14:textId="5349A460" w:rsidR="00BD575D" w:rsidDel="001E27F4" w:rsidRDefault="00F31DDB">
      <w:pPr>
        <w:shd w:val="clear" w:color="auto" w:fill="FFF2CC" w:themeFill="accent4" w:themeFillTint="33"/>
        <w:autoSpaceDE w:val="0"/>
        <w:autoSpaceDN w:val="0"/>
        <w:adjustRightInd w:val="0"/>
        <w:rPr>
          <w:del w:id="1708" w:author="רינת אביטל" w:date="2022-05-10T10:35:00Z"/>
          <w:rFonts w:ascii="Consolas" w:eastAsiaTheme="minorEastAsia" w:hAnsi="Consolas" w:cs="Consolas"/>
          <w:color w:val="000000"/>
          <w:sz w:val="19"/>
          <w:szCs w:val="19"/>
        </w:rPr>
      </w:pPr>
      <w:del w:id="1709" w:author="רינת אביטל" w:date="2022-05-10T10:35:00Z">
        <w:r w:rsidDel="001E27F4">
          <w:rPr>
            <w:rFonts w:ascii="Consolas" w:eastAsiaTheme="minorEastAsia" w:hAnsi="Consolas" w:cs="Consolas"/>
            <w:color w:val="000000"/>
            <w:sz w:val="19"/>
            <w:szCs w:val="19"/>
          </w:rPr>
          <w:delText xml:space="preserve">        productArea.Add(key, ee);</w:delText>
        </w:r>
      </w:del>
    </w:p>
    <w:p w14:paraId="6244CDC7" w14:textId="1F16FFEE" w:rsidR="00BD575D" w:rsidDel="001E27F4" w:rsidRDefault="00F31DDB">
      <w:pPr>
        <w:shd w:val="clear" w:color="auto" w:fill="FFF2CC" w:themeFill="accent4" w:themeFillTint="33"/>
        <w:autoSpaceDE w:val="0"/>
        <w:autoSpaceDN w:val="0"/>
        <w:adjustRightInd w:val="0"/>
        <w:rPr>
          <w:del w:id="1710" w:author="רינת אביטל" w:date="2022-05-10T10:35:00Z"/>
          <w:rFonts w:ascii="Consolas" w:eastAsiaTheme="minorEastAsia" w:hAnsi="Consolas" w:cs="Consolas"/>
          <w:color w:val="000000"/>
          <w:sz w:val="19"/>
          <w:szCs w:val="19"/>
        </w:rPr>
      </w:pPr>
      <w:del w:id="1711" w:author="רינת אביטל" w:date="2022-05-10T10:35:00Z">
        <w:r w:rsidDel="001E27F4">
          <w:rPr>
            <w:rFonts w:ascii="Consolas" w:eastAsiaTheme="minorEastAsia" w:hAnsi="Consolas" w:cs="Consolas"/>
            <w:color w:val="000000"/>
            <w:sz w:val="19"/>
            <w:szCs w:val="19"/>
          </w:rPr>
          <w:delText xml:space="preserve">    }</w:delText>
        </w:r>
      </w:del>
    </w:p>
    <w:p w14:paraId="04972429" w14:textId="5217DFB0" w:rsidR="00BD575D" w:rsidDel="001E27F4" w:rsidRDefault="00F31DDB">
      <w:pPr>
        <w:shd w:val="clear" w:color="auto" w:fill="FFF2CC" w:themeFill="accent4" w:themeFillTint="33"/>
        <w:autoSpaceDE w:val="0"/>
        <w:autoSpaceDN w:val="0"/>
        <w:adjustRightInd w:val="0"/>
        <w:rPr>
          <w:del w:id="1712" w:author="רינת אביטל" w:date="2022-05-10T10:35:00Z"/>
          <w:rFonts w:ascii="Consolas" w:eastAsiaTheme="minorEastAsia" w:hAnsi="Consolas" w:cs="Consolas"/>
          <w:color w:val="000000"/>
          <w:sz w:val="19"/>
          <w:szCs w:val="19"/>
        </w:rPr>
      </w:pPr>
      <w:del w:id="1713"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else</w:delText>
        </w:r>
      </w:del>
    </w:p>
    <w:p w14:paraId="3552FCB5" w14:textId="4374AB1B" w:rsidR="00BD575D" w:rsidDel="001E27F4" w:rsidRDefault="00F31DDB">
      <w:pPr>
        <w:shd w:val="clear" w:color="auto" w:fill="FFF2CC" w:themeFill="accent4" w:themeFillTint="33"/>
        <w:autoSpaceDE w:val="0"/>
        <w:autoSpaceDN w:val="0"/>
        <w:adjustRightInd w:val="0"/>
        <w:rPr>
          <w:del w:id="1714" w:author="רינת אביטל" w:date="2022-05-10T10:35:00Z"/>
          <w:rFonts w:ascii="Consolas" w:eastAsiaTheme="minorEastAsia" w:hAnsi="Consolas" w:cs="Consolas"/>
          <w:color w:val="000000"/>
          <w:sz w:val="19"/>
          <w:szCs w:val="19"/>
        </w:rPr>
      </w:pPr>
      <w:del w:id="1715" w:author="רינת אביטל" w:date="2022-05-10T10:35:00Z">
        <w:r w:rsidDel="001E27F4">
          <w:rPr>
            <w:rFonts w:ascii="Consolas" w:eastAsiaTheme="minorEastAsia" w:hAnsi="Consolas" w:cs="Consolas"/>
            <w:color w:val="000000"/>
            <w:sz w:val="19"/>
            <w:szCs w:val="19"/>
          </w:rPr>
          <w:delText xml:space="preserve">    {</w:delText>
        </w:r>
      </w:del>
    </w:p>
    <w:p w14:paraId="4BB56DFD" w14:textId="22480D26" w:rsidR="00BD575D" w:rsidDel="001E27F4" w:rsidRDefault="00F31DDB">
      <w:pPr>
        <w:shd w:val="clear" w:color="auto" w:fill="FFF2CC" w:themeFill="accent4" w:themeFillTint="33"/>
        <w:autoSpaceDE w:val="0"/>
        <w:autoSpaceDN w:val="0"/>
        <w:adjustRightInd w:val="0"/>
        <w:rPr>
          <w:del w:id="1716" w:author="רינת אביטל" w:date="2022-05-10T10:35:00Z"/>
          <w:rFonts w:ascii="Consolas" w:eastAsiaTheme="minorEastAsia" w:hAnsi="Consolas" w:cs="Consolas"/>
          <w:color w:val="000000"/>
          <w:sz w:val="19"/>
          <w:szCs w:val="19"/>
        </w:rPr>
      </w:pPr>
      <w:del w:id="1717" w:author="רינת אביטל" w:date="2022-05-10T10:35:00Z">
        <w:r w:rsidDel="001E27F4">
          <w:rPr>
            <w:rFonts w:ascii="Consolas" w:eastAsiaTheme="minorEastAsia" w:hAnsi="Consolas" w:cs="Consolas"/>
            <w:color w:val="000000"/>
            <w:sz w:val="19"/>
            <w:szCs w:val="19"/>
          </w:rPr>
          <w:delText xml:space="preserve">        productArea[anotherKey].ExtraStand.Add(productStand.Key, productStand.Value);</w:delText>
        </w:r>
      </w:del>
    </w:p>
    <w:p w14:paraId="0A4972A2" w14:textId="7D0BE983" w:rsidR="00BD575D" w:rsidDel="001E27F4" w:rsidRDefault="00F31DDB">
      <w:pPr>
        <w:shd w:val="clear" w:color="auto" w:fill="FFF2CC" w:themeFill="accent4" w:themeFillTint="33"/>
        <w:autoSpaceDE w:val="0"/>
        <w:autoSpaceDN w:val="0"/>
        <w:adjustRightInd w:val="0"/>
        <w:rPr>
          <w:del w:id="1718" w:author="רינת אביטל" w:date="2022-05-10T10:35:00Z"/>
          <w:rFonts w:ascii="Consolas" w:eastAsiaTheme="minorEastAsia" w:hAnsi="Consolas" w:cs="Consolas"/>
          <w:color w:val="000000"/>
          <w:sz w:val="19"/>
          <w:szCs w:val="19"/>
        </w:rPr>
      </w:pPr>
      <w:del w:id="1719" w:author="רינת אביטל" w:date="2022-05-10T10:35:00Z">
        <w:r w:rsidDel="001E27F4">
          <w:rPr>
            <w:rFonts w:ascii="Consolas" w:eastAsiaTheme="minorEastAsia" w:hAnsi="Consolas" w:cs="Consolas"/>
            <w:color w:val="000000"/>
            <w:sz w:val="19"/>
            <w:szCs w:val="19"/>
          </w:rPr>
          <w:delText xml:space="preserve">    }</w:delText>
        </w:r>
      </w:del>
    </w:p>
    <w:p w14:paraId="3EBF5DA9" w14:textId="1D19F934" w:rsidR="00BD575D" w:rsidDel="001E27F4" w:rsidRDefault="00F31DDB">
      <w:pPr>
        <w:shd w:val="clear" w:color="auto" w:fill="FFF2CC" w:themeFill="accent4" w:themeFillTint="33"/>
        <w:autoSpaceDE w:val="0"/>
        <w:autoSpaceDN w:val="0"/>
        <w:adjustRightInd w:val="0"/>
        <w:rPr>
          <w:del w:id="1720" w:author="רינת אביטל" w:date="2022-05-10T10:35:00Z"/>
          <w:rFonts w:ascii="Consolas" w:eastAsiaTheme="minorEastAsia" w:hAnsi="Consolas" w:cs="Consolas"/>
          <w:color w:val="000000"/>
          <w:sz w:val="19"/>
          <w:szCs w:val="19"/>
        </w:rPr>
      </w:pPr>
      <w:del w:id="1721" w:author="רינת אביטל" w:date="2022-05-10T10:35:00Z">
        <w:r w:rsidDel="001E27F4">
          <w:rPr>
            <w:rFonts w:ascii="Consolas" w:eastAsiaTheme="minorEastAsia" w:hAnsi="Consolas" w:cs="Consolas"/>
            <w:color w:val="000000"/>
            <w:sz w:val="19"/>
            <w:szCs w:val="19"/>
          </w:rPr>
          <w:delText>}</w:delText>
        </w:r>
      </w:del>
    </w:p>
    <w:p w14:paraId="4E78E7B2" w14:textId="33C6EA85" w:rsidR="00BD575D" w:rsidDel="001E27F4" w:rsidRDefault="00F31DDB">
      <w:pPr>
        <w:shd w:val="clear" w:color="auto" w:fill="FFF2CC" w:themeFill="accent4" w:themeFillTint="33"/>
        <w:autoSpaceDE w:val="0"/>
        <w:autoSpaceDN w:val="0"/>
        <w:adjustRightInd w:val="0"/>
        <w:rPr>
          <w:del w:id="1722" w:author="רינת אביטל" w:date="2022-05-10T10:35:00Z"/>
          <w:rFonts w:ascii="Consolas" w:eastAsiaTheme="minorEastAsia" w:hAnsi="Consolas" w:cs="Consolas"/>
          <w:color w:val="000000"/>
          <w:sz w:val="19"/>
          <w:szCs w:val="19"/>
        </w:rPr>
      </w:pPr>
      <w:del w:id="1723" w:author="רינת אביטל" w:date="2022-05-10T10:35:00Z">
        <w:r w:rsidDel="001E27F4">
          <w:rPr>
            <w:rFonts w:ascii="Consolas" w:eastAsiaTheme="minorEastAsia" w:hAnsi="Consolas" w:cs="Consolas"/>
            <w:color w:val="0000FF"/>
            <w:sz w:val="19"/>
            <w:szCs w:val="19"/>
          </w:rPr>
          <w:delText>return</w:delText>
        </w:r>
        <w:r w:rsidDel="001E27F4">
          <w:rPr>
            <w:rFonts w:ascii="Consolas" w:eastAsiaTheme="minorEastAsia" w:hAnsi="Consolas" w:cs="Consolas"/>
            <w:color w:val="000000"/>
            <w:sz w:val="19"/>
            <w:szCs w:val="19"/>
          </w:rPr>
          <w:delText xml:space="preserve"> productArea;</w:delText>
        </w:r>
      </w:del>
    </w:p>
    <w:p w14:paraId="0F5D8690" w14:textId="689E949A" w:rsidR="00BD575D" w:rsidDel="001E27F4" w:rsidRDefault="00F31DDB">
      <w:pPr>
        <w:shd w:val="clear" w:color="auto" w:fill="FFF2CC" w:themeFill="accent4" w:themeFillTint="33"/>
        <w:autoSpaceDE w:val="0"/>
        <w:autoSpaceDN w:val="0"/>
        <w:bidi/>
        <w:adjustRightInd w:val="0"/>
        <w:spacing w:after="240" w:line="360" w:lineRule="auto"/>
        <w:jc w:val="right"/>
        <w:rPr>
          <w:del w:id="1724" w:author="רינת אביטל" w:date="2022-05-10T10:35:00Z"/>
          <w:rFonts w:ascii="Tahoma" w:hAnsi="Tahoma" w:cs="Tahoma"/>
          <w:sz w:val="22"/>
          <w:szCs w:val="22"/>
          <w:rtl/>
        </w:rPr>
      </w:pPr>
      <w:del w:id="1725" w:author="רינת אביטל" w:date="2022-05-10T10:35:00Z">
        <w:r w:rsidDel="001E27F4">
          <w:rPr>
            <w:rFonts w:ascii="Consolas" w:eastAsiaTheme="minorEastAsia" w:hAnsi="Consolas" w:cs="Consolas"/>
            <w:color w:val="000000"/>
            <w:sz w:val="19"/>
            <w:szCs w:val="19"/>
          </w:rPr>
          <w:delText>}</w:delText>
        </w:r>
      </w:del>
    </w:p>
    <w:p w14:paraId="11FFEF33" w14:textId="0F697D04" w:rsidR="00BD575D" w:rsidDel="001E27F4" w:rsidRDefault="00F31DDB">
      <w:pPr>
        <w:autoSpaceDE w:val="0"/>
        <w:autoSpaceDN w:val="0"/>
        <w:bidi/>
        <w:adjustRightInd w:val="0"/>
        <w:spacing w:after="240" w:line="360" w:lineRule="auto"/>
        <w:jc w:val="both"/>
        <w:rPr>
          <w:del w:id="1726" w:author="רינת אביטל" w:date="2022-05-10T10:35:00Z"/>
          <w:rFonts w:ascii="Tahoma" w:hAnsi="Tahoma" w:cs="Tahoma"/>
          <w:noProof/>
          <w:sz w:val="22"/>
          <w:szCs w:val="22"/>
          <w:rtl/>
        </w:rPr>
      </w:pPr>
      <w:del w:id="1727" w:author="רינת אביטל" w:date="2022-05-10T10:35:00Z">
        <w:r w:rsidDel="001E27F4">
          <w:rPr>
            <w:rFonts w:ascii="Tahoma" w:hAnsi="Tahoma" w:cs="Tahoma"/>
            <w:sz w:val="22"/>
            <w:szCs w:val="22"/>
            <w:rtl/>
          </w:rPr>
          <w:delText xml:space="preserve">מחלקת </w:delText>
        </w:r>
        <w:r w:rsidDel="001E27F4">
          <w:rPr>
            <w:rFonts w:ascii="Tahoma" w:eastAsiaTheme="minorEastAsia" w:hAnsi="Tahoma" w:cs="Tahoma"/>
            <w:color w:val="2B91AF"/>
            <w:sz w:val="22"/>
            <w:szCs w:val="22"/>
          </w:rPr>
          <w:delText>Area</w:delText>
        </w:r>
        <w:r w:rsidDel="001E27F4">
          <w:rPr>
            <w:rFonts w:ascii="Tahoma" w:hAnsi="Tahoma" w:cs="Tahoma"/>
            <w:sz w:val="22"/>
            <w:szCs w:val="22"/>
            <w:rtl/>
          </w:rPr>
          <w:delText>:</w:delText>
        </w:r>
        <w:r w:rsidDel="001E27F4">
          <w:rPr>
            <w:rFonts w:ascii="Tahoma" w:hAnsi="Tahoma" w:cs="Tahoma"/>
            <w:noProof/>
            <w:sz w:val="22"/>
            <w:szCs w:val="22"/>
          </w:rPr>
          <w:delText xml:space="preserve"> </w:delText>
        </w:r>
      </w:del>
    </w:p>
    <w:p w14:paraId="22882370" w14:textId="4F8EEE92" w:rsidR="00BD575D" w:rsidDel="001E27F4" w:rsidRDefault="00F31DDB">
      <w:pPr>
        <w:shd w:val="clear" w:color="auto" w:fill="FFC000" w:themeFill="accent4"/>
        <w:autoSpaceDE w:val="0"/>
        <w:autoSpaceDN w:val="0"/>
        <w:adjustRightInd w:val="0"/>
        <w:rPr>
          <w:del w:id="1728" w:author="רינת אביטל" w:date="2022-05-10T10:35:00Z"/>
          <w:rFonts w:ascii="Consolas" w:eastAsiaTheme="minorEastAsia" w:hAnsi="Consolas" w:cs="Consolas"/>
          <w:color w:val="000000"/>
          <w:sz w:val="19"/>
          <w:szCs w:val="19"/>
        </w:rPr>
      </w:pPr>
      <w:del w:id="1729" w:author="רינת אביטל" w:date="2022-05-10T10:35:00Z">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class</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2B91AF"/>
            <w:sz w:val="19"/>
            <w:szCs w:val="19"/>
          </w:rPr>
          <w:delText>Area</w:delText>
        </w:r>
        <w:r w:rsidDel="001E27F4">
          <w:rPr>
            <w:rFonts w:ascii="Consolas" w:eastAsiaTheme="minorEastAsia" w:hAnsi="Consolas" w:cs="Consolas"/>
            <w:color w:val="000000"/>
            <w:sz w:val="19"/>
            <w:szCs w:val="19"/>
          </w:rPr>
          <w:delText xml:space="preserve"> : I2Points</w:delText>
        </w:r>
      </w:del>
    </w:p>
    <w:p w14:paraId="5BC44418" w14:textId="2DC7145E" w:rsidR="00BD575D" w:rsidDel="001E27F4" w:rsidRDefault="00F31DDB">
      <w:pPr>
        <w:shd w:val="clear" w:color="auto" w:fill="FFF2CC" w:themeFill="accent4" w:themeFillTint="33"/>
        <w:autoSpaceDE w:val="0"/>
        <w:autoSpaceDN w:val="0"/>
        <w:adjustRightInd w:val="0"/>
        <w:rPr>
          <w:del w:id="1730" w:author="רינת אביטל" w:date="2022-05-10T10:35:00Z"/>
          <w:rFonts w:ascii="Consolas" w:eastAsiaTheme="minorEastAsia" w:hAnsi="Consolas" w:cs="Consolas"/>
          <w:color w:val="000000"/>
          <w:sz w:val="19"/>
          <w:szCs w:val="19"/>
        </w:rPr>
      </w:pPr>
      <w:del w:id="1731" w:author="רינת אביטל" w:date="2022-05-10T10:35:00Z">
        <w:r w:rsidDel="001E27F4">
          <w:rPr>
            <w:rFonts w:ascii="Consolas" w:eastAsiaTheme="minorEastAsia" w:hAnsi="Consolas" w:cs="Consolas"/>
            <w:color w:val="000000"/>
            <w:sz w:val="19"/>
            <w:szCs w:val="19"/>
          </w:rPr>
          <w:delText xml:space="preserve">    {</w:delText>
        </w:r>
      </w:del>
    </w:p>
    <w:p w14:paraId="137546B4" w14:textId="3797A2A8" w:rsidR="00BD575D" w:rsidDel="001E27F4" w:rsidRDefault="00F31DDB">
      <w:pPr>
        <w:shd w:val="clear" w:color="auto" w:fill="FFF2CC" w:themeFill="accent4" w:themeFillTint="33"/>
        <w:autoSpaceDE w:val="0"/>
        <w:autoSpaceDN w:val="0"/>
        <w:adjustRightInd w:val="0"/>
        <w:rPr>
          <w:del w:id="1732" w:author="רינת אביטל" w:date="2022-05-10T10:35:00Z"/>
          <w:rFonts w:ascii="Consolas" w:eastAsiaTheme="minorEastAsia" w:hAnsi="Consolas" w:cs="Consolas"/>
          <w:color w:val="000000"/>
          <w:sz w:val="19"/>
          <w:szCs w:val="19"/>
        </w:rPr>
      </w:pPr>
      <w:del w:id="1733"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Area()</w:delText>
        </w:r>
      </w:del>
    </w:p>
    <w:p w14:paraId="15263625" w14:textId="140BF6DE" w:rsidR="00BD575D" w:rsidDel="001E27F4" w:rsidRDefault="00F31DDB">
      <w:pPr>
        <w:shd w:val="clear" w:color="auto" w:fill="FFF2CC" w:themeFill="accent4" w:themeFillTint="33"/>
        <w:autoSpaceDE w:val="0"/>
        <w:autoSpaceDN w:val="0"/>
        <w:adjustRightInd w:val="0"/>
        <w:rPr>
          <w:del w:id="1734" w:author="רינת אביטל" w:date="2022-05-10T10:35:00Z"/>
          <w:rFonts w:ascii="Consolas" w:eastAsiaTheme="minorEastAsia" w:hAnsi="Consolas" w:cs="Consolas"/>
          <w:color w:val="000000"/>
          <w:sz w:val="19"/>
          <w:szCs w:val="19"/>
        </w:rPr>
      </w:pPr>
      <w:del w:id="1735" w:author="רינת אביטל" w:date="2022-05-10T10:35:00Z">
        <w:r w:rsidDel="001E27F4">
          <w:rPr>
            <w:rFonts w:ascii="Consolas" w:eastAsiaTheme="minorEastAsia" w:hAnsi="Consolas" w:cs="Consolas"/>
            <w:color w:val="000000"/>
            <w:sz w:val="19"/>
            <w:szCs w:val="19"/>
          </w:rPr>
          <w:delText xml:space="preserve">        {</w:delText>
        </w:r>
      </w:del>
    </w:p>
    <w:p w14:paraId="75F7D93E" w14:textId="617BD63D" w:rsidR="00BD575D" w:rsidDel="001E27F4" w:rsidRDefault="00F31DDB">
      <w:pPr>
        <w:shd w:val="clear" w:color="auto" w:fill="FFF2CC" w:themeFill="accent4" w:themeFillTint="33"/>
        <w:autoSpaceDE w:val="0"/>
        <w:autoSpaceDN w:val="0"/>
        <w:adjustRightInd w:val="0"/>
        <w:rPr>
          <w:del w:id="1736" w:author="רינת אביטל" w:date="2022-05-10T10:35:00Z"/>
          <w:rFonts w:ascii="Consolas" w:eastAsiaTheme="minorEastAsia" w:hAnsi="Consolas" w:cs="Consolas"/>
          <w:color w:val="000000"/>
          <w:sz w:val="19"/>
          <w:szCs w:val="19"/>
        </w:rPr>
      </w:pPr>
      <w:del w:id="1737"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this</w:delText>
        </w:r>
        <w:r w:rsidDel="001E27F4">
          <w:rPr>
            <w:rFonts w:ascii="Consolas" w:eastAsiaTheme="minorEastAsia" w:hAnsi="Consolas" w:cs="Consolas"/>
            <w:color w:val="000000"/>
            <w:sz w:val="19"/>
            <w:szCs w:val="19"/>
          </w:rPr>
          <w:delText xml:space="preserve">.P1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Point();</w:delText>
        </w:r>
      </w:del>
    </w:p>
    <w:p w14:paraId="40561B61" w14:textId="4501C0F2" w:rsidR="00BD575D" w:rsidDel="001E27F4" w:rsidRDefault="00F31DDB">
      <w:pPr>
        <w:shd w:val="clear" w:color="auto" w:fill="FFF2CC" w:themeFill="accent4" w:themeFillTint="33"/>
        <w:autoSpaceDE w:val="0"/>
        <w:autoSpaceDN w:val="0"/>
        <w:adjustRightInd w:val="0"/>
        <w:rPr>
          <w:del w:id="1738" w:author="רינת אביטל" w:date="2022-05-10T10:35:00Z"/>
          <w:rFonts w:ascii="Consolas" w:eastAsiaTheme="minorEastAsia" w:hAnsi="Consolas" w:cs="Consolas"/>
          <w:color w:val="000000"/>
          <w:sz w:val="19"/>
          <w:szCs w:val="19"/>
        </w:rPr>
      </w:pPr>
      <w:del w:id="1739"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this</w:delText>
        </w:r>
        <w:r w:rsidDel="001E27F4">
          <w:rPr>
            <w:rFonts w:ascii="Consolas" w:eastAsiaTheme="minorEastAsia" w:hAnsi="Consolas" w:cs="Consolas"/>
            <w:color w:val="000000"/>
            <w:sz w:val="19"/>
            <w:szCs w:val="19"/>
          </w:rPr>
          <w:delText xml:space="preserve">.P2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Point();</w:delText>
        </w:r>
      </w:del>
    </w:p>
    <w:p w14:paraId="42653BD1" w14:textId="1C12E8F4" w:rsidR="00BD575D" w:rsidDel="001E27F4" w:rsidRDefault="00F31DDB">
      <w:pPr>
        <w:shd w:val="clear" w:color="auto" w:fill="FFF2CC" w:themeFill="accent4" w:themeFillTint="33"/>
        <w:autoSpaceDE w:val="0"/>
        <w:autoSpaceDN w:val="0"/>
        <w:adjustRightInd w:val="0"/>
        <w:rPr>
          <w:del w:id="1740" w:author="רינת אביטל" w:date="2022-05-10T10:35:00Z"/>
          <w:rFonts w:ascii="Consolas" w:eastAsiaTheme="minorEastAsia" w:hAnsi="Consolas" w:cs="Consolas"/>
          <w:color w:val="000000"/>
          <w:sz w:val="19"/>
          <w:szCs w:val="19"/>
        </w:rPr>
      </w:pPr>
      <w:del w:id="1741"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this</w:delText>
        </w:r>
        <w:r w:rsidDel="001E27F4">
          <w:rPr>
            <w:rFonts w:ascii="Consolas" w:eastAsiaTheme="minorEastAsia" w:hAnsi="Consolas" w:cs="Consolas"/>
            <w:color w:val="000000"/>
            <w:sz w:val="19"/>
            <w:szCs w:val="19"/>
          </w:rPr>
          <w:delText xml:space="preserve">.ExtraStand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Dictionary&lt;Stand, List&lt;ProductShop&gt;&gt;();</w:delText>
        </w:r>
      </w:del>
    </w:p>
    <w:p w14:paraId="40B4AA20" w14:textId="643D8BEC" w:rsidR="00BD575D" w:rsidDel="001E27F4" w:rsidRDefault="00F31DDB">
      <w:pPr>
        <w:shd w:val="clear" w:color="auto" w:fill="FFF2CC" w:themeFill="accent4" w:themeFillTint="33"/>
        <w:autoSpaceDE w:val="0"/>
        <w:autoSpaceDN w:val="0"/>
        <w:adjustRightInd w:val="0"/>
        <w:rPr>
          <w:del w:id="1742" w:author="רינת אביטל" w:date="2022-05-10T10:35:00Z"/>
          <w:rFonts w:ascii="Consolas" w:eastAsiaTheme="minorEastAsia" w:hAnsi="Consolas" w:cs="Consolas"/>
          <w:color w:val="000000"/>
          <w:sz w:val="19"/>
          <w:szCs w:val="19"/>
        </w:rPr>
      </w:pPr>
      <w:del w:id="1743" w:author="רינת אביטל" w:date="2022-05-10T10:35:00Z">
        <w:r w:rsidDel="001E27F4">
          <w:rPr>
            <w:rFonts w:ascii="Consolas" w:eastAsiaTheme="minorEastAsia" w:hAnsi="Consolas" w:cs="Consolas"/>
            <w:color w:val="000000"/>
            <w:sz w:val="19"/>
            <w:szCs w:val="19"/>
          </w:rPr>
          <w:delText xml:space="preserve">        }</w:delText>
        </w:r>
      </w:del>
    </w:p>
    <w:p w14:paraId="6DEF685C" w14:textId="50AC8DB3" w:rsidR="00BD575D" w:rsidDel="001E27F4" w:rsidRDefault="00F31DDB">
      <w:pPr>
        <w:shd w:val="clear" w:color="auto" w:fill="FFF2CC" w:themeFill="accent4" w:themeFillTint="33"/>
        <w:autoSpaceDE w:val="0"/>
        <w:autoSpaceDN w:val="0"/>
        <w:adjustRightInd w:val="0"/>
        <w:rPr>
          <w:del w:id="1744" w:author="רינת אביטל" w:date="2022-05-10T10:35:00Z"/>
          <w:rFonts w:ascii="Consolas" w:eastAsiaTheme="minorEastAsia" w:hAnsi="Consolas" w:cs="Consolas"/>
          <w:color w:val="000000"/>
          <w:sz w:val="19"/>
          <w:szCs w:val="19"/>
        </w:rPr>
      </w:pPr>
      <w:del w:id="1745"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Point P1 { </w:delText>
        </w:r>
        <w:r w:rsidDel="001E27F4">
          <w:rPr>
            <w:rFonts w:ascii="Consolas" w:eastAsiaTheme="minorEastAsia" w:hAnsi="Consolas" w:cs="Consolas"/>
            <w:color w:val="0000FF"/>
            <w:sz w:val="19"/>
            <w:szCs w:val="19"/>
          </w:rPr>
          <w:delText>get</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set</w:delText>
        </w:r>
        <w:r w:rsidDel="001E27F4">
          <w:rPr>
            <w:rFonts w:ascii="Consolas" w:eastAsiaTheme="minorEastAsia" w:hAnsi="Consolas" w:cs="Consolas"/>
            <w:color w:val="000000"/>
            <w:sz w:val="19"/>
            <w:szCs w:val="19"/>
          </w:rPr>
          <w:delText>; }</w:delText>
        </w:r>
      </w:del>
    </w:p>
    <w:p w14:paraId="1483905A" w14:textId="1D9E98C8" w:rsidR="00BD575D" w:rsidDel="001E27F4" w:rsidRDefault="00F31DDB">
      <w:pPr>
        <w:shd w:val="clear" w:color="auto" w:fill="FFF2CC" w:themeFill="accent4" w:themeFillTint="33"/>
        <w:autoSpaceDE w:val="0"/>
        <w:autoSpaceDN w:val="0"/>
        <w:adjustRightInd w:val="0"/>
        <w:rPr>
          <w:del w:id="1746" w:author="רינת אביטל" w:date="2022-05-10T10:35:00Z"/>
          <w:rFonts w:ascii="Consolas" w:eastAsiaTheme="minorEastAsia" w:hAnsi="Consolas" w:cs="Consolas"/>
          <w:color w:val="000000"/>
          <w:sz w:val="19"/>
          <w:szCs w:val="19"/>
        </w:rPr>
      </w:pPr>
      <w:del w:id="1747"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Point P2 { </w:delText>
        </w:r>
        <w:r w:rsidDel="001E27F4">
          <w:rPr>
            <w:rFonts w:ascii="Consolas" w:eastAsiaTheme="minorEastAsia" w:hAnsi="Consolas" w:cs="Consolas"/>
            <w:color w:val="0000FF"/>
            <w:sz w:val="19"/>
            <w:szCs w:val="19"/>
          </w:rPr>
          <w:delText>get</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set</w:delText>
        </w:r>
        <w:r w:rsidDel="001E27F4">
          <w:rPr>
            <w:rFonts w:ascii="Consolas" w:eastAsiaTheme="minorEastAsia" w:hAnsi="Consolas" w:cs="Consolas"/>
            <w:color w:val="000000"/>
            <w:sz w:val="19"/>
            <w:szCs w:val="19"/>
          </w:rPr>
          <w:delText>; }</w:delText>
        </w:r>
      </w:del>
    </w:p>
    <w:p w14:paraId="16459B26" w14:textId="76FA35E3" w:rsidR="00BD575D" w:rsidDel="001E27F4" w:rsidRDefault="00F31DDB">
      <w:pPr>
        <w:shd w:val="clear" w:color="auto" w:fill="FFF2CC" w:themeFill="accent4" w:themeFillTint="33"/>
        <w:autoSpaceDE w:val="0"/>
        <w:autoSpaceDN w:val="0"/>
        <w:adjustRightInd w:val="0"/>
        <w:rPr>
          <w:del w:id="1748" w:author="רינת אביטל" w:date="2022-05-10T10:35:00Z"/>
          <w:rFonts w:ascii="Consolas" w:eastAsiaTheme="minorEastAsia" w:hAnsi="Consolas" w:cs="Consolas"/>
          <w:color w:val="000000"/>
          <w:sz w:val="19"/>
          <w:szCs w:val="19"/>
        </w:rPr>
      </w:pPr>
      <w:del w:id="1749"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Dictionary&lt;Stand, List&lt;ProductShop&gt;&gt; ExtraStand { </w:delText>
        </w:r>
        <w:r w:rsidDel="001E27F4">
          <w:rPr>
            <w:rFonts w:ascii="Consolas" w:eastAsiaTheme="minorEastAsia" w:hAnsi="Consolas" w:cs="Consolas"/>
            <w:color w:val="0000FF"/>
            <w:sz w:val="19"/>
            <w:szCs w:val="19"/>
          </w:rPr>
          <w:delText>get</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set</w:delText>
        </w:r>
        <w:r w:rsidDel="001E27F4">
          <w:rPr>
            <w:rFonts w:ascii="Consolas" w:eastAsiaTheme="minorEastAsia" w:hAnsi="Consolas" w:cs="Consolas"/>
            <w:color w:val="000000"/>
            <w:sz w:val="19"/>
            <w:szCs w:val="19"/>
          </w:rPr>
          <w:delText>; }</w:delText>
        </w:r>
      </w:del>
    </w:p>
    <w:p w14:paraId="075DBB1A" w14:textId="3CBA0794" w:rsidR="00BD575D" w:rsidDel="001E27F4" w:rsidRDefault="00F31DDB">
      <w:pPr>
        <w:shd w:val="clear" w:color="auto" w:fill="FFF2CC" w:themeFill="accent4" w:themeFillTint="33"/>
        <w:autoSpaceDE w:val="0"/>
        <w:autoSpaceDN w:val="0"/>
        <w:adjustRightInd w:val="0"/>
        <w:rPr>
          <w:del w:id="1750" w:author="רינת אביטל" w:date="2022-05-10T10:35:00Z"/>
          <w:rFonts w:ascii="Consolas" w:eastAsiaTheme="minorEastAsia" w:hAnsi="Consolas" w:cs="Consolas"/>
          <w:color w:val="000000"/>
          <w:sz w:val="19"/>
          <w:szCs w:val="19"/>
        </w:rPr>
      </w:pPr>
      <w:del w:id="1751"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void</w:delText>
        </w:r>
        <w:r w:rsidDel="001E27F4">
          <w:rPr>
            <w:rFonts w:ascii="Consolas" w:eastAsiaTheme="minorEastAsia" w:hAnsi="Consolas" w:cs="Consolas"/>
            <w:color w:val="000000"/>
            <w:sz w:val="19"/>
            <w:szCs w:val="19"/>
          </w:rPr>
          <w:delText xml:space="preserve"> calculatePoints()</w:delText>
        </w:r>
      </w:del>
    </w:p>
    <w:p w14:paraId="31DF9410" w14:textId="67366095" w:rsidR="00BD575D" w:rsidDel="001E27F4" w:rsidRDefault="00F31DDB">
      <w:pPr>
        <w:shd w:val="clear" w:color="auto" w:fill="FFF2CC" w:themeFill="accent4" w:themeFillTint="33"/>
        <w:autoSpaceDE w:val="0"/>
        <w:autoSpaceDN w:val="0"/>
        <w:adjustRightInd w:val="0"/>
        <w:rPr>
          <w:del w:id="1752" w:author="רינת אביטל" w:date="2022-05-10T10:35:00Z"/>
          <w:rFonts w:ascii="Consolas" w:eastAsiaTheme="minorEastAsia" w:hAnsi="Consolas" w:cs="Consolas"/>
          <w:color w:val="000000"/>
          <w:sz w:val="19"/>
          <w:szCs w:val="19"/>
        </w:rPr>
      </w:pPr>
      <w:del w:id="1753" w:author="רינת אביטל" w:date="2022-05-10T10:35:00Z">
        <w:r w:rsidDel="001E27F4">
          <w:rPr>
            <w:rFonts w:ascii="Consolas" w:eastAsiaTheme="minorEastAsia" w:hAnsi="Consolas" w:cs="Consolas"/>
            <w:color w:val="000000"/>
            <w:sz w:val="19"/>
            <w:szCs w:val="19"/>
          </w:rPr>
          <w:delText xml:space="preserve">        {</w:delText>
        </w:r>
      </w:del>
    </w:p>
    <w:p w14:paraId="693FE574" w14:textId="42D3142D" w:rsidR="00BD575D" w:rsidDel="001E27F4" w:rsidRDefault="00F31DDB">
      <w:pPr>
        <w:shd w:val="clear" w:color="auto" w:fill="FFF2CC" w:themeFill="accent4" w:themeFillTint="33"/>
        <w:autoSpaceDE w:val="0"/>
        <w:autoSpaceDN w:val="0"/>
        <w:adjustRightInd w:val="0"/>
        <w:rPr>
          <w:del w:id="1754" w:author="רינת אביטל" w:date="2022-05-10T10:35:00Z"/>
          <w:rFonts w:ascii="Consolas" w:eastAsiaTheme="minorEastAsia" w:hAnsi="Consolas" w:cs="Consolas"/>
          <w:color w:val="000000"/>
          <w:sz w:val="19"/>
          <w:szCs w:val="19"/>
        </w:rPr>
      </w:pPr>
      <w:del w:id="1755"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xS = Convert.ToInt32(ExtraStand.Keys.Min(x =&gt; x.X1));</w:delText>
        </w:r>
      </w:del>
    </w:p>
    <w:p w14:paraId="53528375" w14:textId="62B4A1A0" w:rsidR="00BD575D" w:rsidDel="001E27F4" w:rsidRDefault="00F31DDB">
      <w:pPr>
        <w:shd w:val="clear" w:color="auto" w:fill="FFF2CC" w:themeFill="accent4" w:themeFillTint="33"/>
        <w:autoSpaceDE w:val="0"/>
        <w:autoSpaceDN w:val="0"/>
        <w:adjustRightInd w:val="0"/>
        <w:rPr>
          <w:del w:id="1756" w:author="רינת אביטל" w:date="2022-05-10T10:35:00Z"/>
          <w:rFonts w:ascii="Consolas" w:eastAsiaTheme="minorEastAsia" w:hAnsi="Consolas" w:cs="Consolas"/>
          <w:color w:val="000000"/>
          <w:sz w:val="19"/>
          <w:szCs w:val="19"/>
        </w:rPr>
      </w:pPr>
      <w:del w:id="1757"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yS = Convert.ToInt32(ExtraStand.Keys.Min(x =&gt; x.Y1));</w:delText>
        </w:r>
      </w:del>
    </w:p>
    <w:p w14:paraId="1F8A040F" w14:textId="5836B908" w:rsidR="00BD575D" w:rsidDel="001E27F4" w:rsidRDefault="00F31DDB">
      <w:pPr>
        <w:shd w:val="clear" w:color="auto" w:fill="FFF2CC" w:themeFill="accent4" w:themeFillTint="33"/>
        <w:autoSpaceDE w:val="0"/>
        <w:autoSpaceDN w:val="0"/>
        <w:adjustRightInd w:val="0"/>
        <w:rPr>
          <w:del w:id="1758" w:author="רינת אביטל" w:date="2022-05-10T10:35:00Z"/>
          <w:rFonts w:ascii="Consolas" w:eastAsiaTheme="minorEastAsia" w:hAnsi="Consolas" w:cs="Consolas"/>
          <w:color w:val="000000"/>
          <w:sz w:val="19"/>
          <w:szCs w:val="19"/>
        </w:rPr>
      </w:pPr>
      <w:del w:id="1759" w:author="רינת אביטל" w:date="2022-05-10T10:35:00Z">
        <w:r w:rsidDel="001E27F4">
          <w:rPr>
            <w:rFonts w:ascii="Consolas" w:eastAsiaTheme="minorEastAsia" w:hAnsi="Consolas" w:cs="Consolas"/>
            <w:color w:val="000000"/>
            <w:sz w:val="19"/>
            <w:szCs w:val="19"/>
          </w:rPr>
          <w:delText xml:space="preserve">            P1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Point() { X = xS, Y = yS };</w:delText>
        </w:r>
      </w:del>
    </w:p>
    <w:p w14:paraId="0CCA8427" w14:textId="517F1170" w:rsidR="00BD575D" w:rsidDel="001E27F4" w:rsidRDefault="00F31DDB">
      <w:pPr>
        <w:shd w:val="clear" w:color="auto" w:fill="FFF2CC" w:themeFill="accent4" w:themeFillTint="33"/>
        <w:autoSpaceDE w:val="0"/>
        <w:autoSpaceDN w:val="0"/>
        <w:adjustRightInd w:val="0"/>
        <w:rPr>
          <w:del w:id="1760" w:author="רינת אביטל" w:date="2022-05-10T10:35:00Z"/>
          <w:rFonts w:ascii="Consolas" w:eastAsiaTheme="minorEastAsia" w:hAnsi="Consolas" w:cs="Consolas"/>
          <w:color w:val="000000"/>
          <w:sz w:val="19"/>
          <w:szCs w:val="19"/>
        </w:rPr>
      </w:pPr>
      <w:del w:id="1761" w:author="רינת אביטל" w:date="2022-05-10T10:35:00Z">
        <w:r w:rsidDel="001E27F4">
          <w:rPr>
            <w:rFonts w:ascii="Consolas" w:eastAsiaTheme="minorEastAsia" w:hAnsi="Consolas" w:cs="Consolas"/>
            <w:color w:val="000000"/>
            <w:sz w:val="19"/>
            <w:szCs w:val="19"/>
          </w:rPr>
          <w:delText xml:space="preserve">            P2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Point()</w:delText>
        </w:r>
      </w:del>
    </w:p>
    <w:p w14:paraId="503C7155" w14:textId="5550CA94" w:rsidR="00BD575D" w:rsidDel="001E27F4" w:rsidRDefault="00F31DDB">
      <w:pPr>
        <w:shd w:val="clear" w:color="auto" w:fill="FFF2CC" w:themeFill="accent4" w:themeFillTint="33"/>
        <w:autoSpaceDE w:val="0"/>
        <w:autoSpaceDN w:val="0"/>
        <w:adjustRightInd w:val="0"/>
        <w:rPr>
          <w:del w:id="1762" w:author="רינת אביטל" w:date="2022-05-10T10:35:00Z"/>
          <w:rFonts w:ascii="Consolas" w:eastAsiaTheme="minorEastAsia" w:hAnsi="Consolas" w:cs="Consolas"/>
          <w:color w:val="000000"/>
          <w:sz w:val="19"/>
          <w:szCs w:val="19"/>
        </w:rPr>
      </w:pPr>
      <w:del w:id="1763" w:author="רינת אביטל" w:date="2022-05-10T10:35:00Z">
        <w:r w:rsidDel="001E27F4">
          <w:rPr>
            <w:rFonts w:ascii="Consolas" w:eastAsiaTheme="minorEastAsia" w:hAnsi="Consolas" w:cs="Consolas"/>
            <w:color w:val="000000"/>
            <w:sz w:val="19"/>
            <w:szCs w:val="19"/>
          </w:rPr>
          <w:delText xml:space="preserve">            {</w:delText>
        </w:r>
      </w:del>
    </w:p>
    <w:p w14:paraId="39D4A751" w14:textId="10A261EC" w:rsidR="00BD575D" w:rsidDel="001E27F4" w:rsidRDefault="00F31DDB">
      <w:pPr>
        <w:shd w:val="clear" w:color="auto" w:fill="FFF2CC" w:themeFill="accent4" w:themeFillTint="33"/>
        <w:autoSpaceDE w:val="0"/>
        <w:autoSpaceDN w:val="0"/>
        <w:adjustRightInd w:val="0"/>
        <w:rPr>
          <w:del w:id="1764" w:author="רינת אביטל" w:date="2022-05-10T10:35:00Z"/>
          <w:rFonts w:ascii="Consolas" w:eastAsiaTheme="minorEastAsia" w:hAnsi="Consolas" w:cs="Consolas"/>
          <w:color w:val="000000"/>
          <w:sz w:val="19"/>
          <w:szCs w:val="19"/>
        </w:rPr>
      </w:pPr>
      <w:del w:id="1765" w:author="רינת אביטל" w:date="2022-05-10T10:35:00Z">
        <w:r w:rsidDel="001E27F4">
          <w:rPr>
            <w:rFonts w:ascii="Consolas" w:eastAsiaTheme="minorEastAsia" w:hAnsi="Consolas" w:cs="Consolas"/>
            <w:color w:val="000000"/>
            <w:sz w:val="19"/>
            <w:szCs w:val="19"/>
          </w:rPr>
          <w:delText xml:space="preserve">                X = Convert.ToInt32(ExtraStand.Keys.Max(y =&gt; y.X2)),</w:delText>
        </w:r>
      </w:del>
    </w:p>
    <w:p w14:paraId="2E23954F" w14:textId="6CC4FAF4" w:rsidR="00BD575D" w:rsidDel="001E27F4" w:rsidRDefault="00F31DDB">
      <w:pPr>
        <w:shd w:val="clear" w:color="auto" w:fill="FFF2CC" w:themeFill="accent4" w:themeFillTint="33"/>
        <w:autoSpaceDE w:val="0"/>
        <w:autoSpaceDN w:val="0"/>
        <w:adjustRightInd w:val="0"/>
        <w:rPr>
          <w:del w:id="1766" w:author="רינת אביטל" w:date="2022-05-10T10:35:00Z"/>
          <w:rFonts w:ascii="Consolas" w:eastAsiaTheme="minorEastAsia" w:hAnsi="Consolas" w:cs="Consolas"/>
          <w:color w:val="000000"/>
          <w:sz w:val="19"/>
          <w:szCs w:val="19"/>
        </w:rPr>
      </w:pPr>
      <w:del w:id="1767" w:author="רינת אביטל" w:date="2022-05-10T10:35:00Z">
        <w:r w:rsidDel="001E27F4">
          <w:rPr>
            <w:rFonts w:ascii="Consolas" w:eastAsiaTheme="minorEastAsia" w:hAnsi="Consolas" w:cs="Consolas"/>
            <w:color w:val="000000"/>
            <w:sz w:val="19"/>
            <w:szCs w:val="19"/>
          </w:rPr>
          <w:delText xml:space="preserve">                Y = Convert.ToInt32(ExtraStand.Keys.Max(y =&gt; y.Y2))</w:delText>
        </w:r>
      </w:del>
    </w:p>
    <w:p w14:paraId="2623CB19" w14:textId="2FA0B776" w:rsidR="00BD575D" w:rsidDel="001E27F4" w:rsidRDefault="00F31DDB">
      <w:pPr>
        <w:shd w:val="clear" w:color="auto" w:fill="FFF2CC" w:themeFill="accent4" w:themeFillTint="33"/>
        <w:autoSpaceDE w:val="0"/>
        <w:autoSpaceDN w:val="0"/>
        <w:adjustRightInd w:val="0"/>
        <w:rPr>
          <w:del w:id="1768" w:author="רינת אביטל" w:date="2022-05-10T10:35:00Z"/>
          <w:rFonts w:ascii="Consolas" w:eastAsiaTheme="minorEastAsia" w:hAnsi="Consolas" w:cs="Consolas"/>
          <w:color w:val="000000"/>
          <w:sz w:val="19"/>
          <w:szCs w:val="19"/>
        </w:rPr>
      </w:pPr>
      <w:del w:id="1769" w:author="רינת אביטל" w:date="2022-05-10T10:35:00Z">
        <w:r w:rsidDel="001E27F4">
          <w:rPr>
            <w:rFonts w:ascii="Consolas" w:eastAsiaTheme="minorEastAsia" w:hAnsi="Consolas" w:cs="Consolas"/>
            <w:color w:val="000000"/>
            <w:sz w:val="19"/>
            <w:szCs w:val="19"/>
          </w:rPr>
          <w:delText xml:space="preserve">            };</w:delText>
        </w:r>
      </w:del>
    </w:p>
    <w:p w14:paraId="463337ED" w14:textId="1307A4F0" w:rsidR="00BD575D" w:rsidDel="001E27F4" w:rsidRDefault="00F31DDB">
      <w:pPr>
        <w:shd w:val="clear" w:color="auto" w:fill="FFF2CC" w:themeFill="accent4" w:themeFillTint="33"/>
        <w:autoSpaceDE w:val="0"/>
        <w:autoSpaceDN w:val="0"/>
        <w:adjustRightInd w:val="0"/>
        <w:rPr>
          <w:del w:id="1770" w:author="רינת אביטל" w:date="2022-05-10T10:35:00Z"/>
          <w:rFonts w:ascii="Consolas" w:eastAsiaTheme="minorEastAsia" w:hAnsi="Consolas" w:cs="Consolas"/>
          <w:color w:val="000000"/>
          <w:sz w:val="19"/>
          <w:szCs w:val="19"/>
        </w:rPr>
      </w:pPr>
      <w:del w:id="1771" w:author="רינת אביטל" w:date="2022-05-10T10:35:00Z">
        <w:r w:rsidDel="001E27F4">
          <w:rPr>
            <w:rFonts w:ascii="Consolas" w:eastAsiaTheme="minorEastAsia" w:hAnsi="Consolas" w:cs="Consolas"/>
            <w:color w:val="000000"/>
            <w:sz w:val="19"/>
            <w:szCs w:val="19"/>
          </w:rPr>
          <w:delText xml:space="preserve">        }</w:delText>
        </w:r>
      </w:del>
    </w:p>
    <w:p w14:paraId="35F561A1" w14:textId="274F4209" w:rsidR="00BD575D" w:rsidDel="001E27F4" w:rsidRDefault="00BD575D">
      <w:pPr>
        <w:shd w:val="clear" w:color="auto" w:fill="FFF2CC" w:themeFill="accent4" w:themeFillTint="33"/>
        <w:autoSpaceDE w:val="0"/>
        <w:autoSpaceDN w:val="0"/>
        <w:adjustRightInd w:val="0"/>
        <w:rPr>
          <w:del w:id="1772" w:author="רינת אביטל" w:date="2022-05-10T10:35:00Z"/>
          <w:rFonts w:ascii="Consolas" w:eastAsiaTheme="minorEastAsia" w:hAnsi="Consolas" w:cs="Consolas"/>
          <w:color w:val="000000"/>
          <w:sz w:val="19"/>
          <w:szCs w:val="19"/>
        </w:rPr>
      </w:pPr>
    </w:p>
    <w:p w14:paraId="21AF31DC" w14:textId="0E720DCD" w:rsidR="00BD575D" w:rsidDel="001E27F4" w:rsidRDefault="00F31DDB">
      <w:pPr>
        <w:shd w:val="clear" w:color="auto" w:fill="FFF2CC" w:themeFill="accent4" w:themeFillTint="33"/>
        <w:autoSpaceDE w:val="0"/>
        <w:autoSpaceDN w:val="0"/>
        <w:adjustRightInd w:val="0"/>
        <w:rPr>
          <w:del w:id="1773" w:author="רינת אביטל" w:date="2022-05-10T10:35:00Z"/>
          <w:rFonts w:ascii="Consolas" w:eastAsiaTheme="minorEastAsia" w:hAnsi="Consolas" w:cs="Consolas"/>
          <w:color w:val="000000"/>
          <w:sz w:val="19"/>
          <w:szCs w:val="19"/>
        </w:rPr>
      </w:pPr>
      <w:del w:id="1774"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private</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void</w:delText>
        </w:r>
        <w:r w:rsidDel="001E27F4">
          <w:rPr>
            <w:rFonts w:ascii="Consolas" w:eastAsiaTheme="minorEastAsia" w:hAnsi="Consolas" w:cs="Consolas"/>
            <w:color w:val="000000"/>
            <w:sz w:val="19"/>
            <w:szCs w:val="19"/>
          </w:rPr>
          <w:delText xml:space="preserve"> calculateDistances(Point closer)</w:delText>
        </w:r>
      </w:del>
    </w:p>
    <w:p w14:paraId="59188CA1" w14:textId="2B34C1FC" w:rsidR="00BD575D" w:rsidDel="001E27F4" w:rsidRDefault="00F31DDB">
      <w:pPr>
        <w:shd w:val="clear" w:color="auto" w:fill="FFF2CC" w:themeFill="accent4" w:themeFillTint="33"/>
        <w:autoSpaceDE w:val="0"/>
        <w:autoSpaceDN w:val="0"/>
        <w:adjustRightInd w:val="0"/>
        <w:rPr>
          <w:del w:id="1775" w:author="רינת אביטל" w:date="2022-05-10T10:35:00Z"/>
          <w:rFonts w:ascii="Consolas" w:eastAsiaTheme="minorEastAsia" w:hAnsi="Consolas" w:cs="Consolas"/>
          <w:color w:val="000000"/>
          <w:sz w:val="19"/>
          <w:szCs w:val="19"/>
        </w:rPr>
      </w:pPr>
      <w:del w:id="1776" w:author="רינת אביטל" w:date="2022-05-10T10:35:00Z">
        <w:r w:rsidDel="001E27F4">
          <w:rPr>
            <w:rFonts w:ascii="Consolas" w:eastAsiaTheme="minorEastAsia" w:hAnsi="Consolas" w:cs="Consolas"/>
            <w:color w:val="000000"/>
            <w:sz w:val="19"/>
            <w:szCs w:val="19"/>
          </w:rPr>
          <w:delText xml:space="preserve">        {</w:delText>
        </w:r>
      </w:del>
    </w:p>
    <w:p w14:paraId="1DD7CFD0" w14:textId="5A2EA23E" w:rsidR="00BD575D" w:rsidDel="001E27F4" w:rsidRDefault="00F31DDB">
      <w:pPr>
        <w:shd w:val="clear" w:color="auto" w:fill="FFF2CC" w:themeFill="accent4" w:themeFillTint="33"/>
        <w:autoSpaceDE w:val="0"/>
        <w:autoSpaceDN w:val="0"/>
        <w:adjustRightInd w:val="0"/>
        <w:rPr>
          <w:del w:id="1777" w:author="רינת אביטל" w:date="2022-05-10T10:35:00Z"/>
          <w:rFonts w:ascii="Consolas" w:eastAsiaTheme="minorEastAsia" w:hAnsi="Consolas" w:cs="Consolas"/>
          <w:color w:val="000000"/>
          <w:sz w:val="19"/>
          <w:szCs w:val="19"/>
        </w:rPr>
      </w:pPr>
      <w:del w:id="1778" w:author="רינת אביטל" w:date="2022-05-10T10:35:00Z">
        <w:r w:rsidDel="001E27F4">
          <w:rPr>
            <w:rFonts w:ascii="Consolas" w:eastAsiaTheme="minorEastAsia" w:hAnsi="Consolas" w:cs="Consolas"/>
            <w:color w:val="000000"/>
            <w:sz w:val="19"/>
            <w:szCs w:val="19"/>
          </w:rPr>
          <w:delText xml:space="preserve">            Point mid;</w:delText>
        </w:r>
      </w:del>
    </w:p>
    <w:p w14:paraId="7B4C116F" w14:textId="067EA852" w:rsidR="00BD575D" w:rsidDel="001E27F4" w:rsidRDefault="00F31DDB">
      <w:pPr>
        <w:shd w:val="clear" w:color="auto" w:fill="FFF2CC" w:themeFill="accent4" w:themeFillTint="33"/>
        <w:autoSpaceDE w:val="0"/>
        <w:autoSpaceDN w:val="0"/>
        <w:adjustRightInd w:val="0"/>
        <w:rPr>
          <w:del w:id="1779" w:author="רינת אביטל" w:date="2022-05-10T10:35:00Z"/>
          <w:rFonts w:ascii="Consolas" w:eastAsiaTheme="minorEastAsia" w:hAnsi="Consolas" w:cs="Consolas"/>
          <w:color w:val="000000"/>
          <w:sz w:val="19"/>
          <w:szCs w:val="19"/>
        </w:rPr>
      </w:pPr>
      <w:del w:id="1780"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foreach</w:delText>
        </w:r>
        <w:r w:rsidDel="001E27F4">
          <w:rPr>
            <w:rFonts w:ascii="Consolas" w:eastAsiaTheme="minorEastAsia" w:hAnsi="Consolas" w:cs="Consolas"/>
            <w:color w:val="000000"/>
            <w:sz w:val="19"/>
            <w:szCs w:val="19"/>
          </w:rPr>
          <w:delText xml:space="preserve"> (Stand s </w:delText>
        </w:r>
        <w:r w:rsidDel="001E27F4">
          <w:rPr>
            <w:rFonts w:ascii="Consolas" w:eastAsiaTheme="minorEastAsia" w:hAnsi="Consolas" w:cs="Consolas"/>
            <w:color w:val="0000FF"/>
            <w:sz w:val="19"/>
            <w:szCs w:val="19"/>
          </w:rPr>
          <w:delText>in</w:delText>
        </w:r>
        <w:r w:rsidDel="001E27F4">
          <w:rPr>
            <w:rFonts w:ascii="Consolas" w:eastAsiaTheme="minorEastAsia" w:hAnsi="Consolas" w:cs="Consolas"/>
            <w:color w:val="000000"/>
            <w:sz w:val="19"/>
            <w:szCs w:val="19"/>
          </w:rPr>
          <w:delText xml:space="preserve"> ExtraStand.Keys)</w:delText>
        </w:r>
      </w:del>
    </w:p>
    <w:p w14:paraId="3045DC57" w14:textId="1E0A3E2B" w:rsidR="00BD575D" w:rsidDel="001E27F4" w:rsidRDefault="00F31DDB">
      <w:pPr>
        <w:shd w:val="clear" w:color="auto" w:fill="FFF2CC" w:themeFill="accent4" w:themeFillTint="33"/>
        <w:autoSpaceDE w:val="0"/>
        <w:autoSpaceDN w:val="0"/>
        <w:adjustRightInd w:val="0"/>
        <w:rPr>
          <w:del w:id="1781" w:author="רינת אביטל" w:date="2022-05-10T10:35:00Z"/>
          <w:rFonts w:ascii="Consolas" w:eastAsiaTheme="minorEastAsia" w:hAnsi="Consolas" w:cs="Consolas"/>
          <w:color w:val="000000"/>
          <w:sz w:val="19"/>
          <w:szCs w:val="19"/>
        </w:rPr>
      </w:pPr>
      <w:del w:id="1782" w:author="רינת אביטל" w:date="2022-05-10T10:35:00Z">
        <w:r w:rsidDel="001E27F4">
          <w:rPr>
            <w:rFonts w:ascii="Consolas" w:eastAsiaTheme="minorEastAsia" w:hAnsi="Consolas" w:cs="Consolas"/>
            <w:color w:val="000000"/>
            <w:sz w:val="19"/>
            <w:szCs w:val="19"/>
          </w:rPr>
          <w:delText xml:space="preserve">            {</w:delText>
        </w:r>
      </w:del>
    </w:p>
    <w:p w14:paraId="0322C9C1" w14:textId="409D1F1D" w:rsidR="00BD575D" w:rsidDel="001E27F4" w:rsidRDefault="00F31DDB">
      <w:pPr>
        <w:shd w:val="clear" w:color="auto" w:fill="FFF2CC" w:themeFill="accent4" w:themeFillTint="33"/>
        <w:autoSpaceDE w:val="0"/>
        <w:autoSpaceDN w:val="0"/>
        <w:adjustRightInd w:val="0"/>
        <w:rPr>
          <w:del w:id="1783" w:author="רינת אביטל" w:date="2022-05-10T10:35:00Z"/>
          <w:rFonts w:ascii="Consolas" w:eastAsiaTheme="minorEastAsia" w:hAnsi="Consolas" w:cs="Consolas"/>
          <w:color w:val="000000"/>
          <w:sz w:val="19"/>
          <w:szCs w:val="19"/>
        </w:rPr>
      </w:pPr>
      <w:del w:id="1784" w:author="רינת אביטל" w:date="2022-05-10T10:35:00Z">
        <w:r w:rsidDel="001E27F4">
          <w:rPr>
            <w:rFonts w:ascii="Consolas" w:eastAsiaTheme="minorEastAsia" w:hAnsi="Consolas" w:cs="Consolas"/>
            <w:color w:val="000000"/>
            <w:sz w:val="19"/>
            <w:szCs w:val="19"/>
          </w:rPr>
          <w:delText xml:space="preserve">                mid = UtilitiesFunctions.MidPoint(</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Point() { X = Convert.ToInt32(s.X1), Y = Convert.ToInt32(s.Y1.ToString())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Point { X = Convert.ToInt32(s.X2), Y = Convert.ToInt32(s.Y2) });</w:delText>
        </w:r>
      </w:del>
    </w:p>
    <w:p w14:paraId="68A2A3EA" w14:textId="1517B37A" w:rsidR="00BD575D" w:rsidDel="001E27F4" w:rsidRDefault="00F31DDB">
      <w:pPr>
        <w:shd w:val="clear" w:color="auto" w:fill="FFF2CC" w:themeFill="accent4" w:themeFillTint="33"/>
        <w:autoSpaceDE w:val="0"/>
        <w:autoSpaceDN w:val="0"/>
        <w:adjustRightInd w:val="0"/>
        <w:rPr>
          <w:del w:id="1785" w:author="רינת אביטל" w:date="2022-05-10T10:35:00Z"/>
          <w:rFonts w:ascii="Consolas" w:eastAsiaTheme="minorEastAsia" w:hAnsi="Consolas" w:cs="Consolas"/>
          <w:color w:val="000000"/>
          <w:sz w:val="19"/>
          <w:szCs w:val="19"/>
        </w:rPr>
      </w:pPr>
      <w:del w:id="1786" w:author="רינת אביטל" w:date="2022-05-10T10:35:00Z">
        <w:r w:rsidDel="001E27F4">
          <w:rPr>
            <w:rFonts w:ascii="Consolas" w:eastAsiaTheme="minorEastAsia" w:hAnsi="Consolas" w:cs="Consolas"/>
            <w:color w:val="000000"/>
            <w:sz w:val="19"/>
            <w:szCs w:val="19"/>
          </w:rPr>
          <w:delText xml:space="preserve">                s.Distance = UtilitiesFunctions.CalculteDist(mid, closer);</w:delText>
        </w:r>
      </w:del>
    </w:p>
    <w:p w14:paraId="427727B2" w14:textId="2A06C291" w:rsidR="00BD575D" w:rsidDel="001E27F4" w:rsidRDefault="00F31DDB">
      <w:pPr>
        <w:shd w:val="clear" w:color="auto" w:fill="FFF2CC" w:themeFill="accent4" w:themeFillTint="33"/>
        <w:autoSpaceDE w:val="0"/>
        <w:autoSpaceDN w:val="0"/>
        <w:adjustRightInd w:val="0"/>
        <w:rPr>
          <w:del w:id="1787" w:author="רינת אביטל" w:date="2022-05-10T10:35:00Z"/>
          <w:rFonts w:ascii="Consolas" w:eastAsiaTheme="minorEastAsia" w:hAnsi="Consolas" w:cs="Consolas"/>
          <w:color w:val="000000"/>
          <w:sz w:val="19"/>
          <w:szCs w:val="19"/>
        </w:rPr>
      </w:pPr>
      <w:del w:id="1788" w:author="רינת אביטל" w:date="2022-05-10T10:35:00Z">
        <w:r w:rsidDel="001E27F4">
          <w:rPr>
            <w:rFonts w:ascii="Consolas" w:eastAsiaTheme="minorEastAsia" w:hAnsi="Consolas" w:cs="Consolas"/>
            <w:color w:val="000000"/>
            <w:sz w:val="19"/>
            <w:szCs w:val="19"/>
          </w:rPr>
          <w:delText xml:space="preserve">            }</w:delText>
        </w:r>
      </w:del>
    </w:p>
    <w:p w14:paraId="703AA06B" w14:textId="52FA1215" w:rsidR="00BD575D" w:rsidDel="001E27F4" w:rsidRDefault="00F31DDB">
      <w:pPr>
        <w:shd w:val="clear" w:color="auto" w:fill="FFF2CC" w:themeFill="accent4" w:themeFillTint="33"/>
        <w:autoSpaceDE w:val="0"/>
        <w:autoSpaceDN w:val="0"/>
        <w:bidi/>
        <w:adjustRightInd w:val="0"/>
        <w:spacing w:after="240" w:line="360" w:lineRule="auto"/>
        <w:jc w:val="right"/>
        <w:rPr>
          <w:del w:id="1789" w:author="רינת אביטל" w:date="2022-05-10T10:35:00Z"/>
          <w:rFonts w:ascii="Tahoma" w:hAnsi="Tahoma" w:cs="Tahoma"/>
          <w:sz w:val="22"/>
          <w:szCs w:val="22"/>
          <w:rtl/>
        </w:rPr>
      </w:pPr>
      <w:del w:id="1790" w:author="רינת אביטל" w:date="2022-05-10T10:35:00Z">
        <w:r w:rsidDel="001E27F4">
          <w:rPr>
            <w:rFonts w:ascii="Consolas" w:eastAsiaTheme="minorEastAsia" w:hAnsi="Consolas" w:cs="Consolas"/>
            <w:color w:val="000000"/>
            <w:sz w:val="19"/>
            <w:szCs w:val="19"/>
          </w:rPr>
          <w:delText xml:space="preserve">        }</w:delText>
        </w:r>
      </w:del>
    </w:p>
    <w:p w14:paraId="14291106" w14:textId="209A4874" w:rsidR="00BD575D" w:rsidDel="001E27F4" w:rsidRDefault="00F31DDB">
      <w:pPr>
        <w:autoSpaceDE w:val="0"/>
        <w:autoSpaceDN w:val="0"/>
        <w:bidi/>
        <w:adjustRightInd w:val="0"/>
        <w:spacing w:after="240" w:line="360" w:lineRule="auto"/>
        <w:jc w:val="both"/>
        <w:rPr>
          <w:del w:id="1791" w:author="רינת אביטל" w:date="2022-05-10T10:35:00Z"/>
          <w:rFonts w:ascii="Tahoma" w:hAnsi="Tahoma" w:cs="Tahoma"/>
          <w:sz w:val="22"/>
          <w:szCs w:val="22"/>
          <w:rtl/>
        </w:rPr>
      </w:pPr>
      <w:del w:id="1792" w:author="רינת אביטל" w:date="2022-05-10T10:35:00Z">
        <w:r w:rsidDel="001E27F4">
          <w:rPr>
            <w:rFonts w:ascii="Tahoma" w:hAnsi="Tahoma" w:cs="Tahoma"/>
            <w:sz w:val="22"/>
            <w:szCs w:val="22"/>
            <w:rtl/>
          </w:rPr>
          <w:delText>בשלב זה עלינו לטפל בנקודת ההתחלה אותה בחר הלקוח. אזור נקודת ההתחלה אינו כולל מוצרים וכתוצאה מכך לא קיימות נקודות גישה השייכות לאזור. יש לחפש אותן באופן כלשהוא כדי שיוכלו להוסיף גם את אזור זה לרשימת היעדים במטריצת המרחקים.</w:delText>
        </w:r>
      </w:del>
    </w:p>
    <w:p w14:paraId="067ED93E" w14:textId="29547034" w:rsidR="00BD575D" w:rsidDel="001E27F4" w:rsidRDefault="00F31DDB">
      <w:pPr>
        <w:autoSpaceDE w:val="0"/>
        <w:autoSpaceDN w:val="0"/>
        <w:bidi/>
        <w:adjustRightInd w:val="0"/>
        <w:spacing w:after="240" w:line="360" w:lineRule="auto"/>
        <w:jc w:val="both"/>
        <w:rPr>
          <w:del w:id="1793" w:author="רינת אביטל" w:date="2022-05-10T10:35:00Z"/>
          <w:rFonts w:ascii="Tahoma" w:hAnsi="Tahoma" w:cs="Tahoma"/>
          <w:sz w:val="22"/>
          <w:szCs w:val="22"/>
          <w:rtl/>
        </w:rPr>
      </w:pPr>
      <w:del w:id="1794" w:author="רינת אביטל" w:date="2022-05-10T10:35:00Z">
        <w:r w:rsidDel="001E27F4">
          <w:rPr>
            <w:rFonts w:ascii="Tahoma" w:hAnsi="Tahoma" w:cs="Tahoma"/>
            <w:sz w:val="22"/>
            <w:szCs w:val="22"/>
            <w:rtl/>
          </w:rPr>
          <w:delText xml:space="preserve">קיימות שתי דרכים מרכזיות למציאת נקודות הגישה, כל אחת על יתרונותיה וחסרונותיה. </w:delText>
        </w:r>
      </w:del>
    </w:p>
    <w:p w14:paraId="4B60CCA1" w14:textId="4C769E18" w:rsidR="00BD575D" w:rsidDel="001E27F4" w:rsidRDefault="00F31DDB">
      <w:pPr>
        <w:bidi/>
        <w:spacing w:after="240" w:line="360" w:lineRule="auto"/>
        <w:jc w:val="both"/>
        <w:rPr>
          <w:del w:id="1795" w:author="רינת אביטל" w:date="2022-05-10T10:35:00Z"/>
          <w:rFonts w:ascii="Tahoma" w:hAnsi="Tahoma" w:cs="Tahoma"/>
          <w:color w:val="0000FF"/>
          <w:sz w:val="22"/>
          <w:szCs w:val="22"/>
        </w:rPr>
      </w:pPr>
      <w:del w:id="1796" w:author="רינת אביטל" w:date="2022-05-10T10:35:00Z">
        <w:r w:rsidDel="001E27F4">
          <w:rPr>
            <w:rFonts w:ascii="Tahoma" w:hAnsi="Tahoma" w:cs="Tahoma"/>
            <w:sz w:val="22"/>
            <w:szCs w:val="22"/>
            <w:rtl/>
          </w:rPr>
          <w:delText xml:space="preserve">בשתי הדרכים יש להשתמש במטריצת החנות שמחושבת על פי נתוני הטבלאות ונעזרת ב- </w:delText>
        </w:r>
        <w:r w:rsidDel="001E27F4">
          <w:rPr>
            <w:rFonts w:ascii="Tahoma" w:hAnsi="Tahoma" w:cs="Tahoma"/>
            <w:color w:val="0000FF"/>
            <w:sz w:val="22"/>
            <w:szCs w:val="22"/>
          </w:rPr>
          <w:delText xml:space="preserve">  </w:delText>
        </w:r>
      </w:del>
    </w:p>
    <w:p w14:paraId="5B9723AA" w14:textId="3EFD7D53" w:rsidR="00BD575D" w:rsidDel="001E27F4" w:rsidRDefault="00F31DDB">
      <w:pPr>
        <w:bidi/>
        <w:spacing w:after="240" w:line="360" w:lineRule="auto"/>
        <w:jc w:val="both"/>
        <w:rPr>
          <w:del w:id="1797" w:author="רינת אביטל" w:date="2022-05-10T10:35:00Z"/>
          <w:rFonts w:ascii="Tahoma" w:hAnsi="Tahoma" w:cs="Tahoma"/>
          <w:noProof/>
          <w:sz w:val="22"/>
          <w:szCs w:val="22"/>
          <w:rtl/>
        </w:rPr>
      </w:pPr>
      <w:del w:id="1798" w:author="רינת אביטל" w:date="2022-05-10T10:35:00Z">
        <w:r w:rsidDel="001E27F4">
          <w:rPr>
            <w:rFonts w:ascii="Tahoma" w:hAnsi="Tahoma" w:cs="Tahoma"/>
            <w:color w:val="0000FF"/>
            <w:sz w:val="22"/>
            <w:szCs w:val="22"/>
          </w:rPr>
          <w:delText xml:space="preserve"> </w:delText>
        </w:r>
        <w:r w:rsidDel="001E27F4">
          <w:rPr>
            <w:rFonts w:ascii="Tahoma" w:hAnsi="Tahoma" w:cs="Tahoma"/>
            <w:sz w:val="22"/>
            <w:szCs w:val="22"/>
          </w:rPr>
          <w:delText>enum</w:delText>
        </w:r>
        <w:r w:rsidDel="001E27F4">
          <w:rPr>
            <w:rFonts w:ascii="Tahoma" w:hAnsi="Tahoma" w:cs="Tahoma"/>
            <w:sz w:val="22"/>
            <w:szCs w:val="22"/>
            <w:rtl/>
          </w:rPr>
          <w:delText>של סוגי שטחים בחנות.</w:delText>
        </w:r>
      </w:del>
    </w:p>
    <w:p w14:paraId="50400F2B" w14:textId="13685EE3" w:rsidR="00BD575D" w:rsidDel="001E27F4" w:rsidRDefault="00F31DDB">
      <w:pPr>
        <w:shd w:val="clear" w:color="auto" w:fill="FFC000" w:themeFill="accent4"/>
        <w:bidi/>
        <w:spacing w:after="240" w:line="360" w:lineRule="auto"/>
        <w:jc w:val="right"/>
        <w:rPr>
          <w:del w:id="1799" w:author="רינת אביטל" w:date="2022-05-10T10:35:00Z"/>
          <w:rFonts w:ascii="Tahoma" w:hAnsi="Tahoma" w:cs="Tahoma"/>
          <w:sz w:val="22"/>
          <w:szCs w:val="22"/>
          <w:rtl/>
        </w:rPr>
      </w:pPr>
      <w:del w:id="1800" w:author="רינת אביטל" w:date="2022-05-10T10:35:00Z">
        <w:r w:rsidDel="001E27F4">
          <w:rPr>
            <w:rFonts w:ascii="Tahoma" w:hAnsi="Tahoma" w:cs="Tahoma"/>
            <w:noProof/>
            <w:sz w:val="22"/>
            <w:szCs w:val="22"/>
          </w:rPr>
          <w:delText xml:space="preserve"> </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enum</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2B91AF"/>
            <w:sz w:val="19"/>
            <w:szCs w:val="19"/>
          </w:rPr>
          <w:delText>eMatMeaning</w:delText>
        </w:r>
        <w:r w:rsidDel="001E27F4">
          <w:rPr>
            <w:rFonts w:ascii="Consolas" w:eastAsiaTheme="minorEastAsia" w:hAnsi="Consolas" w:cs="Consolas"/>
            <w:color w:val="000000"/>
            <w:sz w:val="19"/>
            <w:szCs w:val="19"/>
          </w:rPr>
          <w:delText xml:space="preserve"> { empy, wall, stand, getaway }</w:delText>
        </w:r>
      </w:del>
    </w:p>
    <w:p w14:paraId="4492B95D" w14:textId="008F8CE2" w:rsidR="00BD575D" w:rsidDel="001E27F4" w:rsidRDefault="00F31DDB">
      <w:pPr>
        <w:autoSpaceDE w:val="0"/>
        <w:autoSpaceDN w:val="0"/>
        <w:bidi/>
        <w:adjustRightInd w:val="0"/>
        <w:spacing w:after="240" w:line="360" w:lineRule="auto"/>
        <w:jc w:val="both"/>
        <w:rPr>
          <w:del w:id="1801" w:author="רינת אביטל" w:date="2022-05-10T10:35:00Z"/>
          <w:rFonts w:ascii="Tahoma" w:hAnsi="Tahoma" w:cs="Tahoma"/>
          <w:sz w:val="22"/>
          <w:szCs w:val="22"/>
          <w:rtl/>
        </w:rPr>
      </w:pPr>
      <w:del w:id="1802" w:author="רינת אביטל" w:date="2022-05-10T10:35:00Z">
        <w:r w:rsidDel="001E27F4">
          <w:rPr>
            <w:rFonts w:ascii="Tahoma" w:hAnsi="Tahoma" w:cs="Tahoma"/>
            <w:sz w:val="22"/>
            <w:szCs w:val="22"/>
            <w:rtl/>
          </w:rPr>
          <w:delText xml:space="preserve">תא במטריצה מייצג יחידת מידה (מטר) בחנות ומכיל את מס' מזהה הסוג, על פי ה- </w:delText>
        </w:r>
        <w:r w:rsidDel="001E27F4">
          <w:rPr>
            <w:rFonts w:ascii="Tahoma" w:hAnsi="Tahoma" w:cs="Tahoma"/>
            <w:color w:val="000000"/>
            <w:sz w:val="22"/>
            <w:szCs w:val="22"/>
          </w:rPr>
          <w:delText xml:space="preserve"> </w:delText>
        </w:r>
        <w:r w:rsidDel="001E27F4">
          <w:rPr>
            <w:rFonts w:ascii="Tahoma" w:eastAsiaTheme="minorEastAsia" w:hAnsi="Tahoma" w:cs="Tahoma"/>
            <w:color w:val="2B91AF"/>
            <w:sz w:val="22"/>
            <w:szCs w:val="22"/>
          </w:rPr>
          <w:delText>eMatMeaning</w:delText>
        </w:r>
        <w:r w:rsidDel="001E27F4">
          <w:rPr>
            <w:rFonts w:ascii="Tahoma" w:hAnsi="Tahoma" w:cs="Tahoma"/>
            <w:sz w:val="22"/>
            <w:szCs w:val="22"/>
            <w:rtl/>
          </w:rPr>
          <w:delText xml:space="preserve"> ואת הקוד.</w:delText>
        </w:r>
      </w:del>
    </w:p>
    <w:p w14:paraId="4BDE0F55" w14:textId="2D1380A6" w:rsidR="00BD575D" w:rsidDel="001E27F4" w:rsidRDefault="00F31DDB">
      <w:pPr>
        <w:autoSpaceDE w:val="0"/>
        <w:autoSpaceDN w:val="0"/>
        <w:bidi/>
        <w:adjustRightInd w:val="0"/>
        <w:spacing w:after="240" w:line="360" w:lineRule="auto"/>
        <w:jc w:val="both"/>
        <w:rPr>
          <w:del w:id="1803" w:author="רינת אביטל" w:date="2022-05-10T10:35:00Z"/>
          <w:rFonts w:ascii="Tahoma" w:hAnsi="Tahoma" w:cs="Tahoma"/>
          <w:sz w:val="22"/>
          <w:szCs w:val="22"/>
          <w:rtl/>
        </w:rPr>
      </w:pPr>
      <w:del w:id="1804" w:author="רינת אביטל" w:date="2022-05-10T10:35:00Z">
        <w:r w:rsidDel="001E27F4">
          <w:rPr>
            <w:rFonts w:ascii="Tahoma" w:hAnsi="Tahoma" w:cs="Tahoma"/>
            <w:sz w:val="22"/>
            <w:szCs w:val="22"/>
            <w:rtl/>
          </w:rPr>
          <w:delText xml:space="preserve">כלומר, אם במיקום מסוים יש קיר, ערך התא המייצג אותו במטריצה בספרת המאות יהיה קוד הקיר, ובספרת האחדות יהיה </w:delText>
        </w:r>
        <w:r w:rsidDel="001E27F4">
          <w:rPr>
            <w:rFonts w:ascii="Tahoma" w:eastAsiaTheme="minorEastAsia" w:hAnsi="Tahoma" w:cs="Tahoma"/>
            <w:color w:val="000000"/>
            <w:sz w:val="22"/>
            <w:szCs w:val="22"/>
          </w:rPr>
          <w:delText>eMatMeaning.wall</w:delText>
        </w:r>
        <w:r w:rsidDel="001E27F4">
          <w:rPr>
            <w:rFonts w:ascii="Tahoma" w:hAnsi="Tahoma" w:cs="Tahoma"/>
            <w:sz w:val="22"/>
            <w:szCs w:val="22"/>
          </w:rPr>
          <w:delText>=2</w:delText>
        </w:r>
        <w:r w:rsidDel="001E27F4">
          <w:rPr>
            <w:rFonts w:ascii="Tahoma" w:hAnsi="Tahoma" w:cs="Tahoma"/>
            <w:sz w:val="22"/>
            <w:szCs w:val="22"/>
            <w:rtl/>
          </w:rPr>
          <w:delText>.</w:delText>
        </w:r>
      </w:del>
    </w:p>
    <w:p w14:paraId="20FF14F6" w14:textId="5B3B0EB9" w:rsidR="00BD575D" w:rsidDel="001E27F4" w:rsidRDefault="00F31DDB">
      <w:pPr>
        <w:autoSpaceDE w:val="0"/>
        <w:autoSpaceDN w:val="0"/>
        <w:bidi/>
        <w:adjustRightInd w:val="0"/>
        <w:spacing w:after="240" w:line="360" w:lineRule="auto"/>
        <w:jc w:val="both"/>
        <w:rPr>
          <w:del w:id="1805" w:author="רינת אביטל" w:date="2022-05-10T10:35:00Z"/>
          <w:rFonts w:ascii="Tahoma" w:hAnsi="Tahoma" w:cs="Tahoma"/>
          <w:sz w:val="22"/>
          <w:szCs w:val="22"/>
          <w:rtl/>
        </w:rPr>
      </w:pPr>
      <w:del w:id="1806" w:author="רינת אביטל" w:date="2022-05-10T10:35:00Z">
        <w:r w:rsidDel="001E27F4">
          <w:rPr>
            <w:rFonts w:ascii="Tahoma" w:hAnsi="Tahoma" w:cs="Tahoma"/>
            <w:sz w:val="22"/>
            <w:szCs w:val="22"/>
            <w:rtl/>
          </w:rPr>
          <w:delText>הדרך הראשונה אמנם נכונה אך תוצאותיה לא השביעו את רצוננו ולכן חיפשנו דרך אחרת שהיא הדרך השנייה כפי שיפורט.</w:delText>
        </w:r>
      </w:del>
    </w:p>
    <w:p w14:paraId="74D3D61D" w14:textId="674D3F16" w:rsidR="00BD575D" w:rsidDel="001E27F4" w:rsidRDefault="00F31DDB">
      <w:pPr>
        <w:autoSpaceDE w:val="0"/>
        <w:autoSpaceDN w:val="0"/>
        <w:bidi/>
        <w:adjustRightInd w:val="0"/>
        <w:spacing w:after="240" w:line="360" w:lineRule="auto"/>
        <w:jc w:val="both"/>
        <w:rPr>
          <w:del w:id="1807" w:author="רינת אביטל" w:date="2022-05-10T10:35:00Z"/>
          <w:rFonts w:ascii="Tahoma" w:hAnsi="Tahoma" w:cs="Tahoma"/>
          <w:sz w:val="22"/>
          <w:szCs w:val="22"/>
          <w:rtl/>
        </w:rPr>
      </w:pPr>
      <w:del w:id="1808" w:author="רינת אביטל" w:date="2022-05-10T10:35:00Z">
        <w:r w:rsidDel="001E27F4">
          <w:rPr>
            <w:rFonts w:ascii="Tahoma" w:hAnsi="Tahoma" w:cs="Tahoma"/>
            <w:b/>
            <w:bCs/>
            <w:color w:val="000000"/>
            <w:sz w:val="22"/>
            <w:szCs w:val="22"/>
            <w:rtl/>
          </w:rPr>
          <w:delText xml:space="preserve">הדרך הראשונה </w:delText>
        </w:r>
        <w:r w:rsidDel="001E27F4">
          <w:rPr>
            <w:rFonts w:ascii="Tahoma" w:hAnsi="Tahoma" w:cs="Tahoma" w:hint="cs"/>
            <w:b/>
            <w:bCs/>
            <w:color w:val="000000" w:themeColor="text1"/>
            <w:sz w:val="22"/>
            <w:szCs w:val="22"/>
          </w:rPr>
          <w:delText>C</w:delText>
        </w:r>
        <w:r w:rsidDel="001E27F4">
          <w:rPr>
            <w:rFonts w:ascii="Tahoma" w:hAnsi="Tahoma" w:cs="Tahoma"/>
            <w:b/>
            <w:bCs/>
            <w:color w:val="000000" w:themeColor="text1"/>
            <w:sz w:val="22"/>
            <w:szCs w:val="22"/>
          </w:rPr>
          <w:delText>alculateGetwaysForPStart</w:delText>
        </w:r>
        <w:r w:rsidDel="001E27F4">
          <w:rPr>
            <w:rFonts w:ascii="Tahoma" w:hAnsi="Tahoma" w:cs="Tahoma"/>
            <w:b/>
            <w:bCs/>
            <w:sz w:val="22"/>
            <w:szCs w:val="22"/>
            <w:rtl/>
          </w:rPr>
          <w:delText>:</w:delText>
        </w:r>
        <w:r w:rsidDel="001E27F4">
          <w:rPr>
            <w:rFonts w:ascii="Tahoma" w:hAnsi="Tahoma" w:cs="Tahoma"/>
            <w:sz w:val="22"/>
            <w:szCs w:val="22"/>
            <w:rtl/>
          </w:rPr>
          <w:delText xml:space="preserve"> </w:delText>
        </w:r>
      </w:del>
    </w:p>
    <w:p w14:paraId="7DCA11F0" w14:textId="5C0B5DA6" w:rsidR="00BD575D" w:rsidDel="001E27F4" w:rsidRDefault="00F31DDB">
      <w:pPr>
        <w:bidi/>
        <w:spacing w:after="240" w:line="360" w:lineRule="auto"/>
        <w:jc w:val="both"/>
        <w:rPr>
          <w:del w:id="1809" w:author="רינת אביטל" w:date="2022-05-10T10:35:00Z"/>
          <w:rFonts w:ascii="Tahoma" w:hAnsi="Tahoma" w:cs="Tahoma"/>
          <w:color w:val="000000" w:themeColor="text1"/>
          <w:sz w:val="22"/>
          <w:szCs w:val="22"/>
          <w:rtl/>
        </w:rPr>
      </w:pPr>
      <w:del w:id="1810" w:author="רינת אביטל" w:date="2022-05-10T10:35:00Z">
        <w:r w:rsidDel="001E27F4">
          <w:rPr>
            <w:rFonts w:ascii="Tahoma" w:hAnsi="Tahoma" w:cs="Tahoma"/>
            <w:color w:val="000000" w:themeColor="text1"/>
            <w:sz w:val="22"/>
            <w:szCs w:val="22"/>
            <w:rtl/>
          </w:rPr>
          <w:delText xml:space="preserve">בפונקציה זו מכניסים את נקודת ההתחלה לתור, ובתוך לולאה מוציאים מהתור, אם הנקודה שהוצאה היא בתוך טווח החנות בודקים אם קיימת גישה בנקודה זו במטריצת החנות. אם כן, מוסיפים אותה לרשימת הגישות של נקודת ההתחלה ואם לא מכניסים לסוף התור את כל הנקודות במיקומים הסמוכים לה. כך כל עוד התור מלא. </w:delText>
        </w:r>
      </w:del>
    </w:p>
    <w:p w14:paraId="4C1F2AAF" w14:textId="1F7BD726" w:rsidR="00BD575D" w:rsidDel="001E27F4" w:rsidRDefault="00F31DDB">
      <w:pPr>
        <w:bidi/>
        <w:spacing w:after="240" w:line="360" w:lineRule="auto"/>
        <w:jc w:val="both"/>
        <w:rPr>
          <w:del w:id="1811" w:author="רינת אביטל" w:date="2022-05-10T10:35:00Z"/>
          <w:rFonts w:ascii="Tahoma" w:hAnsi="Tahoma" w:cs="Tahoma"/>
          <w:color w:val="000000" w:themeColor="text1"/>
          <w:sz w:val="22"/>
          <w:szCs w:val="22"/>
          <w:rtl/>
        </w:rPr>
      </w:pPr>
      <w:del w:id="1812" w:author="רינת אביטל" w:date="2022-05-10T10:35:00Z">
        <w:r w:rsidDel="001E27F4">
          <w:rPr>
            <w:rFonts w:ascii="Tahoma" w:hAnsi="Tahoma" w:cs="Tahoma"/>
            <w:color w:val="000000" w:themeColor="text1"/>
            <w:sz w:val="22"/>
            <w:szCs w:val="22"/>
            <w:rtl/>
          </w:rPr>
          <w:delText>כך זה נראה בקוד:</w:delText>
        </w:r>
      </w:del>
    </w:p>
    <w:p w14:paraId="62B55736" w14:textId="5264EC51" w:rsidR="00BD575D" w:rsidDel="001E27F4" w:rsidRDefault="00F31DDB">
      <w:pPr>
        <w:shd w:val="clear" w:color="auto" w:fill="FFC000" w:themeFill="accent4"/>
        <w:autoSpaceDE w:val="0"/>
        <w:autoSpaceDN w:val="0"/>
        <w:adjustRightInd w:val="0"/>
        <w:rPr>
          <w:del w:id="1813" w:author="רינת אביטל" w:date="2022-05-10T10:35:00Z"/>
          <w:rFonts w:ascii="Consolas" w:eastAsiaTheme="minorEastAsia" w:hAnsi="Consolas" w:cs="Consolas"/>
          <w:color w:val="000000"/>
          <w:sz w:val="19"/>
          <w:szCs w:val="19"/>
        </w:rPr>
      </w:pPr>
      <w:del w:id="1814"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private</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static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void</w:delText>
        </w:r>
        <w:r w:rsidDel="001E27F4">
          <w:rPr>
            <w:rFonts w:ascii="Consolas" w:eastAsiaTheme="minorEastAsia" w:hAnsi="Consolas" w:cs="Consolas"/>
            <w:color w:val="000000"/>
            <w:sz w:val="19"/>
            <w:szCs w:val="19"/>
          </w:rPr>
          <w:delText xml:space="preserve"> CalculateGetwaysForPStart()</w:delText>
        </w:r>
      </w:del>
    </w:p>
    <w:p w14:paraId="61DF9213" w14:textId="727C9CFD" w:rsidR="00BD575D" w:rsidDel="001E27F4" w:rsidRDefault="00F31DDB">
      <w:pPr>
        <w:shd w:val="clear" w:color="auto" w:fill="FFF2CC" w:themeFill="accent4" w:themeFillTint="33"/>
        <w:autoSpaceDE w:val="0"/>
        <w:autoSpaceDN w:val="0"/>
        <w:adjustRightInd w:val="0"/>
        <w:rPr>
          <w:del w:id="1815" w:author="רינת אביטל" w:date="2022-05-10T10:35:00Z"/>
          <w:rFonts w:ascii="Consolas" w:eastAsiaTheme="minorEastAsia" w:hAnsi="Consolas" w:cs="Consolas"/>
          <w:color w:val="000000"/>
          <w:sz w:val="19"/>
          <w:szCs w:val="19"/>
        </w:rPr>
      </w:pPr>
      <w:del w:id="1816" w:author="רינת אביטל" w:date="2022-05-10T10:35:00Z">
        <w:r w:rsidDel="001E27F4">
          <w:rPr>
            <w:rFonts w:ascii="Consolas" w:eastAsiaTheme="minorEastAsia" w:hAnsi="Consolas" w:cs="Consolas"/>
            <w:color w:val="000000"/>
            <w:sz w:val="19"/>
            <w:szCs w:val="19"/>
          </w:rPr>
          <w:delText xml:space="preserve">        {</w:delText>
        </w:r>
      </w:del>
    </w:p>
    <w:p w14:paraId="58F3CC7A" w14:textId="7288D08E" w:rsidR="00BD575D" w:rsidDel="001E27F4" w:rsidRDefault="00F31DDB">
      <w:pPr>
        <w:shd w:val="clear" w:color="auto" w:fill="FFF2CC" w:themeFill="accent4" w:themeFillTint="33"/>
        <w:autoSpaceDE w:val="0"/>
        <w:autoSpaceDN w:val="0"/>
        <w:adjustRightInd w:val="0"/>
        <w:rPr>
          <w:del w:id="1817" w:author="רינת אביטל" w:date="2022-05-10T10:35:00Z"/>
          <w:rFonts w:ascii="Consolas" w:eastAsiaTheme="minorEastAsia" w:hAnsi="Consolas" w:cs="Consolas"/>
          <w:color w:val="000000"/>
          <w:sz w:val="19"/>
          <w:szCs w:val="19"/>
        </w:rPr>
      </w:pPr>
      <w:del w:id="1818"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w:delText>
        </w:r>
        <w:r w:rsidDel="001E27F4">
          <w:rPr>
            <w:rFonts w:ascii="Consolas" w:eastAsiaTheme="minorEastAsia" w:hAnsi="Consolas"/>
            <w:color w:val="008000"/>
            <w:sz w:val="19"/>
            <w:szCs w:val="19"/>
            <w:rtl/>
          </w:rPr>
          <w:delText>מספר</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המציין</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שעברו</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במיקום</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זה</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במפת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החנות</w:delText>
        </w:r>
      </w:del>
    </w:p>
    <w:p w14:paraId="1BF83B8A" w14:textId="386A8237" w:rsidR="00BD575D" w:rsidDel="001E27F4" w:rsidRDefault="00F31DDB">
      <w:pPr>
        <w:shd w:val="clear" w:color="auto" w:fill="FFF2CC" w:themeFill="accent4" w:themeFillTint="33"/>
        <w:autoSpaceDE w:val="0"/>
        <w:autoSpaceDN w:val="0"/>
        <w:adjustRightInd w:val="0"/>
        <w:rPr>
          <w:del w:id="1819" w:author="רינת אביטל" w:date="2022-05-10T10:35:00Z"/>
          <w:rFonts w:ascii="Consolas" w:eastAsiaTheme="minorEastAsia" w:hAnsi="Consolas" w:cs="Consolas"/>
          <w:color w:val="000000"/>
          <w:sz w:val="19"/>
          <w:szCs w:val="19"/>
        </w:rPr>
      </w:pPr>
      <w:del w:id="1820"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const</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Marker = 11;</w:delText>
        </w:r>
      </w:del>
    </w:p>
    <w:p w14:paraId="1D10E118" w14:textId="51E31A42" w:rsidR="00BD575D" w:rsidDel="001E27F4" w:rsidRDefault="00F31DDB">
      <w:pPr>
        <w:shd w:val="clear" w:color="auto" w:fill="FFF2CC" w:themeFill="accent4" w:themeFillTint="33"/>
        <w:autoSpaceDE w:val="0"/>
        <w:autoSpaceDN w:val="0"/>
        <w:adjustRightInd w:val="0"/>
        <w:rPr>
          <w:del w:id="1821" w:author="רינת אביטל" w:date="2022-05-10T10:35:00Z"/>
          <w:rFonts w:ascii="Consolas" w:eastAsiaTheme="minorEastAsia" w:hAnsi="Consolas" w:cs="Consolas"/>
          <w:color w:val="000000"/>
          <w:sz w:val="19"/>
          <w:szCs w:val="19"/>
        </w:rPr>
      </w:pPr>
      <w:del w:id="1822"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mat = ComputeMat(</w:delText>
        </w:r>
        <w:r w:rsidDel="001E27F4">
          <w:rPr>
            <w:rFonts w:ascii="Consolas" w:eastAsiaTheme="minorEastAsia" w:hAnsi="Consolas" w:cs="Consolas"/>
            <w:color w:val="0000FF"/>
            <w:sz w:val="19"/>
            <w:szCs w:val="19"/>
          </w:rPr>
          <w:delText>null</w:delText>
        </w:r>
        <w:r w:rsidDel="001E27F4">
          <w:rPr>
            <w:rFonts w:ascii="Consolas" w:eastAsiaTheme="minorEastAsia" w:hAnsi="Consolas" w:cs="Consolas"/>
            <w:color w:val="000000"/>
            <w:sz w:val="19"/>
            <w:szCs w:val="19"/>
          </w:rPr>
          <w:delText>,</w:delText>
        </w:r>
        <w:r w:rsidDel="001E27F4">
          <w:rPr>
            <w:rFonts w:ascii="Consolas" w:eastAsiaTheme="minorEastAsia" w:hAnsi="Consolas" w:cs="Consolas"/>
            <w:color w:val="0000FF"/>
            <w:sz w:val="19"/>
            <w:szCs w:val="19"/>
          </w:rPr>
          <w:delText>null</w:delText>
        </w:r>
        <w:r w:rsidDel="001E27F4">
          <w:rPr>
            <w:rFonts w:ascii="Consolas" w:eastAsiaTheme="minorEastAsia" w:hAnsi="Consolas" w:cs="Consolas"/>
            <w:color w:val="000000"/>
            <w:sz w:val="19"/>
            <w:szCs w:val="19"/>
          </w:rPr>
          <w:delText>,</w:delText>
        </w:r>
        <w:r w:rsidDel="001E27F4">
          <w:rPr>
            <w:rFonts w:ascii="Consolas" w:eastAsiaTheme="minorEastAsia" w:hAnsi="Consolas" w:cs="Consolas"/>
            <w:color w:val="0000FF"/>
            <w:sz w:val="19"/>
            <w:szCs w:val="19"/>
          </w:rPr>
          <w:delText>null</w:delText>
        </w:r>
        <w:r w:rsidDel="001E27F4">
          <w:rPr>
            <w:rFonts w:ascii="Consolas" w:eastAsiaTheme="minorEastAsia" w:hAnsi="Consolas" w:cs="Consolas"/>
            <w:color w:val="000000"/>
            <w:sz w:val="19"/>
            <w:szCs w:val="19"/>
          </w:rPr>
          <w:delText>,0,0);</w:delText>
        </w:r>
      </w:del>
    </w:p>
    <w:p w14:paraId="2B9825E5" w14:textId="72C9E499" w:rsidR="00BD575D" w:rsidDel="001E27F4" w:rsidRDefault="00F31DDB">
      <w:pPr>
        <w:shd w:val="clear" w:color="auto" w:fill="FFF2CC" w:themeFill="accent4" w:themeFillTint="33"/>
        <w:autoSpaceDE w:val="0"/>
        <w:autoSpaceDN w:val="0"/>
        <w:adjustRightInd w:val="0"/>
        <w:rPr>
          <w:del w:id="1823" w:author="רינת אביטל" w:date="2022-05-10T10:35:00Z"/>
          <w:rFonts w:ascii="Consolas" w:eastAsiaTheme="minorEastAsia" w:hAnsi="Consolas" w:cs="Consolas"/>
          <w:color w:val="000000"/>
          <w:sz w:val="19"/>
          <w:szCs w:val="19"/>
        </w:rPr>
      </w:pPr>
      <w:del w:id="1824"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SecondMat = (mat.Clone())</w:delText>
        </w:r>
        <w:r w:rsidDel="001E27F4">
          <w:rPr>
            <w:rFonts w:ascii="Consolas" w:eastAsiaTheme="minorEastAsia" w:hAnsi="Consolas" w:cs="Consolas"/>
            <w:color w:val="0000FF"/>
            <w:sz w:val="19"/>
            <w:szCs w:val="19"/>
          </w:rPr>
          <w:delText>as</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w:delText>
        </w:r>
      </w:del>
    </w:p>
    <w:p w14:paraId="06F2834F" w14:textId="04A1E2FE" w:rsidR="00BD575D" w:rsidDel="001E27F4" w:rsidRDefault="00F31DDB">
      <w:pPr>
        <w:shd w:val="clear" w:color="auto" w:fill="FFF2CC" w:themeFill="accent4" w:themeFillTint="33"/>
        <w:autoSpaceDE w:val="0"/>
        <w:autoSpaceDN w:val="0"/>
        <w:adjustRightInd w:val="0"/>
        <w:rPr>
          <w:del w:id="1825" w:author="רינת אביטל" w:date="2022-05-10T10:35:00Z"/>
          <w:rFonts w:ascii="Consolas" w:eastAsiaTheme="minorEastAsia" w:hAnsi="Consolas" w:cs="Consolas"/>
          <w:color w:val="000000"/>
          <w:sz w:val="19"/>
          <w:szCs w:val="19"/>
        </w:rPr>
      </w:pPr>
      <w:del w:id="1826" w:author="רינת אביטל" w:date="2022-05-10T10:35:00Z">
        <w:r w:rsidDel="001E27F4">
          <w:rPr>
            <w:rFonts w:ascii="Consolas" w:eastAsiaTheme="minorEastAsia" w:hAnsi="Consolas" w:cs="Consolas"/>
            <w:color w:val="000000"/>
            <w:sz w:val="19"/>
            <w:szCs w:val="19"/>
          </w:rPr>
          <w:delText xml:space="preserve">            Point p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Point() { X = 4, Y = 5 };</w:delText>
        </w:r>
      </w:del>
    </w:p>
    <w:p w14:paraId="20A41B42" w14:textId="35FCBB48" w:rsidR="00BD575D" w:rsidDel="001E27F4" w:rsidRDefault="00F31DDB">
      <w:pPr>
        <w:shd w:val="clear" w:color="auto" w:fill="FFF2CC" w:themeFill="accent4" w:themeFillTint="33"/>
        <w:autoSpaceDE w:val="0"/>
        <w:autoSpaceDN w:val="0"/>
        <w:adjustRightInd w:val="0"/>
        <w:rPr>
          <w:del w:id="1827" w:author="רינת אביטל" w:date="2022-05-10T10:35:00Z"/>
          <w:rFonts w:ascii="Consolas" w:eastAsiaTheme="minorEastAsia" w:hAnsi="Consolas" w:cs="Consolas"/>
          <w:color w:val="000000"/>
          <w:sz w:val="19"/>
          <w:szCs w:val="19"/>
        </w:rPr>
      </w:pPr>
      <w:del w:id="1828" w:author="רינת אביטל" w:date="2022-05-10T10:35:00Z">
        <w:r w:rsidDel="001E27F4">
          <w:rPr>
            <w:rFonts w:ascii="Consolas" w:eastAsiaTheme="minorEastAsia" w:hAnsi="Consolas" w:cs="Consolas"/>
            <w:color w:val="000000"/>
            <w:sz w:val="19"/>
            <w:szCs w:val="19"/>
          </w:rPr>
          <w:delText xml:space="preserve">            Queue&lt;Point&gt; tor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Queue&lt;Point&gt;();</w:delText>
        </w:r>
      </w:del>
    </w:p>
    <w:p w14:paraId="52B6773C" w14:textId="730EB717" w:rsidR="00BD575D" w:rsidDel="001E27F4" w:rsidRDefault="00F31DDB">
      <w:pPr>
        <w:shd w:val="clear" w:color="auto" w:fill="FFF2CC" w:themeFill="accent4" w:themeFillTint="33"/>
        <w:autoSpaceDE w:val="0"/>
        <w:autoSpaceDN w:val="0"/>
        <w:adjustRightInd w:val="0"/>
        <w:rPr>
          <w:del w:id="1829" w:author="רינת אביטל" w:date="2022-05-10T10:35:00Z"/>
          <w:rFonts w:ascii="Consolas" w:eastAsiaTheme="minorEastAsia" w:hAnsi="Consolas" w:cs="Consolas"/>
          <w:color w:val="000000"/>
          <w:sz w:val="19"/>
          <w:szCs w:val="19"/>
        </w:rPr>
      </w:pPr>
      <w:del w:id="1830" w:author="רינת אביטל" w:date="2022-05-10T10:35:00Z">
        <w:r w:rsidDel="001E27F4">
          <w:rPr>
            <w:rFonts w:ascii="Consolas" w:eastAsiaTheme="minorEastAsia" w:hAnsi="Consolas" w:cs="Consolas"/>
            <w:color w:val="000000"/>
            <w:sz w:val="19"/>
            <w:szCs w:val="19"/>
          </w:rPr>
          <w:delText xml:space="preserve">            </w:delText>
        </w:r>
      </w:del>
    </w:p>
    <w:p w14:paraId="3D0924D8" w14:textId="1D79BB15" w:rsidR="00BD575D" w:rsidDel="001E27F4" w:rsidRDefault="00F31DDB">
      <w:pPr>
        <w:shd w:val="clear" w:color="auto" w:fill="FFF2CC" w:themeFill="accent4" w:themeFillTint="33"/>
        <w:autoSpaceDE w:val="0"/>
        <w:autoSpaceDN w:val="0"/>
        <w:adjustRightInd w:val="0"/>
        <w:rPr>
          <w:del w:id="1831" w:author="רינת אביטל" w:date="2022-05-10T10:35:00Z"/>
          <w:rFonts w:ascii="Consolas" w:eastAsiaTheme="minorEastAsia" w:hAnsi="Consolas" w:cs="Consolas"/>
          <w:color w:val="000000"/>
          <w:sz w:val="19"/>
          <w:szCs w:val="19"/>
        </w:rPr>
      </w:pPr>
      <w:del w:id="1832" w:author="רינת אביטל" w:date="2022-05-10T10:35:00Z">
        <w:r w:rsidDel="001E27F4">
          <w:rPr>
            <w:rFonts w:ascii="Consolas" w:eastAsiaTheme="minorEastAsia" w:hAnsi="Consolas" w:cs="Consolas"/>
            <w:color w:val="000000"/>
            <w:sz w:val="19"/>
            <w:szCs w:val="19"/>
          </w:rPr>
          <w:delText xml:space="preserve">            tor.Enqueue(p);</w:delText>
        </w:r>
      </w:del>
    </w:p>
    <w:p w14:paraId="22D74976" w14:textId="27A2F599" w:rsidR="00BD575D" w:rsidDel="001E27F4" w:rsidRDefault="00F31DDB">
      <w:pPr>
        <w:shd w:val="clear" w:color="auto" w:fill="FFF2CC" w:themeFill="accent4" w:themeFillTint="33"/>
        <w:autoSpaceDE w:val="0"/>
        <w:autoSpaceDN w:val="0"/>
        <w:adjustRightInd w:val="0"/>
        <w:rPr>
          <w:del w:id="1833" w:author="רינת אביטל" w:date="2022-05-10T10:35:00Z"/>
          <w:rFonts w:ascii="Consolas" w:eastAsiaTheme="minorEastAsia" w:hAnsi="Consolas" w:cs="Consolas"/>
          <w:color w:val="000000"/>
          <w:sz w:val="19"/>
          <w:szCs w:val="19"/>
        </w:rPr>
      </w:pPr>
      <w:del w:id="1834"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while</w:delText>
        </w:r>
        <w:r w:rsidDel="001E27F4">
          <w:rPr>
            <w:rFonts w:ascii="Consolas" w:eastAsiaTheme="minorEastAsia" w:hAnsi="Consolas" w:cs="Consolas"/>
            <w:color w:val="000000"/>
            <w:sz w:val="19"/>
            <w:szCs w:val="19"/>
          </w:rPr>
          <w:delText xml:space="preserve"> (tor != </w:delText>
        </w:r>
        <w:r w:rsidDel="001E27F4">
          <w:rPr>
            <w:rFonts w:ascii="Consolas" w:eastAsiaTheme="minorEastAsia" w:hAnsi="Consolas" w:cs="Consolas"/>
            <w:color w:val="0000FF"/>
            <w:sz w:val="19"/>
            <w:szCs w:val="19"/>
          </w:rPr>
          <w:delText>null</w:delText>
        </w:r>
        <w:r w:rsidDel="001E27F4">
          <w:rPr>
            <w:rFonts w:ascii="Consolas" w:eastAsiaTheme="minorEastAsia" w:hAnsi="Consolas" w:cs="Consolas"/>
            <w:color w:val="000000"/>
            <w:sz w:val="19"/>
            <w:szCs w:val="19"/>
          </w:rPr>
          <w:delText>)</w:delText>
        </w:r>
      </w:del>
    </w:p>
    <w:p w14:paraId="382A0949" w14:textId="61C44643" w:rsidR="00BD575D" w:rsidDel="001E27F4" w:rsidRDefault="00F31DDB">
      <w:pPr>
        <w:shd w:val="clear" w:color="auto" w:fill="FFF2CC" w:themeFill="accent4" w:themeFillTint="33"/>
        <w:autoSpaceDE w:val="0"/>
        <w:autoSpaceDN w:val="0"/>
        <w:adjustRightInd w:val="0"/>
        <w:rPr>
          <w:del w:id="1835" w:author="רינת אביטל" w:date="2022-05-10T10:35:00Z"/>
          <w:rFonts w:ascii="Consolas" w:eastAsiaTheme="minorEastAsia" w:hAnsi="Consolas" w:cs="Consolas"/>
          <w:color w:val="000000"/>
          <w:sz w:val="19"/>
          <w:szCs w:val="19"/>
        </w:rPr>
      </w:pPr>
      <w:del w:id="1836" w:author="רינת אביטל" w:date="2022-05-10T10:35:00Z">
        <w:r w:rsidDel="001E27F4">
          <w:rPr>
            <w:rFonts w:ascii="Consolas" w:eastAsiaTheme="minorEastAsia" w:hAnsi="Consolas" w:cs="Consolas"/>
            <w:color w:val="000000"/>
            <w:sz w:val="19"/>
            <w:szCs w:val="19"/>
          </w:rPr>
          <w:delText xml:space="preserve">            {</w:delText>
        </w:r>
      </w:del>
    </w:p>
    <w:p w14:paraId="3FB3120E" w14:textId="6B532481" w:rsidR="00BD575D" w:rsidDel="001E27F4" w:rsidRDefault="00F31DDB">
      <w:pPr>
        <w:shd w:val="clear" w:color="auto" w:fill="FFF2CC" w:themeFill="accent4" w:themeFillTint="33"/>
        <w:autoSpaceDE w:val="0"/>
        <w:autoSpaceDN w:val="0"/>
        <w:adjustRightInd w:val="0"/>
        <w:rPr>
          <w:del w:id="1837" w:author="רינת אביטל" w:date="2022-05-10T10:35:00Z"/>
          <w:rFonts w:ascii="Consolas" w:eastAsiaTheme="minorEastAsia" w:hAnsi="Consolas" w:cs="Consolas"/>
          <w:color w:val="000000"/>
          <w:sz w:val="19"/>
          <w:szCs w:val="19"/>
        </w:rPr>
      </w:pPr>
      <w:del w:id="1838"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if</w:delText>
        </w:r>
        <w:r w:rsidDel="001E27F4">
          <w:rPr>
            <w:rFonts w:ascii="Consolas" w:eastAsiaTheme="minorEastAsia" w:hAnsi="Consolas" w:cs="Consolas"/>
            <w:color w:val="000000"/>
            <w:sz w:val="19"/>
            <w:szCs w:val="19"/>
          </w:rPr>
          <w:delText xml:space="preserve"> (tor.First().X &lt; SecondMat.Length &amp;&amp; tor.First().Y &lt; SecondMat.LongLength &amp;&amp;</w:delText>
        </w:r>
      </w:del>
    </w:p>
    <w:p w14:paraId="53C88970" w14:textId="5D10658B" w:rsidR="00BD575D" w:rsidDel="001E27F4" w:rsidRDefault="00F31DDB">
      <w:pPr>
        <w:shd w:val="clear" w:color="auto" w:fill="FFF2CC" w:themeFill="accent4" w:themeFillTint="33"/>
        <w:autoSpaceDE w:val="0"/>
        <w:autoSpaceDN w:val="0"/>
        <w:adjustRightInd w:val="0"/>
        <w:rPr>
          <w:del w:id="1839" w:author="רינת אביטל" w:date="2022-05-10T10:35:00Z"/>
          <w:rFonts w:ascii="Consolas" w:eastAsiaTheme="minorEastAsia" w:hAnsi="Consolas" w:cs="Consolas"/>
          <w:color w:val="000000"/>
          <w:sz w:val="19"/>
          <w:szCs w:val="19"/>
        </w:rPr>
      </w:pPr>
      <w:del w:id="1840" w:author="רינת אביטל" w:date="2022-05-10T10:35:00Z">
        <w:r w:rsidDel="001E27F4">
          <w:rPr>
            <w:rFonts w:ascii="Consolas" w:eastAsiaTheme="minorEastAsia" w:hAnsi="Consolas" w:cs="Consolas"/>
            <w:color w:val="000000"/>
            <w:sz w:val="19"/>
            <w:szCs w:val="19"/>
          </w:rPr>
          <w:delText xml:space="preserve">                    tor.First().X &gt;= 0 &amp;&amp; tor.First().Y &gt;= 0 &amp;&amp; SecondMat[tor.First().X, tor.First().Y] &gt; 10 &amp;&amp; SecondMat[tor.First().X, tor.First().Y] != Marker)</w:delText>
        </w:r>
      </w:del>
    </w:p>
    <w:p w14:paraId="4F4D6C2C" w14:textId="7DA2D786" w:rsidR="00BD575D" w:rsidDel="001E27F4" w:rsidRDefault="00F31DDB">
      <w:pPr>
        <w:shd w:val="clear" w:color="auto" w:fill="FFF2CC" w:themeFill="accent4" w:themeFillTint="33"/>
        <w:autoSpaceDE w:val="0"/>
        <w:autoSpaceDN w:val="0"/>
        <w:adjustRightInd w:val="0"/>
        <w:rPr>
          <w:del w:id="1841" w:author="רינת אביטל" w:date="2022-05-10T10:35:00Z"/>
          <w:rFonts w:ascii="Consolas" w:eastAsiaTheme="minorEastAsia" w:hAnsi="Consolas" w:cs="Consolas"/>
          <w:color w:val="000000"/>
          <w:sz w:val="19"/>
          <w:szCs w:val="19"/>
        </w:rPr>
      </w:pPr>
      <w:del w:id="1842" w:author="רינת אביטל" w:date="2022-05-10T10:35:00Z">
        <w:r w:rsidDel="001E27F4">
          <w:rPr>
            <w:rFonts w:ascii="Consolas" w:eastAsiaTheme="minorEastAsia" w:hAnsi="Consolas" w:cs="Consolas"/>
            <w:color w:val="000000"/>
            <w:sz w:val="19"/>
            <w:szCs w:val="19"/>
          </w:rPr>
          <w:delText xml:space="preserve">                {</w:delText>
        </w:r>
      </w:del>
    </w:p>
    <w:p w14:paraId="683BAFB2" w14:textId="23D538E4" w:rsidR="00BD575D" w:rsidDel="001E27F4" w:rsidRDefault="00F31DDB">
      <w:pPr>
        <w:shd w:val="clear" w:color="auto" w:fill="FFF2CC" w:themeFill="accent4" w:themeFillTint="33"/>
        <w:autoSpaceDE w:val="0"/>
        <w:autoSpaceDN w:val="0"/>
        <w:adjustRightInd w:val="0"/>
        <w:rPr>
          <w:del w:id="1843" w:author="רינת אביטל" w:date="2022-05-10T10:35:00Z"/>
          <w:rFonts w:ascii="Consolas" w:eastAsiaTheme="minorEastAsia" w:hAnsi="Consolas" w:cs="Consolas"/>
          <w:color w:val="000000"/>
          <w:sz w:val="19"/>
          <w:szCs w:val="19"/>
        </w:rPr>
      </w:pPr>
      <w:del w:id="1844" w:author="רינת אביטל" w:date="2022-05-10T10:35:00Z">
        <w:r w:rsidDel="001E27F4">
          <w:rPr>
            <w:rFonts w:ascii="Consolas" w:eastAsiaTheme="minorEastAsia" w:hAnsi="Consolas" w:cs="Consolas"/>
            <w:color w:val="000000"/>
            <w:sz w:val="19"/>
            <w:szCs w:val="19"/>
          </w:rPr>
          <w:delText xml:space="preserve">                    p = tor.Dequeue();</w:delText>
        </w:r>
      </w:del>
    </w:p>
    <w:p w14:paraId="54D02617" w14:textId="4782E06F" w:rsidR="00BD575D" w:rsidDel="001E27F4" w:rsidRDefault="00F31DDB">
      <w:pPr>
        <w:shd w:val="clear" w:color="auto" w:fill="FFF2CC" w:themeFill="accent4" w:themeFillTint="33"/>
        <w:autoSpaceDE w:val="0"/>
        <w:autoSpaceDN w:val="0"/>
        <w:adjustRightInd w:val="0"/>
        <w:rPr>
          <w:del w:id="1845" w:author="רינת אביטל" w:date="2022-05-10T10:35:00Z"/>
          <w:rFonts w:ascii="Consolas" w:eastAsiaTheme="minorEastAsia" w:hAnsi="Consolas" w:cs="Consolas"/>
          <w:color w:val="000000"/>
          <w:sz w:val="19"/>
          <w:szCs w:val="19"/>
        </w:rPr>
      </w:pPr>
      <w:del w:id="1846" w:author="רינת אביטל" w:date="2022-05-10T10:35:00Z">
        <w:r w:rsidDel="001E27F4">
          <w:rPr>
            <w:rFonts w:ascii="Consolas" w:eastAsiaTheme="minorEastAsia" w:hAnsi="Consolas" w:cs="Consolas"/>
            <w:color w:val="000000"/>
            <w:sz w:val="19"/>
            <w:szCs w:val="19"/>
          </w:rPr>
          <w:delText xml:space="preserve">                    tor.Enqueue(</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Point(p.X, p.Y - 1));</w:delText>
        </w:r>
      </w:del>
    </w:p>
    <w:p w14:paraId="505225CF" w14:textId="0BFF14A9" w:rsidR="00BD575D" w:rsidDel="001E27F4" w:rsidRDefault="00F31DDB">
      <w:pPr>
        <w:shd w:val="clear" w:color="auto" w:fill="FFF2CC" w:themeFill="accent4" w:themeFillTint="33"/>
        <w:autoSpaceDE w:val="0"/>
        <w:autoSpaceDN w:val="0"/>
        <w:adjustRightInd w:val="0"/>
        <w:rPr>
          <w:del w:id="1847" w:author="רינת אביטל" w:date="2022-05-10T10:35:00Z"/>
          <w:rFonts w:ascii="Consolas" w:eastAsiaTheme="minorEastAsia" w:hAnsi="Consolas" w:cs="Consolas"/>
          <w:color w:val="000000"/>
          <w:sz w:val="19"/>
          <w:szCs w:val="19"/>
        </w:rPr>
      </w:pPr>
      <w:del w:id="1848" w:author="רינת אביטל" w:date="2022-05-10T10:35:00Z">
        <w:r w:rsidDel="001E27F4">
          <w:rPr>
            <w:rFonts w:ascii="Consolas" w:eastAsiaTheme="minorEastAsia" w:hAnsi="Consolas" w:cs="Consolas"/>
            <w:color w:val="000000"/>
            <w:sz w:val="19"/>
            <w:szCs w:val="19"/>
          </w:rPr>
          <w:delText xml:space="preserve">                    tor.Enqueue(</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Point(p.X, p.Y + 1));</w:delText>
        </w:r>
      </w:del>
    </w:p>
    <w:p w14:paraId="7A814DCA" w14:textId="00C84F4A" w:rsidR="00BD575D" w:rsidDel="001E27F4" w:rsidRDefault="00F31DDB">
      <w:pPr>
        <w:shd w:val="clear" w:color="auto" w:fill="FFF2CC" w:themeFill="accent4" w:themeFillTint="33"/>
        <w:autoSpaceDE w:val="0"/>
        <w:autoSpaceDN w:val="0"/>
        <w:adjustRightInd w:val="0"/>
        <w:rPr>
          <w:del w:id="1849" w:author="רינת אביטל" w:date="2022-05-10T10:35:00Z"/>
          <w:rFonts w:ascii="Consolas" w:eastAsiaTheme="minorEastAsia" w:hAnsi="Consolas" w:cs="Consolas"/>
          <w:color w:val="000000"/>
          <w:sz w:val="19"/>
          <w:szCs w:val="19"/>
        </w:rPr>
      </w:pPr>
      <w:del w:id="1850" w:author="רינת אביטל" w:date="2022-05-10T10:35:00Z">
        <w:r w:rsidDel="001E27F4">
          <w:rPr>
            <w:rFonts w:ascii="Consolas" w:eastAsiaTheme="minorEastAsia" w:hAnsi="Consolas" w:cs="Consolas"/>
            <w:color w:val="000000"/>
            <w:sz w:val="19"/>
            <w:szCs w:val="19"/>
          </w:rPr>
          <w:delText xml:space="preserve">                    tor.Enqueue(</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Point(p.X + 1, p.Y + 1));</w:delText>
        </w:r>
      </w:del>
    </w:p>
    <w:p w14:paraId="4D92252F" w14:textId="53FFDD05" w:rsidR="00BD575D" w:rsidDel="001E27F4" w:rsidRDefault="00F31DDB">
      <w:pPr>
        <w:shd w:val="clear" w:color="auto" w:fill="FFF2CC" w:themeFill="accent4" w:themeFillTint="33"/>
        <w:autoSpaceDE w:val="0"/>
        <w:autoSpaceDN w:val="0"/>
        <w:adjustRightInd w:val="0"/>
        <w:rPr>
          <w:del w:id="1851" w:author="רינת אביטל" w:date="2022-05-10T10:35:00Z"/>
          <w:rFonts w:ascii="Consolas" w:eastAsiaTheme="minorEastAsia" w:hAnsi="Consolas" w:cs="Consolas"/>
          <w:color w:val="000000"/>
          <w:sz w:val="19"/>
          <w:szCs w:val="19"/>
        </w:rPr>
      </w:pPr>
      <w:del w:id="1852" w:author="רינת אביטל" w:date="2022-05-10T10:35:00Z">
        <w:r w:rsidDel="001E27F4">
          <w:rPr>
            <w:rFonts w:ascii="Consolas" w:eastAsiaTheme="minorEastAsia" w:hAnsi="Consolas" w:cs="Consolas"/>
            <w:color w:val="000000"/>
            <w:sz w:val="19"/>
            <w:szCs w:val="19"/>
          </w:rPr>
          <w:delText xml:space="preserve">                    tor.Enqueue(</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Point(p.X - 1, p.Y + 1));</w:delText>
        </w:r>
      </w:del>
    </w:p>
    <w:p w14:paraId="7AA95E01" w14:textId="313C3103" w:rsidR="00BD575D" w:rsidDel="001E27F4" w:rsidRDefault="00F31DDB">
      <w:pPr>
        <w:shd w:val="clear" w:color="auto" w:fill="FFF2CC" w:themeFill="accent4" w:themeFillTint="33"/>
        <w:autoSpaceDE w:val="0"/>
        <w:autoSpaceDN w:val="0"/>
        <w:adjustRightInd w:val="0"/>
        <w:rPr>
          <w:del w:id="1853" w:author="רינת אביטל" w:date="2022-05-10T10:35:00Z"/>
          <w:rFonts w:ascii="Consolas" w:eastAsiaTheme="minorEastAsia" w:hAnsi="Consolas" w:cs="Consolas"/>
          <w:color w:val="000000"/>
          <w:sz w:val="19"/>
          <w:szCs w:val="19"/>
        </w:rPr>
      </w:pPr>
      <w:del w:id="1854" w:author="רינת אביטל" w:date="2022-05-10T10:35:00Z">
        <w:r w:rsidDel="001E27F4">
          <w:rPr>
            <w:rFonts w:ascii="Consolas" w:eastAsiaTheme="minorEastAsia" w:hAnsi="Consolas" w:cs="Consolas"/>
            <w:color w:val="000000"/>
            <w:sz w:val="19"/>
            <w:szCs w:val="19"/>
          </w:rPr>
          <w:delText xml:space="preserve">                    tor.Enqueue(</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Point(p.X - 1, p.Y - 1));</w:delText>
        </w:r>
      </w:del>
    </w:p>
    <w:p w14:paraId="4E8835B6" w14:textId="73760EFA" w:rsidR="00BD575D" w:rsidDel="001E27F4" w:rsidRDefault="00F31DDB">
      <w:pPr>
        <w:shd w:val="clear" w:color="auto" w:fill="FFF2CC" w:themeFill="accent4" w:themeFillTint="33"/>
        <w:autoSpaceDE w:val="0"/>
        <w:autoSpaceDN w:val="0"/>
        <w:adjustRightInd w:val="0"/>
        <w:rPr>
          <w:del w:id="1855" w:author="רינת אביטל" w:date="2022-05-10T10:35:00Z"/>
          <w:rFonts w:ascii="Consolas" w:eastAsiaTheme="minorEastAsia" w:hAnsi="Consolas" w:cs="Consolas"/>
          <w:color w:val="000000"/>
          <w:sz w:val="19"/>
          <w:szCs w:val="19"/>
        </w:rPr>
      </w:pPr>
      <w:del w:id="1856" w:author="רינת אביטל" w:date="2022-05-10T10:35:00Z">
        <w:r w:rsidDel="001E27F4">
          <w:rPr>
            <w:rFonts w:ascii="Consolas" w:eastAsiaTheme="minorEastAsia" w:hAnsi="Consolas" w:cs="Consolas"/>
            <w:color w:val="000000"/>
            <w:sz w:val="19"/>
            <w:szCs w:val="19"/>
          </w:rPr>
          <w:delText xml:space="preserve">                    tor.Enqueue(</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Point(p.X + 1, p.Y));</w:delText>
        </w:r>
      </w:del>
    </w:p>
    <w:p w14:paraId="5A816FF1" w14:textId="24FAB704" w:rsidR="00BD575D" w:rsidDel="001E27F4" w:rsidRDefault="00F31DDB">
      <w:pPr>
        <w:shd w:val="clear" w:color="auto" w:fill="FFF2CC" w:themeFill="accent4" w:themeFillTint="33"/>
        <w:autoSpaceDE w:val="0"/>
        <w:autoSpaceDN w:val="0"/>
        <w:adjustRightInd w:val="0"/>
        <w:rPr>
          <w:del w:id="1857" w:author="רינת אביטל" w:date="2022-05-10T10:35:00Z"/>
          <w:rFonts w:ascii="Consolas" w:eastAsiaTheme="minorEastAsia" w:hAnsi="Consolas" w:cs="Consolas"/>
          <w:color w:val="000000"/>
          <w:sz w:val="19"/>
          <w:szCs w:val="19"/>
        </w:rPr>
      </w:pPr>
      <w:del w:id="1858" w:author="רינת אביטל" w:date="2022-05-10T10:35:00Z">
        <w:r w:rsidDel="001E27F4">
          <w:rPr>
            <w:rFonts w:ascii="Consolas" w:eastAsiaTheme="minorEastAsia" w:hAnsi="Consolas" w:cs="Consolas"/>
            <w:color w:val="000000"/>
            <w:sz w:val="19"/>
            <w:szCs w:val="19"/>
          </w:rPr>
          <w:delText xml:space="preserve">                    tor.Enqueue(</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Point(p.X - 1, p.Y));</w:delText>
        </w:r>
      </w:del>
    </w:p>
    <w:p w14:paraId="32B04ED0" w14:textId="4708FDB7" w:rsidR="00BD575D" w:rsidDel="001E27F4" w:rsidRDefault="00F31DDB">
      <w:pPr>
        <w:shd w:val="clear" w:color="auto" w:fill="FFF2CC" w:themeFill="accent4" w:themeFillTint="33"/>
        <w:autoSpaceDE w:val="0"/>
        <w:autoSpaceDN w:val="0"/>
        <w:adjustRightInd w:val="0"/>
        <w:rPr>
          <w:del w:id="1859" w:author="רינת אביטל" w:date="2022-05-10T10:35:00Z"/>
          <w:rFonts w:ascii="Consolas" w:eastAsiaTheme="minorEastAsia" w:hAnsi="Consolas" w:cs="Consolas"/>
          <w:color w:val="000000"/>
          <w:sz w:val="19"/>
          <w:szCs w:val="19"/>
        </w:rPr>
      </w:pPr>
      <w:del w:id="1860" w:author="רינת אביטל" w:date="2022-05-10T10:35:00Z">
        <w:r w:rsidDel="001E27F4">
          <w:rPr>
            <w:rFonts w:ascii="Consolas" w:eastAsiaTheme="minorEastAsia" w:hAnsi="Consolas" w:cs="Consolas"/>
            <w:color w:val="000000"/>
            <w:sz w:val="19"/>
            <w:szCs w:val="19"/>
          </w:rPr>
          <w:delText xml:space="preserve">                    tor.Enqueue(</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Point(p.X + 1, p.Y - 1));</w:delText>
        </w:r>
      </w:del>
    </w:p>
    <w:p w14:paraId="30CC485F" w14:textId="215D52CA" w:rsidR="00BD575D" w:rsidDel="001E27F4" w:rsidRDefault="00F31DDB">
      <w:pPr>
        <w:shd w:val="clear" w:color="auto" w:fill="FFF2CC" w:themeFill="accent4" w:themeFillTint="33"/>
        <w:autoSpaceDE w:val="0"/>
        <w:autoSpaceDN w:val="0"/>
        <w:adjustRightInd w:val="0"/>
        <w:rPr>
          <w:del w:id="1861" w:author="רינת אביטל" w:date="2022-05-10T10:35:00Z"/>
          <w:rFonts w:ascii="Consolas" w:eastAsiaTheme="minorEastAsia" w:hAnsi="Consolas" w:cs="Consolas"/>
          <w:color w:val="000000"/>
          <w:sz w:val="19"/>
          <w:szCs w:val="19"/>
        </w:rPr>
      </w:pPr>
      <w:del w:id="1862" w:author="רינת אביטל" w:date="2022-05-10T10:35:00Z">
        <w:r w:rsidDel="001E27F4">
          <w:rPr>
            <w:rFonts w:ascii="Consolas" w:eastAsiaTheme="minorEastAsia" w:hAnsi="Consolas" w:cs="Consolas"/>
            <w:color w:val="000000"/>
            <w:sz w:val="19"/>
            <w:szCs w:val="19"/>
          </w:rPr>
          <w:delText xml:space="preserve">                    SecondMat[p.X, p.Y] = Marker;</w:delText>
        </w:r>
      </w:del>
    </w:p>
    <w:p w14:paraId="280130F1" w14:textId="0152F79D" w:rsidR="00BD575D" w:rsidDel="001E27F4" w:rsidRDefault="00F31DDB">
      <w:pPr>
        <w:shd w:val="clear" w:color="auto" w:fill="FFF2CC" w:themeFill="accent4" w:themeFillTint="33"/>
        <w:autoSpaceDE w:val="0"/>
        <w:autoSpaceDN w:val="0"/>
        <w:adjustRightInd w:val="0"/>
        <w:rPr>
          <w:del w:id="1863" w:author="רינת אביטל" w:date="2022-05-10T10:35:00Z"/>
          <w:rFonts w:ascii="Consolas" w:eastAsiaTheme="minorEastAsia" w:hAnsi="Consolas" w:cs="Consolas"/>
          <w:color w:val="000000"/>
          <w:sz w:val="19"/>
          <w:szCs w:val="19"/>
        </w:rPr>
      </w:pPr>
      <w:del w:id="1864"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//if p is a gateaway- enter it to the result array</w:delText>
        </w:r>
      </w:del>
    </w:p>
    <w:p w14:paraId="50BF4B84" w14:textId="69A6E84E" w:rsidR="00BD575D" w:rsidDel="001E27F4" w:rsidRDefault="00F31DDB">
      <w:pPr>
        <w:shd w:val="clear" w:color="auto" w:fill="FFF2CC" w:themeFill="accent4" w:themeFillTint="33"/>
        <w:autoSpaceDE w:val="0"/>
        <w:autoSpaceDN w:val="0"/>
        <w:adjustRightInd w:val="0"/>
        <w:rPr>
          <w:del w:id="1865" w:author="רינת אביטל" w:date="2022-05-10T10:35:00Z"/>
          <w:rFonts w:ascii="Consolas" w:eastAsiaTheme="minorEastAsia" w:hAnsi="Consolas" w:cs="Consolas"/>
          <w:color w:val="000000"/>
          <w:sz w:val="19"/>
          <w:szCs w:val="19"/>
        </w:rPr>
      </w:pPr>
      <w:del w:id="1866" w:author="רינת אביטל" w:date="2022-05-10T10:35:00Z">
        <w:r w:rsidDel="001E27F4">
          <w:rPr>
            <w:rFonts w:ascii="Consolas" w:eastAsiaTheme="minorEastAsia" w:hAnsi="Consolas" w:cs="Consolas"/>
            <w:color w:val="000000"/>
            <w:sz w:val="19"/>
            <w:szCs w:val="19"/>
          </w:rPr>
          <w:delText xml:space="preserve">                }</w:delText>
        </w:r>
      </w:del>
    </w:p>
    <w:p w14:paraId="55C0E91C" w14:textId="2063DFCF" w:rsidR="00BD575D" w:rsidDel="001E27F4" w:rsidRDefault="00F31DDB">
      <w:pPr>
        <w:shd w:val="clear" w:color="auto" w:fill="FFF2CC" w:themeFill="accent4" w:themeFillTint="33"/>
        <w:autoSpaceDE w:val="0"/>
        <w:autoSpaceDN w:val="0"/>
        <w:adjustRightInd w:val="0"/>
        <w:rPr>
          <w:del w:id="1867" w:author="רינת אביטל" w:date="2022-05-10T10:35:00Z"/>
          <w:rFonts w:ascii="Consolas" w:eastAsiaTheme="minorEastAsia" w:hAnsi="Consolas" w:cs="Consolas"/>
          <w:color w:val="000000"/>
          <w:sz w:val="19"/>
          <w:szCs w:val="19"/>
        </w:rPr>
      </w:pPr>
      <w:del w:id="1868"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else</w:delText>
        </w:r>
        <w:r w:rsidDel="001E27F4">
          <w:rPr>
            <w:rFonts w:ascii="Consolas" w:eastAsiaTheme="minorEastAsia" w:hAnsi="Consolas" w:cs="Consolas"/>
            <w:color w:val="000000"/>
            <w:sz w:val="19"/>
            <w:szCs w:val="19"/>
          </w:rPr>
          <w:delText xml:space="preserve"> tor.Dequeue();</w:delText>
        </w:r>
      </w:del>
    </w:p>
    <w:p w14:paraId="64BBAF10" w14:textId="05AD07C3" w:rsidR="00BD575D" w:rsidDel="001E27F4" w:rsidRDefault="00F31DDB">
      <w:pPr>
        <w:shd w:val="clear" w:color="auto" w:fill="FFF2CC" w:themeFill="accent4" w:themeFillTint="33"/>
        <w:autoSpaceDE w:val="0"/>
        <w:autoSpaceDN w:val="0"/>
        <w:adjustRightInd w:val="0"/>
        <w:rPr>
          <w:del w:id="1869" w:author="רינת אביטל" w:date="2022-05-10T10:35:00Z"/>
          <w:rFonts w:ascii="Consolas" w:eastAsiaTheme="minorEastAsia" w:hAnsi="Consolas" w:cs="Consolas"/>
          <w:color w:val="000000"/>
          <w:sz w:val="19"/>
          <w:szCs w:val="19"/>
        </w:rPr>
      </w:pPr>
      <w:del w:id="1870" w:author="רינת אביטל" w:date="2022-05-10T10:35:00Z">
        <w:r w:rsidDel="001E27F4">
          <w:rPr>
            <w:rFonts w:ascii="Consolas" w:eastAsiaTheme="minorEastAsia" w:hAnsi="Consolas" w:cs="Consolas"/>
            <w:color w:val="000000"/>
            <w:sz w:val="19"/>
            <w:szCs w:val="19"/>
          </w:rPr>
          <w:delText xml:space="preserve">            }</w:delText>
        </w:r>
      </w:del>
    </w:p>
    <w:p w14:paraId="0F37D521" w14:textId="1C338930" w:rsidR="00BD575D" w:rsidDel="001E27F4" w:rsidRDefault="00F31DDB">
      <w:pPr>
        <w:shd w:val="clear" w:color="auto" w:fill="FFF2CC" w:themeFill="accent4" w:themeFillTint="33"/>
        <w:bidi/>
        <w:spacing w:after="240" w:line="360" w:lineRule="auto"/>
        <w:jc w:val="right"/>
        <w:rPr>
          <w:del w:id="1871" w:author="רינת אביטל" w:date="2022-05-10T10:35:00Z"/>
          <w:rFonts w:ascii="Tahoma" w:hAnsi="Tahoma" w:cs="Tahoma"/>
          <w:color w:val="000000" w:themeColor="text1"/>
          <w:sz w:val="22"/>
          <w:szCs w:val="22"/>
          <w:rtl/>
        </w:rPr>
      </w:pPr>
      <w:del w:id="1872" w:author="רינת אביטל" w:date="2022-05-10T10:35:00Z">
        <w:r w:rsidDel="001E27F4">
          <w:rPr>
            <w:rFonts w:ascii="Consolas" w:eastAsiaTheme="minorEastAsia" w:hAnsi="Consolas" w:cs="Consolas"/>
            <w:color w:val="000000"/>
            <w:sz w:val="19"/>
            <w:szCs w:val="19"/>
          </w:rPr>
          <w:delText xml:space="preserve">         }</w:delText>
        </w:r>
      </w:del>
    </w:p>
    <w:p w14:paraId="6BF7FE12" w14:textId="65DC4187" w:rsidR="00BD575D" w:rsidDel="001E27F4" w:rsidRDefault="00F31DDB">
      <w:pPr>
        <w:bidi/>
        <w:spacing w:after="240" w:line="360" w:lineRule="auto"/>
        <w:jc w:val="both"/>
        <w:rPr>
          <w:del w:id="1873" w:author="רינת אביטל" w:date="2022-05-10T10:35:00Z"/>
          <w:rFonts w:ascii="Tahoma" w:hAnsi="Tahoma" w:cs="Tahoma"/>
          <w:color w:val="000000" w:themeColor="text1"/>
          <w:sz w:val="22"/>
          <w:szCs w:val="22"/>
          <w:rtl/>
        </w:rPr>
      </w:pPr>
      <w:del w:id="1874" w:author="רינת אביטל" w:date="2022-05-10T10:35:00Z">
        <w:r w:rsidDel="001E27F4">
          <w:rPr>
            <w:rFonts w:ascii="Tahoma" w:hAnsi="Tahoma" w:cs="Tahoma"/>
            <w:color w:val="000000" w:themeColor="text1"/>
            <w:sz w:val="22"/>
            <w:szCs w:val="22"/>
            <w:rtl/>
          </w:rPr>
          <w:delText>לכאורה נראה שהכל טוב ויפה, אולם קיימת בעיה אחת – סריקה זו עלולה להגיע לסיבוכיות גבוהה ולכלול אף את כל החנות. לולאת הפונקציה מתבצעת כל עוד התור מלא ואין דרך לרוקן את התור מנקודות מיותרות שכבר נמצאה הגישה בכיוונן. באיטרציה הבאה יוכנסו הנקודות הסמוכות לנקודות אלו, ואח"כ הסמוכות להן, כך עד גלישה משטח החנות, כאשר בשלב זה תופסק ההכנסה. כלומר, הפונקציה אמנם לא תיפול וכן תצליח לבצע משימתה בצורה מדויקת, אך הדרך ארוכה ולא משתלמת. קל יותר לבצע המרת נתוני החנות למטריצה ולחשב בדרך השנייה.</w:delText>
        </w:r>
      </w:del>
    </w:p>
    <w:p w14:paraId="23DAE364" w14:textId="5220B8D9" w:rsidR="00BD575D" w:rsidDel="001E27F4" w:rsidRDefault="00F31DDB">
      <w:pPr>
        <w:bidi/>
        <w:spacing w:after="240" w:line="360" w:lineRule="auto"/>
        <w:jc w:val="both"/>
        <w:rPr>
          <w:del w:id="1875" w:author="רינת אביטל" w:date="2022-05-10T10:35:00Z"/>
          <w:rFonts w:ascii="Tahoma" w:hAnsi="Tahoma" w:cs="Tahoma"/>
          <w:color w:val="000000" w:themeColor="text1"/>
          <w:sz w:val="22"/>
          <w:szCs w:val="22"/>
          <w:rtl/>
        </w:rPr>
      </w:pPr>
      <w:del w:id="1876" w:author="רינת אביטל" w:date="2022-05-10T10:35:00Z">
        <w:r w:rsidDel="001E27F4">
          <w:rPr>
            <w:rFonts w:ascii="Tahoma" w:hAnsi="Tahoma" w:cs="Tahoma"/>
            <w:b/>
            <w:bCs/>
            <w:color w:val="000000" w:themeColor="text1"/>
            <w:sz w:val="22"/>
            <w:szCs w:val="22"/>
            <w:rtl/>
          </w:rPr>
          <w:delText>הדרך השנייה</w:delText>
        </w:r>
        <w:r w:rsidDel="001E27F4">
          <w:rPr>
            <w:rFonts w:ascii="Tahoma" w:hAnsi="Tahoma" w:cs="Tahoma"/>
            <w:color w:val="000000" w:themeColor="text1"/>
            <w:sz w:val="22"/>
            <w:szCs w:val="22"/>
            <w:rtl/>
          </w:rPr>
          <w:delText xml:space="preserve"> </w:delText>
        </w:r>
        <w:r w:rsidDel="001E27F4">
          <w:rPr>
            <w:rFonts w:ascii="Tahoma" w:hAnsi="Tahoma" w:cs="Tahoma"/>
            <w:b/>
            <w:bCs/>
            <w:color w:val="000000"/>
            <w:sz w:val="22"/>
            <w:szCs w:val="22"/>
          </w:rPr>
          <w:delText>GetStartGetaway</w:delText>
        </w:r>
        <w:r w:rsidDel="001E27F4">
          <w:rPr>
            <w:rFonts w:ascii="Tahoma" w:hAnsi="Tahoma" w:cs="Tahoma"/>
            <w:color w:val="000000" w:themeColor="text1"/>
            <w:sz w:val="22"/>
            <w:szCs w:val="22"/>
            <w:rtl/>
          </w:rPr>
          <w:delText xml:space="preserve">: </w:delText>
        </w:r>
      </w:del>
    </w:p>
    <w:p w14:paraId="1F5227B5" w14:textId="1A72AB29" w:rsidR="00BD575D" w:rsidDel="001E27F4" w:rsidRDefault="00F31DDB">
      <w:pPr>
        <w:autoSpaceDE w:val="0"/>
        <w:autoSpaceDN w:val="0"/>
        <w:bidi/>
        <w:adjustRightInd w:val="0"/>
        <w:spacing w:after="240" w:line="360" w:lineRule="auto"/>
        <w:jc w:val="both"/>
        <w:rPr>
          <w:del w:id="1877" w:author="רינת אביטל" w:date="2022-05-10T10:35:00Z"/>
          <w:rFonts w:ascii="Tahoma" w:hAnsi="Tahoma" w:cs="Tahoma"/>
          <w:sz w:val="22"/>
          <w:szCs w:val="22"/>
          <w:rtl/>
        </w:rPr>
      </w:pPr>
      <w:del w:id="1878" w:author="רינת אביטל" w:date="2022-05-10T10:35:00Z">
        <w:r w:rsidDel="001E27F4">
          <w:rPr>
            <w:rFonts w:ascii="Tahoma" w:hAnsi="Tahoma" w:cs="Tahoma"/>
            <w:sz w:val="22"/>
            <w:szCs w:val="22"/>
            <w:rtl/>
          </w:rPr>
          <w:delText xml:space="preserve">פונקציה זו מתקדמת במטריצת החנות לכל הכיוונים עד אשר מוצאת </w:delText>
        </w:r>
        <w:r w:rsidDel="001E27F4">
          <w:rPr>
            <w:rFonts w:ascii="Tahoma" w:hAnsi="Tahoma" w:cs="Tahoma" w:hint="cs"/>
            <w:sz w:val="22"/>
            <w:szCs w:val="22"/>
            <w:rtl/>
          </w:rPr>
          <w:delText>נקודת גישה</w:delText>
        </w:r>
        <w:r w:rsidDel="001E27F4">
          <w:rPr>
            <w:rFonts w:ascii="Tahoma" w:hAnsi="Tahoma" w:cs="Tahoma"/>
            <w:sz w:val="22"/>
            <w:szCs w:val="22"/>
            <w:rtl/>
          </w:rPr>
          <w:delText xml:space="preserve"> או סטנד, אותם מוסיפה </w:delText>
        </w:r>
        <w:r w:rsidDel="001E27F4">
          <w:rPr>
            <w:rFonts w:ascii="Tahoma" w:hAnsi="Tahoma" w:cs="Tahoma" w:hint="cs"/>
            <w:sz w:val="22"/>
            <w:szCs w:val="22"/>
            <w:rtl/>
          </w:rPr>
          <w:delText>לרשימה אשר כל תא בה מכיל קוד וסוג. כך נמצא את</w:delText>
        </w:r>
        <w:r w:rsidDel="001E27F4">
          <w:rPr>
            <w:rFonts w:ascii="Tahoma" w:hAnsi="Tahoma" w:cs="Tahoma"/>
            <w:sz w:val="22"/>
            <w:szCs w:val="22"/>
            <w:rtl/>
          </w:rPr>
          <w:delText xml:space="preserve"> </w:delText>
        </w:r>
        <w:r w:rsidDel="001E27F4">
          <w:rPr>
            <w:rFonts w:ascii="Tahoma" w:hAnsi="Tahoma" w:cs="Tahoma" w:hint="cs"/>
            <w:sz w:val="22"/>
            <w:szCs w:val="22"/>
            <w:rtl/>
          </w:rPr>
          <w:delText>נקודות הגישה</w:delText>
        </w:r>
        <w:r w:rsidDel="001E27F4">
          <w:rPr>
            <w:rFonts w:ascii="Tahoma" w:hAnsi="Tahoma" w:cs="Tahoma"/>
            <w:sz w:val="22"/>
            <w:szCs w:val="22"/>
            <w:rtl/>
          </w:rPr>
          <w:delText xml:space="preserve"> של נקודת ה</w:delText>
        </w:r>
        <w:r w:rsidDel="001E27F4">
          <w:rPr>
            <w:rFonts w:ascii="Tahoma" w:hAnsi="Tahoma" w:cs="Tahoma" w:hint="cs"/>
            <w:sz w:val="22"/>
            <w:szCs w:val="22"/>
            <w:rtl/>
          </w:rPr>
          <w:delText>ה</w:delText>
        </w:r>
        <w:r w:rsidDel="001E27F4">
          <w:rPr>
            <w:rFonts w:ascii="Tahoma" w:hAnsi="Tahoma" w:cs="Tahoma"/>
            <w:sz w:val="22"/>
            <w:szCs w:val="22"/>
            <w:rtl/>
          </w:rPr>
          <w:delText>תחלה.</w:delText>
        </w:r>
      </w:del>
    </w:p>
    <w:p w14:paraId="2DC9FCF5" w14:textId="453620CE" w:rsidR="00BD575D" w:rsidDel="001E27F4" w:rsidRDefault="00F31DDB">
      <w:pPr>
        <w:autoSpaceDE w:val="0"/>
        <w:autoSpaceDN w:val="0"/>
        <w:bidi/>
        <w:adjustRightInd w:val="0"/>
        <w:spacing w:after="240" w:line="360" w:lineRule="auto"/>
        <w:jc w:val="both"/>
        <w:rPr>
          <w:del w:id="1879" w:author="רינת אביטל" w:date="2022-05-10T10:35:00Z"/>
          <w:rFonts w:ascii="Tahoma" w:hAnsi="Tahoma" w:cs="Tahoma"/>
          <w:color w:val="000000"/>
          <w:sz w:val="22"/>
          <w:szCs w:val="22"/>
          <w:rtl/>
        </w:rPr>
      </w:pPr>
      <w:del w:id="1880" w:author="רינת אביטל" w:date="2022-05-10T10:35:00Z">
        <w:r w:rsidDel="001E27F4">
          <w:rPr>
            <w:rFonts w:ascii="Tahoma" w:hAnsi="Tahoma" w:cs="Tahoma" w:hint="cs"/>
            <w:sz w:val="22"/>
            <w:szCs w:val="22"/>
            <w:rtl/>
          </w:rPr>
          <w:delText>הוספת הסטנדים שנפגשים איתם באה</w:delText>
        </w:r>
        <w:r w:rsidDel="001E27F4">
          <w:rPr>
            <w:rFonts w:ascii="Tahoma" w:hAnsi="Tahoma" w:cs="Tahoma"/>
            <w:sz w:val="22"/>
            <w:szCs w:val="22"/>
            <w:rtl/>
          </w:rPr>
          <w:delText xml:space="preserve"> לפתור את הבעיה שעלולה להיווצר במקרים מסוימים של מבנה חנות פחות סטנדרטי כשיש "מבואות" או טורים היוצרים מרחב סגור, </w:delText>
        </w:r>
        <w:r w:rsidDel="001E27F4">
          <w:rPr>
            <w:rFonts w:ascii="Tahoma" w:hAnsi="Tahoma" w:cs="Tahoma" w:hint="cs"/>
            <w:sz w:val="22"/>
            <w:szCs w:val="22"/>
            <w:rtl/>
          </w:rPr>
          <w:delText>וגם אם נחפש בארבעת הכיוונים לא נמצא את הפתח, כי אין פתח מול הנקודה. במקרה כזה, נשתמש בנקודות הגישה של</w:delText>
        </w:r>
        <w:r w:rsidDel="001E27F4">
          <w:rPr>
            <w:rFonts w:ascii="Tahoma" w:hAnsi="Tahoma" w:cs="Tahoma"/>
            <w:sz w:val="22"/>
            <w:szCs w:val="22"/>
            <w:rtl/>
          </w:rPr>
          <w:delText xml:space="preserve"> הסטנד.</w:delText>
        </w:r>
        <w:r w:rsidDel="001E27F4">
          <w:rPr>
            <w:rFonts w:ascii="Tahoma" w:hAnsi="Tahoma" w:cs="Tahoma"/>
            <w:color w:val="000000"/>
            <w:sz w:val="22"/>
            <w:szCs w:val="22"/>
          </w:rPr>
          <w:delText xml:space="preserve">         </w:delText>
        </w:r>
      </w:del>
    </w:p>
    <w:p w14:paraId="38FA114E" w14:textId="6A752360" w:rsidR="00BD575D" w:rsidDel="001E27F4" w:rsidRDefault="00F31DDB">
      <w:pPr>
        <w:autoSpaceDE w:val="0"/>
        <w:autoSpaceDN w:val="0"/>
        <w:bidi/>
        <w:adjustRightInd w:val="0"/>
        <w:spacing w:after="240" w:line="360" w:lineRule="auto"/>
        <w:jc w:val="both"/>
        <w:rPr>
          <w:del w:id="1881" w:author="רינת אביטל" w:date="2022-05-10T10:35:00Z"/>
          <w:rFonts w:ascii="Tahoma" w:hAnsi="Tahoma" w:cs="Tahoma"/>
          <w:sz w:val="22"/>
          <w:szCs w:val="22"/>
          <w:rtl/>
        </w:rPr>
      </w:pPr>
      <w:del w:id="1882" w:author="רינת אביטל" w:date="2022-05-10T10:35:00Z">
        <w:r w:rsidDel="001E27F4">
          <w:rPr>
            <w:rFonts w:ascii="Tahoma" w:hAnsi="Tahoma" w:cs="Tahoma"/>
            <w:color w:val="000000"/>
            <w:sz w:val="22"/>
            <w:szCs w:val="22"/>
            <w:rtl/>
          </w:rPr>
          <w:delText>החיפוש נעשה באופן ממוקד: סריקה לכל כיון, ובעת שמוצאים גישה או סטנד -מסתיימת הסריקה לכיוון ההוא.</w:delText>
        </w:r>
      </w:del>
    </w:p>
    <w:p w14:paraId="6C76B00E" w14:textId="7994819A" w:rsidR="00BD575D" w:rsidDel="001E27F4" w:rsidRDefault="00F31DDB">
      <w:pPr>
        <w:autoSpaceDE w:val="0"/>
        <w:autoSpaceDN w:val="0"/>
        <w:bidi/>
        <w:adjustRightInd w:val="0"/>
        <w:spacing w:after="240" w:line="360" w:lineRule="auto"/>
        <w:jc w:val="both"/>
        <w:rPr>
          <w:del w:id="1883" w:author="רינת אביטל" w:date="2022-05-10T10:35:00Z"/>
          <w:rFonts w:ascii="Tahoma" w:hAnsi="Tahoma" w:cs="Tahoma"/>
          <w:sz w:val="22"/>
          <w:szCs w:val="22"/>
          <w:rtl/>
        </w:rPr>
      </w:pPr>
      <w:del w:id="1884" w:author="רינת אביטל" w:date="2022-05-10T10:35:00Z">
        <w:r w:rsidDel="001E27F4">
          <w:rPr>
            <w:rFonts w:ascii="Tahoma" w:hAnsi="Tahoma" w:cs="Tahoma" w:hint="cs"/>
            <w:sz w:val="22"/>
            <w:szCs w:val="22"/>
            <w:rtl/>
          </w:rPr>
          <w:delText xml:space="preserve">הפונקציה </w:delText>
        </w:r>
        <w:r w:rsidDel="001E27F4">
          <w:rPr>
            <w:rFonts w:ascii="Tahoma" w:hAnsi="Tahoma" w:cs="Tahoma"/>
            <w:sz w:val="22"/>
            <w:szCs w:val="22"/>
          </w:rPr>
          <w:delText>StartPointManagment</w:delText>
        </w:r>
        <w:r w:rsidDel="001E27F4">
          <w:rPr>
            <w:rFonts w:ascii="Tahoma" w:hAnsi="Tahoma" w:cs="Tahoma" w:hint="cs"/>
            <w:sz w:val="22"/>
            <w:szCs w:val="22"/>
            <w:rtl/>
          </w:rPr>
          <w:delText xml:space="preserve"> מפענחת את הקודים שהתקבלו ומחזירה רשימת נקודות גישה.</w:delText>
        </w:r>
      </w:del>
    </w:p>
    <w:p w14:paraId="204CF74F" w14:textId="0E47FBDA" w:rsidR="00BD575D" w:rsidDel="001E27F4" w:rsidRDefault="00F31DDB">
      <w:pPr>
        <w:shd w:val="clear" w:color="auto" w:fill="FFC000" w:themeFill="accent4"/>
        <w:autoSpaceDE w:val="0"/>
        <w:autoSpaceDN w:val="0"/>
        <w:adjustRightInd w:val="0"/>
        <w:rPr>
          <w:del w:id="1885" w:author="רינת אביטל" w:date="2022-05-10T10:35:00Z"/>
          <w:rFonts w:ascii="Consolas" w:eastAsiaTheme="minorEastAsia" w:hAnsi="Consolas" w:cs="Consolas"/>
          <w:color w:val="000000"/>
          <w:sz w:val="19"/>
          <w:szCs w:val="19"/>
        </w:rPr>
      </w:pPr>
      <w:del w:id="1886" w:author="רינת אביטל" w:date="2022-05-10T10:35:00Z">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static</w:delText>
        </w:r>
        <w:r w:rsidDel="001E27F4">
          <w:rPr>
            <w:rFonts w:ascii="Consolas" w:eastAsiaTheme="minorEastAsia" w:hAnsi="Consolas" w:cs="Consolas"/>
            <w:color w:val="000000"/>
            <w:sz w:val="19"/>
            <w:szCs w:val="19"/>
          </w:rPr>
          <w:delText xml:space="preserve"> List&lt;GetawayProcI_Result&gt; StartPointManagment(Point pStart,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matShop, List&lt;GetawayProcI_Result&gt; getaways)</w:delText>
        </w:r>
      </w:del>
    </w:p>
    <w:p w14:paraId="43B84CAB" w14:textId="32E00442" w:rsidR="00BD575D" w:rsidDel="001E27F4" w:rsidRDefault="00F31DDB">
      <w:pPr>
        <w:shd w:val="clear" w:color="auto" w:fill="FFF2CC" w:themeFill="accent4" w:themeFillTint="33"/>
        <w:autoSpaceDE w:val="0"/>
        <w:autoSpaceDN w:val="0"/>
        <w:adjustRightInd w:val="0"/>
        <w:rPr>
          <w:del w:id="1887" w:author="רינת אביטל" w:date="2022-05-10T10:35:00Z"/>
          <w:rFonts w:ascii="Consolas" w:eastAsiaTheme="minorEastAsia" w:hAnsi="Consolas" w:cs="Consolas"/>
          <w:color w:val="000000"/>
          <w:sz w:val="19"/>
          <w:szCs w:val="19"/>
        </w:rPr>
      </w:pPr>
      <w:del w:id="1888" w:author="רינת אביטל" w:date="2022-05-10T10:35:00Z">
        <w:r w:rsidDel="001E27F4">
          <w:rPr>
            <w:rFonts w:ascii="Consolas" w:eastAsiaTheme="minorEastAsia" w:hAnsi="Consolas" w:cs="Consolas"/>
            <w:color w:val="000000"/>
            <w:sz w:val="19"/>
            <w:szCs w:val="19"/>
          </w:rPr>
          <w:delText>{</w:delText>
        </w:r>
        <w:r w:rsidDel="001E27F4">
          <w:rPr>
            <w:rFonts w:ascii="Consolas" w:eastAsiaTheme="minorEastAsia" w:hAnsi="Consolas" w:cs="Consolas"/>
            <w:color w:val="008000"/>
            <w:sz w:val="19"/>
            <w:szCs w:val="19"/>
          </w:rPr>
          <w:delText>//</w:delText>
        </w:r>
        <w:r w:rsidDel="001E27F4">
          <w:rPr>
            <w:rFonts w:ascii="Consolas" w:eastAsiaTheme="minorEastAsia" w:hAnsi="Consolas"/>
            <w:color w:val="008000"/>
            <w:sz w:val="19"/>
            <w:szCs w:val="19"/>
            <w:rtl/>
          </w:rPr>
          <w:delText>נקודת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התחלת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הקניה</w:delText>
        </w:r>
      </w:del>
    </w:p>
    <w:p w14:paraId="10621417" w14:textId="4D2DC17E" w:rsidR="00BD575D" w:rsidDel="001E27F4" w:rsidRDefault="00F31DDB">
      <w:pPr>
        <w:shd w:val="clear" w:color="auto" w:fill="FFF2CC" w:themeFill="accent4" w:themeFillTint="33"/>
        <w:autoSpaceDE w:val="0"/>
        <w:autoSpaceDN w:val="0"/>
        <w:adjustRightInd w:val="0"/>
        <w:rPr>
          <w:del w:id="1889" w:author="רינת אביטל" w:date="2022-05-10T10:35:00Z"/>
          <w:rFonts w:ascii="Consolas" w:eastAsiaTheme="minorEastAsia" w:hAnsi="Consolas" w:cs="Consolas"/>
          <w:color w:val="000000"/>
          <w:sz w:val="19"/>
          <w:szCs w:val="19"/>
        </w:rPr>
      </w:pPr>
      <w:del w:id="1890" w:author="רינת אביטל" w:date="2022-05-10T10:35:00Z">
        <w:r w:rsidDel="001E27F4">
          <w:rPr>
            <w:rFonts w:ascii="Consolas" w:eastAsiaTheme="minorEastAsia" w:hAnsi="Consolas" w:cs="Consolas"/>
            <w:color w:val="000000"/>
            <w:sz w:val="19"/>
            <w:szCs w:val="19"/>
          </w:rPr>
          <w:delText>List&lt;</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[]&gt; listAns= GetStartGetaway(matShop, pStart, matShop.Length, matShop[0].Length);         </w:delText>
        </w:r>
      </w:del>
    </w:p>
    <w:p w14:paraId="1DA97346" w14:textId="6B1BC1CC" w:rsidR="00BD575D" w:rsidDel="001E27F4" w:rsidRDefault="00F31DDB">
      <w:pPr>
        <w:shd w:val="clear" w:color="auto" w:fill="FFF2CC" w:themeFill="accent4" w:themeFillTint="33"/>
        <w:autoSpaceDE w:val="0"/>
        <w:autoSpaceDN w:val="0"/>
        <w:adjustRightInd w:val="0"/>
        <w:rPr>
          <w:del w:id="1891" w:author="רינת אביטל" w:date="2022-05-10T10:35:00Z"/>
          <w:rFonts w:ascii="Consolas" w:eastAsiaTheme="minorEastAsia" w:hAnsi="Consolas" w:cs="Consolas"/>
          <w:color w:val="000000"/>
          <w:sz w:val="19"/>
          <w:szCs w:val="19"/>
        </w:rPr>
      </w:pPr>
      <w:del w:id="1892" w:author="רינת אביטל" w:date="2022-05-10T10:35:00Z">
        <w:r w:rsidDel="001E27F4">
          <w:rPr>
            <w:rFonts w:ascii="Consolas" w:eastAsiaTheme="minorEastAsia" w:hAnsi="Consolas" w:cs="Consolas"/>
            <w:color w:val="000000"/>
            <w:sz w:val="19"/>
            <w:szCs w:val="19"/>
          </w:rPr>
          <w:delText xml:space="preserve">List&lt;GetawayProcI_Result&gt; l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List&lt;GetawayProcI_Result&gt;();</w:delText>
        </w:r>
      </w:del>
    </w:p>
    <w:p w14:paraId="08B811C2" w14:textId="210C3DC7" w:rsidR="00BD575D" w:rsidDel="001E27F4" w:rsidRDefault="00F31DDB">
      <w:pPr>
        <w:shd w:val="clear" w:color="auto" w:fill="FFF2CC" w:themeFill="accent4" w:themeFillTint="33"/>
        <w:autoSpaceDE w:val="0"/>
        <w:autoSpaceDN w:val="0"/>
        <w:adjustRightInd w:val="0"/>
        <w:rPr>
          <w:del w:id="1893" w:author="רינת אביטל" w:date="2022-05-10T10:35:00Z"/>
          <w:rFonts w:ascii="Consolas" w:eastAsiaTheme="minorEastAsia" w:hAnsi="Consolas" w:cs="Consolas"/>
          <w:color w:val="000000"/>
          <w:sz w:val="19"/>
          <w:szCs w:val="19"/>
        </w:rPr>
      </w:pPr>
      <w:del w:id="1894" w:author="רינת אביטל" w:date="2022-05-10T10:35:00Z">
        <w:r w:rsidDel="001E27F4">
          <w:rPr>
            <w:rFonts w:ascii="Consolas" w:eastAsiaTheme="minorEastAsia" w:hAnsi="Consolas" w:cs="Consolas"/>
            <w:color w:val="000000"/>
            <w:sz w:val="19"/>
            <w:szCs w:val="19"/>
          </w:rPr>
          <w:delText xml:space="preserve">List&lt;Stand&gt; stands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List&lt;Stand&gt;();</w:delText>
        </w:r>
      </w:del>
    </w:p>
    <w:p w14:paraId="188E0457" w14:textId="4CB9B6CB" w:rsidR="00BD575D" w:rsidDel="001E27F4" w:rsidRDefault="00F31DDB">
      <w:pPr>
        <w:shd w:val="clear" w:color="auto" w:fill="FFF2CC" w:themeFill="accent4" w:themeFillTint="33"/>
        <w:autoSpaceDE w:val="0"/>
        <w:autoSpaceDN w:val="0"/>
        <w:adjustRightInd w:val="0"/>
        <w:rPr>
          <w:del w:id="1895" w:author="רינת אביטל" w:date="2022-05-10T10:35:00Z"/>
          <w:rFonts w:ascii="Consolas" w:eastAsiaTheme="minorEastAsia" w:hAnsi="Consolas" w:cs="Consolas"/>
          <w:color w:val="000000"/>
          <w:sz w:val="19"/>
          <w:szCs w:val="19"/>
        </w:rPr>
      </w:pPr>
      <w:del w:id="1896" w:author="רינת אביטל" w:date="2022-05-10T10:35:00Z">
        <w:r w:rsidDel="001E27F4">
          <w:rPr>
            <w:rFonts w:ascii="Consolas" w:eastAsiaTheme="minorEastAsia" w:hAnsi="Consolas" w:cs="Consolas"/>
            <w:color w:val="000000"/>
            <w:sz w:val="19"/>
            <w:szCs w:val="19"/>
          </w:rPr>
          <w:delText>listAns.ForEach(z =&gt; l.Add(getaways.Where(d =&gt; d.Code == z[0] &amp;&amp; z[1] ==Convert.ToInt32( eMatMeaning.getaway)).FirstOrDefault()));</w:delText>
        </w:r>
      </w:del>
    </w:p>
    <w:p w14:paraId="1B492E50" w14:textId="1F16C533" w:rsidR="00BD575D" w:rsidDel="001E27F4" w:rsidRDefault="00F31DDB">
      <w:pPr>
        <w:shd w:val="clear" w:color="auto" w:fill="FFF2CC" w:themeFill="accent4" w:themeFillTint="33"/>
        <w:autoSpaceDE w:val="0"/>
        <w:autoSpaceDN w:val="0"/>
        <w:adjustRightInd w:val="0"/>
        <w:rPr>
          <w:del w:id="1897" w:author="רינת אביטל" w:date="2022-05-10T10:35:00Z"/>
          <w:rFonts w:ascii="Consolas" w:eastAsiaTheme="minorEastAsia" w:hAnsi="Consolas" w:cs="Consolas"/>
          <w:color w:val="000000"/>
          <w:sz w:val="19"/>
          <w:szCs w:val="19"/>
        </w:rPr>
      </w:pPr>
      <w:del w:id="1898" w:author="רינת אביטל" w:date="2022-05-10T10:35:00Z">
        <w:r w:rsidDel="001E27F4">
          <w:rPr>
            <w:rFonts w:ascii="Consolas" w:eastAsiaTheme="minorEastAsia" w:hAnsi="Consolas" w:cs="Consolas"/>
            <w:color w:val="000000"/>
            <w:sz w:val="19"/>
            <w:szCs w:val="19"/>
          </w:rPr>
          <w:delText xml:space="preserve">l.RemoveAll(z =&gt; z == </w:delText>
        </w:r>
        <w:r w:rsidDel="001E27F4">
          <w:rPr>
            <w:rFonts w:ascii="Consolas" w:eastAsiaTheme="minorEastAsia" w:hAnsi="Consolas" w:cs="Consolas"/>
            <w:color w:val="0000FF"/>
            <w:sz w:val="19"/>
            <w:szCs w:val="19"/>
          </w:rPr>
          <w:delText>null</w:delText>
        </w:r>
        <w:r w:rsidDel="001E27F4">
          <w:rPr>
            <w:rFonts w:ascii="Consolas" w:eastAsiaTheme="minorEastAsia" w:hAnsi="Consolas" w:cs="Consolas"/>
            <w:color w:val="000000"/>
            <w:sz w:val="19"/>
            <w:szCs w:val="19"/>
          </w:rPr>
          <w:delText>);</w:delText>
        </w:r>
      </w:del>
    </w:p>
    <w:p w14:paraId="61826916" w14:textId="03503E06" w:rsidR="00BD575D" w:rsidDel="001E27F4" w:rsidRDefault="00F31DDB">
      <w:pPr>
        <w:shd w:val="clear" w:color="auto" w:fill="FFF2CC" w:themeFill="accent4" w:themeFillTint="33"/>
        <w:autoSpaceDE w:val="0"/>
        <w:autoSpaceDN w:val="0"/>
        <w:adjustRightInd w:val="0"/>
        <w:rPr>
          <w:del w:id="1899" w:author="רינת אביטל" w:date="2022-05-10T10:35:00Z"/>
          <w:rFonts w:ascii="Consolas" w:eastAsiaTheme="minorEastAsia" w:hAnsi="Consolas" w:cs="Consolas"/>
          <w:color w:val="000000"/>
          <w:sz w:val="19"/>
          <w:szCs w:val="19"/>
        </w:rPr>
      </w:pPr>
      <w:del w:id="1900" w:author="רינת אביטל" w:date="2022-05-10T10:35:00Z">
        <w:r w:rsidDel="001E27F4">
          <w:rPr>
            <w:rFonts w:ascii="Consolas" w:eastAsiaTheme="minorEastAsia" w:hAnsi="Consolas" w:cs="Consolas"/>
            <w:color w:val="0000FF"/>
            <w:sz w:val="19"/>
            <w:szCs w:val="19"/>
          </w:rPr>
          <w:delText>if</w:delText>
        </w:r>
        <w:r w:rsidDel="001E27F4">
          <w:rPr>
            <w:rFonts w:ascii="Consolas" w:eastAsiaTheme="minorEastAsia" w:hAnsi="Consolas" w:cs="Consolas"/>
            <w:color w:val="000000"/>
            <w:sz w:val="19"/>
            <w:szCs w:val="19"/>
          </w:rPr>
          <w:delText xml:space="preserve"> (l == </w:delText>
        </w:r>
        <w:r w:rsidDel="001E27F4">
          <w:rPr>
            <w:rFonts w:ascii="Consolas" w:eastAsiaTheme="minorEastAsia" w:hAnsi="Consolas" w:cs="Consolas"/>
            <w:color w:val="0000FF"/>
            <w:sz w:val="19"/>
            <w:szCs w:val="19"/>
          </w:rPr>
          <w:delText>null</w:delText>
        </w:r>
        <w:r w:rsidDel="001E27F4">
          <w:rPr>
            <w:rFonts w:ascii="Consolas" w:eastAsiaTheme="minorEastAsia" w:hAnsi="Consolas" w:cs="Consolas"/>
            <w:color w:val="000000"/>
            <w:sz w:val="19"/>
            <w:szCs w:val="19"/>
          </w:rPr>
          <w:delText>)</w:delText>
        </w:r>
      </w:del>
    </w:p>
    <w:p w14:paraId="63064968" w14:textId="0F67CCA1" w:rsidR="00BD575D" w:rsidDel="001E27F4" w:rsidRDefault="00F31DDB">
      <w:pPr>
        <w:shd w:val="clear" w:color="auto" w:fill="FFF2CC" w:themeFill="accent4" w:themeFillTint="33"/>
        <w:autoSpaceDE w:val="0"/>
        <w:autoSpaceDN w:val="0"/>
        <w:adjustRightInd w:val="0"/>
        <w:rPr>
          <w:del w:id="1901" w:author="רינת אביטל" w:date="2022-05-10T10:35:00Z"/>
          <w:rFonts w:ascii="Consolas" w:eastAsiaTheme="minorEastAsia" w:hAnsi="Consolas" w:cs="Consolas"/>
          <w:color w:val="000000"/>
          <w:sz w:val="19"/>
          <w:szCs w:val="19"/>
        </w:rPr>
      </w:pPr>
      <w:del w:id="1902" w:author="רינת אביטל" w:date="2022-05-10T10:35:00Z">
        <w:r w:rsidDel="001E27F4">
          <w:rPr>
            <w:rFonts w:ascii="Consolas" w:eastAsiaTheme="minorEastAsia" w:hAnsi="Consolas" w:cs="Consolas"/>
            <w:color w:val="000000"/>
            <w:sz w:val="19"/>
            <w:szCs w:val="19"/>
          </w:rPr>
          <w:delText>{</w:delText>
        </w:r>
      </w:del>
    </w:p>
    <w:p w14:paraId="033B0183" w14:textId="6B173F1C" w:rsidR="00BD575D" w:rsidDel="001E27F4" w:rsidRDefault="00F31DDB">
      <w:pPr>
        <w:shd w:val="clear" w:color="auto" w:fill="FFF2CC" w:themeFill="accent4" w:themeFillTint="33"/>
        <w:autoSpaceDE w:val="0"/>
        <w:autoSpaceDN w:val="0"/>
        <w:adjustRightInd w:val="0"/>
        <w:rPr>
          <w:del w:id="1903" w:author="רינת אביטל" w:date="2022-05-10T10:35:00Z"/>
          <w:rFonts w:ascii="Consolas" w:eastAsiaTheme="minorEastAsia" w:hAnsi="Consolas" w:cs="Consolas"/>
          <w:color w:val="000000"/>
          <w:sz w:val="19"/>
          <w:szCs w:val="19"/>
        </w:rPr>
      </w:pPr>
      <w:del w:id="1904"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code= listAns.Where(x =&gt; x[1] == Convert.ToInt32(eMatMeaning.stand)).First()[0];</w:delText>
        </w:r>
      </w:del>
    </w:p>
    <w:p w14:paraId="09B5B331" w14:textId="38AD2DB2" w:rsidR="00BD575D" w:rsidDel="001E27F4" w:rsidRDefault="00F31DDB">
      <w:pPr>
        <w:shd w:val="clear" w:color="auto" w:fill="FFF2CC" w:themeFill="accent4" w:themeFillTint="33"/>
        <w:autoSpaceDE w:val="0"/>
        <w:autoSpaceDN w:val="0"/>
        <w:adjustRightInd w:val="0"/>
        <w:rPr>
          <w:del w:id="1905" w:author="רינת אביטל" w:date="2022-05-10T10:35:00Z"/>
          <w:rFonts w:ascii="Consolas" w:eastAsiaTheme="minorEastAsia" w:hAnsi="Consolas" w:cs="Consolas"/>
          <w:color w:val="000000"/>
          <w:sz w:val="19"/>
          <w:szCs w:val="19"/>
        </w:rPr>
      </w:pPr>
      <w:del w:id="1906" w:author="רינת אביטל" w:date="2022-05-10T10:35:00Z">
        <w:r w:rsidDel="001E27F4">
          <w:rPr>
            <w:rFonts w:ascii="Consolas" w:eastAsiaTheme="minorEastAsia" w:hAnsi="Consolas" w:cs="Consolas"/>
            <w:color w:val="000000"/>
            <w:sz w:val="19"/>
            <w:szCs w:val="19"/>
          </w:rPr>
          <w:delText xml:space="preserve">   Getaway g = stands.Where(y =&gt; y.Code == code).First().GetConnections().First().Getaway;</w:delText>
        </w:r>
      </w:del>
    </w:p>
    <w:p w14:paraId="1AA825EA" w14:textId="42CDB254" w:rsidR="00BD575D" w:rsidDel="001E27F4" w:rsidRDefault="00F31DDB">
      <w:pPr>
        <w:shd w:val="clear" w:color="auto" w:fill="FFF2CC" w:themeFill="accent4" w:themeFillTint="33"/>
        <w:autoSpaceDE w:val="0"/>
        <w:autoSpaceDN w:val="0"/>
        <w:adjustRightInd w:val="0"/>
        <w:rPr>
          <w:del w:id="1907" w:author="רינת אביטל" w:date="2022-05-10T10:35:00Z"/>
          <w:rFonts w:ascii="Consolas" w:eastAsiaTheme="minorEastAsia" w:hAnsi="Consolas" w:cs="Consolas"/>
          <w:color w:val="000000"/>
          <w:sz w:val="19"/>
          <w:szCs w:val="19"/>
        </w:rPr>
      </w:pPr>
      <w:del w:id="1908" w:author="רינת אביטל" w:date="2022-05-10T10:35:00Z">
        <w:r w:rsidDel="001E27F4">
          <w:rPr>
            <w:rFonts w:ascii="Consolas" w:eastAsiaTheme="minorEastAsia" w:hAnsi="Consolas" w:cs="Consolas"/>
            <w:color w:val="000000"/>
            <w:sz w:val="19"/>
            <w:szCs w:val="19"/>
          </w:rPr>
          <w:delText xml:space="preserve">    l.Add(Converts.ToGetawayProcResult(g, getaways));</w:delText>
        </w:r>
      </w:del>
    </w:p>
    <w:p w14:paraId="3FC33493" w14:textId="59921355" w:rsidR="00BD575D" w:rsidDel="001E27F4" w:rsidRDefault="00F31DDB">
      <w:pPr>
        <w:shd w:val="clear" w:color="auto" w:fill="FFF2CC" w:themeFill="accent4" w:themeFillTint="33"/>
        <w:autoSpaceDE w:val="0"/>
        <w:autoSpaceDN w:val="0"/>
        <w:adjustRightInd w:val="0"/>
        <w:rPr>
          <w:del w:id="1909" w:author="רינת אביטל" w:date="2022-05-10T10:35:00Z"/>
          <w:rFonts w:ascii="Consolas" w:eastAsiaTheme="minorEastAsia" w:hAnsi="Consolas" w:cs="Consolas"/>
          <w:color w:val="000000"/>
          <w:sz w:val="19"/>
          <w:szCs w:val="19"/>
        </w:rPr>
      </w:pPr>
      <w:del w:id="1910" w:author="רינת אביטל" w:date="2022-05-10T10:35:00Z">
        <w:r w:rsidDel="001E27F4">
          <w:rPr>
            <w:rFonts w:ascii="Consolas" w:eastAsiaTheme="minorEastAsia" w:hAnsi="Consolas" w:cs="Consolas"/>
            <w:color w:val="000000"/>
            <w:sz w:val="19"/>
            <w:szCs w:val="19"/>
          </w:rPr>
          <w:delText>}</w:delText>
        </w:r>
      </w:del>
    </w:p>
    <w:p w14:paraId="3EC4CD4C" w14:textId="18B419AF" w:rsidR="00BD575D" w:rsidDel="001E27F4" w:rsidRDefault="00F31DDB">
      <w:pPr>
        <w:shd w:val="clear" w:color="auto" w:fill="FFF2CC" w:themeFill="accent4" w:themeFillTint="33"/>
        <w:autoSpaceDE w:val="0"/>
        <w:autoSpaceDN w:val="0"/>
        <w:adjustRightInd w:val="0"/>
        <w:rPr>
          <w:del w:id="1911" w:author="רינת אביטל" w:date="2022-05-10T10:35:00Z"/>
          <w:rFonts w:ascii="Consolas" w:eastAsiaTheme="minorEastAsia" w:hAnsi="Consolas" w:cs="Consolas"/>
          <w:color w:val="000000"/>
          <w:sz w:val="19"/>
          <w:szCs w:val="19"/>
        </w:rPr>
      </w:pPr>
      <w:del w:id="1912" w:author="רינת אביטל" w:date="2022-05-10T10:35:00Z">
        <w:r w:rsidDel="001E27F4">
          <w:rPr>
            <w:rFonts w:ascii="Consolas" w:eastAsiaTheme="minorEastAsia" w:hAnsi="Consolas" w:cs="Consolas"/>
            <w:color w:val="008000"/>
            <w:sz w:val="19"/>
            <w:szCs w:val="19"/>
          </w:rPr>
          <w:delText>//</w:delText>
        </w:r>
        <w:r w:rsidDel="001E27F4">
          <w:rPr>
            <w:rFonts w:ascii="Consolas" w:eastAsiaTheme="minorEastAsia" w:hAnsi="Consolas"/>
            <w:color w:val="008000"/>
            <w:sz w:val="19"/>
            <w:szCs w:val="19"/>
            <w:rtl/>
          </w:rPr>
          <w:delText>החזרת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אזור</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התחלה</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שיוסף</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לרשימת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האזורים</w:delText>
        </w:r>
      </w:del>
    </w:p>
    <w:p w14:paraId="1F04AF55" w14:textId="07274DB6" w:rsidR="00BD575D" w:rsidDel="001E27F4" w:rsidRDefault="00F31DDB">
      <w:pPr>
        <w:shd w:val="clear" w:color="auto" w:fill="FFF2CC" w:themeFill="accent4" w:themeFillTint="33"/>
        <w:autoSpaceDE w:val="0"/>
        <w:autoSpaceDN w:val="0"/>
        <w:adjustRightInd w:val="0"/>
        <w:rPr>
          <w:del w:id="1913" w:author="רינת אביטל" w:date="2022-05-10T10:35:00Z"/>
          <w:rFonts w:ascii="Consolas" w:eastAsiaTheme="minorEastAsia" w:hAnsi="Consolas" w:cs="Consolas"/>
          <w:color w:val="000000"/>
          <w:sz w:val="19"/>
          <w:szCs w:val="19"/>
        </w:rPr>
      </w:pPr>
      <w:del w:id="1914" w:author="רינת אביטל" w:date="2022-05-10T10:35:00Z">
        <w:r w:rsidDel="001E27F4">
          <w:rPr>
            <w:rFonts w:ascii="Consolas" w:eastAsiaTheme="minorEastAsia" w:hAnsi="Consolas" w:cs="Consolas"/>
            <w:color w:val="0000FF"/>
            <w:sz w:val="19"/>
            <w:szCs w:val="19"/>
          </w:rPr>
          <w:delText>return</w:delText>
        </w:r>
        <w:r w:rsidDel="001E27F4">
          <w:rPr>
            <w:rFonts w:ascii="Consolas" w:eastAsiaTheme="minorEastAsia" w:hAnsi="Consolas" w:cs="Consolas"/>
            <w:color w:val="000000"/>
            <w:sz w:val="19"/>
            <w:szCs w:val="19"/>
          </w:rPr>
          <w:delText xml:space="preserve"> l;</w:delText>
        </w:r>
      </w:del>
    </w:p>
    <w:p w14:paraId="11C717BD" w14:textId="7CD4DD11" w:rsidR="00BD575D" w:rsidDel="001E27F4" w:rsidRDefault="00F31DDB">
      <w:pPr>
        <w:shd w:val="clear" w:color="auto" w:fill="FFF2CC" w:themeFill="accent4" w:themeFillTint="33"/>
        <w:autoSpaceDE w:val="0"/>
        <w:autoSpaceDN w:val="0"/>
        <w:adjustRightInd w:val="0"/>
        <w:rPr>
          <w:del w:id="1915" w:author="רינת אביטל" w:date="2022-05-10T10:35:00Z"/>
          <w:rFonts w:ascii="Consolas" w:eastAsiaTheme="minorEastAsia" w:hAnsi="Consolas" w:cs="Consolas"/>
          <w:color w:val="000000"/>
          <w:sz w:val="19"/>
          <w:szCs w:val="19"/>
        </w:rPr>
      </w:pPr>
      <w:del w:id="1916" w:author="רינת אביטל" w:date="2022-05-10T10:35:00Z">
        <w:r w:rsidDel="001E27F4">
          <w:rPr>
            <w:rFonts w:ascii="Consolas" w:eastAsiaTheme="minorEastAsia" w:hAnsi="Consolas" w:cs="Consolas"/>
            <w:color w:val="000000"/>
            <w:sz w:val="19"/>
            <w:szCs w:val="19"/>
          </w:rPr>
          <w:delText>}</w:delText>
        </w:r>
      </w:del>
    </w:p>
    <w:p w14:paraId="1DE6688E" w14:textId="27E6A6CD" w:rsidR="00BD575D" w:rsidDel="001E27F4" w:rsidRDefault="00F31DDB">
      <w:pPr>
        <w:shd w:val="clear" w:color="auto" w:fill="FFC000" w:themeFill="accent4"/>
        <w:autoSpaceDE w:val="0"/>
        <w:autoSpaceDN w:val="0"/>
        <w:adjustRightInd w:val="0"/>
        <w:rPr>
          <w:del w:id="1917" w:author="רינת אביטל" w:date="2022-05-10T10:35:00Z"/>
          <w:rFonts w:ascii="Consolas" w:eastAsiaTheme="minorEastAsia" w:hAnsi="Consolas" w:cs="Consolas"/>
          <w:color w:val="000000"/>
          <w:sz w:val="19"/>
          <w:szCs w:val="19"/>
        </w:rPr>
      </w:pPr>
      <w:del w:id="1918" w:author="רינת אביטל" w:date="2022-05-10T10:35:00Z">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static</w:delText>
        </w:r>
        <w:r w:rsidDel="001E27F4">
          <w:rPr>
            <w:rFonts w:ascii="Consolas" w:eastAsiaTheme="minorEastAsia" w:hAnsi="Consolas" w:cs="Consolas"/>
            <w:color w:val="000000"/>
            <w:sz w:val="19"/>
            <w:szCs w:val="19"/>
          </w:rPr>
          <w:delText xml:space="preserve"> List&lt;</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[]&gt; GetStartGetaway(</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mat, Point pStart,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n,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m)</w:delText>
        </w:r>
      </w:del>
    </w:p>
    <w:p w14:paraId="2B45E096" w14:textId="6770380B" w:rsidR="00BD575D" w:rsidDel="001E27F4" w:rsidRDefault="00F31DDB">
      <w:pPr>
        <w:shd w:val="clear" w:color="auto" w:fill="FFF2CC" w:themeFill="accent4" w:themeFillTint="33"/>
        <w:autoSpaceDE w:val="0"/>
        <w:autoSpaceDN w:val="0"/>
        <w:adjustRightInd w:val="0"/>
        <w:rPr>
          <w:del w:id="1919" w:author="רינת אביטל" w:date="2022-05-10T10:35:00Z"/>
          <w:rFonts w:ascii="Consolas" w:eastAsiaTheme="minorEastAsia" w:hAnsi="Consolas" w:cs="Consolas"/>
          <w:color w:val="000000"/>
          <w:sz w:val="19"/>
          <w:szCs w:val="19"/>
        </w:rPr>
      </w:pPr>
      <w:del w:id="1920" w:author="רינת אביטל" w:date="2022-05-10T10:35:00Z">
        <w:r w:rsidDel="001E27F4">
          <w:rPr>
            <w:rFonts w:ascii="Consolas" w:eastAsiaTheme="minorEastAsia" w:hAnsi="Consolas" w:cs="Consolas"/>
            <w:color w:val="000000"/>
            <w:sz w:val="19"/>
            <w:szCs w:val="19"/>
          </w:rPr>
          <w:delText>{</w:delText>
        </w:r>
      </w:del>
    </w:p>
    <w:p w14:paraId="32C59B88" w14:textId="513C84A9" w:rsidR="00BD575D" w:rsidDel="001E27F4" w:rsidRDefault="00F31DDB">
      <w:pPr>
        <w:shd w:val="clear" w:color="auto" w:fill="FFF2CC" w:themeFill="accent4" w:themeFillTint="33"/>
        <w:autoSpaceDE w:val="0"/>
        <w:autoSpaceDN w:val="0"/>
        <w:adjustRightInd w:val="0"/>
        <w:rPr>
          <w:del w:id="1921" w:author="רינת אביטל" w:date="2022-05-10T10:35:00Z"/>
          <w:rFonts w:ascii="Consolas" w:eastAsiaTheme="minorEastAsia" w:hAnsi="Consolas" w:cs="Consolas"/>
          <w:color w:val="000000"/>
          <w:sz w:val="19"/>
          <w:szCs w:val="19"/>
        </w:rPr>
      </w:pPr>
      <w:del w:id="1922" w:author="רינת אביטל" w:date="2022-05-10T10:35:00Z">
        <w:r w:rsidDel="001E27F4">
          <w:rPr>
            <w:rFonts w:ascii="Consolas" w:eastAsiaTheme="minorEastAsia" w:hAnsi="Consolas" w:cs="Consolas"/>
            <w:color w:val="000000"/>
            <w:sz w:val="19"/>
            <w:szCs w:val="19"/>
          </w:rPr>
          <w:delText>List&lt;</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[]&gt; lis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List&lt;</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[]&gt;();</w:delText>
        </w:r>
      </w:del>
    </w:p>
    <w:p w14:paraId="61EC7D5B" w14:textId="51782891" w:rsidR="00BD575D" w:rsidDel="001E27F4" w:rsidRDefault="00F31DDB">
      <w:pPr>
        <w:shd w:val="clear" w:color="auto" w:fill="FFF2CC" w:themeFill="accent4" w:themeFillTint="33"/>
        <w:autoSpaceDE w:val="0"/>
        <w:autoSpaceDN w:val="0"/>
        <w:adjustRightInd w:val="0"/>
        <w:rPr>
          <w:del w:id="1923" w:author="רינת אביטל" w:date="2022-05-10T10:35:00Z"/>
          <w:rFonts w:ascii="Consolas" w:eastAsiaTheme="minorEastAsia" w:hAnsi="Consolas" w:cs="Consolas"/>
          <w:color w:val="000000"/>
          <w:sz w:val="19"/>
          <w:szCs w:val="19"/>
        </w:rPr>
      </w:pPr>
      <w:del w:id="1924" w:author="רינת אביטל" w:date="2022-05-10T10:35:00Z">
        <w:r w:rsidDel="001E27F4">
          <w:rPr>
            <w:rFonts w:ascii="Consolas" w:eastAsiaTheme="minorEastAsia" w:hAnsi="Consolas" w:cs="Consolas"/>
            <w:color w:val="008000"/>
            <w:sz w:val="19"/>
            <w:szCs w:val="19"/>
          </w:rPr>
          <w:delText>//</w:delText>
        </w:r>
        <w:r w:rsidDel="001E27F4">
          <w:rPr>
            <w:rFonts w:ascii="Consolas" w:eastAsiaTheme="minorEastAsia" w:hAnsi="Consolas"/>
            <w:color w:val="008000"/>
            <w:sz w:val="19"/>
            <w:szCs w:val="19"/>
            <w:rtl/>
          </w:rPr>
          <w:delText>לך</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קדימה</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אחורה</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ימינה</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שמאלה</w:delText>
        </w:r>
      </w:del>
    </w:p>
    <w:p w14:paraId="4891FACD" w14:textId="21D13A96" w:rsidR="00BD575D" w:rsidDel="001E27F4" w:rsidRDefault="00F31DDB">
      <w:pPr>
        <w:shd w:val="clear" w:color="auto" w:fill="FFF2CC" w:themeFill="accent4" w:themeFillTint="33"/>
        <w:autoSpaceDE w:val="0"/>
        <w:autoSpaceDN w:val="0"/>
        <w:adjustRightInd w:val="0"/>
        <w:rPr>
          <w:del w:id="1925" w:author="רינת אביטל" w:date="2022-05-10T10:35:00Z"/>
          <w:rFonts w:ascii="Consolas" w:eastAsiaTheme="minorEastAsia" w:hAnsi="Consolas" w:cs="Consolas"/>
          <w:color w:val="000000"/>
          <w:sz w:val="19"/>
          <w:szCs w:val="19"/>
        </w:rPr>
      </w:pPr>
      <w:del w:id="1926" w:author="רינת אביטל" w:date="2022-05-10T10:35:00Z">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i, j;</w:delText>
        </w:r>
      </w:del>
    </w:p>
    <w:p w14:paraId="234F7626" w14:textId="7C77AAFA" w:rsidR="00BD575D" w:rsidDel="001E27F4" w:rsidRDefault="00F31DDB">
      <w:pPr>
        <w:shd w:val="clear" w:color="auto" w:fill="FFF2CC" w:themeFill="accent4" w:themeFillTint="33"/>
        <w:autoSpaceDE w:val="0"/>
        <w:autoSpaceDN w:val="0"/>
        <w:adjustRightInd w:val="0"/>
        <w:rPr>
          <w:del w:id="1927" w:author="רינת אביטל" w:date="2022-05-10T10:35:00Z"/>
          <w:rFonts w:ascii="Consolas" w:eastAsiaTheme="minorEastAsia" w:hAnsi="Consolas" w:cs="Consolas"/>
          <w:color w:val="000000"/>
          <w:sz w:val="19"/>
          <w:szCs w:val="19"/>
        </w:rPr>
      </w:pPr>
      <w:del w:id="1928" w:author="רינת אביטל" w:date="2022-05-10T10:35:00Z">
        <w:r w:rsidDel="001E27F4">
          <w:rPr>
            <w:rFonts w:ascii="Consolas" w:eastAsiaTheme="minorEastAsia" w:hAnsi="Consolas" w:cs="Consolas"/>
            <w:color w:val="000000"/>
            <w:sz w:val="19"/>
            <w:szCs w:val="19"/>
          </w:rPr>
          <w:delText>i = pStart.X; j = pStart.Y;</w:delText>
        </w:r>
      </w:del>
    </w:p>
    <w:p w14:paraId="3A7443F5" w14:textId="30405163" w:rsidR="00BD575D" w:rsidDel="001E27F4" w:rsidRDefault="00F31DDB">
      <w:pPr>
        <w:shd w:val="clear" w:color="auto" w:fill="FFF2CC" w:themeFill="accent4" w:themeFillTint="33"/>
        <w:autoSpaceDE w:val="0"/>
        <w:autoSpaceDN w:val="0"/>
        <w:adjustRightInd w:val="0"/>
        <w:rPr>
          <w:del w:id="1929" w:author="רינת אביטל" w:date="2022-05-10T10:35:00Z"/>
          <w:rFonts w:ascii="Consolas" w:eastAsiaTheme="minorEastAsia" w:hAnsi="Consolas" w:cs="Consolas"/>
          <w:color w:val="000000"/>
          <w:sz w:val="19"/>
          <w:szCs w:val="19"/>
        </w:rPr>
      </w:pPr>
      <w:del w:id="1930" w:author="רינת אביטל" w:date="2022-05-10T10:35:00Z">
        <w:r w:rsidDel="001E27F4">
          <w:rPr>
            <w:rFonts w:ascii="Consolas" w:eastAsiaTheme="minorEastAsia" w:hAnsi="Consolas" w:cs="Consolas"/>
            <w:color w:val="0000FF"/>
            <w:sz w:val="19"/>
            <w:szCs w:val="19"/>
          </w:rPr>
          <w:delText>while</w:delText>
        </w:r>
        <w:r w:rsidDel="001E27F4">
          <w:rPr>
            <w:rFonts w:ascii="Consolas" w:eastAsiaTheme="minorEastAsia" w:hAnsi="Consolas" w:cs="Consolas"/>
            <w:color w:val="000000"/>
            <w:sz w:val="19"/>
            <w:szCs w:val="19"/>
          </w:rPr>
          <w:delText xml:space="preserve"> (i &lt; n &amp;&amp; mat[i][j] == 0) i++;</w:delText>
        </w:r>
      </w:del>
    </w:p>
    <w:p w14:paraId="195FD1AB" w14:textId="45ED6843" w:rsidR="00BD575D" w:rsidDel="001E27F4" w:rsidRDefault="00F31DDB">
      <w:pPr>
        <w:shd w:val="clear" w:color="auto" w:fill="FFF2CC" w:themeFill="accent4" w:themeFillTint="33"/>
        <w:autoSpaceDE w:val="0"/>
        <w:autoSpaceDN w:val="0"/>
        <w:adjustRightInd w:val="0"/>
        <w:rPr>
          <w:del w:id="1931" w:author="רינת אביטל" w:date="2022-05-10T10:35:00Z"/>
          <w:rFonts w:ascii="Consolas" w:eastAsiaTheme="minorEastAsia" w:hAnsi="Consolas" w:cs="Consolas"/>
          <w:color w:val="000000"/>
          <w:sz w:val="19"/>
          <w:szCs w:val="19"/>
        </w:rPr>
      </w:pPr>
      <w:del w:id="1932" w:author="רינת אביטל" w:date="2022-05-10T10:35:00Z">
        <w:r w:rsidDel="001E27F4">
          <w:rPr>
            <w:rFonts w:ascii="Consolas" w:eastAsiaTheme="minorEastAsia" w:hAnsi="Consolas" w:cs="Consolas"/>
            <w:color w:val="0000FF"/>
            <w:sz w:val="19"/>
            <w:szCs w:val="19"/>
          </w:rPr>
          <w:delText>if</w:delText>
        </w:r>
        <w:r w:rsidDel="001E27F4">
          <w:rPr>
            <w:rFonts w:ascii="Consolas" w:eastAsiaTheme="minorEastAsia" w:hAnsi="Consolas" w:cs="Consolas"/>
            <w:color w:val="000000"/>
            <w:sz w:val="19"/>
            <w:szCs w:val="19"/>
          </w:rPr>
          <w:delText xml:space="preserve"> (i &lt; n)</w:delText>
        </w:r>
      </w:del>
    </w:p>
    <w:p w14:paraId="0BFB416D" w14:textId="603D8602" w:rsidR="00BD575D" w:rsidDel="001E27F4" w:rsidRDefault="00F31DDB">
      <w:pPr>
        <w:shd w:val="clear" w:color="auto" w:fill="FFF2CC" w:themeFill="accent4" w:themeFillTint="33"/>
        <w:autoSpaceDE w:val="0"/>
        <w:autoSpaceDN w:val="0"/>
        <w:adjustRightInd w:val="0"/>
        <w:rPr>
          <w:del w:id="1933" w:author="רינת אביטל" w:date="2022-05-10T10:35:00Z"/>
          <w:rFonts w:ascii="Consolas" w:eastAsiaTheme="minorEastAsia" w:hAnsi="Consolas" w:cs="Consolas"/>
          <w:color w:val="000000"/>
          <w:sz w:val="19"/>
          <w:szCs w:val="19"/>
        </w:rPr>
      </w:pPr>
      <w:del w:id="1934"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if</w:delText>
        </w:r>
        <w:r w:rsidDel="001E27F4">
          <w:rPr>
            <w:rFonts w:ascii="Consolas" w:eastAsiaTheme="minorEastAsia" w:hAnsi="Consolas" w:cs="Consolas"/>
            <w:color w:val="000000"/>
            <w:sz w:val="19"/>
            <w:szCs w:val="19"/>
          </w:rPr>
          <w:delText xml:space="preserve"> (mat[i][j] % 100 == Convert.ToInt32(eMatMeaning.getaway))</w:delText>
        </w:r>
      </w:del>
    </w:p>
    <w:p w14:paraId="41099DD5" w14:textId="5DF517AA" w:rsidR="00BD575D" w:rsidDel="001E27F4" w:rsidRDefault="00F31DDB">
      <w:pPr>
        <w:shd w:val="clear" w:color="auto" w:fill="FFF2CC" w:themeFill="accent4" w:themeFillTint="33"/>
        <w:autoSpaceDE w:val="0"/>
        <w:autoSpaceDN w:val="0"/>
        <w:adjustRightInd w:val="0"/>
        <w:rPr>
          <w:del w:id="1935" w:author="רינת אביטל" w:date="2022-05-10T10:35:00Z"/>
          <w:rFonts w:ascii="Consolas" w:eastAsiaTheme="minorEastAsia" w:hAnsi="Consolas" w:cs="Consolas"/>
          <w:color w:val="000000"/>
          <w:sz w:val="19"/>
          <w:szCs w:val="19"/>
        </w:rPr>
      </w:pPr>
      <w:del w:id="1936" w:author="רינת אביטל" w:date="2022-05-10T10:35:00Z">
        <w:r w:rsidDel="001E27F4">
          <w:rPr>
            <w:rFonts w:ascii="Consolas" w:eastAsiaTheme="minorEastAsia" w:hAnsi="Consolas" w:cs="Consolas"/>
            <w:color w:val="000000"/>
            <w:sz w:val="19"/>
            <w:szCs w:val="19"/>
          </w:rPr>
          <w:delText xml:space="preserve">        lis.Add(</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[2] { mat[i][j] / 100, 3 });</w:delText>
        </w:r>
      </w:del>
    </w:p>
    <w:p w14:paraId="28F8C6CD" w14:textId="46B64B42" w:rsidR="00BD575D" w:rsidDel="001E27F4" w:rsidRDefault="00F31DDB">
      <w:pPr>
        <w:shd w:val="clear" w:color="auto" w:fill="FFF2CC" w:themeFill="accent4" w:themeFillTint="33"/>
        <w:autoSpaceDE w:val="0"/>
        <w:autoSpaceDN w:val="0"/>
        <w:adjustRightInd w:val="0"/>
        <w:rPr>
          <w:del w:id="1937" w:author="רינת אביטל" w:date="2022-05-10T10:35:00Z"/>
          <w:rFonts w:ascii="Consolas" w:eastAsiaTheme="minorEastAsia" w:hAnsi="Consolas" w:cs="Consolas"/>
          <w:color w:val="000000"/>
          <w:sz w:val="19"/>
          <w:szCs w:val="19"/>
        </w:rPr>
      </w:pPr>
      <w:del w:id="1938"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else</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if</w:delText>
        </w:r>
        <w:r w:rsidDel="001E27F4">
          <w:rPr>
            <w:rFonts w:ascii="Consolas" w:eastAsiaTheme="minorEastAsia" w:hAnsi="Consolas" w:cs="Consolas"/>
            <w:color w:val="000000"/>
            <w:sz w:val="19"/>
            <w:szCs w:val="19"/>
          </w:rPr>
          <w:delText xml:space="preserve"> (mat[i][j] % 100 == Convert.ToInt32(eMatMeaning.stand))</w:delText>
        </w:r>
      </w:del>
    </w:p>
    <w:p w14:paraId="6AEF78D1" w14:textId="457EC3C8" w:rsidR="00BD575D" w:rsidDel="001E27F4" w:rsidRDefault="00F31DDB">
      <w:pPr>
        <w:shd w:val="clear" w:color="auto" w:fill="FFF2CC" w:themeFill="accent4" w:themeFillTint="33"/>
        <w:autoSpaceDE w:val="0"/>
        <w:autoSpaceDN w:val="0"/>
        <w:adjustRightInd w:val="0"/>
        <w:rPr>
          <w:del w:id="1939" w:author="רינת אביטל" w:date="2022-05-10T10:35:00Z"/>
          <w:rFonts w:ascii="Consolas" w:eastAsiaTheme="minorEastAsia" w:hAnsi="Consolas" w:cs="Consolas"/>
          <w:color w:val="000000"/>
          <w:sz w:val="19"/>
          <w:szCs w:val="19"/>
        </w:rPr>
      </w:pPr>
      <w:del w:id="1940" w:author="רינת אביטל" w:date="2022-05-10T10:35:00Z">
        <w:r w:rsidDel="001E27F4">
          <w:rPr>
            <w:rFonts w:ascii="Consolas" w:eastAsiaTheme="minorEastAsia" w:hAnsi="Consolas" w:cs="Consolas"/>
            <w:color w:val="000000"/>
            <w:sz w:val="19"/>
            <w:szCs w:val="19"/>
          </w:rPr>
          <w:delText xml:space="preserve">        lis.Add(</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[2] { mat[i][j] / 100, 2 });</w:delText>
        </w:r>
      </w:del>
    </w:p>
    <w:p w14:paraId="7FFADBAA" w14:textId="780D822B" w:rsidR="00BD575D" w:rsidDel="001E27F4" w:rsidRDefault="00F31DDB">
      <w:pPr>
        <w:shd w:val="clear" w:color="auto" w:fill="FFF2CC" w:themeFill="accent4" w:themeFillTint="33"/>
        <w:autoSpaceDE w:val="0"/>
        <w:autoSpaceDN w:val="0"/>
        <w:adjustRightInd w:val="0"/>
        <w:rPr>
          <w:del w:id="1941" w:author="רינת אביטל" w:date="2022-05-10T10:35:00Z"/>
          <w:rFonts w:ascii="Consolas" w:eastAsiaTheme="minorEastAsia" w:hAnsi="Consolas" w:cs="Consolas"/>
          <w:color w:val="000000"/>
          <w:sz w:val="19"/>
          <w:szCs w:val="19"/>
        </w:rPr>
      </w:pPr>
      <w:del w:id="1942" w:author="רינת אביטל" w:date="2022-05-10T10:35:00Z">
        <w:r w:rsidDel="001E27F4">
          <w:rPr>
            <w:rFonts w:ascii="Consolas" w:eastAsiaTheme="minorEastAsia" w:hAnsi="Consolas" w:cs="Consolas"/>
            <w:color w:val="000000"/>
            <w:sz w:val="19"/>
            <w:szCs w:val="19"/>
          </w:rPr>
          <w:delText>i = pStart.X;</w:delText>
        </w:r>
      </w:del>
    </w:p>
    <w:p w14:paraId="55C9FEC5" w14:textId="729CC1E6" w:rsidR="00BD575D" w:rsidDel="001E27F4" w:rsidRDefault="00F31DDB">
      <w:pPr>
        <w:shd w:val="clear" w:color="auto" w:fill="FFF2CC" w:themeFill="accent4" w:themeFillTint="33"/>
        <w:autoSpaceDE w:val="0"/>
        <w:autoSpaceDN w:val="0"/>
        <w:adjustRightInd w:val="0"/>
        <w:rPr>
          <w:del w:id="1943" w:author="רינת אביטל" w:date="2022-05-10T10:35:00Z"/>
          <w:rFonts w:ascii="Consolas" w:eastAsiaTheme="minorEastAsia" w:hAnsi="Consolas" w:cs="Consolas"/>
          <w:color w:val="000000"/>
          <w:sz w:val="19"/>
          <w:szCs w:val="19"/>
        </w:rPr>
      </w:pPr>
      <w:del w:id="1944" w:author="רינת אביטל" w:date="2022-05-10T10:35:00Z">
        <w:r w:rsidDel="001E27F4">
          <w:rPr>
            <w:rFonts w:ascii="Consolas" w:eastAsiaTheme="minorEastAsia" w:hAnsi="Consolas" w:cs="Consolas"/>
            <w:color w:val="0000FF"/>
            <w:sz w:val="19"/>
            <w:szCs w:val="19"/>
          </w:rPr>
          <w:delText>while</w:delText>
        </w:r>
        <w:r w:rsidDel="001E27F4">
          <w:rPr>
            <w:rFonts w:ascii="Consolas" w:eastAsiaTheme="minorEastAsia" w:hAnsi="Consolas" w:cs="Consolas"/>
            <w:color w:val="000000"/>
            <w:sz w:val="19"/>
            <w:szCs w:val="19"/>
          </w:rPr>
          <w:delText xml:space="preserve"> (i &gt;= 0 &amp;&amp; mat[i][j] == 0) i--;</w:delText>
        </w:r>
      </w:del>
    </w:p>
    <w:p w14:paraId="413FA8B4" w14:textId="575F7176" w:rsidR="00BD575D" w:rsidDel="001E27F4" w:rsidRDefault="00F31DDB">
      <w:pPr>
        <w:shd w:val="clear" w:color="auto" w:fill="FFF2CC" w:themeFill="accent4" w:themeFillTint="33"/>
        <w:autoSpaceDE w:val="0"/>
        <w:autoSpaceDN w:val="0"/>
        <w:adjustRightInd w:val="0"/>
        <w:rPr>
          <w:del w:id="1945" w:author="רינת אביטל" w:date="2022-05-10T10:35:00Z"/>
          <w:rFonts w:ascii="Consolas" w:eastAsiaTheme="minorEastAsia" w:hAnsi="Consolas" w:cs="Consolas"/>
          <w:color w:val="000000"/>
          <w:sz w:val="19"/>
          <w:szCs w:val="19"/>
        </w:rPr>
      </w:pPr>
      <w:del w:id="1946" w:author="רינת אביטל" w:date="2022-05-10T10:35:00Z">
        <w:r w:rsidDel="001E27F4">
          <w:rPr>
            <w:rFonts w:ascii="Consolas" w:eastAsiaTheme="minorEastAsia" w:hAnsi="Consolas" w:cs="Consolas"/>
            <w:color w:val="0000FF"/>
            <w:sz w:val="19"/>
            <w:szCs w:val="19"/>
          </w:rPr>
          <w:delText>if</w:delText>
        </w:r>
        <w:r w:rsidDel="001E27F4">
          <w:rPr>
            <w:rFonts w:ascii="Consolas" w:eastAsiaTheme="minorEastAsia" w:hAnsi="Consolas" w:cs="Consolas"/>
            <w:color w:val="000000"/>
            <w:sz w:val="19"/>
            <w:szCs w:val="19"/>
          </w:rPr>
          <w:delText xml:space="preserve"> (i &gt;= 0)</w:delText>
        </w:r>
      </w:del>
    </w:p>
    <w:p w14:paraId="4237D2C3" w14:textId="2F53176B" w:rsidR="00BD575D" w:rsidDel="001E27F4" w:rsidRDefault="00F31DDB">
      <w:pPr>
        <w:shd w:val="clear" w:color="auto" w:fill="FFF2CC" w:themeFill="accent4" w:themeFillTint="33"/>
        <w:autoSpaceDE w:val="0"/>
        <w:autoSpaceDN w:val="0"/>
        <w:adjustRightInd w:val="0"/>
        <w:rPr>
          <w:del w:id="1947" w:author="רינת אביטל" w:date="2022-05-10T10:35:00Z"/>
          <w:rFonts w:ascii="Consolas" w:eastAsiaTheme="minorEastAsia" w:hAnsi="Consolas" w:cs="Consolas"/>
          <w:color w:val="000000"/>
          <w:sz w:val="19"/>
          <w:szCs w:val="19"/>
        </w:rPr>
      </w:pPr>
      <w:del w:id="1948"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if</w:delText>
        </w:r>
        <w:r w:rsidDel="001E27F4">
          <w:rPr>
            <w:rFonts w:ascii="Consolas" w:eastAsiaTheme="minorEastAsia" w:hAnsi="Consolas" w:cs="Consolas"/>
            <w:color w:val="000000"/>
            <w:sz w:val="19"/>
            <w:szCs w:val="19"/>
          </w:rPr>
          <w:delText xml:space="preserve"> (mat[i][j] % 100 == Convert.ToInt32(eMatMeaning.getaway))</w:delText>
        </w:r>
      </w:del>
    </w:p>
    <w:p w14:paraId="729D66B7" w14:textId="42368D9D" w:rsidR="00BD575D" w:rsidDel="001E27F4" w:rsidRDefault="00F31DDB">
      <w:pPr>
        <w:shd w:val="clear" w:color="auto" w:fill="FFF2CC" w:themeFill="accent4" w:themeFillTint="33"/>
        <w:autoSpaceDE w:val="0"/>
        <w:autoSpaceDN w:val="0"/>
        <w:adjustRightInd w:val="0"/>
        <w:rPr>
          <w:del w:id="1949" w:author="רינת אביטל" w:date="2022-05-10T10:35:00Z"/>
          <w:rFonts w:ascii="Consolas" w:eastAsiaTheme="minorEastAsia" w:hAnsi="Consolas" w:cs="Consolas"/>
          <w:color w:val="000000"/>
          <w:sz w:val="19"/>
          <w:szCs w:val="19"/>
        </w:rPr>
      </w:pPr>
      <w:del w:id="1950" w:author="רינת אביטל" w:date="2022-05-10T10:35:00Z">
        <w:r w:rsidDel="001E27F4">
          <w:rPr>
            <w:rFonts w:ascii="Consolas" w:eastAsiaTheme="minorEastAsia" w:hAnsi="Consolas" w:cs="Consolas"/>
            <w:color w:val="000000"/>
            <w:sz w:val="19"/>
            <w:szCs w:val="19"/>
          </w:rPr>
          <w:delText xml:space="preserve">        lis.Add(</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[2] { mat[i][j] / 100, 3 });</w:delText>
        </w:r>
      </w:del>
    </w:p>
    <w:p w14:paraId="1B7A7F8E" w14:textId="7004B550" w:rsidR="00BD575D" w:rsidDel="001E27F4" w:rsidRDefault="00F31DDB">
      <w:pPr>
        <w:shd w:val="clear" w:color="auto" w:fill="FFF2CC" w:themeFill="accent4" w:themeFillTint="33"/>
        <w:autoSpaceDE w:val="0"/>
        <w:autoSpaceDN w:val="0"/>
        <w:adjustRightInd w:val="0"/>
        <w:rPr>
          <w:del w:id="1951" w:author="רינת אביטל" w:date="2022-05-10T10:35:00Z"/>
          <w:rFonts w:ascii="Consolas" w:eastAsiaTheme="minorEastAsia" w:hAnsi="Consolas" w:cs="Consolas"/>
          <w:color w:val="000000"/>
          <w:sz w:val="19"/>
          <w:szCs w:val="19"/>
        </w:rPr>
      </w:pPr>
      <w:del w:id="1952"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else</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if</w:delText>
        </w:r>
        <w:r w:rsidDel="001E27F4">
          <w:rPr>
            <w:rFonts w:ascii="Consolas" w:eastAsiaTheme="minorEastAsia" w:hAnsi="Consolas" w:cs="Consolas"/>
            <w:color w:val="000000"/>
            <w:sz w:val="19"/>
            <w:szCs w:val="19"/>
          </w:rPr>
          <w:delText xml:space="preserve"> (mat[i][j] % 100 == Convert.ToInt32(eMatMeaning.stand))</w:delText>
        </w:r>
      </w:del>
    </w:p>
    <w:p w14:paraId="457C34D7" w14:textId="0637B962" w:rsidR="00BD575D" w:rsidDel="001E27F4" w:rsidRDefault="00F31DDB">
      <w:pPr>
        <w:shd w:val="clear" w:color="auto" w:fill="FFF2CC" w:themeFill="accent4" w:themeFillTint="33"/>
        <w:autoSpaceDE w:val="0"/>
        <w:autoSpaceDN w:val="0"/>
        <w:adjustRightInd w:val="0"/>
        <w:rPr>
          <w:del w:id="1953" w:author="רינת אביטל" w:date="2022-05-10T10:35:00Z"/>
          <w:rFonts w:ascii="Consolas" w:eastAsiaTheme="minorEastAsia" w:hAnsi="Consolas" w:cs="Consolas"/>
          <w:color w:val="000000"/>
          <w:sz w:val="19"/>
          <w:szCs w:val="19"/>
        </w:rPr>
      </w:pPr>
      <w:del w:id="1954" w:author="רינת אביטל" w:date="2022-05-10T10:35:00Z">
        <w:r w:rsidDel="001E27F4">
          <w:rPr>
            <w:rFonts w:ascii="Consolas" w:eastAsiaTheme="minorEastAsia" w:hAnsi="Consolas" w:cs="Consolas"/>
            <w:color w:val="000000"/>
            <w:sz w:val="19"/>
            <w:szCs w:val="19"/>
          </w:rPr>
          <w:delText xml:space="preserve">        lis.Add(</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[2] { mat[i][j] / 100, 2 });</w:delText>
        </w:r>
      </w:del>
    </w:p>
    <w:p w14:paraId="4903F62B" w14:textId="10DC0B03" w:rsidR="00BD575D" w:rsidDel="001E27F4" w:rsidRDefault="00F31DDB">
      <w:pPr>
        <w:shd w:val="clear" w:color="auto" w:fill="FFF2CC" w:themeFill="accent4" w:themeFillTint="33"/>
        <w:autoSpaceDE w:val="0"/>
        <w:autoSpaceDN w:val="0"/>
        <w:adjustRightInd w:val="0"/>
        <w:rPr>
          <w:del w:id="1955" w:author="רינת אביטל" w:date="2022-05-10T10:35:00Z"/>
          <w:rFonts w:ascii="Consolas" w:eastAsiaTheme="minorEastAsia" w:hAnsi="Consolas" w:cs="Consolas"/>
          <w:color w:val="000000"/>
          <w:sz w:val="19"/>
          <w:szCs w:val="19"/>
        </w:rPr>
      </w:pPr>
      <w:del w:id="1956" w:author="רינת אביטל" w:date="2022-05-10T10:35:00Z">
        <w:r w:rsidDel="001E27F4">
          <w:rPr>
            <w:rFonts w:ascii="Consolas" w:eastAsiaTheme="minorEastAsia" w:hAnsi="Consolas" w:cs="Consolas"/>
            <w:color w:val="000000"/>
            <w:sz w:val="19"/>
            <w:szCs w:val="19"/>
          </w:rPr>
          <w:delText>i = pStart.X;</w:delText>
        </w:r>
      </w:del>
    </w:p>
    <w:p w14:paraId="3807B633" w14:textId="649F1A53" w:rsidR="00BD575D" w:rsidDel="001E27F4" w:rsidRDefault="00BD575D">
      <w:pPr>
        <w:shd w:val="clear" w:color="auto" w:fill="FFF2CC" w:themeFill="accent4" w:themeFillTint="33"/>
        <w:autoSpaceDE w:val="0"/>
        <w:autoSpaceDN w:val="0"/>
        <w:adjustRightInd w:val="0"/>
        <w:rPr>
          <w:del w:id="1957" w:author="רינת אביטל" w:date="2022-05-10T10:35:00Z"/>
          <w:rFonts w:ascii="Consolas" w:eastAsiaTheme="minorEastAsia" w:hAnsi="Consolas" w:cs="Consolas"/>
          <w:color w:val="000000"/>
          <w:sz w:val="19"/>
          <w:szCs w:val="19"/>
        </w:rPr>
      </w:pPr>
    </w:p>
    <w:p w14:paraId="1AE58F8E" w14:textId="766E4104" w:rsidR="00BD575D" w:rsidDel="001E27F4" w:rsidRDefault="00F31DDB">
      <w:pPr>
        <w:shd w:val="clear" w:color="auto" w:fill="FFF2CC" w:themeFill="accent4" w:themeFillTint="33"/>
        <w:autoSpaceDE w:val="0"/>
        <w:autoSpaceDN w:val="0"/>
        <w:adjustRightInd w:val="0"/>
        <w:rPr>
          <w:del w:id="1958" w:author="רינת אביטל" w:date="2022-05-10T10:35:00Z"/>
          <w:rFonts w:ascii="Consolas" w:eastAsiaTheme="minorEastAsia" w:hAnsi="Consolas" w:cs="Consolas"/>
          <w:color w:val="000000"/>
          <w:sz w:val="19"/>
          <w:szCs w:val="19"/>
        </w:rPr>
      </w:pPr>
      <w:del w:id="1959" w:author="רינת אביטל" w:date="2022-05-10T10:35:00Z">
        <w:r w:rsidDel="001E27F4">
          <w:rPr>
            <w:rFonts w:ascii="Consolas" w:eastAsiaTheme="minorEastAsia" w:hAnsi="Consolas" w:cs="Consolas"/>
            <w:color w:val="0000FF"/>
            <w:sz w:val="19"/>
            <w:szCs w:val="19"/>
          </w:rPr>
          <w:delText>while</w:delText>
        </w:r>
        <w:r w:rsidDel="001E27F4">
          <w:rPr>
            <w:rFonts w:ascii="Consolas" w:eastAsiaTheme="minorEastAsia" w:hAnsi="Consolas" w:cs="Consolas"/>
            <w:color w:val="000000"/>
            <w:sz w:val="19"/>
            <w:szCs w:val="19"/>
          </w:rPr>
          <w:delText xml:space="preserve"> (j &lt; m &amp;&amp; mat[i][j] == 0) j++;</w:delText>
        </w:r>
      </w:del>
    </w:p>
    <w:p w14:paraId="73C109EF" w14:textId="4012CC2F" w:rsidR="00BD575D" w:rsidDel="001E27F4" w:rsidRDefault="00F31DDB">
      <w:pPr>
        <w:shd w:val="clear" w:color="auto" w:fill="FFF2CC" w:themeFill="accent4" w:themeFillTint="33"/>
        <w:autoSpaceDE w:val="0"/>
        <w:autoSpaceDN w:val="0"/>
        <w:adjustRightInd w:val="0"/>
        <w:rPr>
          <w:del w:id="1960" w:author="רינת אביטל" w:date="2022-05-10T10:35:00Z"/>
          <w:rFonts w:ascii="Consolas" w:eastAsiaTheme="minorEastAsia" w:hAnsi="Consolas" w:cs="Consolas"/>
          <w:color w:val="000000"/>
          <w:sz w:val="19"/>
          <w:szCs w:val="19"/>
        </w:rPr>
      </w:pPr>
      <w:del w:id="1961" w:author="רינת אביטל" w:date="2022-05-10T10:35:00Z">
        <w:r w:rsidDel="001E27F4">
          <w:rPr>
            <w:rFonts w:ascii="Consolas" w:eastAsiaTheme="minorEastAsia" w:hAnsi="Consolas" w:cs="Consolas"/>
            <w:color w:val="0000FF"/>
            <w:sz w:val="19"/>
            <w:szCs w:val="19"/>
          </w:rPr>
          <w:delText>if</w:delText>
        </w:r>
        <w:r w:rsidDel="001E27F4">
          <w:rPr>
            <w:rFonts w:ascii="Consolas" w:eastAsiaTheme="minorEastAsia" w:hAnsi="Consolas" w:cs="Consolas"/>
            <w:color w:val="000000"/>
            <w:sz w:val="19"/>
            <w:szCs w:val="19"/>
          </w:rPr>
          <w:delText xml:space="preserve"> (j &lt; m)</w:delText>
        </w:r>
      </w:del>
    </w:p>
    <w:p w14:paraId="4FA6FD60" w14:textId="7E9B49A9" w:rsidR="00BD575D" w:rsidDel="001E27F4" w:rsidRDefault="00F31DDB">
      <w:pPr>
        <w:shd w:val="clear" w:color="auto" w:fill="FFF2CC" w:themeFill="accent4" w:themeFillTint="33"/>
        <w:autoSpaceDE w:val="0"/>
        <w:autoSpaceDN w:val="0"/>
        <w:adjustRightInd w:val="0"/>
        <w:rPr>
          <w:del w:id="1962" w:author="רינת אביטל" w:date="2022-05-10T10:35:00Z"/>
          <w:rFonts w:ascii="Consolas" w:eastAsiaTheme="minorEastAsia" w:hAnsi="Consolas" w:cs="Consolas"/>
          <w:color w:val="000000"/>
          <w:sz w:val="19"/>
          <w:szCs w:val="19"/>
        </w:rPr>
      </w:pPr>
      <w:del w:id="1963"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if</w:delText>
        </w:r>
        <w:r w:rsidDel="001E27F4">
          <w:rPr>
            <w:rFonts w:ascii="Consolas" w:eastAsiaTheme="minorEastAsia" w:hAnsi="Consolas" w:cs="Consolas"/>
            <w:color w:val="000000"/>
            <w:sz w:val="19"/>
            <w:szCs w:val="19"/>
          </w:rPr>
          <w:delText xml:space="preserve"> (mat[i][j] % 100 == Convert.ToInt32(eMatMeaning.getaway))</w:delText>
        </w:r>
      </w:del>
    </w:p>
    <w:p w14:paraId="545326E9" w14:textId="095A0E2B" w:rsidR="00BD575D" w:rsidDel="001E27F4" w:rsidRDefault="00F31DDB">
      <w:pPr>
        <w:shd w:val="clear" w:color="auto" w:fill="FFF2CC" w:themeFill="accent4" w:themeFillTint="33"/>
        <w:autoSpaceDE w:val="0"/>
        <w:autoSpaceDN w:val="0"/>
        <w:adjustRightInd w:val="0"/>
        <w:rPr>
          <w:del w:id="1964" w:author="רינת אביטל" w:date="2022-05-10T10:35:00Z"/>
          <w:rFonts w:ascii="Consolas" w:eastAsiaTheme="minorEastAsia" w:hAnsi="Consolas" w:cs="Consolas"/>
          <w:color w:val="000000"/>
          <w:sz w:val="19"/>
          <w:szCs w:val="19"/>
        </w:rPr>
      </w:pPr>
      <w:del w:id="1965" w:author="רינת אביטל" w:date="2022-05-10T10:35:00Z">
        <w:r w:rsidDel="001E27F4">
          <w:rPr>
            <w:rFonts w:ascii="Consolas" w:eastAsiaTheme="minorEastAsia" w:hAnsi="Consolas" w:cs="Consolas"/>
            <w:color w:val="000000"/>
            <w:sz w:val="19"/>
            <w:szCs w:val="19"/>
          </w:rPr>
          <w:delText xml:space="preserve">        lis.Add(</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[2] { mat[i][j] / 100, 3 });</w:delText>
        </w:r>
      </w:del>
    </w:p>
    <w:p w14:paraId="1508AD16" w14:textId="4B5C44BE" w:rsidR="00BD575D" w:rsidDel="001E27F4" w:rsidRDefault="00F31DDB">
      <w:pPr>
        <w:shd w:val="clear" w:color="auto" w:fill="FFF2CC" w:themeFill="accent4" w:themeFillTint="33"/>
        <w:autoSpaceDE w:val="0"/>
        <w:autoSpaceDN w:val="0"/>
        <w:adjustRightInd w:val="0"/>
        <w:rPr>
          <w:del w:id="1966" w:author="רינת אביטל" w:date="2022-05-10T10:35:00Z"/>
          <w:rFonts w:ascii="Consolas" w:eastAsiaTheme="minorEastAsia" w:hAnsi="Consolas" w:cs="Consolas"/>
          <w:color w:val="000000"/>
          <w:sz w:val="19"/>
          <w:szCs w:val="19"/>
        </w:rPr>
      </w:pPr>
      <w:del w:id="1967"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else</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if</w:delText>
        </w:r>
        <w:r w:rsidDel="001E27F4">
          <w:rPr>
            <w:rFonts w:ascii="Consolas" w:eastAsiaTheme="minorEastAsia" w:hAnsi="Consolas" w:cs="Consolas"/>
            <w:color w:val="000000"/>
            <w:sz w:val="19"/>
            <w:szCs w:val="19"/>
          </w:rPr>
          <w:delText xml:space="preserve"> (mat[i][j] % 100 == Convert.ToInt32(eMatMeaning.stand))</w:delText>
        </w:r>
      </w:del>
    </w:p>
    <w:p w14:paraId="08E4E2D0" w14:textId="14B9AA14" w:rsidR="00BD575D" w:rsidDel="001E27F4" w:rsidRDefault="00F31DDB">
      <w:pPr>
        <w:shd w:val="clear" w:color="auto" w:fill="FFF2CC" w:themeFill="accent4" w:themeFillTint="33"/>
        <w:autoSpaceDE w:val="0"/>
        <w:autoSpaceDN w:val="0"/>
        <w:adjustRightInd w:val="0"/>
        <w:rPr>
          <w:del w:id="1968" w:author="רינת אביטל" w:date="2022-05-10T10:35:00Z"/>
          <w:rFonts w:ascii="Consolas" w:eastAsiaTheme="minorEastAsia" w:hAnsi="Consolas" w:cs="Consolas"/>
          <w:color w:val="000000"/>
          <w:sz w:val="19"/>
          <w:szCs w:val="19"/>
        </w:rPr>
      </w:pPr>
      <w:del w:id="1969" w:author="רינת אביטל" w:date="2022-05-10T10:35:00Z">
        <w:r w:rsidDel="001E27F4">
          <w:rPr>
            <w:rFonts w:ascii="Consolas" w:eastAsiaTheme="minorEastAsia" w:hAnsi="Consolas" w:cs="Consolas"/>
            <w:color w:val="000000"/>
            <w:sz w:val="19"/>
            <w:szCs w:val="19"/>
          </w:rPr>
          <w:delText xml:space="preserve">        lis.Add(</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[2] { mat[i][j] / 100, 2 });</w:delText>
        </w:r>
      </w:del>
    </w:p>
    <w:p w14:paraId="4FDDF36B" w14:textId="75742D75" w:rsidR="00BD575D" w:rsidDel="001E27F4" w:rsidRDefault="00F31DDB">
      <w:pPr>
        <w:shd w:val="clear" w:color="auto" w:fill="FFF2CC" w:themeFill="accent4" w:themeFillTint="33"/>
        <w:autoSpaceDE w:val="0"/>
        <w:autoSpaceDN w:val="0"/>
        <w:adjustRightInd w:val="0"/>
        <w:rPr>
          <w:del w:id="1970" w:author="רינת אביטל" w:date="2022-05-10T10:35:00Z"/>
          <w:rFonts w:ascii="Consolas" w:eastAsiaTheme="minorEastAsia" w:hAnsi="Consolas" w:cs="Consolas"/>
          <w:color w:val="000000"/>
          <w:sz w:val="19"/>
          <w:szCs w:val="19"/>
        </w:rPr>
      </w:pPr>
      <w:del w:id="1971" w:author="רינת אביטל" w:date="2022-05-10T10:35:00Z">
        <w:r w:rsidDel="001E27F4">
          <w:rPr>
            <w:rFonts w:ascii="Consolas" w:eastAsiaTheme="minorEastAsia" w:hAnsi="Consolas" w:cs="Consolas"/>
            <w:color w:val="000000"/>
            <w:sz w:val="19"/>
            <w:szCs w:val="19"/>
          </w:rPr>
          <w:delText>j = pStart.Y;</w:delText>
        </w:r>
      </w:del>
    </w:p>
    <w:p w14:paraId="10D03002" w14:textId="4C080563" w:rsidR="00BD575D" w:rsidDel="001E27F4" w:rsidRDefault="00F31DDB">
      <w:pPr>
        <w:shd w:val="clear" w:color="auto" w:fill="FFF2CC" w:themeFill="accent4" w:themeFillTint="33"/>
        <w:autoSpaceDE w:val="0"/>
        <w:autoSpaceDN w:val="0"/>
        <w:adjustRightInd w:val="0"/>
        <w:rPr>
          <w:del w:id="1972" w:author="רינת אביטל" w:date="2022-05-10T10:35:00Z"/>
          <w:rFonts w:ascii="Consolas" w:eastAsiaTheme="minorEastAsia" w:hAnsi="Consolas" w:cs="Consolas"/>
          <w:color w:val="000000"/>
          <w:sz w:val="19"/>
          <w:szCs w:val="19"/>
        </w:rPr>
      </w:pPr>
      <w:del w:id="1973" w:author="רינת אביטל" w:date="2022-05-10T10:35:00Z">
        <w:r w:rsidDel="001E27F4">
          <w:rPr>
            <w:rFonts w:ascii="Consolas" w:eastAsiaTheme="minorEastAsia" w:hAnsi="Consolas" w:cs="Consolas"/>
            <w:color w:val="0000FF"/>
            <w:sz w:val="19"/>
            <w:szCs w:val="19"/>
          </w:rPr>
          <w:delText>while</w:delText>
        </w:r>
        <w:r w:rsidDel="001E27F4">
          <w:rPr>
            <w:rFonts w:ascii="Consolas" w:eastAsiaTheme="minorEastAsia" w:hAnsi="Consolas" w:cs="Consolas"/>
            <w:color w:val="000000"/>
            <w:sz w:val="19"/>
            <w:szCs w:val="19"/>
          </w:rPr>
          <w:delText xml:space="preserve"> (j &gt;= 0 &amp;&amp; mat[i][j] == 0) j--;</w:delText>
        </w:r>
      </w:del>
    </w:p>
    <w:p w14:paraId="1DCE71EE" w14:textId="6994AAF7" w:rsidR="00BD575D" w:rsidDel="001E27F4" w:rsidRDefault="00F31DDB">
      <w:pPr>
        <w:shd w:val="clear" w:color="auto" w:fill="FFF2CC" w:themeFill="accent4" w:themeFillTint="33"/>
        <w:autoSpaceDE w:val="0"/>
        <w:autoSpaceDN w:val="0"/>
        <w:adjustRightInd w:val="0"/>
        <w:rPr>
          <w:del w:id="1974" w:author="רינת אביטל" w:date="2022-05-10T10:35:00Z"/>
          <w:rFonts w:ascii="Consolas" w:eastAsiaTheme="minorEastAsia" w:hAnsi="Consolas" w:cs="Consolas"/>
          <w:color w:val="000000"/>
          <w:sz w:val="19"/>
          <w:szCs w:val="19"/>
        </w:rPr>
      </w:pPr>
      <w:del w:id="1975" w:author="רינת אביטל" w:date="2022-05-10T10:35:00Z">
        <w:r w:rsidDel="001E27F4">
          <w:rPr>
            <w:rFonts w:ascii="Consolas" w:eastAsiaTheme="minorEastAsia" w:hAnsi="Consolas" w:cs="Consolas"/>
            <w:color w:val="0000FF"/>
            <w:sz w:val="19"/>
            <w:szCs w:val="19"/>
          </w:rPr>
          <w:delText>if</w:delText>
        </w:r>
        <w:r w:rsidDel="001E27F4">
          <w:rPr>
            <w:rFonts w:ascii="Consolas" w:eastAsiaTheme="minorEastAsia" w:hAnsi="Consolas" w:cs="Consolas"/>
            <w:color w:val="000000"/>
            <w:sz w:val="19"/>
            <w:szCs w:val="19"/>
          </w:rPr>
          <w:delText xml:space="preserve"> (j &gt;= 0)</w:delText>
        </w:r>
      </w:del>
    </w:p>
    <w:p w14:paraId="13F56997" w14:textId="39F0EB26" w:rsidR="00BD575D" w:rsidDel="001E27F4" w:rsidRDefault="00F31DDB">
      <w:pPr>
        <w:shd w:val="clear" w:color="auto" w:fill="FFF2CC" w:themeFill="accent4" w:themeFillTint="33"/>
        <w:autoSpaceDE w:val="0"/>
        <w:autoSpaceDN w:val="0"/>
        <w:adjustRightInd w:val="0"/>
        <w:rPr>
          <w:del w:id="1976" w:author="רינת אביטל" w:date="2022-05-10T10:35:00Z"/>
          <w:rFonts w:ascii="Consolas" w:eastAsiaTheme="minorEastAsia" w:hAnsi="Consolas" w:cs="Consolas"/>
          <w:color w:val="000000"/>
          <w:sz w:val="19"/>
          <w:szCs w:val="19"/>
        </w:rPr>
      </w:pPr>
      <w:del w:id="1977"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if</w:delText>
        </w:r>
        <w:r w:rsidDel="001E27F4">
          <w:rPr>
            <w:rFonts w:ascii="Consolas" w:eastAsiaTheme="minorEastAsia" w:hAnsi="Consolas" w:cs="Consolas"/>
            <w:color w:val="000000"/>
            <w:sz w:val="19"/>
            <w:szCs w:val="19"/>
          </w:rPr>
          <w:delText xml:space="preserve"> (mat[i][j] % 100 == Convert.ToInt32(eMatMeaning.getaway))</w:delText>
        </w:r>
      </w:del>
    </w:p>
    <w:p w14:paraId="48E08D30" w14:textId="0352B900" w:rsidR="00BD575D" w:rsidDel="001E27F4" w:rsidRDefault="00F31DDB">
      <w:pPr>
        <w:shd w:val="clear" w:color="auto" w:fill="FFF2CC" w:themeFill="accent4" w:themeFillTint="33"/>
        <w:autoSpaceDE w:val="0"/>
        <w:autoSpaceDN w:val="0"/>
        <w:adjustRightInd w:val="0"/>
        <w:rPr>
          <w:del w:id="1978" w:author="רינת אביטל" w:date="2022-05-10T10:35:00Z"/>
          <w:rFonts w:ascii="Consolas" w:eastAsiaTheme="minorEastAsia" w:hAnsi="Consolas" w:cs="Consolas"/>
          <w:color w:val="000000"/>
          <w:sz w:val="19"/>
          <w:szCs w:val="19"/>
        </w:rPr>
      </w:pPr>
      <w:del w:id="1979" w:author="רינת אביטל" w:date="2022-05-10T10:35:00Z">
        <w:r w:rsidDel="001E27F4">
          <w:rPr>
            <w:rFonts w:ascii="Consolas" w:eastAsiaTheme="minorEastAsia" w:hAnsi="Consolas" w:cs="Consolas"/>
            <w:color w:val="000000"/>
            <w:sz w:val="19"/>
            <w:szCs w:val="19"/>
          </w:rPr>
          <w:delText xml:space="preserve">        lis.Add(</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[2] { mat[i][j] / 100, 3 });</w:delText>
        </w:r>
      </w:del>
    </w:p>
    <w:p w14:paraId="69954147" w14:textId="59A2F08D" w:rsidR="00BD575D" w:rsidDel="001E27F4" w:rsidRDefault="00F31DDB">
      <w:pPr>
        <w:shd w:val="clear" w:color="auto" w:fill="FFF2CC" w:themeFill="accent4" w:themeFillTint="33"/>
        <w:autoSpaceDE w:val="0"/>
        <w:autoSpaceDN w:val="0"/>
        <w:adjustRightInd w:val="0"/>
        <w:rPr>
          <w:del w:id="1980" w:author="רינת אביטל" w:date="2022-05-10T10:35:00Z"/>
          <w:rFonts w:ascii="Consolas" w:eastAsiaTheme="minorEastAsia" w:hAnsi="Consolas" w:cs="Consolas"/>
          <w:color w:val="000000"/>
          <w:sz w:val="19"/>
          <w:szCs w:val="19"/>
        </w:rPr>
      </w:pPr>
      <w:del w:id="1981"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else</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if</w:delText>
        </w:r>
        <w:r w:rsidDel="001E27F4">
          <w:rPr>
            <w:rFonts w:ascii="Consolas" w:eastAsiaTheme="minorEastAsia" w:hAnsi="Consolas" w:cs="Consolas"/>
            <w:color w:val="000000"/>
            <w:sz w:val="19"/>
            <w:szCs w:val="19"/>
          </w:rPr>
          <w:delText xml:space="preserve"> (mat[i][j] % 100 == Convert.ToInt32(eMatMeaning.stand))</w:delText>
        </w:r>
      </w:del>
    </w:p>
    <w:p w14:paraId="1DF62EA4" w14:textId="128B4CD5" w:rsidR="00BD575D" w:rsidDel="001E27F4" w:rsidRDefault="00F31DDB">
      <w:pPr>
        <w:shd w:val="clear" w:color="auto" w:fill="FFF2CC" w:themeFill="accent4" w:themeFillTint="33"/>
        <w:autoSpaceDE w:val="0"/>
        <w:autoSpaceDN w:val="0"/>
        <w:adjustRightInd w:val="0"/>
        <w:rPr>
          <w:del w:id="1982" w:author="רינת אביטל" w:date="2022-05-10T10:35:00Z"/>
          <w:rFonts w:ascii="Consolas" w:eastAsiaTheme="minorEastAsia" w:hAnsi="Consolas" w:cs="Consolas"/>
          <w:color w:val="000000"/>
          <w:sz w:val="19"/>
          <w:szCs w:val="19"/>
        </w:rPr>
      </w:pPr>
      <w:del w:id="1983" w:author="רינת אביטל" w:date="2022-05-10T10:35:00Z">
        <w:r w:rsidDel="001E27F4">
          <w:rPr>
            <w:rFonts w:ascii="Consolas" w:eastAsiaTheme="minorEastAsia" w:hAnsi="Consolas" w:cs="Consolas"/>
            <w:color w:val="000000"/>
            <w:sz w:val="19"/>
            <w:szCs w:val="19"/>
          </w:rPr>
          <w:delText xml:space="preserve">        lis.Add(</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[2] { mat[i][j] / 100, 2 });</w:delText>
        </w:r>
      </w:del>
    </w:p>
    <w:p w14:paraId="086807FF" w14:textId="4D17CC8C" w:rsidR="00BD575D" w:rsidDel="001E27F4" w:rsidRDefault="00F31DDB">
      <w:pPr>
        <w:shd w:val="clear" w:color="auto" w:fill="FFF2CC" w:themeFill="accent4" w:themeFillTint="33"/>
        <w:autoSpaceDE w:val="0"/>
        <w:autoSpaceDN w:val="0"/>
        <w:adjustRightInd w:val="0"/>
        <w:rPr>
          <w:del w:id="1984" w:author="רינת אביטל" w:date="2022-05-10T10:35:00Z"/>
          <w:rFonts w:ascii="Consolas" w:eastAsiaTheme="minorEastAsia" w:hAnsi="Consolas" w:cs="Consolas"/>
          <w:color w:val="000000"/>
          <w:sz w:val="19"/>
          <w:szCs w:val="19"/>
        </w:rPr>
      </w:pPr>
      <w:del w:id="1985" w:author="רינת אביטל" w:date="2022-05-10T10:35:00Z">
        <w:r w:rsidDel="001E27F4">
          <w:rPr>
            <w:rFonts w:ascii="Consolas" w:eastAsiaTheme="minorEastAsia" w:hAnsi="Consolas" w:cs="Consolas"/>
            <w:color w:val="0000FF"/>
            <w:sz w:val="19"/>
            <w:szCs w:val="19"/>
          </w:rPr>
          <w:delText>return</w:delText>
        </w:r>
        <w:r w:rsidDel="001E27F4">
          <w:rPr>
            <w:rFonts w:ascii="Consolas" w:eastAsiaTheme="minorEastAsia" w:hAnsi="Consolas" w:cs="Consolas"/>
            <w:color w:val="000000"/>
            <w:sz w:val="19"/>
            <w:szCs w:val="19"/>
          </w:rPr>
          <w:delText xml:space="preserve"> lis;</w:delText>
        </w:r>
      </w:del>
    </w:p>
    <w:p w14:paraId="1A0780E1" w14:textId="4A9664CB" w:rsidR="00BD575D" w:rsidDel="001E27F4" w:rsidRDefault="00F31DDB">
      <w:pPr>
        <w:shd w:val="clear" w:color="auto" w:fill="FFF2CC" w:themeFill="accent4" w:themeFillTint="33"/>
        <w:autoSpaceDE w:val="0"/>
        <w:autoSpaceDN w:val="0"/>
        <w:bidi/>
        <w:adjustRightInd w:val="0"/>
        <w:spacing w:after="240" w:line="360" w:lineRule="auto"/>
        <w:jc w:val="right"/>
        <w:rPr>
          <w:del w:id="1986" w:author="רינת אביטל" w:date="2022-05-10T10:35:00Z"/>
          <w:rFonts w:ascii="Tahoma" w:hAnsi="Tahoma" w:cs="Tahoma"/>
          <w:sz w:val="22"/>
          <w:szCs w:val="22"/>
          <w:rtl/>
        </w:rPr>
      </w:pPr>
      <w:del w:id="1987" w:author="רינת אביטל" w:date="2022-05-10T10:35:00Z">
        <w:r w:rsidDel="001E27F4">
          <w:rPr>
            <w:rFonts w:ascii="Consolas" w:eastAsiaTheme="minorEastAsia" w:hAnsi="Consolas" w:cs="Consolas"/>
            <w:color w:val="000000"/>
            <w:sz w:val="19"/>
            <w:szCs w:val="19"/>
          </w:rPr>
          <w:delText>}</w:delText>
        </w:r>
      </w:del>
    </w:p>
    <w:p w14:paraId="2CE7F6E8" w14:textId="06A590F9" w:rsidR="00BD575D" w:rsidDel="001E27F4" w:rsidRDefault="00BD575D">
      <w:pPr>
        <w:autoSpaceDE w:val="0"/>
        <w:autoSpaceDN w:val="0"/>
        <w:bidi/>
        <w:adjustRightInd w:val="0"/>
        <w:spacing w:after="240" w:line="360" w:lineRule="auto"/>
        <w:jc w:val="both"/>
        <w:rPr>
          <w:del w:id="1988" w:author="רינת אביטל" w:date="2022-05-10T10:35:00Z"/>
          <w:rFonts w:ascii="Tahoma" w:hAnsi="Tahoma" w:cs="Tahoma"/>
          <w:sz w:val="22"/>
          <w:szCs w:val="22"/>
          <w:rtl/>
        </w:rPr>
      </w:pPr>
    </w:p>
    <w:p w14:paraId="59F7DA7A" w14:textId="41D14CB9" w:rsidR="00BD575D" w:rsidDel="001E27F4" w:rsidRDefault="00F31DDB">
      <w:pPr>
        <w:bidi/>
        <w:spacing w:after="240" w:line="360" w:lineRule="auto"/>
        <w:jc w:val="both"/>
        <w:rPr>
          <w:del w:id="1989" w:author="רינת אביטל" w:date="2022-05-10T10:35:00Z"/>
          <w:rFonts w:ascii="Tahoma" w:hAnsi="Tahoma" w:cs="Tahoma"/>
          <w:color w:val="000000" w:themeColor="text1"/>
          <w:sz w:val="22"/>
          <w:szCs w:val="22"/>
          <w:rtl/>
        </w:rPr>
      </w:pPr>
      <w:del w:id="1990" w:author="רינת אביטל" w:date="2022-05-10T10:35:00Z">
        <w:r w:rsidDel="001E27F4">
          <w:rPr>
            <w:rFonts w:ascii="Tahoma" w:hAnsi="Tahoma" w:cs="Tahoma"/>
            <w:color w:val="000000" w:themeColor="text1"/>
            <w:sz w:val="22"/>
            <w:szCs w:val="22"/>
            <w:rtl/>
          </w:rPr>
          <w:delText>מצאנו את נקודות הגישה של אזור ההתחלה,</w:delText>
        </w:r>
        <w:r w:rsidDel="001E27F4">
          <w:rPr>
            <w:rFonts w:ascii="Tahoma" w:hAnsi="Tahoma" w:cs="Tahoma" w:hint="cs"/>
            <w:color w:val="000000" w:themeColor="text1"/>
            <w:sz w:val="22"/>
            <w:szCs w:val="22"/>
            <w:rtl/>
          </w:rPr>
          <w:delText xml:space="preserve"> </w:delText>
        </w:r>
      </w:del>
    </w:p>
    <w:p w14:paraId="14855D01" w14:textId="67649621" w:rsidR="00BD575D" w:rsidDel="001E27F4" w:rsidRDefault="00F31DDB">
      <w:pPr>
        <w:bidi/>
        <w:spacing w:after="240" w:line="360" w:lineRule="auto"/>
        <w:jc w:val="both"/>
        <w:rPr>
          <w:del w:id="1991" w:author="רינת אביטל" w:date="2022-05-10T10:35:00Z"/>
          <w:rFonts w:ascii="Tahoma" w:hAnsi="Tahoma" w:cs="Tahoma"/>
          <w:color w:val="000000" w:themeColor="text1"/>
          <w:sz w:val="22"/>
          <w:szCs w:val="22"/>
        </w:rPr>
      </w:pPr>
      <w:del w:id="1992" w:author="רינת אביטל" w:date="2022-05-10T10:35:00Z">
        <w:r w:rsidDel="001E27F4">
          <w:rPr>
            <w:rFonts w:ascii="Tahoma" w:hAnsi="Tahoma" w:cs="Tahoma"/>
            <w:color w:val="000000" w:themeColor="text1"/>
            <w:sz w:val="22"/>
            <w:szCs w:val="22"/>
            <w:rtl/>
          </w:rPr>
          <w:delText>לאחר שלב זה, האזורים כולם מוכנים.</w:delText>
        </w:r>
      </w:del>
    </w:p>
    <w:p w14:paraId="5B4DAB4E" w14:textId="7331B102" w:rsidR="00BD575D" w:rsidDel="001E27F4" w:rsidRDefault="00F31DDB">
      <w:pPr>
        <w:bidi/>
        <w:spacing w:before="100" w:after="200" w:line="276" w:lineRule="auto"/>
        <w:rPr>
          <w:del w:id="1993" w:author="רינת אביטל" w:date="2022-05-10T10:35:00Z"/>
          <w:rFonts w:ascii="Tahoma" w:hAnsi="Tahoma" w:cs="Tahoma"/>
          <w:b/>
          <w:bCs/>
          <w:sz w:val="22"/>
          <w:szCs w:val="22"/>
          <w:rtl/>
        </w:rPr>
      </w:pPr>
      <w:del w:id="1994" w:author="רינת אביטל" w:date="2022-05-10T10:35:00Z">
        <w:r w:rsidDel="001E27F4">
          <w:rPr>
            <w:rFonts w:ascii="Tahoma" w:hAnsi="Tahoma" w:cs="Tahoma"/>
            <w:b/>
            <w:bCs/>
            <w:sz w:val="22"/>
            <w:szCs w:val="22"/>
            <w:rtl/>
          </w:rPr>
          <w:br w:type="page"/>
        </w:r>
      </w:del>
    </w:p>
    <w:p w14:paraId="4DB1B52A" w14:textId="1657AFBB" w:rsidR="00BD575D" w:rsidDel="001E27F4" w:rsidRDefault="00F31DDB">
      <w:pPr>
        <w:bidi/>
        <w:spacing w:after="240" w:line="360" w:lineRule="auto"/>
        <w:jc w:val="both"/>
        <w:rPr>
          <w:del w:id="1995" w:author="רינת אביטל" w:date="2022-05-10T10:35:00Z"/>
          <w:rFonts w:ascii="Tahoma" w:hAnsi="Tahoma" w:cs="Tahoma"/>
          <w:b/>
          <w:bCs/>
          <w:sz w:val="22"/>
          <w:szCs w:val="22"/>
          <w:rtl/>
        </w:rPr>
      </w:pPr>
      <w:del w:id="1996" w:author="רינת אביטל" w:date="2022-05-10T10:35:00Z">
        <w:r w:rsidDel="001E27F4">
          <w:rPr>
            <w:rFonts w:ascii="Tahoma" w:hAnsi="Tahoma" w:cs="Tahoma"/>
            <w:b/>
            <w:bCs/>
            <w:sz w:val="22"/>
            <w:szCs w:val="22"/>
            <w:rtl/>
          </w:rPr>
          <w:delText>שלבים 4 ו5: מילוי מטריצת סמיכויות לכל האזורים</w:delText>
        </w:r>
      </w:del>
    </w:p>
    <w:p w14:paraId="357FE054" w14:textId="5F68A749" w:rsidR="00BD575D" w:rsidDel="001E27F4" w:rsidRDefault="00F31DDB">
      <w:pPr>
        <w:bidi/>
        <w:spacing w:after="240" w:line="360" w:lineRule="auto"/>
        <w:jc w:val="both"/>
        <w:rPr>
          <w:del w:id="1997" w:author="רינת אביטל" w:date="2022-05-10T10:35:00Z"/>
          <w:rFonts w:ascii="Tahoma" w:hAnsi="Tahoma" w:cs="Tahoma"/>
          <w:sz w:val="22"/>
          <w:szCs w:val="22"/>
          <w:rtl/>
        </w:rPr>
      </w:pPr>
      <w:del w:id="1998" w:author="רינת אביטל" w:date="2022-05-10T10:35:00Z">
        <w:r w:rsidDel="001E27F4">
          <w:rPr>
            <w:rFonts w:ascii="Tahoma" w:hAnsi="Tahoma" w:cs="Tahoma"/>
            <w:sz w:val="22"/>
            <w:szCs w:val="22"/>
            <w:rtl/>
          </w:rPr>
          <w:delText xml:space="preserve">בשלב זה קיימת בידינו מטריצת מרחקים של החנות שחושבה כבר בעת טעינת חנות ומכילה מרחקים בין כל נקודות הגישה של החנות. </w:delText>
        </w:r>
      </w:del>
    </w:p>
    <w:p w14:paraId="05CDC8B7" w14:textId="1FF5218C" w:rsidR="00BD575D" w:rsidDel="001E27F4" w:rsidRDefault="00F31DDB">
      <w:pPr>
        <w:bidi/>
        <w:spacing w:after="240" w:line="360" w:lineRule="auto"/>
        <w:jc w:val="both"/>
        <w:rPr>
          <w:del w:id="1999" w:author="רינת אביטל" w:date="2022-05-10T10:35:00Z"/>
          <w:rFonts w:ascii="Tahoma" w:hAnsi="Tahoma" w:cs="Tahoma"/>
          <w:sz w:val="22"/>
          <w:szCs w:val="22"/>
          <w:rtl/>
        </w:rPr>
      </w:pPr>
      <w:del w:id="2000" w:author="רינת אביטל" w:date="2022-05-10T10:35:00Z">
        <w:r w:rsidDel="001E27F4">
          <w:rPr>
            <w:rFonts w:ascii="Tahoma" w:hAnsi="Tahoma" w:cs="Tahoma"/>
            <w:noProof/>
            <w:color w:val="000000" w:themeColor="text1"/>
            <w:sz w:val="22"/>
            <w:szCs w:val="22"/>
            <w:rtl/>
          </w:rPr>
          <mc:AlternateContent>
            <mc:Choice Requires="wps">
              <w:drawing>
                <wp:anchor distT="0" distB="0" distL="114300" distR="114300" simplePos="0" relativeHeight="251767808" behindDoc="0" locked="0" layoutInCell="1" allowOverlap="1" wp14:anchorId="70143239" wp14:editId="5CC22C6A">
                  <wp:simplePos x="0" y="0"/>
                  <wp:positionH relativeFrom="page">
                    <wp:posOffset>0</wp:posOffset>
                  </wp:positionH>
                  <wp:positionV relativeFrom="paragraph">
                    <wp:posOffset>-14727682</wp:posOffset>
                  </wp:positionV>
                  <wp:extent cx="1901825" cy="64135"/>
                  <wp:effectExtent l="0" t="0" r="3175" b="0"/>
                  <wp:wrapNone/>
                  <wp:docPr id="63" name="מלבן 63"/>
                  <wp:cNvGraphicFramePr/>
                  <a:graphic xmlns:a="http://schemas.openxmlformats.org/drawingml/2006/main">
                    <a:graphicData uri="http://schemas.microsoft.com/office/word/2010/wordprocessingShape">
                      <wps:wsp>
                        <wps:cNvSpPr/>
                        <wps:spPr>
                          <a:xfrm>
                            <a:off x="0" y="0"/>
                            <a:ext cx="1901825" cy="6413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14B33" id="מלבן 63" o:spid="_x0000_s1026" style="position:absolute;left:0;text-align:left;margin-left:0;margin-top:-1159.65pt;width:149.75pt;height:5.05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" fillcolor="#ed7d31 [3205]" stroked="f" strokeweight="1.52778mm">
                  <v:stroke linestyle="thickThin"/>
                  <w10:wrap anchorx="page"/>
                </v:rect>
              </w:pict>
            </mc:Fallback>
          </mc:AlternateContent>
        </w:r>
        <w:r w:rsidDel="001E27F4">
          <w:rPr>
            <w:rFonts w:ascii="Tahoma" w:hAnsi="Tahoma" w:cs="Tahoma"/>
            <w:sz w:val="22"/>
            <w:szCs w:val="22"/>
            <w:rtl/>
          </w:rPr>
          <w:delText>כמו"כ בידינו רשימה המכילה את כל האזורים בהם יש לבקר במהלך קנייה זו.</w:delText>
        </w:r>
      </w:del>
    </w:p>
    <w:p w14:paraId="4299D1EC" w14:textId="0603FC76" w:rsidR="00BD575D" w:rsidDel="001E27F4" w:rsidRDefault="00F31DDB">
      <w:pPr>
        <w:bidi/>
        <w:spacing w:after="240" w:line="360" w:lineRule="auto"/>
        <w:jc w:val="both"/>
        <w:rPr>
          <w:del w:id="2001" w:author="רינת אביטל" w:date="2022-05-10T10:35:00Z"/>
          <w:rFonts w:ascii="Tahoma" w:hAnsi="Tahoma" w:cs="Tahoma"/>
          <w:sz w:val="22"/>
          <w:szCs w:val="22"/>
          <w:rtl/>
        </w:rPr>
      </w:pPr>
      <w:del w:id="2002" w:author="רינת אביטל" w:date="2022-05-10T10:35:00Z">
        <w:r w:rsidDel="001E27F4">
          <w:rPr>
            <w:rFonts w:ascii="Tahoma" w:hAnsi="Tahoma" w:cs="Tahoma"/>
            <w:sz w:val="22"/>
            <w:szCs w:val="22"/>
            <w:rtl/>
          </w:rPr>
          <w:delText>נותר לנו לחשב את המרחקים בין כל האזורים בעזרת הידוע לנו אודות המרחקים בין נקודות הגישה. אזור הוא מתחם המוקף נקודות גישה, כך שמאזור לאזור מגיעים דרך נקודת גישה (יש יוצאים מכלל זה – אזורים מחוברים שאין ביניהם נקודת גישה) אם כך מילוי מטריצת המרחקים יהא כמפורט כאן.</w:delText>
        </w:r>
      </w:del>
    </w:p>
    <w:p w14:paraId="2217227A" w14:textId="284C3B94" w:rsidR="00BD575D" w:rsidDel="001E27F4" w:rsidRDefault="00F31DDB">
      <w:pPr>
        <w:bidi/>
        <w:spacing w:after="240" w:line="360" w:lineRule="auto"/>
        <w:jc w:val="both"/>
        <w:rPr>
          <w:del w:id="2003" w:author="רינת אביטל" w:date="2022-05-10T10:35:00Z"/>
          <w:rFonts w:ascii="Tahoma" w:hAnsi="Tahoma" w:cs="Tahoma"/>
          <w:sz w:val="22"/>
          <w:szCs w:val="22"/>
          <w:rtl/>
        </w:rPr>
      </w:pPr>
      <w:del w:id="2004" w:author="רינת אביטל" w:date="2022-05-10T10:35:00Z">
        <w:r w:rsidDel="001E27F4">
          <w:rPr>
            <w:rFonts w:ascii="Tahoma" w:hAnsi="Tahoma" w:cs="Tahoma"/>
            <w:sz w:val="22"/>
            <w:szCs w:val="22"/>
            <w:rtl/>
          </w:rPr>
          <w:delText>תחילה נעתיק את מטריצת המרחקים של נקודות הגישה בחנות:</w:delText>
        </w:r>
      </w:del>
    </w:p>
    <w:p w14:paraId="6C9270B1" w14:textId="193276F1" w:rsidR="00BD575D" w:rsidDel="001E27F4" w:rsidRDefault="00F31DDB">
      <w:pPr>
        <w:shd w:val="clear" w:color="auto" w:fill="FFC000" w:themeFill="accent4"/>
        <w:autoSpaceDE w:val="0"/>
        <w:autoSpaceDN w:val="0"/>
        <w:adjustRightInd w:val="0"/>
        <w:rPr>
          <w:del w:id="2005" w:author="רינת אביטל" w:date="2022-05-10T10:35:00Z"/>
          <w:rFonts w:ascii="Consolas" w:eastAsiaTheme="minorEastAsia" w:hAnsi="Consolas" w:cs="Consolas"/>
          <w:color w:val="000000"/>
          <w:sz w:val="19"/>
          <w:szCs w:val="19"/>
        </w:rPr>
      </w:pPr>
      <w:del w:id="2006"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static</w:delText>
        </w:r>
        <w:r w:rsidDel="001E27F4">
          <w:rPr>
            <w:rFonts w:ascii="Consolas" w:eastAsiaTheme="minorEastAsia" w:hAnsi="Consolas" w:cs="Consolas"/>
            <w:color w:val="000000"/>
            <w:sz w:val="19"/>
            <w:szCs w:val="19"/>
          </w:rPr>
          <w:delText xml:space="preserve"> Cell[,] Level4ComputeDistanceMatrix(List&lt;KeyValuePair&lt;KeyArea, Area&gt;&gt; productAreaList,</w:delText>
        </w:r>
      </w:del>
    </w:p>
    <w:p w14:paraId="48FA365A" w14:textId="4F4748CF" w:rsidR="00BD575D" w:rsidDel="001E27F4" w:rsidRDefault="00F31DDB">
      <w:pPr>
        <w:shd w:val="clear" w:color="auto" w:fill="FFF2CC" w:themeFill="accent4" w:themeFillTint="33"/>
        <w:autoSpaceDE w:val="0"/>
        <w:autoSpaceDN w:val="0"/>
        <w:adjustRightInd w:val="0"/>
        <w:rPr>
          <w:del w:id="2007" w:author="רינת אביטל" w:date="2022-05-10T10:35:00Z"/>
          <w:rFonts w:ascii="Consolas" w:eastAsiaTheme="minorEastAsia" w:hAnsi="Consolas" w:cs="Consolas"/>
          <w:color w:val="000000"/>
          <w:sz w:val="19"/>
          <w:szCs w:val="19"/>
        </w:rPr>
      </w:pPr>
      <w:del w:id="2008" w:author="רינת אביטל" w:date="2022-05-10T10:35:00Z">
        <w:r w:rsidDel="001E27F4">
          <w:rPr>
            <w:rFonts w:ascii="Consolas" w:eastAsiaTheme="minorEastAsia" w:hAnsi="Consolas" w:cs="Consolas"/>
            <w:color w:val="000000"/>
            <w:sz w:val="19"/>
            <w:szCs w:val="19"/>
          </w:rPr>
          <w:delText xml:space="preserve">           Cell[,] baseDistanceMatrix,Point pStart,List&lt;Wall&gt; cashes)</w:delText>
        </w:r>
      </w:del>
    </w:p>
    <w:p w14:paraId="420404DE" w14:textId="02D2D14E" w:rsidR="00BD575D" w:rsidDel="001E27F4" w:rsidRDefault="00F31DDB">
      <w:pPr>
        <w:shd w:val="clear" w:color="auto" w:fill="FFF2CC" w:themeFill="accent4" w:themeFillTint="33"/>
        <w:autoSpaceDE w:val="0"/>
        <w:autoSpaceDN w:val="0"/>
        <w:adjustRightInd w:val="0"/>
        <w:rPr>
          <w:del w:id="2009" w:author="רינת אביטל" w:date="2022-05-10T10:35:00Z"/>
          <w:rFonts w:ascii="Consolas" w:eastAsiaTheme="minorEastAsia" w:hAnsi="Consolas" w:cs="Consolas"/>
          <w:color w:val="000000"/>
          <w:sz w:val="19"/>
          <w:szCs w:val="19"/>
        </w:rPr>
      </w:pPr>
      <w:del w:id="2010"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808080"/>
            <w:sz w:val="19"/>
            <w:szCs w:val="19"/>
          </w:rPr>
          <w:delText>#region</w:delText>
        </w:r>
        <w:r w:rsidDel="001E27F4">
          <w:rPr>
            <w:rFonts w:ascii="Consolas" w:eastAsiaTheme="minorEastAsia" w:hAnsi="Consolas" w:cs="Consolas"/>
            <w:color w:val="000000"/>
            <w:sz w:val="19"/>
            <w:szCs w:val="19"/>
          </w:rPr>
          <w:delText xml:space="preserve"> level4 </w:delText>
        </w:r>
        <w:r w:rsidDel="001E27F4">
          <w:rPr>
            <w:rFonts w:ascii="Consolas" w:eastAsiaTheme="minorEastAsia" w:hAnsi="Consolas"/>
            <w:color w:val="000000"/>
            <w:sz w:val="19"/>
            <w:szCs w:val="19"/>
            <w:rtl/>
          </w:rPr>
          <w:delText>תרחיב</w:delText>
        </w:r>
        <w:r w:rsidDel="001E27F4">
          <w:rPr>
            <w:rFonts w:ascii="Consolas" w:eastAsiaTheme="minorEastAsia" w:hAnsi="Consolas" w:cs="Consolas"/>
            <w:color w:val="000000"/>
            <w:sz w:val="19"/>
            <w:szCs w:val="19"/>
            <w:rtl/>
          </w:rPr>
          <w:delText xml:space="preserve"> </w:delText>
        </w:r>
        <w:r w:rsidDel="001E27F4">
          <w:rPr>
            <w:rFonts w:ascii="Consolas" w:eastAsiaTheme="minorEastAsia" w:hAnsi="Consolas"/>
            <w:color w:val="000000"/>
            <w:sz w:val="19"/>
            <w:szCs w:val="19"/>
            <w:rtl/>
          </w:rPr>
          <w:delText>את</w:delText>
        </w:r>
        <w:r w:rsidDel="001E27F4">
          <w:rPr>
            <w:rFonts w:ascii="Consolas" w:eastAsiaTheme="minorEastAsia" w:hAnsi="Consolas" w:cs="Consolas"/>
            <w:color w:val="000000"/>
            <w:sz w:val="19"/>
            <w:szCs w:val="19"/>
            <w:rtl/>
          </w:rPr>
          <w:delText xml:space="preserve"> </w:delText>
        </w:r>
        <w:r w:rsidDel="001E27F4">
          <w:rPr>
            <w:rFonts w:ascii="Consolas" w:eastAsiaTheme="minorEastAsia" w:hAnsi="Consolas"/>
            <w:color w:val="000000"/>
            <w:sz w:val="19"/>
            <w:szCs w:val="19"/>
            <w:rtl/>
          </w:rPr>
          <w:delText>המטריצת</w:delText>
        </w:r>
        <w:r w:rsidDel="001E27F4">
          <w:rPr>
            <w:rFonts w:ascii="Consolas" w:eastAsiaTheme="minorEastAsia" w:hAnsi="Consolas" w:cs="Consolas"/>
            <w:color w:val="000000"/>
            <w:sz w:val="19"/>
            <w:szCs w:val="19"/>
            <w:rtl/>
          </w:rPr>
          <w:delText xml:space="preserve"> </w:delText>
        </w:r>
        <w:r w:rsidDel="001E27F4">
          <w:rPr>
            <w:rFonts w:ascii="Consolas" w:eastAsiaTheme="minorEastAsia" w:hAnsi="Consolas"/>
            <w:color w:val="000000"/>
            <w:sz w:val="19"/>
            <w:szCs w:val="19"/>
            <w:rtl/>
          </w:rPr>
          <w:delText>סמיכויות</w:delText>
        </w:r>
        <w:r w:rsidDel="001E27F4">
          <w:rPr>
            <w:rFonts w:ascii="Consolas" w:eastAsiaTheme="minorEastAsia" w:hAnsi="Consolas" w:cs="Consolas"/>
            <w:color w:val="000000"/>
            <w:sz w:val="19"/>
            <w:szCs w:val="19"/>
            <w:rtl/>
          </w:rPr>
          <w:delText xml:space="preserve"> </w:delText>
        </w:r>
        <w:r w:rsidDel="001E27F4">
          <w:rPr>
            <w:rFonts w:ascii="Consolas" w:eastAsiaTheme="minorEastAsia" w:hAnsi="Consolas"/>
            <w:color w:val="000000"/>
            <w:sz w:val="19"/>
            <w:szCs w:val="19"/>
            <w:rtl/>
          </w:rPr>
          <w:delText>של</w:delText>
        </w:r>
        <w:r w:rsidDel="001E27F4">
          <w:rPr>
            <w:rFonts w:ascii="Consolas" w:eastAsiaTheme="minorEastAsia" w:hAnsi="Consolas" w:cs="Consolas"/>
            <w:color w:val="000000"/>
            <w:sz w:val="19"/>
            <w:szCs w:val="19"/>
            <w:rtl/>
          </w:rPr>
          <w:delText xml:space="preserve"> </w:delText>
        </w:r>
        <w:r w:rsidDel="001E27F4">
          <w:rPr>
            <w:rFonts w:ascii="Consolas" w:eastAsiaTheme="minorEastAsia" w:hAnsi="Consolas"/>
            <w:color w:val="000000"/>
            <w:sz w:val="19"/>
            <w:szCs w:val="19"/>
            <w:rtl/>
          </w:rPr>
          <w:delText>החנות</w:delText>
        </w:r>
        <w:r w:rsidDel="001E27F4">
          <w:rPr>
            <w:rFonts w:ascii="Consolas" w:eastAsiaTheme="minorEastAsia" w:hAnsi="Consolas" w:cs="Consolas"/>
            <w:color w:val="000000"/>
            <w:sz w:val="19"/>
            <w:szCs w:val="19"/>
            <w:rtl/>
          </w:rPr>
          <w:delText xml:space="preserve"> </w:delText>
        </w:r>
        <w:r w:rsidDel="001E27F4">
          <w:rPr>
            <w:rFonts w:ascii="Consolas" w:eastAsiaTheme="minorEastAsia" w:hAnsi="Consolas"/>
            <w:color w:val="000000"/>
            <w:sz w:val="19"/>
            <w:szCs w:val="19"/>
            <w:rtl/>
          </w:rPr>
          <w:delText>גם</w:delText>
        </w:r>
        <w:r w:rsidDel="001E27F4">
          <w:rPr>
            <w:rFonts w:ascii="Consolas" w:eastAsiaTheme="minorEastAsia" w:hAnsi="Consolas" w:cs="Consolas"/>
            <w:color w:val="000000"/>
            <w:sz w:val="19"/>
            <w:szCs w:val="19"/>
            <w:rtl/>
          </w:rPr>
          <w:delText xml:space="preserve"> </w:delText>
        </w:r>
        <w:r w:rsidDel="001E27F4">
          <w:rPr>
            <w:rFonts w:ascii="Consolas" w:eastAsiaTheme="minorEastAsia" w:hAnsi="Consolas"/>
            <w:color w:val="000000"/>
            <w:sz w:val="19"/>
            <w:szCs w:val="19"/>
            <w:rtl/>
          </w:rPr>
          <w:delText>אזורים</w:delText>
        </w:r>
      </w:del>
    </w:p>
    <w:p w14:paraId="2F3BA140" w14:textId="6CB44053" w:rsidR="00BD575D" w:rsidDel="001E27F4" w:rsidRDefault="00BD575D">
      <w:pPr>
        <w:shd w:val="clear" w:color="auto" w:fill="FFF2CC" w:themeFill="accent4" w:themeFillTint="33"/>
        <w:autoSpaceDE w:val="0"/>
        <w:autoSpaceDN w:val="0"/>
        <w:adjustRightInd w:val="0"/>
        <w:rPr>
          <w:del w:id="2011" w:author="רינת אביטל" w:date="2022-05-10T10:35:00Z"/>
          <w:rFonts w:ascii="Consolas" w:eastAsiaTheme="minorEastAsia" w:hAnsi="Consolas" w:cs="Consolas"/>
          <w:color w:val="000000"/>
          <w:sz w:val="19"/>
          <w:szCs w:val="19"/>
        </w:rPr>
      </w:pPr>
    </w:p>
    <w:p w14:paraId="1DA5DD9B" w14:textId="688C49A7" w:rsidR="00BD575D" w:rsidDel="001E27F4" w:rsidRDefault="00F31DDB">
      <w:pPr>
        <w:shd w:val="clear" w:color="auto" w:fill="FFF2CC" w:themeFill="accent4" w:themeFillTint="33"/>
        <w:autoSpaceDE w:val="0"/>
        <w:autoSpaceDN w:val="0"/>
        <w:adjustRightInd w:val="0"/>
        <w:rPr>
          <w:del w:id="2012" w:author="רינת אביטל" w:date="2022-05-10T10:35:00Z"/>
          <w:rFonts w:ascii="Consolas" w:eastAsiaTheme="minorEastAsia" w:hAnsi="Consolas" w:cs="Consolas"/>
          <w:color w:val="000000"/>
          <w:sz w:val="19"/>
          <w:szCs w:val="19"/>
        </w:rPr>
      </w:pPr>
      <w:del w:id="2013"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numCashes = cashes.Count();</w:delText>
        </w:r>
      </w:del>
    </w:p>
    <w:p w14:paraId="7F33567A" w14:textId="4105FBE8" w:rsidR="00BD575D" w:rsidDel="001E27F4" w:rsidRDefault="00F31DDB">
      <w:pPr>
        <w:shd w:val="clear" w:color="auto" w:fill="FFF2CC" w:themeFill="accent4" w:themeFillTint="33"/>
        <w:autoSpaceDE w:val="0"/>
        <w:autoSpaceDN w:val="0"/>
        <w:adjustRightInd w:val="0"/>
        <w:rPr>
          <w:del w:id="2014" w:author="רינת אביטל" w:date="2022-05-10T10:35:00Z"/>
          <w:rFonts w:ascii="Consolas" w:eastAsiaTheme="minorEastAsia" w:hAnsi="Consolas" w:cs="Consolas"/>
          <w:color w:val="000000"/>
          <w:sz w:val="19"/>
          <w:szCs w:val="19"/>
        </w:rPr>
      </w:pPr>
      <w:del w:id="2015"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w:delText>
        </w:r>
        <w:r w:rsidDel="001E27F4">
          <w:rPr>
            <w:rFonts w:ascii="Consolas" w:eastAsiaTheme="minorEastAsia" w:hAnsi="Consolas"/>
            <w:color w:val="008000"/>
            <w:sz w:val="19"/>
            <w:szCs w:val="19"/>
            <w:rtl/>
          </w:rPr>
          <w:delText>שלב</w:delText>
        </w:r>
        <w:r w:rsidDel="001E27F4">
          <w:rPr>
            <w:rFonts w:ascii="Consolas" w:eastAsiaTheme="minorEastAsia" w:hAnsi="Consolas" w:cs="Consolas"/>
            <w:color w:val="008000"/>
            <w:sz w:val="19"/>
            <w:szCs w:val="19"/>
            <w:rtl/>
          </w:rPr>
          <w:delText xml:space="preserve"> 4 </w:delText>
        </w:r>
        <w:r w:rsidDel="001E27F4">
          <w:rPr>
            <w:rFonts w:ascii="Consolas" w:eastAsiaTheme="minorEastAsia" w:hAnsi="Consolas"/>
            <w:color w:val="008000"/>
            <w:sz w:val="19"/>
            <w:szCs w:val="19"/>
            <w:rtl/>
          </w:rPr>
          <w:delText>מרחיבים</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את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טבלת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המרחקים</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הבסיסית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של</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החנות</w:delText>
        </w:r>
      </w:del>
    </w:p>
    <w:p w14:paraId="6F8977FC" w14:textId="16B582EE" w:rsidR="00BD575D" w:rsidDel="001E27F4" w:rsidRDefault="00F31DDB">
      <w:pPr>
        <w:shd w:val="clear" w:color="auto" w:fill="FFF2CC" w:themeFill="accent4" w:themeFillTint="33"/>
        <w:autoSpaceDE w:val="0"/>
        <w:autoSpaceDN w:val="0"/>
        <w:adjustRightInd w:val="0"/>
        <w:rPr>
          <w:del w:id="2016" w:author="רינת אביטל" w:date="2022-05-10T10:35:00Z"/>
          <w:rFonts w:ascii="Consolas" w:eastAsiaTheme="minorEastAsia" w:hAnsi="Consolas" w:cs="Consolas"/>
          <w:color w:val="000000"/>
          <w:sz w:val="19"/>
          <w:szCs w:val="19"/>
        </w:rPr>
      </w:pPr>
      <w:del w:id="2017"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w:delText>
        </w:r>
        <w:r w:rsidDel="001E27F4">
          <w:rPr>
            <w:rFonts w:ascii="Consolas" w:eastAsiaTheme="minorEastAsia" w:hAnsi="Consolas"/>
            <w:color w:val="008000"/>
            <w:sz w:val="19"/>
            <w:szCs w:val="19"/>
            <w:rtl/>
          </w:rPr>
          <w:delText>תוך</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התחשבות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בכך</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ש</w:delText>
        </w:r>
        <w:r w:rsidDel="001E27F4">
          <w:rPr>
            <w:rFonts w:ascii="Consolas" w:eastAsiaTheme="minorEastAsia" w:hAnsi="Consolas" w:cs="Consolas"/>
            <w:color w:val="008000"/>
            <w:sz w:val="19"/>
            <w:szCs w:val="19"/>
            <w:rtl/>
          </w:rPr>
          <w:delText>'</w:delText>
        </w:r>
        <w:r w:rsidDel="001E27F4">
          <w:rPr>
            <w:rFonts w:ascii="Consolas" w:eastAsiaTheme="minorEastAsia" w:hAnsi="Consolas"/>
            <w:color w:val="008000"/>
            <w:sz w:val="19"/>
            <w:szCs w:val="19"/>
            <w:rtl/>
          </w:rPr>
          <w:delText>אזור</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ההתחלה</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הוא</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w:delText>
        </w:r>
        <w:r w:rsidDel="001E27F4">
          <w:rPr>
            <w:rFonts w:ascii="Consolas" w:eastAsiaTheme="minorEastAsia" w:hAnsi="Consolas" w:cs="Consolas"/>
            <w:color w:val="008000"/>
            <w:sz w:val="19"/>
            <w:szCs w:val="19"/>
            <w:rtl/>
          </w:rPr>
          <w:delText>'</w:delText>
        </w:r>
        <w:r w:rsidDel="001E27F4">
          <w:rPr>
            <w:rFonts w:ascii="Consolas" w:eastAsiaTheme="minorEastAsia" w:hAnsi="Consolas"/>
            <w:color w:val="008000"/>
            <w:sz w:val="19"/>
            <w:szCs w:val="19"/>
            <w:rtl/>
          </w:rPr>
          <w:delText>אזור</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הראשון</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של</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טבלת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החנות</w:delText>
        </w:r>
      </w:del>
    </w:p>
    <w:p w14:paraId="07CCED85" w14:textId="7637A80B" w:rsidR="00BD575D" w:rsidDel="001E27F4" w:rsidRDefault="00F31DDB">
      <w:pPr>
        <w:shd w:val="clear" w:color="auto" w:fill="FFF2CC" w:themeFill="accent4" w:themeFillTint="33"/>
        <w:autoSpaceDE w:val="0"/>
        <w:autoSpaceDN w:val="0"/>
        <w:adjustRightInd w:val="0"/>
        <w:rPr>
          <w:del w:id="2018" w:author="רינת אביטל" w:date="2022-05-10T10:35:00Z"/>
          <w:rFonts w:ascii="Consolas" w:eastAsiaTheme="minorEastAsia" w:hAnsi="Consolas" w:cs="Consolas"/>
          <w:color w:val="000000"/>
          <w:sz w:val="19"/>
          <w:szCs w:val="19"/>
        </w:rPr>
      </w:pPr>
      <w:del w:id="2019"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LenBaseDistanceMatrix = baseDistanceMatrix.GetLength(1);</w:delText>
        </w:r>
      </w:del>
    </w:p>
    <w:p w14:paraId="5BC0BB3E" w14:textId="6A2E2BB6" w:rsidR="00BD575D" w:rsidDel="001E27F4" w:rsidRDefault="00F31DDB">
      <w:pPr>
        <w:shd w:val="clear" w:color="auto" w:fill="FFF2CC" w:themeFill="accent4" w:themeFillTint="33"/>
        <w:autoSpaceDE w:val="0"/>
        <w:autoSpaceDN w:val="0"/>
        <w:adjustRightInd w:val="0"/>
        <w:rPr>
          <w:del w:id="2020" w:author="רינת אביטל" w:date="2022-05-10T10:35:00Z"/>
          <w:rFonts w:ascii="Consolas" w:eastAsiaTheme="minorEastAsia" w:hAnsi="Consolas" w:cs="Consolas"/>
          <w:color w:val="000000"/>
          <w:sz w:val="19"/>
          <w:szCs w:val="19"/>
        </w:rPr>
      </w:pPr>
      <w:del w:id="2021"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lenBig = LenBaseDistanceMatrix + productAreaList.Count();</w:delText>
        </w:r>
      </w:del>
    </w:p>
    <w:p w14:paraId="0BDC0EA5" w14:textId="749DD26C" w:rsidR="00BD575D" w:rsidDel="001E27F4" w:rsidRDefault="00F31DDB">
      <w:pPr>
        <w:shd w:val="clear" w:color="auto" w:fill="FFF2CC" w:themeFill="accent4" w:themeFillTint="33"/>
        <w:autoSpaceDE w:val="0"/>
        <w:autoSpaceDN w:val="0"/>
        <w:adjustRightInd w:val="0"/>
        <w:rPr>
          <w:del w:id="2022" w:author="רינת אביטל" w:date="2022-05-10T10:35:00Z"/>
          <w:rFonts w:ascii="Consolas" w:eastAsiaTheme="minorEastAsia" w:hAnsi="Consolas" w:cs="Consolas"/>
          <w:color w:val="000000"/>
          <w:sz w:val="19"/>
          <w:szCs w:val="19"/>
        </w:rPr>
      </w:pPr>
      <w:del w:id="2023" w:author="רינת אביטל" w:date="2022-05-10T10:35:00Z">
        <w:r w:rsidDel="001E27F4">
          <w:rPr>
            <w:rFonts w:ascii="Consolas" w:eastAsiaTheme="minorEastAsia" w:hAnsi="Consolas" w:cs="Consolas"/>
            <w:color w:val="000000"/>
            <w:sz w:val="19"/>
            <w:szCs w:val="19"/>
          </w:rPr>
          <w:delText xml:space="preserve">            Cell[,] BigMatrix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Cell[lenBig, lenBig];</w:delText>
        </w:r>
      </w:del>
    </w:p>
    <w:p w14:paraId="142A909C" w14:textId="1F2C1778" w:rsidR="00BD575D" w:rsidDel="001E27F4" w:rsidRDefault="00F31DDB">
      <w:pPr>
        <w:shd w:val="clear" w:color="auto" w:fill="FFF2CC" w:themeFill="accent4" w:themeFillTint="33"/>
        <w:autoSpaceDE w:val="0"/>
        <w:autoSpaceDN w:val="0"/>
        <w:adjustRightInd w:val="0"/>
        <w:rPr>
          <w:del w:id="2024" w:author="רינת אביטל" w:date="2022-05-10T10:35:00Z"/>
          <w:rFonts w:ascii="Consolas" w:eastAsiaTheme="minorEastAsia" w:hAnsi="Consolas" w:cs="Consolas"/>
          <w:color w:val="000000"/>
          <w:sz w:val="19"/>
          <w:szCs w:val="19"/>
        </w:rPr>
      </w:pPr>
      <w:del w:id="2025"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w:delText>
        </w:r>
        <w:r w:rsidDel="001E27F4">
          <w:rPr>
            <w:rFonts w:ascii="Consolas" w:eastAsiaTheme="minorEastAsia" w:hAnsi="Consolas"/>
            <w:color w:val="008000"/>
            <w:sz w:val="19"/>
            <w:szCs w:val="19"/>
            <w:rtl/>
          </w:rPr>
          <w:delText>מעתיקים</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את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המטריצה</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של</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הדי</w:delText>
        </w:r>
        <w:r w:rsidDel="001E27F4">
          <w:rPr>
            <w:rFonts w:ascii="Consolas" w:eastAsiaTheme="minorEastAsia" w:hAnsi="Consolas" w:hint="cs"/>
            <w:color w:val="008000"/>
            <w:sz w:val="19"/>
            <w:szCs w:val="19"/>
            <w:rtl/>
          </w:rPr>
          <w:delText>י</w:delText>
        </w:r>
        <w:r w:rsidDel="001E27F4">
          <w:rPr>
            <w:rFonts w:ascii="Consolas" w:eastAsiaTheme="minorEastAsia" w:hAnsi="Consolas"/>
            <w:color w:val="008000"/>
            <w:sz w:val="19"/>
            <w:szCs w:val="19"/>
            <w:rtl/>
          </w:rPr>
          <w:delText>קסטרה</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למטריצה</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הגדולה</w:delText>
        </w:r>
      </w:del>
    </w:p>
    <w:p w14:paraId="3FFA5AC8" w14:textId="410447C0" w:rsidR="00BD575D" w:rsidDel="001E27F4" w:rsidRDefault="00F31DDB">
      <w:pPr>
        <w:shd w:val="clear" w:color="auto" w:fill="FFF2CC" w:themeFill="accent4" w:themeFillTint="33"/>
        <w:autoSpaceDE w:val="0"/>
        <w:autoSpaceDN w:val="0"/>
        <w:adjustRightInd w:val="0"/>
        <w:rPr>
          <w:del w:id="2026" w:author="רינת אביטל" w:date="2022-05-10T10:35:00Z"/>
          <w:rFonts w:ascii="Consolas" w:eastAsiaTheme="minorEastAsia" w:hAnsi="Consolas" w:cs="Consolas"/>
          <w:color w:val="000000"/>
          <w:sz w:val="19"/>
          <w:szCs w:val="19"/>
        </w:rPr>
      </w:pPr>
      <w:del w:id="2027"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for</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i = 0; i &lt; LenBaseDistanceMatrix; i++)</w:delText>
        </w:r>
      </w:del>
    </w:p>
    <w:p w14:paraId="027987A5" w14:textId="15FCBC02" w:rsidR="00BD575D" w:rsidDel="001E27F4" w:rsidRDefault="00F31DDB">
      <w:pPr>
        <w:shd w:val="clear" w:color="auto" w:fill="FFF2CC" w:themeFill="accent4" w:themeFillTint="33"/>
        <w:autoSpaceDE w:val="0"/>
        <w:autoSpaceDN w:val="0"/>
        <w:adjustRightInd w:val="0"/>
        <w:rPr>
          <w:del w:id="2028" w:author="רינת אביטל" w:date="2022-05-10T10:35:00Z"/>
          <w:rFonts w:ascii="Consolas" w:eastAsiaTheme="minorEastAsia" w:hAnsi="Consolas" w:cs="Consolas"/>
          <w:color w:val="000000"/>
          <w:sz w:val="19"/>
          <w:szCs w:val="19"/>
        </w:rPr>
      </w:pPr>
      <w:del w:id="2029"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for</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j = 0; j &lt; LenBaseDistanceMatrix; j++)</w:delText>
        </w:r>
      </w:del>
    </w:p>
    <w:p w14:paraId="0B558861" w14:textId="7C370AFB" w:rsidR="00BD575D" w:rsidDel="001E27F4" w:rsidRDefault="00F31DDB">
      <w:pPr>
        <w:shd w:val="clear" w:color="auto" w:fill="FFF2CC" w:themeFill="accent4" w:themeFillTint="33"/>
        <w:bidi/>
        <w:spacing w:after="240" w:line="360" w:lineRule="auto"/>
        <w:jc w:val="both"/>
        <w:rPr>
          <w:del w:id="2030" w:author="רינת אביטל" w:date="2022-05-10T10:35:00Z"/>
          <w:rFonts w:ascii="Tahoma" w:hAnsi="Tahoma" w:cs="Tahoma"/>
          <w:sz w:val="22"/>
          <w:szCs w:val="22"/>
        </w:rPr>
      </w:pPr>
      <w:del w:id="2031" w:author="רינת אביטל" w:date="2022-05-10T10:35:00Z">
        <w:r w:rsidDel="001E27F4">
          <w:rPr>
            <w:rFonts w:ascii="Consolas" w:eastAsiaTheme="minorEastAsia" w:hAnsi="Consolas" w:cs="Consolas"/>
            <w:color w:val="000000"/>
            <w:sz w:val="19"/>
            <w:szCs w:val="19"/>
          </w:rPr>
          <w:delText xml:space="preserve">                    BigMatrix[i, j] = baseDistanceMatrix[i, j];</w:delText>
        </w:r>
      </w:del>
    </w:p>
    <w:p w14:paraId="6B5DB6FF" w14:textId="668E86A3" w:rsidR="00BD575D" w:rsidDel="001E27F4" w:rsidRDefault="00F31DDB">
      <w:pPr>
        <w:bidi/>
        <w:spacing w:after="240" w:line="360" w:lineRule="auto"/>
        <w:jc w:val="both"/>
        <w:rPr>
          <w:del w:id="2032" w:author="רינת אביטל" w:date="2022-05-10T10:35:00Z"/>
          <w:rFonts w:ascii="Tahoma" w:hAnsi="Tahoma" w:cs="Tahoma"/>
          <w:sz w:val="22"/>
          <w:szCs w:val="22"/>
          <w:rtl/>
        </w:rPr>
      </w:pPr>
      <w:del w:id="2033" w:author="רינת אביטל" w:date="2022-05-10T10:35:00Z">
        <w:r w:rsidDel="001E27F4">
          <w:rPr>
            <w:rFonts w:ascii="Tahoma" w:hAnsi="Tahoma" w:cs="Tahoma"/>
            <w:sz w:val="22"/>
            <w:szCs w:val="22"/>
            <w:rtl/>
          </w:rPr>
          <w:delText>נעבור בלולאה על כל האזורים, ונחשב לכל אחד את המרחק ממנו לכל נקודות הגישה. כך:</w:delText>
        </w:r>
      </w:del>
    </w:p>
    <w:p w14:paraId="05424998" w14:textId="392129F3" w:rsidR="00BD575D" w:rsidDel="001E27F4" w:rsidRDefault="00F31DDB">
      <w:pPr>
        <w:bidi/>
        <w:spacing w:after="240" w:line="360" w:lineRule="auto"/>
        <w:jc w:val="both"/>
        <w:rPr>
          <w:del w:id="2034" w:author="רינת אביטל" w:date="2022-05-10T10:35:00Z"/>
          <w:rFonts w:ascii="Tahoma" w:hAnsi="Tahoma" w:cs="Tahoma"/>
          <w:sz w:val="22"/>
          <w:szCs w:val="22"/>
          <w:rtl/>
        </w:rPr>
      </w:pPr>
      <w:del w:id="2035" w:author="רינת אביטל" w:date="2022-05-10T10:35:00Z">
        <w:r w:rsidDel="001E27F4">
          <w:rPr>
            <w:rFonts w:ascii="Tahoma" w:hAnsi="Tahoma" w:cs="Tahoma"/>
            <w:sz w:val="22"/>
            <w:szCs w:val="22"/>
            <w:rtl/>
          </w:rPr>
          <w:delText>ראשית ממלאים את המרחק מהאזור לכל נקודות הגישה שסמוכות לו. מרחק זה מחושב כפי נוסחת מרחקים באופן פשוט.</w:delText>
        </w:r>
      </w:del>
    </w:p>
    <w:p w14:paraId="5B0E053D" w14:textId="214AC23D" w:rsidR="00BD575D" w:rsidDel="001E27F4" w:rsidRDefault="00F31DDB">
      <w:pPr>
        <w:shd w:val="clear" w:color="auto" w:fill="FFF2CC" w:themeFill="accent4" w:themeFillTint="33"/>
        <w:autoSpaceDE w:val="0"/>
        <w:autoSpaceDN w:val="0"/>
        <w:adjustRightInd w:val="0"/>
        <w:rPr>
          <w:del w:id="2036" w:author="רינת אביטל" w:date="2022-05-10T10:35:00Z"/>
          <w:rFonts w:ascii="Consolas" w:eastAsiaTheme="minorEastAsia" w:hAnsi="Consolas" w:cs="Consolas"/>
          <w:color w:val="000000"/>
          <w:sz w:val="18"/>
          <w:szCs w:val="18"/>
        </w:rPr>
      </w:pPr>
      <w:del w:id="2037" w:author="רינת אביטל" w:date="2022-05-10T10:35:00Z">
        <w:r w:rsidDel="001E27F4">
          <w:rPr>
            <w:rFonts w:ascii="Consolas" w:eastAsiaTheme="minorEastAsia" w:hAnsi="Consolas" w:cs="Consolas"/>
            <w:color w:val="000000"/>
            <w:sz w:val="18"/>
            <w:szCs w:val="18"/>
          </w:rPr>
          <w:delText xml:space="preserve"> </w:delText>
        </w:r>
        <w:r w:rsidDel="001E27F4">
          <w:rPr>
            <w:rFonts w:ascii="Consolas" w:eastAsiaTheme="minorEastAsia" w:hAnsi="Consolas" w:cs="Consolas"/>
            <w:color w:val="008000"/>
            <w:sz w:val="18"/>
            <w:szCs w:val="18"/>
          </w:rPr>
          <w:delText>//</w:delText>
        </w:r>
        <w:r w:rsidDel="001E27F4">
          <w:rPr>
            <w:rFonts w:ascii="Consolas" w:eastAsiaTheme="minorEastAsia" w:hAnsi="Consolas"/>
            <w:color w:val="008000"/>
            <w:sz w:val="18"/>
            <w:szCs w:val="18"/>
            <w:rtl/>
          </w:rPr>
          <w:delText>עובר</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על</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האזורים</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א</w:delText>
        </w:r>
        <w:r w:rsidDel="001E27F4">
          <w:rPr>
            <w:rFonts w:ascii="Consolas" w:eastAsiaTheme="minorEastAsia" w:hAnsi="Consolas" w:cs="Consolas"/>
            <w:color w:val="008000"/>
            <w:sz w:val="18"/>
            <w:szCs w:val="18"/>
            <w:rtl/>
          </w:rPr>
          <w:delText>,</w:delText>
        </w:r>
        <w:r w:rsidDel="001E27F4">
          <w:rPr>
            <w:rFonts w:ascii="Consolas" w:eastAsiaTheme="minorEastAsia" w:hAnsi="Consolas"/>
            <w:color w:val="008000"/>
            <w:sz w:val="18"/>
            <w:szCs w:val="18"/>
            <w:rtl/>
          </w:rPr>
          <w:delText>ב</w:delText>
        </w:r>
        <w:r w:rsidDel="001E27F4">
          <w:rPr>
            <w:rFonts w:ascii="Consolas" w:eastAsiaTheme="minorEastAsia" w:hAnsi="Consolas" w:cs="Consolas"/>
            <w:color w:val="008000"/>
            <w:sz w:val="18"/>
            <w:szCs w:val="18"/>
            <w:rtl/>
          </w:rPr>
          <w:delText>,</w:delText>
        </w:r>
        <w:r w:rsidDel="001E27F4">
          <w:rPr>
            <w:rFonts w:ascii="Consolas" w:eastAsiaTheme="minorEastAsia" w:hAnsi="Consolas"/>
            <w:color w:val="008000"/>
            <w:sz w:val="18"/>
            <w:szCs w:val="18"/>
            <w:rtl/>
          </w:rPr>
          <w:delText>ג</w:delText>
        </w:r>
      </w:del>
    </w:p>
    <w:p w14:paraId="43EBD7C4" w14:textId="25855A62" w:rsidR="00BD575D" w:rsidDel="001E27F4" w:rsidRDefault="00F31DDB">
      <w:pPr>
        <w:shd w:val="clear" w:color="auto" w:fill="FFF2CC" w:themeFill="accent4" w:themeFillTint="33"/>
        <w:autoSpaceDE w:val="0"/>
        <w:autoSpaceDN w:val="0"/>
        <w:adjustRightInd w:val="0"/>
        <w:rPr>
          <w:del w:id="2038" w:author="רינת אביטל" w:date="2022-05-10T10:35:00Z"/>
          <w:rFonts w:ascii="Consolas" w:eastAsiaTheme="minorEastAsia" w:hAnsi="Consolas" w:cs="Consolas"/>
          <w:color w:val="000000"/>
          <w:sz w:val="18"/>
          <w:szCs w:val="18"/>
        </w:rPr>
      </w:pPr>
      <w:del w:id="2039" w:author="רינת אביטל" w:date="2022-05-10T10:35:00Z">
        <w:r w:rsidDel="001E27F4">
          <w:rPr>
            <w:rFonts w:ascii="Consolas" w:eastAsiaTheme="minorEastAsia" w:hAnsi="Consolas" w:cs="Consolas"/>
            <w:color w:val="000000"/>
            <w:sz w:val="18"/>
            <w:szCs w:val="18"/>
          </w:rPr>
          <w:delText xml:space="preserve">  </w:delText>
        </w:r>
        <w:r w:rsidDel="001E27F4">
          <w:rPr>
            <w:rFonts w:ascii="Consolas" w:eastAsiaTheme="minorEastAsia" w:hAnsi="Consolas" w:cs="Consolas"/>
            <w:color w:val="0000FF"/>
            <w:sz w:val="18"/>
            <w:szCs w:val="18"/>
          </w:rPr>
          <w:delText>for</w:delText>
        </w:r>
        <w:r w:rsidDel="001E27F4">
          <w:rPr>
            <w:rFonts w:ascii="Consolas" w:eastAsiaTheme="minorEastAsia" w:hAnsi="Consolas" w:cs="Consolas"/>
            <w:color w:val="000000"/>
            <w:sz w:val="18"/>
            <w:szCs w:val="18"/>
          </w:rPr>
          <w:delText xml:space="preserve"> (</w:delText>
        </w:r>
        <w:r w:rsidDel="001E27F4">
          <w:rPr>
            <w:rFonts w:ascii="Consolas" w:eastAsiaTheme="minorEastAsia" w:hAnsi="Consolas" w:cs="Consolas"/>
            <w:color w:val="0000FF"/>
            <w:sz w:val="18"/>
            <w:szCs w:val="18"/>
          </w:rPr>
          <w:delText>int</w:delText>
        </w:r>
        <w:r w:rsidDel="001E27F4">
          <w:rPr>
            <w:rFonts w:ascii="Consolas" w:eastAsiaTheme="minorEastAsia" w:hAnsi="Consolas" w:cs="Consolas"/>
            <w:color w:val="000000"/>
            <w:sz w:val="18"/>
            <w:szCs w:val="18"/>
          </w:rPr>
          <w:delText xml:space="preserve"> i = LenBaseDistanceMatrix; i &lt; lenBig; i++)</w:delText>
        </w:r>
      </w:del>
    </w:p>
    <w:p w14:paraId="49C1558A" w14:textId="1832DFE4" w:rsidR="00BD575D" w:rsidDel="001E27F4" w:rsidRDefault="00F31DDB">
      <w:pPr>
        <w:shd w:val="clear" w:color="auto" w:fill="FFF2CC" w:themeFill="accent4" w:themeFillTint="33"/>
        <w:autoSpaceDE w:val="0"/>
        <w:autoSpaceDN w:val="0"/>
        <w:adjustRightInd w:val="0"/>
        <w:rPr>
          <w:del w:id="2040" w:author="רינת אביטל" w:date="2022-05-10T10:35:00Z"/>
          <w:rFonts w:ascii="Consolas" w:eastAsiaTheme="minorEastAsia" w:hAnsi="Consolas" w:cs="Consolas"/>
          <w:color w:val="000000"/>
          <w:sz w:val="18"/>
          <w:szCs w:val="18"/>
        </w:rPr>
      </w:pPr>
      <w:del w:id="2041" w:author="רינת אביטל" w:date="2022-05-10T10:35:00Z">
        <w:r w:rsidDel="001E27F4">
          <w:rPr>
            <w:rFonts w:ascii="Consolas" w:eastAsiaTheme="minorEastAsia" w:hAnsi="Consolas" w:cs="Consolas"/>
            <w:color w:val="000000"/>
            <w:sz w:val="18"/>
            <w:szCs w:val="18"/>
          </w:rPr>
          <w:delText xml:space="preserve">  {</w:delText>
        </w:r>
      </w:del>
    </w:p>
    <w:p w14:paraId="18FB7916" w14:textId="0B1A32CD" w:rsidR="00BD575D" w:rsidDel="001E27F4" w:rsidRDefault="00F31DDB">
      <w:pPr>
        <w:shd w:val="clear" w:color="auto" w:fill="FFF2CC" w:themeFill="accent4" w:themeFillTint="33"/>
        <w:autoSpaceDE w:val="0"/>
        <w:autoSpaceDN w:val="0"/>
        <w:adjustRightInd w:val="0"/>
        <w:rPr>
          <w:del w:id="2042" w:author="רינת אביטל" w:date="2022-05-10T10:35:00Z"/>
          <w:rFonts w:ascii="Consolas" w:eastAsiaTheme="minorEastAsia" w:hAnsi="Consolas" w:cs="Consolas"/>
          <w:color w:val="000000"/>
          <w:sz w:val="18"/>
          <w:szCs w:val="18"/>
        </w:rPr>
      </w:pPr>
      <w:del w:id="2043" w:author="רינת אביטל" w:date="2022-05-10T10:35:00Z">
        <w:r w:rsidDel="001E27F4">
          <w:rPr>
            <w:rFonts w:ascii="Consolas" w:eastAsiaTheme="minorEastAsia" w:hAnsi="Consolas" w:cs="Consolas"/>
            <w:color w:val="000000"/>
            <w:sz w:val="18"/>
            <w:szCs w:val="18"/>
          </w:rPr>
          <w:delText xml:space="preserve">      </w:delText>
        </w:r>
        <w:r w:rsidDel="001E27F4">
          <w:rPr>
            <w:rFonts w:ascii="Consolas" w:eastAsiaTheme="minorEastAsia" w:hAnsi="Consolas" w:cs="Consolas"/>
            <w:color w:val="808080"/>
            <w:sz w:val="18"/>
            <w:szCs w:val="18"/>
          </w:rPr>
          <w:delText>//</w:delText>
        </w:r>
        <w:r w:rsidDel="001E27F4">
          <w:rPr>
            <w:rFonts w:ascii="Consolas" w:eastAsiaTheme="minorEastAsia" w:hAnsi="Consolas" w:cs="Consolas"/>
            <w:color w:val="000000"/>
            <w:sz w:val="18"/>
            <w:szCs w:val="18"/>
          </w:rPr>
          <w:delText xml:space="preserve"> </w:delText>
        </w:r>
        <w:r w:rsidDel="001E27F4">
          <w:rPr>
            <w:rFonts w:ascii="Consolas" w:eastAsiaTheme="minorEastAsia" w:hAnsi="Consolas"/>
            <w:color w:val="000000"/>
            <w:sz w:val="18"/>
            <w:szCs w:val="18"/>
            <w:rtl/>
          </w:rPr>
          <w:delText>מילוי</w:delText>
        </w:r>
        <w:r w:rsidDel="001E27F4">
          <w:rPr>
            <w:rFonts w:ascii="Consolas" w:eastAsiaTheme="minorEastAsia" w:hAnsi="Consolas" w:cs="Consolas"/>
            <w:color w:val="000000"/>
            <w:sz w:val="18"/>
            <w:szCs w:val="18"/>
            <w:rtl/>
          </w:rPr>
          <w:delText xml:space="preserve"> </w:delText>
        </w:r>
        <w:r w:rsidDel="001E27F4">
          <w:rPr>
            <w:rFonts w:ascii="Consolas" w:eastAsiaTheme="minorEastAsia" w:hAnsi="Consolas"/>
            <w:color w:val="000000"/>
            <w:sz w:val="18"/>
            <w:szCs w:val="18"/>
            <w:rtl/>
          </w:rPr>
          <w:delText>מטריצה</w:delText>
        </w:r>
        <w:r w:rsidDel="001E27F4">
          <w:rPr>
            <w:rFonts w:ascii="Consolas" w:eastAsiaTheme="minorEastAsia" w:hAnsi="Consolas" w:cs="Consolas"/>
            <w:color w:val="000000"/>
            <w:sz w:val="18"/>
            <w:szCs w:val="18"/>
            <w:rtl/>
          </w:rPr>
          <w:delText xml:space="preserve"> </w:delText>
        </w:r>
        <w:r w:rsidDel="001E27F4">
          <w:rPr>
            <w:rFonts w:ascii="Consolas" w:eastAsiaTheme="minorEastAsia" w:hAnsi="Consolas"/>
            <w:color w:val="000000"/>
            <w:sz w:val="18"/>
            <w:szCs w:val="18"/>
            <w:rtl/>
          </w:rPr>
          <w:delText>מאזור</w:delText>
        </w:r>
        <w:r w:rsidDel="001E27F4">
          <w:rPr>
            <w:rFonts w:ascii="Consolas" w:eastAsiaTheme="minorEastAsia" w:hAnsi="Consolas" w:cs="Consolas"/>
            <w:color w:val="000000"/>
            <w:sz w:val="18"/>
            <w:szCs w:val="18"/>
            <w:rtl/>
          </w:rPr>
          <w:delText xml:space="preserve"> </w:delText>
        </w:r>
        <w:r w:rsidDel="001E27F4">
          <w:rPr>
            <w:rFonts w:ascii="Consolas" w:eastAsiaTheme="minorEastAsia" w:hAnsi="Consolas" w:hint="cs"/>
            <w:color w:val="000000"/>
            <w:sz w:val="18"/>
            <w:szCs w:val="18"/>
            <w:rtl/>
          </w:rPr>
          <w:delText>לנקודות הגישה</w:delText>
        </w:r>
        <w:r w:rsidDel="001E27F4">
          <w:rPr>
            <w:rFonts w:ascii="Consolas" w:eastAsiaTheme="minorEastAsia" w:hAnsi="Consolas" w:cs="Consolas"/>
            <w:color w:val="000000"/>
            <w:sz w:val="18"/>
            <w:szCs w:val="18"/>
            <w:rtl/>
          </w:rPr>
          <w:delText xml:space="preserve"> </w:delText>
        </w:r>
        <w:r w:rsidDel="001E27F4">
          <w:rPr>
            <w:rFonts w:ascii="Consolas" w:eastAsiaTheme="minorEastAsia" w:hAnsi="Consolas"/>
            <w:color w:val="000000"/>
            <w:sz w:val="18"/>
            <w:szCs w:val="18"/>
            <w:rtl/>
          </w:rPr>
          <w:delText>שלו</w:delText>
        </w:r>
      </w:del>
    </w:p>
    <w:p w14:paraId="0260EE54" w14:textId="52C22FFF" w:rsidR="00BD575D" w:rsidDel="001E27F4" w:rsidRDefault="00F31DDB">
      <w:pPr>
        <w:shd w:val="clear" w:color="auto" w:fill="FFF2CC" w:themeFill="accent4" w:themeFillTint="33"/>
        <w:autoSpaceDE w:val="0"/>
        <w:autoSpaceDN w:val="0"/>
        <w:adjustRightInd w:val="0"/>
        <w:rPr>
          <w:del w:id="2044" w:author="רינת אביטל" w:date="2022-05-10T10:35:00Z"/>
          <w:rFonts w:ascii="Consolas" w:eastAsiaTheme="minorEastAsia" w:hAnsi="Consolas" w:cs="Consolas"/>
          <w:color w:val="000000"/>
          <w:sz w:val="18"/>
          <w:szCs w:val="18"/>
        </w:rPr>
      </w:pPr>
      <w:del w:id="2045" w:author="רינת אביטל" w:date="2022-05-10T10:35:00Z">
        <w:r w:rsidDel="001E27F4">
          <w:rPr>
            <w:rFonts w:ascii="Consolas" w:eastAsiaTheme="minorEastAsia" w:hAnsi="Consolas" w:cs="Consolas"/>
            <w:color w:val="000000"/>
            <w:sz w:val="18"/>
            <w:szCs w:val="18"/>
          </w:rPr>
          <w:delText xml:space="preserve">      </w:delText>
        </w:r>
        <w:r w:rsidDel="001E27F4">
          <w:rPr>
            <w:rFonts w:ascii="Consolas" w:eastAsiaTheme="minorEastAsia" w:hAnsi="Consolas" w:cs="Consolas"/>
            <w:color w:val="008000"/>
            <w:sz w:val="18"/>
            <w:szCs w:val="18"/>
          </w:rPr>
          <w:delText>//</w:delText>
        </w:r>
        <w:r w:rsidDel="001E27F4">
          <w:rPr>
            <w:rFonts w:ascii="Consolas" w:eastAsiaTheme="minorEastAsia" w:hAnsi="Consolas"/>
            <w:color w:val="008000"/>
            <w:sz w:val="18"/>
            <w:szCs w:val="18"/>
            <w:rtl/>
          </w:rPr>
          <w:delText>עובר</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על</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רשימת</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hint="cs"/>
            <w:color w:val="008000"/>
            <w:sz w:val="18"/>
            <w:szCs w:val="18"/>
            <w:rtl/>
          </w:rPr>
          <w:delText>נקודות הגישה</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של</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האזור</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ומשבץ</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מרחק</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במטריצה</w:delText>
        </w:r>
      </w:del>
    </w:p>
    <w:p w14:paraId="5BA3BBDE" w14:textId="0401CAF8" w:rsidR="00BD575D" w:rsidDel="001E27F4" w:rsidRDefault="00F31DDB">
      <w:pPr>
        <w:shd w:val="clear" w:color="auto" w:fill="FFF2CC" w:themeFill="accent4" w:themeFillTint="33"/>
        <w:autoSpaceDE w:val="0"/>
        <w:autoSpaceDN w:val="0"/>
        <w:adjustRightInd w:val="0"/>
        <w:rPr>
          <w:del w:id="2046" w:author="רינת אביטל" w:date="2022-05-10T10:35:00Z"/>
          <w:rFonts w:ascii="Consolas" w:eastAsiaTheme="minorEastAsia" w:hAnsi="Consolas" w:cs="Consolas"/>
          <w:color w:val="000000"/>
          <w:sz w:val="18"/>
          <w:szCs w:val="18"/>
        </w:rPr>
      </w:pPr>
      <w:del w:id="2047" w:author="רינת אביטל" w:date="2022-05-10T10:35:00Z">
        <w:r w:rsidDel="001E27F4">
          <w:rPr>
            <w:rFonts w:ascii="Consolas" w:eastAsiaTheme="minorEastAsia" w:hAnsi="Consolas" w:cs="Consolas"/>
            <w:color w:val="000000"/>
            <w:sz w:val="18"/>
            <w:szCs w:val="18"/>
          </w:rPr>
          <w:delText xml:space="preserve">      </w:delText>
        </w:r>
        <w:r w:rsidDel="001E27F4">
          <w:rPr>
            <w:rFonts w:ascii="Consolas" w:eastAsiaTheme="minorEastAsia" w:hAnsi="Consolas" w:cs="Consolas"/>
            <w:color w:val="0000FF"/>
            <w:sz w:val="18"/>
            <w:szCs w:val="18"/>
          </w:rPr>
          <w:delText>foreach</w:delText>
        </w:r>
        <w:r w:rsidDel="001E27F4">
          <w:rPr>
            <w:rFonts w:ascii="Consolas" w:eastAsiaTheme="minorEastAsia" w:hAnsi="Consolas" w:cs="Consolas"/>
            <w:color w:val="000000"/>
            <w:sz w:val="18"/>
            <w:szCs w:val="18"/>
          </w:rPr>
          <w:delText xml:space="preserve"> (GetawayProcI_Result getway </w:delText>
        </w:r>
        <w:r w:rsidDel="001E27F4">
          <w:rPr>
            <w:rFonts w:ascii="Consolas" w:eastAsiaTheme="minorEastAsia" w:hAnsi="Consolas" w:cs="Consolas"/>
            <w:color w:val="0000FF"/>
            <w:sz w:val="18"/>
            <w:szCs w:val="18"/>
          </w:rPr>
          <w:delText>in</w:delText>
        </w:r>
        <w:r w:rsidDel="001E27F4">
          <w:rPr>
            <w:rFonts w:ascii="Consolas" w:eastAsiaTheme="minorEastAsia" w:hAnsi="Consolas" w:cs="Consolas"/>
            <w:color w:val="000000"/>
            <w:sz w:val="18"/>
            <w:szCs w:val="18"/>
          </w:rPr>
          <w:delText xml:space="preserve"> productAreaList[i - LenBaseDistanceMatrix].Key.Getaways)</w:delText>
        </w:r>
      </w:del>
    </w:p>
    <w:p w14:paraId="336B2C10" w14:textId="10723765" w:rsidR="00BD575D" w:rsidDel="001E27F4" w:rsidRDefault="00F31DDB">
      <w:pPr>
        <w:shd w:val="clear" w:color="auto" w:fill="FFF2CC" w:themeFill="accent4" w:themeFillTint="33"/>
        <w:autoSpaceDE w:val="0"/>
        <w:autoSpaceDN w:val="0"/>
        <w:adjustRightInd w:val="0"/>
        <w:rPr>
          <w:del w:id="2048" w:author="רינת אביטל" w:date="2022-05-10T10:35:00Z"/>
          <w:rFonts w:ascii="Consolas" w:eastAsiaTheme="minorEastAsia" w:hAnsi="Consolas" w:cs="Consolas"/>
          <w:color w:val="000000"/>
          <w:sz w:val="18"/>
          <w:szCs w:val="18"/>
        </w:rPr>
      </w:pPr>
      <w:del w:id="2049" w:author="רינת אביטל" w:date="2022-05-10T10:35:00Z">
        <w:r w:rsidDel="001E27F4">
          <w:rPr>
            <w:rFonts w:ascii="Consolas" w:eastAsiaTheme="minorEastAsia" w:hAnsi="Consolas" w:cs="Consolas"/>
            <w:color w:val="000000"/>
            <w:sz w:val="18"/>
            <w:szCs w:val="18"/>
          </w:rPr>
          <w:delText xml:space="preserve">      {</w:delText>
        </w:r>
      </w:del>
    </w:p>
    <w:p w14:paraId="31862852" w14:textId="7194A162" w:rsidR="00BD575D" w:rsidDel="001E27F4" w:rsidRDefault="00F31DDB">
      <w:pPr>
        <w:shd w:val="clear" w:color="auto" w:fill="FFF2CC" w:themeFill="accent4" w:themeFillTint="33"/>
        <w:autoSpaceDE w:val="0"/>
        <w:autoSpaceDN w:val="0"/>
        <w:adjustRightInd w:val="0"/>
        <w:rPr>
          <w:del w:id="2050" w:author="רינת אביטל" w:date="2022-05-10T10:35:00Z"/>
          <w:rFonts w:ascii="Consolas" w:eastAsiaTheme="minorEastAsia" w:hAnsi="Consolas" w:cs="Consolas"/>
          <w:color w:val="000000"/>
          <w:sz w:val="18"/>
          <w:szCs w:val="18"/>
        </w:rPr>
      </w:pPr>
      <w:del w:id="2051" w:author="רינת אביטל" w:date="2022-05-10T10:35:00Z">
        <w:r w:rsidDel="001E27F4">
          <w:rPr>
            <w:rFonts w:ascii="Consolas" w:eastAsiaTheme="minorEastAsia" w:hAnsi="Consolas" w:cs="Consolas"/>
            <w:color w:val="000000"/>
            <w:sz w:val="18"/>
            <w:szCs w:val="18"/>
          </w:rPr>
          <w:delText xml:space="preserve">          Cell c = </w:delText>
        </w:r>
        <w:r w:rsidDel="001E27F4">
          <w:rPr>
            <w:rFonts w:ascii="Consolas" w:eastAsiaTheme="minorEastAsia" w:hAnsi="Consolas" w:cs="Consolas"/>
            <w:color w:val="0000FF"/>
            <w:sz w:val="18"/>
            <w:szCs w:val="18"/>
          </w:rPr>
          <w:delText>new</w:delText>
        </w:r>
        <w:r w:rsidDel="001E27F4">
          <w:rPr>
            <w:rFonts w:ascii="Consolas" w:eastAsiaTheme="minorEastAsia" w:hAnsi="Consolas" w:cs="Consolas"/>
            <w:color w:val="000000"/>
            <w:sz w:val="18"/>
            <w:szCs w:val="18"/>
          </w:rPr>
          <w:delText xml:space="preserve"> Cell();</w:delText>
        </w:r>
      </w:del>
    </w:p>
    <w:p w14:paraId="02C5A8B6" w14:textId="1AE25549" w:rsidR="00BD575D" w:rsidDel="001E27F4" w:rsidRDefault="00F31DDB">
      <w:pPr>
        <w:shd w:val="clear" w:color="auto" w:fill="FFF2CC" w:themeFill="accent4" w:themeFillTint="33"/>
        <w:autoSpaceDE w:val="0"/>
        <w:autoSpaceDN w:val="0"/>
        <w:adjustRightInd w:val="0"/>
        <w:rPr>
          <w:del w:id="2052" w:author="רינת אביטל" w:date="2022-05-10T10:35:00Z"/>
          <w:rFonts w:ascii="Consolas" w:eastAsiaTheme="minorEastAsia" w:hAnsi="Consolas" w:cs="Consolas"/>
          <w:color w:val="000000"/>
          <w:sz w:val="18"/>
          <w:szCs w:val="18"/>
        </w:rPr>
      </w:pPr>
      <w:del w:id="2053" w:author="רינת אביטל" w:date="2022-05-10T10:35:00Z">
        <w:r w:rsidDel="001E27F4">
          <w:rPr>
            <w:rFonts w:ascii="Consolas" w:eastAsiaTheme="minorEastAsia" w:hAnsi="Consolas" w:cs="Consolas"/>
            <w:color w:val="000000"/>
            <w:sz w:val="18"/>
            <w:szCs w:val="18"/>
          </w:rPr>
          <w:delText xml:space="preserve">          </w:delText>
        </w:r>
        <w:r w:rsidDel="001E27F4">
          <w:rPr>
            <w:rFonts w:ascii="Consolas" w:eastAsiaTheme="minorEastAsia" w:hAnsi="Consolas" w:cs="Consolas"/>
            <w:color w:val="008000"/>
            <w:sz w:val="18"/>
            <w:szCs w:val="18"/>
          </w:rPr>
          <w:delText>//</w:delText>
        </w:r>
        <w:r w:rsidDel="001E27F4">
          <w:rPr>
            <w:rFonts w:ascii="Consolas" w:eastAsiaTheme="minorEastAsia" w:hAnsi="Consolas"/>
            <w:color w:val="008000"/>
            <w:sz w:val="18"/>
            <w:szCs w:val="18"/>
            <w:rtl/>
          </w:rPr>
          <w:delText>עבור</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האזור</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הראשון</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או</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האחרון</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המרחק</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מתמלא</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באופן</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ייחודי</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מלשאר</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האזורים</w:delText>
        </w:r>
      </w:del>
    </w:p>
    <w:p w14:paraId="73E5F633" w14:textId="538C024E" w:rsidR="00BD575D" w:rsidDel="001E27F4" w:rsidRDefault="00F31DDB">
      <w:pPr>
        <w:shd w:val="clear" w:color="auto" w:fill="FFF2CC" w:themeFill="accent4" w:themeFillTint="33"/>
        <w:autoSpaceDE w:val="0"/>
        <w:autoSpaceDN w:val="0"/>
        <w:adjustRightInd w:val="0"/>
        <w:rPr>
          <w:del w:id="2054" w:author="רינת אביטל" w:date="2022-05-10T10:35:00Z"/>
          <w:rFonts w:ascii="Consolas" w:eastAsiaTheme="minorEastAsia" w:hAnsi="Consolas" w:cs="Consolas"/>
          <w:color w:val="000000"/>
          <w:sz w:val="18"/>
          <w:szCs w:val="18"/>
        </w:rPr>
      </w:pPr>
      <w:del w:id="2055" w:author="רינת אביטל" w:date="2022-05-10T10:35:00Z">
        <w:r w:rsidDel="001E27F4">
          <w:rPr>
            <w:rFonts w:ascii="Consolas" w:eastAsiaTheme="minorEastAsia" w:hAnsi="Consolas" w:cs="Consolas"/>
            <w:color w:val="000000"/>
            <w:sz w:val="18"/>
            <w:szCs w:val="18"/>
          </w:rPr>
          <w:delText xml:space="preserve">          </w:delText>
        </w:r>
        <w:r w:rsidDel="001E27F4">
          <w:rPr>
            <w:rFonts w:ascii="Consolas" w:eastAsiaTheme="minorEastAsia" w:hAnsi="Consolas" w:cs="Consolas"/>
            <w:color w:val="008000"/>
            <w:sz w:val="18"/>
            <w:szCs w:val="18"/>
          </w:rPr>
          <w:delText>//</w:delText>
        </w:r>
        <w:r w:rsidDel="001E27F4">
          <w:rPr>
            <w:rFonts w:ascii="Consolas" w:eastAsiaTheme="minorEastAsia" w:hAnsi="Consolas"/>
            <w:color w:val="008000"/>
            <w:sz w:val="18"/>
            <w:szCs w:val="18"/>
            <w:rtl/>
          </w:rPr>
          <w:delText>או</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אתה</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מנקודות</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הסיום</w:delText>
        </w:r>
        <w:r w:rsidDel="001E27F4">
          <w:rPr>
            <w:rFonts w:ascii="Consolas" w:eastAsiaTheme="minorEastAsia" w:hAnsi="Consolas" w:cs="Consolas"/>
            <w:color w:val="008000"/>
            <w:sz w:val="18"/>
            <w:szCs w:val="18"/>
            <w:rtl/>
          </w:rPr>
          <w:delText xml:space="preserve">       || </w:delText>
        </w:r>
        <w:r w:rsidDel="001E27F4">
          <w:rPr>
            <w:rFonts w:ascii="Consolas" w:eastAsiaTheme="minorEastAsia" w:hAnsi="Consolas"/>
            <w:color w:val="008000"/>
            <w:sz w:val="18"/>
            <w:szCs w:val="18"/>
            <w:rtl/>
          </w:rPr>
          <w:delText>או</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שאתה</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נקודת</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התחלה</w:delText>
        </w:r>
      </w:del>
    </w:p>
    <w:p w14:paraId="5823098D" w14:textId="04BB6AC5" w:rsidR="00BD575D" w:rsidDel="001E27F4" w:rsidRDefault="00F31DDB">
      <w:pPr>
        <w:shd w:val="clear" w:color="auto" w:fill="FFF2CC" w:themeFill="accent4" w:themeFillTint="33"/>
        <w:autoSpaceDE w:val="0"/>
        <w:autoSpaceDN w:val="0"/>
        <w:adjustRightInd w:val="0"/>
        <w:rPr>
          <w:del w:id="2056" w:author="רינת אביטל" w:date="2022-05-10T10:35:00Z"/>
          <w:rFonts w:ascii="Consolas" w:eastAsiaTheme="minorEastAsia" w:hAnsi="Consolas" w:cs="Consolas"/>
          <w:color w:val="000000"/>
          <w:sz w:val="18"/>
          <w:szCs w:val="18"/>
        </w:rPr>
      </w:pPr>
      <w:del w:id="2057" w:author="רינת אביטל" w:date="2022-05-10T10:35:00Z">
        <w:r w:rsidDel="001E27F4">
          <w:rPr>
            <w:rFonts w:ascii="Consolas" w:eastAsiaTheme="minorEastAsia" w:hAnsi="Consolas" w:cs="Consolas"/>
            <w:color w:val="000000"/>
            <w:sz w:val="18"/>
            <w:szCs w:val="18"/>
          </w:rPr>
          <w:delText xml:space="preserve">          </w:delText>
        </w:r>
        <w:r w:rsidDel="001E27F4">
          <w:rPr>
            <w:rFonts w:ascii="Consolas" w:eastAsiaTheme="minorEastAsia" w:hAnsi="Consolas" w:cs="Consolas"/>
            <w:color w:val="0000FF"/>
            <w:sz w:val="18"/>
            <w:szCs w:val="18"/>
          </w:rPr>
          <w:delText>if</w:delText>
        </w:r>
        <w:r w:rsidDel="001E27F4">
          <w:rPr>
            <w:rFonts w:ascii="Consolas" w:eastAsiaTheme="minorEastAsia" w:hAnsi="Consolas" w:cs="Consolas"/>
            <w:color w:val="000000"/>
            <w:sz w:val="18"/>
            <w:szCs w:val="18"/>
          </w:rPr>
          <w:delText xml:space="preserve"> (i == LenBaseDistanceMatrix || i &gt;= lenBig - numCashes &amp;&amp; i &lt; lenBig)</w:delText>
        </w:r>
      </w:del>
    </w:p>
    <w:p w14:paraId="53323CEA" w14:textId="677FEF76" w:rsidR="00BD575D" w:rsidDel="001E27F4" w:rsidRDefault="00F31DDB">
      <w:pPr>
        <w:shd w:val="clear" w:color="auto" w:fill="FFF2CC" w:themeFill="accent4" w:themeFillTint="33"/>
        <w:autoSpaceDE w:val="0"/>
        <w:autoSpaceDN w:val="0"/>
        <w:adjustRightInd w:val="0"/>
        <w:rPr>
          <w:del w:id="2058" w:author="רינת אביטל" w:date="2022-05-10T10:35:00Z"/>
          <w:rFonts w:ascii="Consolas" w:eastAsiaTheme="minorEastAsia" w:hAnsi="Consolas" w:cs="Consolas"/>
          <w:color w:val="000000"/>
          <w:sz w:val="18"/>
          <w:szCs w:val="18"/>
        </w:rPr>
      </w:pPr>
      <w:del w:id="2059" w:author="רינת אביטל" w:date="2022-05-10T10:35:00Z">
        <w:r w:rsidDel="001E27F4">
          <w:rPr>
            <w:rFonts w:ascii="Consolas" w:eastAsiaTheme="minorEastAsia" w:hAnsi="Consolas" w:cs="Consolas"/>
            <w:color w:val="000000"/>
            <w:sz w:val="18"/>
            <w:szCs w:val="18"/>
          </w:rPr>
          <w:delText xml:space="preserve">          {</w:delText>
        </w:r>
      </w:del>
    </w:p>
    <w:p w14:paraId="4957BCEA" w14:textId="07042D08" w:rsidR="00BD575D" w:rsidDel="001E27F4" w:rsidRDefault="00F31DDB">
      <w:pPr>
        <w:shd w:val="clear" w:color="auto" w:fill="FFF2CC" w:themeFill="accent4" w:themeFillTint="33"/>
        <w:autoSpaceDE w:val="0"/>
        <w:autoSpaceDN w:val="0"/>
        <w:adjustRightInd w:val="0"/>
        <w:rPr>
          <w:del w:id="2060" w:author="רינת אביטל" w:date="2022-05-10T10:35:00Z"/>
          <w:rFonts w:ascii="Consolas" w:eastAsiaTheme="minorEastAsia" w:hAnsi="Consolas" w:cs="Consolas"/>
          <w:color w:val="000000"/>
          <w:sz w:val="18"/>
          <w:szCs w:val="18"/>
        </w:rPr>
      </w:pPr>
      <w:del w:id="2061" w:author="רינת אביטל" w:date="2022-05-10T10:35:00Z">
        <w:r w:rsidDel="001E27F4">
          <w:rPr>
            <w:rFonts w:ascii="Consolas" w:eastAsiaTheme="minorEastAsia" w:hAnsi="Consolas" w:cs="Consolas"/>
            <w:color w:val="000000"/>
            <w:sz w:val="18"/>
            <w:szCs w:val="18"/>
          </w:rPr>
          <w:delText xml:space="preserve">          Point p;</w:delText>
        </w:r>
      </w:del>
    </w:p>
    <w:p w14:paraId="45F74A07" w14:textId="69A4FB89" w:rsidR="00BD575D" w:rsidDel="001E27F4" w:rsidRDefault="00F31DDB">
      <w:pPr>
        <w:shd w:val="clear" w:color="auto" w:fill="FFF2CC" w:themeFill="accent4" w:themeFillTint="33"/>
        <w:autoSpaceDE w:val="0"/>
        <w:autoSpaceDN w:val="0"/>
        <w:adjustRightInd w:val="0"/>
        <w:rPr>
          <w:del w:id="2062" w:author="רינת אביטל" w:date="2022-05-10T10:35:00Z"/>
          <w:rFonts w:ascii="Consolas" w:eastAsiaTheme="minorEastAsia" w:hAnsi="Consolas" w:cs="Consolas"/>
          <w:color w:val="000000"/>
          <w:sz w:val="18"/>
          <w:szCs w:val="18"/>
        </w:rPr>
      </w:pPr>
      <w:del w:id="2063" w:author="רינת אביטל" w:date="2022-05-10T10:35:00Z">
        <w:r w:rsidDel="001E27F4">
          <w:rPr>
            <w:rFonts w:ascii="Consolas" w:eastAsiaTheme="minorEastAsia" w:hAnsi="Consolas" w:cs="Consolas"/>
            <w:color w:val="000000"/>
            <w:sz w:val="18"/>
            <w:szCs w:val="18"/>
          </w:rPr>
          <w:delText xml:space="preserve">          </w:delText>
        </w:r>
        <w:r w:rsidDel="001E27F4">
          <w:rPr>
            <w:rFonts w:ascii="Consolas" w:eastAsiaTheme="minorEastAsia" w:hAnsi="Consolas" w:cs="Consolas"/>
            <w:color w:val="0000FF"/>
            <w:sz w:val="18"/>
            <w:szCs w:val="18"/>
          </w:rPr>
          <w:delText>if</w:delText>
        </w:r>
        <w:r w:rsidDel="001E27F4">
          <w:rPr>
            <w:rFonts w:ascii="Consolas" w:eastAsiaTheme="minorEastAsia" w:hAnsi="Consolas" w:cs="Consolas"/>
            <w:color w:val="000000"/>
            <w:sz w:val="18"/>
            <w:szCs w:val="18"/>
          </w:rPr>
          <w:delText xml:space="preserve"> (i == LenBaseDistanceMatrix)</w:delText>
        </w:r>
      </w:del>
    </w:p>
    <w:p w14:paraId="3ADFD366" w14:textId="726DE0B7" w:rsidR="00BD575D" w:rsidDel="001E27F4" w:rsidRDefault="00F31DDB">
      <w:pPr>
        <w:shd w:val="clear" w:color="auto" w:fill="FFF2CC" w:themeFill="accent4" w:themeFillTint="33"/>
        <w:autoSpaceDE w:val="0"/>
        <w:autoSpaceDN w:val="0"/>
        <w:adjustRightInd w:val="0"/>
        <w:rPr>
          <w:del w:id="2064" w:author="רינת אביטל" w:date="2022-05-10T10:35:00Z"/>
          <w:rFonts w:ascii="Consolas" w:eastAsiaTheme="minorEastAsia" w:hAnsi="Consolas" w:cs="Consolas"/>
          <w:color w:val="000000"/>
          <w:sz w:val="18"/>
          <w:szCs w:val="18"/>
        </w:rPr>
      </w:pPr>
      <w:del w:id="2065" w:author="רינת אביטל" w:date="2022-05-10T10:35:00Z">
        <w:r w:rsidDel="001E27F4">
          <w:rPr>
            <w:rFonts w:ascii="Consolas" w:eastAsiaTheme="minorEastAsia" w:hAnsi="Consolas" w:cs="Consolas"/>
            <w:color w:val="000000"/>
            <w:sz w:val="18"/>
            <w:szCs w:val="18"/>
          </w:rPr>
          <w:delText xml:space="preserve">          p = pStart;</w:delText>
        </w:r>
      </w:del>
    </w:p>
    <w:p w14:paraId="37BDB643" w14:textId="7E5591B8" w:rsidR="00BD575D" w:rsidDel="001E27F4" w:rsidRDefault="00F31DDB">
      <w:pPr>
        <w:shd w:val="clear" w:color="auto" w:fill="FFF2CC" w:themeFill="accent4" w:themeFillTint="33"/>
        <w:autoSpaceDE w:val="0"/>
        <w:autoSpaceDN w:val="0"/>
        <w:adjustRightInd w:val="0"/>
        <w:rPr>
          <w:del w:id="2066" w:author="רינת אביטל" w:date="2022-05-10T10:35:00Z"/>
          <w:rFonts w:ascii="Consolas" w:eastAsiaTheme="minorEastAsia" w:hAnsi="Consolas" w:cs="Consolas"/>
          <w:color w:val="000000"/>
          <w:sz w:val="18"/>
          <w:szCs w:val="18"/>
        </w:rPr>
      </w:pPr>
      <w:del w:id="2067" w:author="רינת אביטל" w:date="2022-05-10T10:35:00Z">
        <w:r w:rsidDel="001E27F4">
          <w:rPr>
            <w:rFonts w:ascii="Consolas" w:eastAsiaTheme="minorEastAsia" w:hAnsi="Consolas" w:cs="Consolas"/>
            <w:color w:val="000000"/>
            <w:sz w:val="18"/>
            <w:szCs w:val="18"/>
          </w:rPr>
          <w:delText xml:space="preserve">              </w:delText>
        </w:r>
        <w:r w:rsidDel="001E27F4">
          <w:rPr>
            <w:rFonts w:ascii="Consolas" w:eastAsiaTheme="minorEastAsia" w:hAnsi="Consolas" w:cs="Consolas"/>
            <w:color w:val="0000FF"/>
            <w:sz w:val="18"/>
            <w:szCs w:val="18"/>
          </w:rPr>
          <w:delText>else</w:delText>
        </w:r>
      </w:del>
    </w:p>
    <w:p w14:paraId="040609C0" w14:textId="0B5578A0" w:rsidR="00BD575D" w:rsidDel="001E27F4" w:rsidRDefault="00F31DDB">
      <w:pPr>
        <w:shd w:val="clear" w:color="auto" w:fill="FFF2CC" w:themeFill="accent4" w:themeFillTint="33"/>
        <w:autoSpaceDE w:val="0"/>
        <w:autoSpaceDN w:val="0"/>
        <w:adjustRightInd w:val="0"/>
        <w:rPr>
          <w:del w:id="2068" w:author="רינת אביטל" w:date="2022-05-10T10:35:00Z"/>
          <w:rFonts w:ascii="Consolas" w:eastAsiaTheme="minorEastAsia" w:hAnsi="Consolas" w:cs="Consolas"/>
          <w:color w:val="000000"/>
          <w:sz w:val="18"/>
          <w:szCs w:val="18"/>
        </w:rPr>
      </w:pPr>
      <w:del w:id="2069" w:author="רינת אביטל" w:date="2022-05-10T10:35:00Z">
        <w:r w:rsidDel="001E27F4">
          <w:rPr>
            <w:rFonts w:ascii="Consolas" w:eastAsiaTheme="minorEastAsia" w:hAnsi="Consolas" w:cs="Consolas"/>
            <w:color w:val="000000"/>
            <w:sz w:val="18"/>
            <w:szCs w:val="18"/>
          </w:rPr>
          <w:delText xml:space="preserve">              {</w:delText>
        </w:r>
      </w:del>
    </w:p>
    <w:p w14:paraId="76B0C351" w14:textId="6F4E2855" w:rsidR="00BD575D" w:rsidDel="001E27F4" w:rsidRDefault="00F31DDB">
      <w:pPr>
        <w:shd w:val="clear" w:color="auto" w:fill="FFF2CC" w:themeFill="accent4" w:themeFillTint="33"/>
        <w:autoSpaceDE w:val="0"/>
        <w:autoSpaceDN w:val="0"/>
        <w:adjustRightInd w:val="0"/>
        <w:rPr>
          <w:del w:id="2070" w:author="רינת אביטל" w:date="2022-05-10T10:35:00Z"/>
          <w:rFonts w:ascii="Consolas" w:eastAsiaTheme="minorEastAsia" w:hAnsi="Consolas" w:cs="Consolas"/>
          <w:color w:val="000000"/>
          <w:sz w:val="18"/>
          <w:szCs w:val="18"/>
        </w:rPr>
      </w:pPr>
      <w:del w:id="2071" w:author="רינת אביטל" w:date="2022-05-10T10:35:00Z">
        <w:r w:rsidDel="001E27F4">
          <w:rPr>
            <w:rFonts w:ascii="Consolas" w:eastAsiaTheme="minorEastAsia" w:hAnsi="Consolas" w:cs="Consolas"/>
            <w:color w:val="000000"/>
            <w:sz w:val="18"/>
            <w:szCs w:val="18"/>
          </w:rPr>
          <w:delText xml:space="preserve">                  dtoWall dtoWall = Converts.ToDtoWall(cashes[i - lenBig + numCashes]);</w:delText>
        </w:r>
      </w:del>
    </w:p>
    <w:p w14:paraId="7641FFF2" w14:textId="33AAFBD4" w:rsidR="00BD575D" w:rsidDel="001E27F4" w:rsidRDefault="00F31DDB">
      <w:pPr>
        <w:shd w:val="clear" w:color="auto" w:fill="FFF2CC" w:themeFill="accent4" w:themeFillTint="33"/>
        <w:autoSpaceDE w:val="0"/>
        <w:autoSpaceDN w:val="0"/>
        <w:adjustRightInd w:val="0"/>
        <w:rPr>
          <w:del w:id="2072" w:author="רינת אביטל" w:date="2022-05-10T10:35:00Z"/>
          <w:rFonts w:ascii="Consolas" w:eastAsiaTheme="minorEastAsia" w:hAnsi="Consolas" w:cs="Consolas"/>
          <w:color w:val="000000"/>
          <w:sz w:val="18"/>
          <w:szCs w:val="18"/>
        </w:rPr>
      </w:pPr>
      <w:del w:id="2073" w:author="רינת אביטל" w:date="2022-05-10T10:35:00Z">
        <w:r w:rsidDel="001E27F4">
          <w:rPr>
            <w:rFonts w:ascii="Consolas" w:eastAsiaTheme="minorEastAsia" w:hAnsi="Consolas" w:cs="Consolas"/>
            <w:color w:val="000000"/>
            <w:sz w:val="18"/>
            <w:szCs w:val="18"/>
          </w:rPr>
          <w:delText xml:space="preserve">                  p = UtilitiesFunctions.MidPoint(dtoWall.P1, dtoWall.P2);</w:delText>
        </w:r>
      </w:del>
    </w:p>
    <w:p w14:paraId="5D04DB20" w14:textId="78671F1F" w:rsidR="00BD575D" w:rsidDel="001E27F4" w:rsidRDefault="00F31DDB">
      <w:pPr>
        <w:shd w:val="clear" w:color="auto" w:fill="FFF2CC" w:themeFill="accent4" w:themeFillTint="33"/>
        <w:autoSpaceDE w:val="0"/>
        <w:autoSpaceDN w:val="0"/>
        <w:adjustRightInd w:val="0"/>
        <w:rPr>
          <w:del w:id="2074" w:author="רינת אביטל" w:date="2022-05-10T10:35:00Z"/>
          <w:rFonts w:ascii="Consolas" w:eastAsiaTheme="minorEastAsia" w:hAnsi="Consolas" w:cs="Consolas"/>
          <w:color w:val="000000"/>
          <w:sz w:val="18"/>
          <w:szCs w:val="18"/>
        </w:rPr>
      </w:pPr>
      <w:del w:id="2075" w:author="רינת אביטל" w:date="2022-05-10T10:35:00Z">
        <w:r w:rsidDel="001E27F4">
          <w:rPr>
            <w:rFonts w:ascii="Consolas" w:eastAsiaTheme="minorEastAsia" w:hAnsi="Consolas" w:cs="Consolas"/>
            <w:color w:val="000000"/>
            <w:sz w:val="18"/>
            <w:szCs w:val="18"/>
          </w:rPr>
          <w:delText xml:space="preserve">                  c.distance = UtilitiesFunctions.getDistanceFromSP(getway, p);</w:delText>
        </w:r>
      </w:del>
    </w:p>
    <w:p w14:paraId="1E575057" w14:textId="5964800C" w:rsidR="00BD575D" w:rsidDel="001E27F4" w:rsidRDefault="00F31DDB">
      <w:pPr>
        <w:shd w:val="clear" w:color="auto" w:fill="FFF2CC" w:themeFill="accent4" w:themeFillTint="33"/>
        <w:autoSpaceDE w:val="0"/>
        <w:autoSpaceDN w:val="0"/>
        <w:adjustRightInd w:val="0"/>
        <w:rPr>
          <w:del w:id="2076" w:author="רינת אביטל" w:date="2022-05-10T10:35:00Z"/>
          <w:rFonts w:ascii="Consolas" w:eastAsiaTheme="minorEastAsia" w:hAnsi="Consolas" w:cs="Consolas"/>
          <w:color w:val="000000"/>
          <w:sz w:val="18"/>
          <w:szCs w:val="18"/>
        </w:rPr>
      </w:pPr>
      <w:del w:id="2077" w:author="רינת אביטל" w:date="2022-05-10T10:35:00Z">
        <w:r w:rsidDel="001E27F4">
          <w:rPr>
            <w:rFonts w:ascii="Consolas" w:eastAsiaTheme="minorEastAsia" w:hAnsi="Consolas" w:cs="Consolas"/>
            <w:color w:val="000000"/>
            <w:sz w:val="18"/>
            <w:szCs w:val="18"/>
          </w:rPr>
          <w:delText xml:space="preserve">              }</w:delText>
        </w:r>
      </w:del>
    </w:p>
    <w:p w14:paraId="16B1DACC" w14:textId="0075CD0E" w:rsidR="00BD575D" w:rsidDel="001E27F4" w:rsidRDefault="00F31DDB">
      <w:pPr>
        <w:shd w:val="clear" w:color="auto" w:fill="FFF2CC" w:themeFill="accent4" w:themeFillTint="33"/>
        <w:autoSpaceDE w:val="0"/>
        <w:autoSpaceDN w:val="0"/>
        <w:adjustRightInd w:val="0"/>
        <w:rPr>
          <w:del w:id="2078" w:author="רינת אביטל" w:date="2022-05-10T10:35:00Z"/>
          <w:rFonts w:ascii="Consolas" w:eastAsiaTheme="minorEastAsia" w:hAnsi="Consolas" w:cs="Consolas"/>
          <w:color w:val="000000"/>
          <w:sz w:val="18"/>
          <w:szCs w:val="18"/>
        </w:rPr>
      </w:pPr>
      <w:del w:id="2079" w:author="רינת אביטל" w:date="2022-05-10T10:35:00Z">
        <w:r w:rsidDel="001E27F4">
          <w:rPr>
            <w:rFonts w:ascii="Consolas" w:eastAsiaTheme="minorEastAsia" w:hAnsi="Consolas" w:cs="Consolas"/>
            <w:color w:val="000000"/>
            <w:sz w:val="18"/>
            <w:szCs w:val="18"/>
          </w:rPr>
          <w:delText xml:space="preserve">          }</w:delText>
        </w:r>
      </w:del>
    </w:p>
    <w:p w14:paraId="402378A2" w14:textId="7F89D50C" w:rsidR="00BD575D" w:rsidDel="001E27F4" w:rsidRDefault="00F31DDB">
      <w:pPr>
        <w:shd w:val="clear" w:color="auto" w:fill="FFF2CC" w:themeFill="accent4" w:themeFillTint="33"/>
        <w:autoSpaceDE w:val="0"/>
        <w:autoSpaceDN w:val="0"/>
        <w:adjustRightInd w:val="0"/>
        <w:rPr>
          <w:del w:id="2080" w:author="רינת אביטל" w:date="2022-05-10T10:35:00Z"/>
          <w:rFonts w:ascii="Consolas" w:eastAsiaTheme="minorEastAsia" w:hAnsi="Consolas" w:cs="Consolas"/>
          <w:color w:val="000000"/>
          <w:sz w:val="18"/>
          <w:szCs w:val="18"/>
        </w:rPr>
      </w:pPr>
      <w:del w:id="2081" w:author="רינת אביטל" w:date="2022-05-10T10:35:00Z">
        <w:r w:rsidDel="001E27F4">
          <w:rPr>
            <w:rFonts w:ascii="Consolas" w:eastAsiaTheme="minorEastAsia" w:hAnsi="Consolas" w:cs="Consolas"/>
            <w:color w:val="000000"/>
            <w:sz w:val="18"/>
            <w:szCs w:val="18"/>
          </w:rPr>
          <w:delText xml:space="preserve">          </w:delText>
        </w:r>
        <w:r w:rsidDel="001E27F4">
          <w:rPr>
            <w:rFonts w:ascii="Consolas" w:eastAsiaTheme="minorEastAsia" w:hAnsi="Consolas" w:cs="Consolas"/>
            <w:color w:val="0000FF"/>
            <w:sz w:val="18"/>
            <w:szCs w:val="18"/>
          </w:rPr>
          <w:delText>else</w:delText>
        </w:r>
        <w:r w:rsidDel="001E27F4">
          <w:rPr>
            <w:rFonts w:ascii="Consolas" w:eastAsiaTheme="minorEastAsia" w:hAnsi="Consolas" w:cs="Consolas"/>
            <w:color w:val="000000"/>
            <w:sz w:val="18"/>
            <w:szCs w:val="18"/>
          </w:rPr>
          <w:delText xml:space="preserve"> </w:delText>
        </w:r>
        <w:r w:rsidDel="001E27F4">
          <w:rPr>
            <w:rFonts w:ascii="Consolas" w:eastAsiaTheme="minorEastAsia" w:hAnsi="Consolas" w:cs="Consolas"/>
            <w:color w:val="008000"/>
            <w:sz w:val="18"/>
            <w:szCs w:val="18"/>
          </w:rPr>
          <w:delText>//</w:delText>
        </w:r>
        <w:r w:rsidDel="001E27F4">
          <w:rPr>
            <w:rFonts w:ascii="Consolas" w:eastAsiaTheme="minorEastAsia" w:hAnsi="Consolas"/>
            <w:color w:val="008000"/>
            <w:sz w:val="18"/>
            <w:szCs w:val="18"/>
            <w:rtl/>
          </w:rPr>
          <w:delText>אם</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זה</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אזור</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רגיל</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ולא</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נקודת</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התחלה</w:delText>
        </w:r>
        <w:r w:rsidDel="001E27F4">
          <w:rPr>
            <w:rFonts w:ascii="Consolas" w:eastAsiaTheme="minorEastAsia" w:hAnsi="Consolas" w:cs="Consolas"/>
            <w:color w:val="008000"/>
            <w:sz w:val="18"/>
            <w:szCs w:val="18"/>
            <w:rtl/>
          </w:rPr>
          <w:delText>/</w:delText>
        </w:r>
        <w:r w:rsidDel="001E27F4">
          <w:rPr>
            <w:rFonts w:ascii="Consolas" w:eastAsiaTheme="minorEastAsia" w:hAnsi="Consolas"/>
            <w:color w:val="008000"/>
            <w:sz w:val="18"/>
            <w:szCs w:val="18"/>
            <w:rtl/>
          </w:rPr>
          <w:delText>סיום</w:delText>
        </w:r>
      </w:del>
    </w:p>
    <w:p w14:paraId="2BD7C55B" w14:textId="6FFF192E" w:rsidR="00BD575D" w:rsidDel="001E27F4" w:rsidRDefault="00F31DDB">
      <w:pPr>
        <w:shd w:val="clear" w:color="auto" w:fill="FFF2CC" w:themeFill="accent4" w:themeFillTint="33"/>
        <w:autoSpaceDE w:val="0"/>
        <w:autoSpaceDN w:val="0"/>
        <w:adjustRightInd w:val="0"/>
        <w:rPr>
          <w:del w:id="2082" w:author="רינת אביטל" w:date="2022-05-10T10:35:00Z"/>
          <w:rFonts w:ascii="Consolas" w:eastAsiaTheme="minorEastAsia" w:hAnsi="Consolas" w:cs="Consolas"/>
          <w:color w:val="000000"/>
          <w:sz w:val="18"/>
          <w:szCs w:val="18"/>
        </w:rPr>
      </w:pPr>
      <w:del w:id="2083" w:author="רינת אביטל" w:date="2022-05-10T10:35:00Z">
        <w:r w:rsidDel="001E27F4">
          <w:rPr>
            <w:rFonts w:ascii="Consolas" w:eastAsiaTheme="minorEastAsia" w:hAnsi="Consolas" w:cs="Consolas"/>
            <w:color w:val="000000"/>
            <w:sz w:val="18"/>
            <w:szCs w:val="18"/>
          </w:rPr>
          <w:delText xml:space="preserve">              c.distance = UtilitiesFunctions.MinDist(productAreaList[i – </w:delText>
        </w:r>
      </w:del>
    </w:p>
    <w:p w14:paraId="0FBAFA1F" w14:textId="5040C058" w:rsidR="00BD575D" w:rsidDel="001E27F4" w:rsidRDefault="00F31DDB">
      <w:pPr>
        <w:shd w:val="clear" w:color="auto" w:fill="FFF2CC" w:themeFill="accent4" w:themeFillTint="33"/>
        <w:autoSpaceDE w:val="0"/>
        <w:autoSpaceDN w:val="0"/>
        <w:adjustRightInd w:val="0"/>
        <w:rPr>
          <w:del w:id="2084" w:author="רינת אביטל" w:date="2022-05-10T10:35:00Z"/>
          <w:rFonts w:ascii="Consolas" w:eastAsiaTheme="minorEastAsia" w:hAnsi="Consolas" w:cs="Consolas"/>
          <w:color w:val="000000"/>
          <w:sz w:val="18"/>
          <w:szCs w:val="18"/>
        </w:rPr>
      </w:pPr>
      <w:del w:id="2085" w:author="רינת אביטל" w:date="2022-05-10T10:35:00Z">
        <w:r w:rsidDel="001E27F4">
          <w:rPr>
            <w:rFonts w:ascii="Consolas" w:eastAsiaTheme="minorEastAsia" w:hAnsi="Consolas" w:cs="Consolas"/>
            <w:color w:val="000000"/>
            <w:sz w:val="18"/>
            <w:szCs w:val="18"/>
          </w:rPr>
          <w:delText xml:space="preserve">                          LenBaseDistanceMatrix].Valu, Converts.ToDtoGetawayI(getway));</w:delText>
        </w:r>
      </w:del>
    </w:p>
    <w:p w14:paraId="131A245F" w14:textId="5F1FD0ED" w:rsidR="00BD575D" w:rsidDel="001E27F4" w:rsidRDefault="00BD575D">
      <w:pPr>
        <w:shd w:val="clear" w:color="auto" w:fill="FFF2CC" w:themeFill="accent4" w:themeFillTint="33"/>
        <w:autoSpaceDE w:val="0"/>
        <w:autoSpaceDN w:val="0"/>
        <w:adjustRightInd w:val="0"/>
        <w:rPr>
          <w:del w:id="2086" w:author="רינת אביטל" w:date="2022-05-10T10:35:00Z"/>
          <w:rFonts w:ascii="Consolas" w:eastAsiaTheme="minorEastAsia" w:hAnsi="Consolas" w:cs="Consolas"/>
          <w:color w:val="000000"/>
          <w:sz w:val="18"/>
          <w:szCs w:val="18"/>
        </w:rPr>
      </w:pPr>
    </w:p>
    <w:p w14:paraId="6CF21153" w14:textId="065A1F05" w:rsidR="00BD575D" w:rsidDel="001E27F4" w:rsidRDefault="00F31DDB">
      <w:pPr>
        <w:shd w:val="clear" w:color="auto" w:fill="FFF2CC" w:themeFill="accent4" w:themeFillTint="33"/>
        <w:autoSpaceDE w:val="0"/>
        <w:autoSpaceDN w:val="0"/>
        <w:adjustRightInd w:val="0"/>
        <w:rPr>
          <w:del w:id="2087" w:author="רינת אביטל" w:date="2022-05-10T10:35:00Z"/>
          <w:rFonts w:ascii="Consolas" w:eastAsiaTheme="minorEastAsia" w:hAnsi="Consolas" w:cs="Consolas"/>
          <w:color w:val="000000"/>
          <w:sz w:val="18"/>
          <w:szCs w:val="18"/>
        </w:rPr>
      </w:pPr>
      <w:del w:id="2088" w:author="רינת אביטל" w:date="2022-05-10T10:35:00Z">
        <w:r w:rsidDel="001E27F4">
          <w:rPr>
            <w:rFonts w:ascii="Consolas" w:eastAsiaTheme="minorEastAsia" w:hAnsi="Consolas" w:cs="Consolas"/>
            <w:color w:val="000000"/>
            <w:sz w:val="18"/>
            <w:szCs w:val="18"/>
          </w:rPr>
          <w:delText xml:space="preserve">          c.i = i;</w:delText>
        </w:r>
      </w:del>
    </w:p>
    <w:p w14:paraId="1D8F7B90" w14:textId="128A45C0" w:rsidR="00BD575D" w:rsidDel="001E27F4" w:rsidRDefault="00F31DDB">
      <w:pPr>
        <w:shd w:val="clear" w:color="auto" w:fill="FFF2CC" w:themeFill="accent4" w:themeFillTint="33"/>
        <w:autoSpaceDE w:val="0"/>
        <w:autoSpaceDN w:val="0"/>
        <w:adjustRightInd w:val="0"/>
        <w:rPr>
          <w:del w:id="2089" w:author="רינת אביטל" w:date="2022-05-10T10:35:00Z"/>
          <w:rFonts w:ascii="Consolas" w:eastAsiaTheme="minorEastAsia" w:hAnsi="Consolas" w:cs="Consolas"/>
          <w:color w:val="000000"/>
          <w:sz w:val="18"/>
          <w:szCs w:val="18"/>
        </w:rPr>
      </w:pPr>
      <w:del w:id="2090" w:author="רינת אביטל" w:date="2022-05-10T10:35:00Z">
        <w:r w:rsidDel="001E27F4">
          <w:rPr>
            <w:rFonts w:ascii="Consolas" w:eastAsiaTheme="minorEastAsia" w:hAnsi="Consolas" w:cs="Consolas"/>
            <w:color w:val="000000"/>
            <w:sz w:val="18"/>
            <w:szCs w:val="18"/>
          </w:rPr>
          <w:delText xml:space="preserve">          c.j = Convert.ToInt32(getway.I);</w:delText>
        </w:r>
      </w:del>
    </w:p>
    <w:p w14:paraId="2484180F" w14:textId="30E1154C" w:rsidR="00BD575D" w:rsidDel="001E27F4" w:rsidRDefault="00F31DDB">
      <w:pPr>
        <w:shd w:val="clear" w:color="auto" w:fill="FFF2CC" w:themeFill="accent4" w:themeFillTint="33"/>
        <w:autoSpaceDE w:val="0"/>
        <w:autoSpaceDN w:val="0"/>
        <w:adjustRightInd w:val="0"/>
        <w:rPr>
          <w:del w:id="2091" w:author="רינת אביטל" w:date="2022-05-10T10:35:00Z"/>
          <w:rFonts w:ascii="Consolas" w:eastAsiaTheme="minorEastAsia" w:hAnsi="Consolas" w:cs="Consolas"/>
          <w:color w:val="000000"/>
          <w:sz w:val="18"/>
          <w:szCs w:val="18"/>
        </w:rPr>
      </w:pPr>
      <w:del w:id="2092" w:author="רינת אביטל" w:date="2022-05-10T10:35:00Z">
        <w:r w:rsidDel="001E27F4">
          <w:rPr>
            <w:rFonts w:ascii="Consolas" w:eastAsiaTheme="minorEastAsia" w:hAnsi="Consolas" w:cs="Consolas"/>
            <w:color w:val="000000"/>
            <w:sz w:val="18"/>
            <w:szCs w:val="18"/>
          </w:rPr>
          <w:delText xml:space="preserve">          c.Parent = Convert.ToInt32(getway.I); </w:delText>
        </w:r>
        <w:r w:rsidDel="001E27F4">
          <w:rPr>
            <w:rFonts w:ascii="Consolas" w:eastAsiaTheme="minorEastAsia" w:hAnsi="Consolas" w:cs="Consolas"/>
            <w:color w:val="008000"/>
            <w:sz w:val="18"/>
            <w:szCs w:val="18"/>
          </w:rPr>
          <w:delText>/*</w:delText>
        </w:r>
        <w:r w:rsidDel="001E27F4">
          <w:rPr>
            <w:rFonts w:ascii="Consolas" w:eastAsiaTheme="minorEastAsia" w:hAnsi="Consolas"/>
            <w:color w:val="008000"/>
            <w:sz w:val="18"/>
            <w:szCs w:val="18"/>
            <w:rtl/>
          </w:rPr>
          <w:delText>כי</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יש</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לי</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קשת</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אליו</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כי</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זה</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גיטוואי</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שלי</w:delText>
        </w:r>
        <w:r w:rsidDel="001E27F4">
          <w:rPr>
            <w:rFonts w:ascii="Consolas" w:eastAsiaTheme="minorEastAsia" w:hAnsi="Consolas" w:cs="Consolas"/>
            <w:color w:val="008000"/>
            <w:sz w:val="18"/>
            <w:szCs w:val="18"/>
          </w:rPr>
          <w:delText>*/</w:delText>
        </w:r>
      </w:del>
    </w:p>
    <w:p w14:paraId="7A9BBBA1" w14:textId="43DE7754" w:rsidR="00BD575D" w:rsidDel="001E27F4" w:rsidRDefault="00F31DDB">
      <w:pPr>
        <w:shd w:val="clear" w:color="auto" w:fill="FFF2CC" w:themeFill="accent4" w:themeFillTint="33"/>
        <w:autoSpaceDE w:val="0"/>
        <w:autoSpaceDN w:val="0"/>
        <w:adjustRightInd w:val="0"/>
        <w:rPr>
          <w:del w:id="2093" w:author="רינת אביטל" w:date="2022-05-10T10:35:00Z"/>
          <w:rFonts w:ascii="Consolas" w:eastAsiaTheme="minorEastAsia" w:hAnsi="Consolas" w:cs="Consolas"/>
          <w:color w:val="000000"/>
          <w:sz w:val="18"/>
          <w:szCs w:val="18"/>
        </w:rPr>
      </w:pPr>
      <w:del w:id="2094" w:author="רינת אביטל" w:date="2022-05-10T10:35:00Z">
        <w:r w:rsidDel="001E27F4">
          <w:rPr>
            <w:rFonts w:ascii="Consolas" w:eastAsiaTheme="minorEastAsia" w:hAnsi="Consolas" w:cs="Consolas"/>
            <w:color w:val="000000"/>
            <w:sz w:val="18"/>
            <w:szCs w:val="18"/>
          </w:rPr>
          <w:delText xml:space="preserve">          BigMatrix[i, Convert.ToInt32(getway.I)] = c;</w:delText>
        </w:r>
      </w:del>
    </w:p>
    <w:p w14:paraId="437A1AEE" w14:textId="5AD3A625" w:rsidR="00BD575D" w:rsidDel="001E27F4" w:rsidRDefault="00F31DDB">
      <w:pPr>
        <w:shd w:val="clear" w:color="auto" w:fill="FFF2CC" w:themeFill="accent4" w:themeFillTint="33"/>
        <w:autoSpaceDE w:val="0"/>
        <w:autoSpaceDN w:val="0"/>
        <w:adjustRightInd w:val="0"/>
        <w:rPr>
          <w:del w:id="2095" w:author="רינת אביטל" w:date="2022-05-10T10:35:00Z"/>
          <w:rFonts w:ascii="Consolas" w:eastAsiaTheme="minorEastAsia" w:hAnsi="Consolas" w:cs="Consolas"/>
          <w:color w:val="000000"/>
          <w:sz w:val="18"/>
          <w:szCs w:val="18"/>
        </w:rPr>
      </w:pPr>
      <w:del w:id="2096" w:author="רינת אביטל" w:date="2022-05-10T10:35:00Z">
        <w:r w:rsidDel="001E27F4">
          <w:rPr>
            <w:rFonts w:ascii="Consolas" w:eastAsiaTheme="minorEastAsia" w:hAnsi="Consolas" w:cs="Consolas"/>
            <w:color w:val="000000"/>
            <w:sz w:val="18"/>
            <w:szCs w:val="18"/>
          </w:rPr>
          <w:delText xml:space="preserve">          </w:delText>
        </w:r>
        <w:r w:rsidDel="001E27F4">
          <w:rPr>
            <w:rFonts w:ascii="Consolas" w:eastAsiaTheme="minorEastAsia" w:hAnsi="Consolas" w:cs="Consolas"/>
            <w:color w:val="008000"/>
            <w:sz w:val="18"/>
            <w:szCs w:val="18"/>
          </w:rPr>
          <w:delText>//</w:delText>
        </w:r>
        <w:r w:rsidDel="001E27F4">
          <w:rPr>
            <w:rFonts w:ascii="Consolas" w:eastAsiaTheme="minorEastAsia" w:hAnsi="Consolas"/>
            <w:color w:val="008000"/>
            <w:sz w:val="18"/>
            <w:szCs w:val="18"/>
            <w:rtl/>
          </w:rPr>
          <w:delText>לצד</w:delText>
        </w:r>
        <w:r w:rsidDel="001E27F4">
          <w:rPr>
            <w:rFonts w:ascii="Consolas" w:eastAsiaTheme="minorEastAsia" w:hAnsi="Consolas" w:cs="Consolas"/>
            <w:color w:val="008000"/>
            <w:sz w:val="18"/>
            <w:szCs w:val="18"/>
            <w:rtl/>
          </w:rPr>
          <w:delText xml:space="preserve"> </w:delText>
        </w:r>
        <w:r w:rsidDel="001E27F4">
          <w:rPr>
            <w:rFonts w:ascii="Consolas" w:eastAsiaTheme="minorEastAsia" w:hAnsi="Consolas"/>
            <w:color w:val="008000"/>
            <w:sz w:val="18"/>
            <w:szCs w:val="18"/>
            <w:rtl/>
          </w:rPr>
          <w:delText>המקביל</w:delText>
        </w:r>
      </w:del>
    </w:p>
    <w:p w14:paraId="3E67F7A6" w14:textId="1A204492" w:rsidR="00BD575D" w:rsidDel="001E27F4" w:rsidRDefault="00F31DDB">
      <w:pPr>
        <w:shd w:val="clear" w:color="auto" w:fill="FFF2CC" w:themeFill="accent4" w:themeFillTint="33"/>
        <w:autoSpaceDE w:val="0"/>
        <w:autoSpaceDN w:val="0"/>
        <w:adjustRightInd w:val="0"/>
        <w:rPr>
          <w:del w:id="2097" w:author="רינת אביטל" w:date="2022-05-10T10:35:00Z"/>
          <w:rFonts w:ascii="Consolas" w:eastAsiaTheme="minorEastAsia" w:hAnsi="Consolas" w:cs="Consolas"/>
          <w:color w:val="000000"/>
          <w:sz w:val="18"/>
          <w:szCs w:val="18"/>
        </w:rPr>
      </w:pPr>
      <w:del w:id="2098" w:author="רינת אביטל" w:date="2022-05-10T10:35:00Z">
        <w:r w:rsidDel="001E27F4">
          <w:rPr>
            <w:rFonts w:ascii="Consolas" w:eastAsiaTheme="minorEastAsia" w:hAnsi="Consolas" w:cs="Consolas"/>
            <w:color w:val="000000"/>
            <w:sz w:val="18"/>
            <w:szCs w:val="18"/>
          </w:rPr>
          <w:delText xml:space="preserve">          BigMatrix[Convert.ToInt32(getway.I), i] = c;</w:delText>
        </w:r>
      </w:del>
    </w:p>
    <w:p w14:paraId="35947751" w14:textId="29574B75" w:rsidR="00BD575D" w:rsidDel="001E27F4" w:rsidRDefault="00F31DDB">
      <w:pPr>
        <w:shd w:val="clear" w:color="auto" w:fill="FFF2CC" w:themeFill="accent4" w:themeFillTint="33"/>
        <w:bidi/>
        <w:spacing w:after="240" w:line="360" w:lineRule="auto"/>
        <w:jc w:val="right"/>
        <w:rPr>
          <w:del w:id="2099" w:author="רינת אביטל" w:date="2022-05-10T10:35:00Z"/>
          <w:rFonts w:ascii="Tahoma" w:hAnsi="Tahoma" w:cs="Tahoma"/>
          <w:sz w:val="20"/>
          <w:szCs w:val="20"/>
          <w:rtl/>
        </w:rPr>
      </w:pPr>
      <w:del w:id="2100" w:author="רינת אביטל" w:date="2022-05-10T10:35:00Z">
        <w:r w:rsidDel="001E27F4">
          <w:rPr>
            <w:rFonts w:ascii="Consolas" w:eastAsiaTheme="minorEastAsia" w:hAnsi="Consolas" w:cs="Consolas"/>
            <w:color w:val="000000"/>
            <w:sz w:val="18"/>
            <w:szCs w:val="18"/>
          </w:rPr>
          <w:delText xml:space="preserve">      }</w:delText>
        </w:r>
      </w:del>
    </w:p>
    <w:p w14:paraId="1BB23A5E" w14:textId="05DFAE6C" w:rsidR="00BD575D" w:rsidDel="001E27F4" w:rsidRDefault="00F31DDB">
      <w:pPr>
        <w:bidi/>
        <w:spacing w:after="240" w:line="360" w:lineRule="auto"/>
        <w:jc w:val="both"/>
        <w:rPr>
          <w:del w:id="2101" w:author="רינת אביטל" w:date="2022-05-10T10:35:00Z"/>
          <w:rFonts w:ascii="Tahoma" w:hAnsi="Tahoma" w:cs="Tahoma"/>
          <w:sz w:val="22"/>
          <w:szCs w:val="22"/>
          <w:rtl/>
        </w:rPr>
      </w:pPr>
      <w:del w:id="2102" w:author="רינת אביטל" w:date="2022-05-10T10:35:00Z">
        <w:r w:rsidDel="001E27F4">
          <w:rPr>
            <w:rFonts w:ascii="Tahoma" w:hAnsi="Tahoma" w:cs="Tahoma"/>
            <w:sz w:val="22"/>
            <w:szCs w:val="22"/>
            <w:rtl/>
          </w:rPr>
          <w:delText>כעת נותר למלאות מרחק מהאזור לנקודות הגישה שאינן סמוכות לו, זרות לו.</w:delText>
        </w:r>
      </w:del>
    </w:p>
    <w:p w14:paraId="1F75D6C2" w14:textId="289E8628" w:rsidR="00BD575D" w:rsidDel="001E27F4" w:rsidRDefault="00F31DDB">
      <w:pPr>
        <w:bidi/>
        <w:spacing w:after="240" w:line="360" w:lineRule="auto"/>
        <w:jc w:val="both"/>
        <w:rPr>
          <w:del w:id="2103" w:author="רינת אביטל" w:date="2022-05-10T10:35:00Z"/>
          <w:rFonts w:ascii="Tahoma" w:hAnsi="Tahoma" w:cs="Tahoma"/>
          <w:sz w:val="22"/>
          <w:szCs w:val="22"/>
          <w:rtl/>
        </w:rPr>
      </w:pPr>
      <w:del w:id="2104" w:author="רינת אביטל" w:date="2022-05-10T10:35:00Z">
        <w:r w:rsidDel="001E27F4">
          <w:rPr>
            <w:rFonts w:ascii="Tahoma" w:hAnsi="Tahoma" w:cs="Tahoma"/>
            <w:sz w:val="22"/>
            <w:szCs w:val="22"/>
            <w:rtl/>
          </w:rPr>
          <w:delText>לכן נעבור בלולאה על כל הנקודות ובתוכה לולאה שעוברת על הגישות הסמוכות, הגישות שלו, ובכל איטרציה נשאל: האם קצר יותר ללכת מהאזור לגישה הזרה דרך הגישה הזו שלו, או שדרך גישה אחרת של האזור עדיפה? כך נגיע בסוף לגישה הטובה ביותר. הקוד:</w:delText>
        </w:r>
      </w:del>
    </w:p>
    <w:p w14:paraId="06BC8335" w14:textId="16C7A6C6" w:rsidR="00BD575D" w:rsidDel="001E27F4" w:rsidRDefault="00F31DDB">
      <w:pPr>
        <w:shd w:val="clear" w:color="auto" w:fill="FFF2CC" w:themeFill="accent4" w:themeFillTint="33"/>
        <w:autoSpaceDE w:val="0"/>
        <w:autoSpaceDN w:val="0"/>
        <w:adjustRightInd w:val="0"/>
        <w:rPr>
          <w:del w:id="2105" w:author="רינת אביטל" w:date="2022-05-10T10:35:00Z"/>
          <w:rFonts w:ascii="Consolas" w:eastAsiaTheme="minorEastAsia" w:hAnsi="Consolas" w:cs="Consolas"/>
          <w:color w:val="000000"/>
          <w:sz w:val="19"/>
          <w:szCs w:val="19"/>
        </w:rPr>
      </w:pPr>
      <w:del w:id="2106"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808080"/>
            <w:sz w:val="19"/>
            <w:szCs w:val="19"/>
          </w:rPr>
          <w:delText>#region</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olor w:val="000000"/>
            <w:sz w:val="19"/>
            <w:szCs w:val="19"/>
            <w:rtl/>
          </w:rPr>
          <w:delText>מילוי</w:delText>
        </w:r>
        <w:r w:rsidDel="001E27F4">
          <w:rPr>
            <w:rFonts w:ascii="Consolas" w:eastAsiaTheme="minorEastAsia" w:hAnsi="Consolas" w:cs="Consolas"/>
            <w:color w:val="000000"/>
            <w:sz w:val="19"/>
            <w:szCs w:val="19"/>
            <w:rtl/>
          </w:rPr>
          <w:delText xml:space="preserve"> </w:delText>
        </w:r>
        <w:r w:rsidDel="001E27F4">
          <w:rPr>
            <w:rFonts w:ascii="Consolas" w:eastAsiaTheme="minorEastAsia" w:hAnsi="Consolas"/>
            <w:color w:val="000000"/>
            <w:sz w:val="19"/>
            <w:szCs w:val="19"/>
            <w:rtl/>
          </w:rPr>
          <w:delText>מטריצה</w:delText>
        </w:r>
        <w:r w:rsidDel="001E27F4">
          <w:rPr>
            <w:rFonts w:ascii="Consolas" w:eastAsiaTheme="minorEastAsia" w:hAnsi="Consolas" w:cs="Consolas"/>
            <w:color w:val="000000"/>
            <w:sz w:val="19"/>
            <w:szCs w:val="19"/>
            <w:rtl/>
          </w:rPr>
          <w:delText xml:space="preserve"> </w:delText>
        </w:r>
        <w:r w:rsidDel="001E27F4">
          <w:rPr>
            <w:rFonts w:ascii="Consolas" w:eastAsiaTheme="minorEastAsia" w:hAnsi="Consolas"/>
            <w:color w:val="000000"/>
            <w:sz w:val="19"/>
            <w:szCs w:val="19"/>
            <w:rtl/>
          </w:rPr>
          <w:delText>מהאזור</w:delText>
        </w:r>
        <w:r w:rsidDel="001E27F4">
          <w:rPr>
            <w:rFonts w:ascii="Consolas" w:eastAsiaTheme="minorEastAsia" w:hAnsi="Consolas" w:cs="Consolas"/>
            <w:color w:val="000000"/>
            <w:sz w:val="19"/>
            <w:szCs w:val="19"/>
            <w:rtl/>
          </w:rPr>
          <w:delText xml:space="preserve"> </w:delText>
        </w:r>
        <w:r w:rsidDel="001E27F4">
          <w:rPr>
            <w:rFonts w:ascii="Consolas" w:eastAsiaTheme="minorEastAsia" w:hAnsi="Consolas"/>
            <w:color w:val="000000"/>
            <w:sz w:val="19"/>
            <w:szCs w:val="19"/>
            <w:rtl/>
          </w:rPr>
          <w:delText>לכל</w:delText>
        </w:r>
        <w:r w:rsidDel="001E27F4">
          <w:rPr>
            <w:rFonts w:ascii="Consolas" w:eastAsiaTheme="minorEastAsia" w:hAnsi="Consolas" w:cs="Consolas"/>
            <w:color w:val="000000"/>
            <w:sz w:val="19"/>
            <w:szCs w:val="19"/>
            <w:rtl/>
          </w:rPr>
          <w:delText xml:space="preserve"> </w:delText>
        </w:r>
        <w:r w:rsidDel="001E27F4">
          <w:rPr>
            <w:rFonts w:ascii="Consolas" w:eastAsiaTheme="minorEastAsia" w:hAnsi="Consolas" w:hint="cs"/>
            <w:color w:val="000000"/>
            <w:sz w:val="19"/>
            <w:szCs w:val="19"/>
            <w:rtl/>
          </w:rPr>
          <w:delText>נקודות הגישה</w:delText>
        </w:r>
        <w:r w:rsidDel="001E27F4">
          <w:rPr>
            <w:rFonts w:ascii="Consolas" w:eastAsiaTheme="minorEastAsia" w:hAnsi="Consolas" w:cs="Consolas"/>
            <w:color w:val="000000"/>
            <w:sz w:val="19"/>
            <w:szCs w:val="19"/>
            <w:rtl/>
          </w:rPr>
          <w:delText xml:space="preserve"> </w:delText>
        </w:r>
        <w:r w:rsidDel="001E27F4">
          <w:rPr>
            <w:rFonts w:ascii="Consolas" w:eastAsiaTheme="minorEastAsia" w:hAnsi="Consolas" w:hint="cs"/>
            <w:color w:val="000000"/>
            <w:sz w:val="19"/>
            <w:szCs w:val="19"/>
            <w:rtl/>
          </w:rPr>
          <w:delText>הזרות</w:delText>
        </w:r>
      </w:del>
    </w:p>
    <w:p w14:paraId="09023A9C" w14:textId="532C12F3" w:rsidR="00BD575D" w:rsidDel="001E27F4" w:rsidRDefault="00F31DDB">
      <w:pPr>
        <w:shd w:val="clear" w:color="auto" w:fill="FFF2CC" w:themeFill="accent4" w:themeFillTint="33"/>
        <w:autoSpaceDE w:val="0"/>
        <w:autoSpaceDN w:val="0"/>
        <w:adjustRightInd w:val="0"/>
        <w:rPr>
          <w:del w:id="2107" w:author="רינת אביטל" w:date="2022-05-10T10:35:00Z"/>
          <w:rFonts w:ascii="Consolas" w:eastAsiaTheme="minorEastAsia" w:hAnsi="Consolas" w:cs="Consolas"/>
          <w:color w:val="000000"/>
          <w:sz w:val="19"/>
          <w:szCs w:val="19"/>
        </w:rPr>
      </w:pPr>
      <w:del w:id="2108"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for</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j = 1; j &lt; LenBaseDistanceMatrix; j++)</w:delText>
        </w:r>
      </w:del>
    </w:p>
    <w:p w14:paraId="358F288C" w14:textId="147F7DB5" w:rsidR="00BD575D" w:rsidDel="001E27F4" w:rsidRDefault="00F31DDB">
      <w:pPr>
        <w:shd w:val="clear" w:color="auto" w:fill="FFF2CC" w:themeFill="accent4" w:themeFillTint="33"/>
        <w:autoSpaceDE w:val="0"/>
        <w:autoSpaceDN w:val="0"/>
        <w:adjustRightInd w:val="0"/>
        <w:rPr>
          <w:del w:id="2109" w:author="רינת אביטל" w:date="2022-05-10T10:35:00Z"/>
          <w:rFonts w:ascii="Consolas" w:eastAsiaTheme="minorEastAsia" w:hAnsi="Consolas" w:cs="Consolas"/>
          <w:color w:val="000000"/>
          <w:sz w:val="19"/>
          <w:szCs w:val="19"/>
        </w:rPr>
      </w:pPr>
      <w:del w:id="2110" w:author="רינת אביטל" w:date="2022-05-10T10:35:00Z">
        <w:r w:rsidDel="001E27F4">
          <w:rPr>
            <w:rFonts w:ascii="Consolas" w:eastAsiaTheme="minorEastAsia" w:hAnsi="Consolas" w:cs="Consolas"/>
            <w:color w:val="000000"/>
            <w:sz w:val="19"/>
            <w:szCs w:val="19"/>
          </w:rPr>
          <w:delText xml:space="preserve"> {</w:delText>
        </w:r>
      </w:del>
    </w:p>
    <w:p w14:paraId="50134D56" w14:textId="4D22286C" w:rsidR="00BD575D" w:rsidDel="001E27F4" w:rsidRDefault="00F31DDB">
      <w:pPr>
        <w:shd w:val="clear" w:color="auto" w:fill="FFF2CC" w:themeFill="accent4" w:themeFillTint="33"/>
        <w:autoSpaceDE w:val="0"/>
        <w:autoSpaceDN w:val="0"/>
        <w:adjustRightInd w:val="0"/>
        <w:rPr>
          <w:del w:id="2111" w:author="רינת אביטל" w:date="2022-05-10T10:35:00Z"/>
          <w:rFonts w:ascii="Consolas" w:eastAsiaTheme="minorEastAsia" w:hAnsi="Consolas" w:cs="Consolas"/>
          <w:color w:val="000000"/>
          <w:sz w:val="19"/>
          <w:szCs w:val="19"/>
        </w:rPr>
      </w:pPr>
      <w:del w:id="2112"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w:delText>
        </w:r>
        <w:r w:rsidDel="001E27F4">
          <w:rPr>
            <w:rFonts w:ascii="Consolas" w:eastAsiaTheme="minorEastAsia" w:hAnsi="Consolas"/>
            <w:color w:val="008000"/>
            <w:sz w:val="19"/>
            <w:szCs w:val="19"/>
            <w:rtl/>
          </w:rPr>
          <w:delText>בודקת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איך</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הכי</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קצר</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להגיע</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אליך</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מנקודות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הגישה</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שלי</w:delText>
        </w:r>
      </w:del>
    </w:p>
    <w:p w14:paraId="0F8ACB37" w14:textId="39266F58" w:rsidR="00BD575D" w:rsidDel="001E27F4" w:rsidRDefault="00F31DDB">
      <w:pPr>
        <w:shd w:val="clear" w:color="auto" w:fill="FFF2CC" w:themeFill="accent4" w:themeFillTint="33"/>
        <w:autoSpaceDE w:val="0"/>
        <w:autoSpaceDN w:val="0"/>
        <w:adjustRightInd w:val="0"/>
        <w:rPr>
          <w:del w:id="2113" w:author="רינת אביטל" w:date="2022-05-10T10:35:00Z"/>
          <w:rFonts w:ascii="Consolas" w:eastAsiaTheme="minorEastAsia" w:hAnsi="Consolas" w:cs="Consolas"/>
          <w:color w:val="000000"/>
          <w:sz w:val="19"/>
          <w:szCs w:val="19"/>
        </w:rPr>
      </w:pPr>
      <w:del w:id="2114"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double</w:delText>
        </w:r>
        <w:r w:rsidDel="001E27F4">
          <w:rPr>
            <w:rFonts w:ascii="Consolas" w:eastAsiaTheme="minorEastAsia" w:hAnsi="Consolas" w:cs="Consolas"/>
            <w:color w:val="000000"/>
            <w:sz w:val="19"/>
            <w:szCs w:val="19"/>
          </w:rPr>
          <w:delText xml:space="preserve"> min =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.MaxValue;</w:delText>
        </w:r>
      </w:del>
    </w:p>
    <w:p w14:paraId="5AA2B0D4" w14:textId="5556CA0E" w:rsidR="00BD575D" w:rsidDel="001E27F4" w:rsidRDefault="00F31DDB">
      <w:pPr>
        <w:shd w:val="clear" w:color="auto" w:fill="FFF2CC" w:themeFill="accent4" w:themeFillTint="33"/>
        <w:autoSpaceDE w:val="0"/>
        <w:autoSpaceDN w:val="0"/>
        <w:adjustRightInd w:val="0"/>
        <w:rPr>
          <w:del w:id="2115" w:author="רינת אביטל" w:date="2022-05-10T10:35:00Z"/>
          <w:rFonts w:ascii="Consolas" w:eastAsiaTheme="minorEastAsia" w:hAnsi="Consolas" w:cs="Consolas"/>
          <w:color w:val="000000"/>
          <w:sz w:val="19"/>
          <w:szCs w:val="19"/>
        </w:rPr>
      </w:pPr>
      <w:del w:id="2116" w:author="רינת אביטל" w:date="2022-05-10T10:35:00Z">
        <w:r w:rsidDel="001E27F4">
          <w:rPr>
            <w:rFonts w:ascii="Consolas" w:eastAsiaTheme="minorEastAsia" w:hAnsi="Consolas" w:cs="Consolas"/>
            <w:color w:val="000000"/>
            <w:sz w:val="19"/>
            <w:szCs w:val="19"/>
          </w:rPr>
          <w:delText xml:space="preserve">     Cell minCell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Cell();</w:delText>
        </w:r>
      </w:del>
    </w:p>
    <w:p w14:paraId="2E66A988" w14:textId="75DBAB36" w:rsidR="00BD575D" w:rsidDel="001E27F4" w:rsidRDefault="00F31DDB">
      <w:pPr>
        <w:shd w:val="clear" w:color="auto" w:fill="FFF2CC" w:themeFill="accent4" w:themeFillTint="33"/>
        <w:autoSpaceDE w:val="0"/>
        <w:autoSpaceDN w:val="0"/>
        <w:adjustRightInd w:val="0"/>
        <w:rPr>
          <w:del w:id="2117" w:author="רינת אביטל" w:date="2022-05-10T10:35:00Z"/>
          <w:rFonts w:ascii="Consolas" w:eastAsiaTheme="minorEastAsia" w:hAnsi="Consolas" w:cs="Consolas"/>
          <w:color w:val="000000"/>
          <w:sz w:val="19"/>
          <w:szCs w:val="19"/>
        </w:rPr>
      </w:pPr>
      <w:del w:id="2118" w:author="רינת אביטל" w:date="2022-05-10T10:35:00Z">
        <w:r w:rsidDel="001E27F4">
          <w:rPr>
            <w:rFonts w:ascii="Consolas" w:eastAsiaTheme="minorEastAsia" w:hAnsi="Consolas" w:cs="Consolas"/>
            <w:color w:val="000000"/>
            <w:sz w:val="19"/>
            <w:szCs w:val="19"/>
          </w:rPr>
          <w:delText xml:space="preserve">     minCell.i = i;</w:delText>
        </w:r>
      </w:del>
    </w:p>
    <w:p w14:paraId="33828B31" w14:textId="5B0F950A" w:rsidR="00BD575D" w:rsidDel="001E27F4" w:rsidRDefault="00F31DDB">
      <w:pPr>
        <w:shd w:val="clear" w:color="auto" w:fill="FFF2CC" w:themeFill="accent4" w:themeFillTint="33"/>
        <w:autoSpaceDE w:val="0"/>
        <w:autoSpaceDN w:val="0"/>
        <w:adjustRightInd w:val="0"/>
        <w:rPr>
          <w:del w:id="2119" w:author="רינת אביטל" w:date="2022-05-10T10:35:00Z"/>
          <w:rFonts w:ascii="Consolas" w:eastAsiaTheme="minorEastAsia" w:hAnsi="Consolas" w:cs="Consolas"/>
          <w:color w:val="000000"/>
          <w:sz w:val="19"/>
          <w:szCs w:val="19"/>
        </w:rPr>
      </w:pPr>
      <w:del w:id="2120" w:author="רינת אביטל" w:date="2022-05-10T10:35:00Z">
        <w:r w:rsidDel="001E27F4">
          <w:rPr>
            <w:rFonts w:ascii="Consolas" w:eastAsiaTheme="minorEastAsia" w:hAnsi="Consolas" w:cs="Consolas"/>
            <w:color w:val="000000"/>
            <w:sz w:val="19"/>
            <w:szCs w:val="19"/>
          </w:rPr>
          <w:delText xml:space="preserve">     minCell.j = j;</w:delText>
        </w:r>
      </w:del>
    </w:p>
    <w:p w14:paraId="3222A6E6" w14:textId="53ACC39E" w:rsidR="00BD575D" w:rsidDel="001E27F4" w:rsidRDefault="00F31DDB">
      <w:pPr>
        <w:shd w:val="clear" w:color="auto" w:fill="FFF2CC" w:themeFill="accent4" w:themeFillTint="33"/>
        <w:autoSpaceDE w:val="0"/>
        <w:autoSpaceDN w:val="0"/>
        <w:adjustRightInd w:val="0"/>
        <w:rPr>
          <w:del w:id="2121" w:author="רינת אביטל" w:date="2022-05-10T10:35:00Z"/>
          <w:rFonts w:ascii="Consolas" w:eastAsiaTheme="minorEastAsia" w:hAnsi="Consolas" w:cs="Consolas"/>
          <w:color w:val="000000"/>
          <w:sz w:val="19"/>
          <w:szCs w:val="19"/>
        </w:rPr>
      </w:pPr>
      <w:del w:id="2122"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w:delText>
        </w:r>
        <w:r w:rsidDel="001E27F4">
          <w:rPr>
            <w:rFonts w:ascii="Consolas" w:eastAsiaTheme="minorEastAsia" w:hAnsi="Consolas"/>
            <w:color w:val="008000"/>
            <w:sz w:val="19"/>
            <w:szCs w:val="19"/>
            <w:rtl/>
          </w:rPr>
          <w:delText>אם</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אתה</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נקודת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גישה</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שלי</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תמשיך</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כי</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שחישבתי</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קודם</w:delText>
        </w:r>
      </w:del>
    </w:p>
    <w:p w14:paraId="7669A60F" w14:textId="287A33F9" w:rsidR="00BD575D" w:rsidDel="001E27F4" w:rsidRDefault="00F31DDB">
      <w:pPr>
        <w:shd w:val="clear" w:color="auto" w:fill="FFF2CC" w:themeFill="accent4" w:themeFillTint="33"/>
        <w:autoSpaceDE w:val="0"/>
        <w:autoSpaceDN w:val="0"/>
        <w:adjustRightInd w:val="0"/>
        <w:rPr>
          <w:del w:id="2123" w:author="רינת אביטל" w:date="2022-05-10T10:35:00Z"/>
          <w:rFonts w:ascii="Consolas" w:eastAsiaTheme="minorEastAsia" w:hAnsi="Consolas" w:cs="Consolas"/>
          <w:color w:val="000000"/>
          <w:sz w:val="19"/>
          <w:szCs w:val="19"/>
        </w:rPr>
      </w:pPr>
      <w:del w:id="2124"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if</w:delText>
        </w:r>
        <w:r w:rsidDel="001E27F4">
          <w:rPr>
            <w:rFonts w:ascii="Consolas" w:eastAsiaTheme="minorEastAsia" w:hAnsi="Consolas" w:cs="Consolas"/>
            <w:color w:val="000000"/>
            <w:sz w:val="19"/>
            <w:szCs w:val="19"/>
          </w:rPr>
          <w:delText xml:space="preserve"> (BigMatrix[i, j] != </w:delText>
        </w:r>
        <w:r w:rsidDel="001E27F4">
          <w:rPr>
            <w:rFonts w:ascii="Consolas" w:eastAsiaTheme="minorEastAsia" w:hAnsi="Consolas" w:cs="Consolas"/>
            <w:color w:val="0000FF"/>
            <w:sz w:val="19"/>
            <w:szCs w:val="19"/>
          </w:rPr>
          <w:delText>null</w:delText>
        </w:r>
        <w:r w:rsidDel="001E27F4">
          <w:rPr>
            <w:rFonts w:ascii="Consolas" w:eastAsiaTheme="minorEastAsia" w:hAnsi="Consolas" w:cs="Consolas"/>
            <w:color w:val="000000"/>
            <w:sz w:val="19"/>
            <w:szCs w:val="19"/>
          </w:rPr>
          <w:delText>)</w:delText>
        </w:r>
      </w:del>
    </w:p>
    <w:p w14:paraId="4E148BDA" w14:textId="662DA83D" w:rsidR="00BD575D" w:rsidDel="001E27F4" w:rsidRDefault="00F31DDB">
      <w:pPr>
        <w:shd w:val="clear" w:color="auto" w:fill="FFF2CC" w:themeFill="accent4" w:themeFillTint="33"/>
        <w:autoSpaceDE w:val="0"/>
        <w:autoSpaceDN w:val="0"/>
        <w:adjustRightInd w:val="0"/>
        <w:rPr>
          <w:del w:id="2125" w:author="רינת אביטל" w:date="2022-05-10T10:35:00Z"/>
          <w:rFonts w:ascii="Consolas" w:eastAsiaTheme="minorEastAsia" w:hAnsi="Consolas" w:cs="Consolas"/>
          <w:color w:val="000000"/>
          <w:sz w:val="19"/>
          <w:szCs w:val="19"/>
        </w:rPr>
      </w:pPr>
      <w:del w:id="2126"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continue</w:delText>
        </w:r>
        <w:r w:rsidDel="001E27F4">
          <w:rPr>
            <w:rFonts w:ascii="Consolas" w:eastAsiaTheme="minorEastAsia" w:hAnsi="Consolas" w:cs="Consolas"/>
            <w:color w:val="000000"/>
            <w:sz w:val="19"/>
            <w:szCs w:val="19"/>
          </w:rPr>
          <w:delText>;</w:delText>
        </w:r>
      </w:del>
    </w:p>
    <w:p w14:paraId="05461486" w14:textId="1BC50622" w:rsidR="00BD575D" w:rsidDel="001E27F4" w:rsidRDefault="00F31DDB">
      <w:pPr>
        <w:shd w:val="clear" w:color="auto" w:fill="FFF2CC" w:themeFill="accent4" w:themeFillTint="33"/>
        <w:autoSpaceDE w:val="0"/>
        <w:autoSpaceDN w:val="0"/>
        <w:adjustRightInd w:val="0"/>
        <w:rPr>
          <w:del w:id="2127" w:author="רינת אביטל" w:date="2022-05-10T10:35:00Z"/>
          <w:rFonts w:ascii="Consolas" w:eastAsiaTheme="minorEastAsia" w:hAnsi="Consolas" w:cs="Consolas"/>
          <w:color w:val="000000"/>
          <w:sz w:val="19"/>
          <w:szCs w:val="19"/>
        </w:rPr>
      </w:pPr>
      <w:del w:id="2128"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else</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w:delText>
        </w:r>
        <w:r w:rsidDel="001E27F4">
          <w:rPr>
            <w:rFonts w:ascii="Consolas" w:eastAsiaTheme="minorEastAsia" w:hAnsi="Consolas"/>
            <w:color w:val="008000"/>
            <w:sz w:val="19"/>
            <w:szCs w:val="19"/>
            <w:rtl/>
          </w:rPr>
          <w:delText>אם</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אתה</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לא</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אחד</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מנקודות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הגישה</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שלי</w:delText>
        </w:r>
      </w:del>
    </w:p>
    <w:p w14:paraId="6C8E027D" w14:textId="29165FF1" w:rsidR="00BD575D" w:rsidDel="001E27F4" w:rsidRDefault="00F31DDB">
      <w:pPr>
        <w:shd w:val="clear" w:color="auto" w:fill="FFF2CC" w:themeFill="accent4" w:themeFillTint="33"/>
        <w:autoSpaceDE w:val="0"/>
        <w:autoSpaceDN w:val="0"/>
        <w:adjustRightInd w:val="0"/>
        <w:rPr>
          <w:del w:id="2129" w:author="רינת אביטל" w:date="2022-05-10T10:35:00Z"/>
          <w:rFonts w:ascii="Consolas" w:eastAsiaTheme="minorEastAsia" w:hAnsi="Consolas" w:cs="Consolas"/>
          <w:color w:val="000000"/>
          <w:sz w:val="19"/>
          <w:szCs w:val="19"/>
        </w:rPr>
      </w:pPr>
      <w:del w:id="2130"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foreach</w:delText>
        </w:r>
        <w:r w:rsidDel="001E27F4">
          <w:rPr>
            <w:rFonts w:ascii="Consolas" w:eastAsiaTheme="minorEastAsia" w:hAnsi="Consolas" w:cs="Consolas"/>
            <w:color w:val="000000"/>
            <w:sz w:val="19"/>
            <w:szCs w:val="19"/>
          </w:rPr>
          <w:delText xml:space="preserve"> (GetawayProcI_Result getway </w:delText>
        </w:r>
        <w:r w:rsidDel="001E27F4">
          <w:rPr>
            <w:rFonts w:ascii="Consolas" w:eastAsiaTheme="minorEastAsia" w:hAnsi="Consolas" w:cs="Consolas"/>
            <w:color w:val="0000FF"/>
            <w:sz w:val="19"/>
            <w:szCs w:val="19"/>
          </w:rPr>
          <w:delText>in</w:delText>
        </w:r>
        <w:r w:rsidDel="001E27F4">
          <w:rPr>
            <w:rFonts w:ascii="Consolas" w:eastAsiaTheme="minorEastAsia" w:hAnsi="Consolas" w:cs="Consolas"/>
            <w:color w:val="000000"/>
            <w:sz w:val="19"/>
            <w:szCs w:val="19"/>
          </w:rPr>
          <w:delText xml:space="preserve"> productAreaList[i -  </w:delText>
        </w:r>
      </w:del>
    </w:p>
    <w:p w14:paraId="1F025CE3" w14:textId="657A4012" w:rsidR="00BD575D" w:rsidDel="001E27F4" w:rsidRDefault="00F31DDB">
      <w:pPr>
        <w:shd w:val="clear" w:color="auto" w:fill="FFF2CC" w:themeFill="accent4" w:themeFillTint="33"/>
        <w:autoSpaceDE w:val="0"/>
        <w:autoSpaceDN w:val="0"/>
        <w:adjustRightInd w:val="0"/>
        <w:rPr>
          <w:del w:id="2131" w:author="רינת אביטל" w:date="2022-05-10T10:35:00Z"/>
          <w:rFonts w:ascii="Consolas" w:eastAsiaTheme="minorEastAsia" w:hAnsi="Consolas" w:cs="Consolas"/>
          <w:color w:val="000000"/>
          <w:sz w:val="19"/>
          <w:szCs w:val="19"/>
        </w:rPr>
      </w:pPr>
      <w:del w:id="2132" w:author="רינת אביטל" w:date="2022-05-10T10:35:00Z">
        <w:r w:rsidDel="001E27F4">
          <w:rPr>
            <w:rFonts w:ascii="Consolas" w:eastAsiaTheme="minorEastAsia" w:hAnsi="Consolas" w:cs="Consolas"/>
            <w:color w:val="000000"/>
            <w:sz w:val="19"/>
            <w:szCs w:val="19"/>
          </w:rPr>
          <w:delText xml:space="preserve">                                LenBaseDistanceMatrix].Key.Getaways)</w:delText>
        </w:r>
      </w:del>
    </w:p>
    <w:p w14:paraId="38B24476" w14:textId="70630D44" w:rsidR="00BD575D" w:rsidDel="001E27F4" w:rsidRDefault="00F31DDB">
      <w:pPr>
        <w:shd w:val="clear" w:color="auto" w:fill="FFF2CC" w:themeFill="accent4" w:themeFillTint="33"/>
        <w:autoSpaceDE w:val="0"/>
        <w:autoSpaceDN w:val="0"/>
        <w:adjustRightInd w:val="0"/>
        <w:rPr>
          <w:del w:id="2133" w:author="רינת אביטל" w:date="2022-05-10T10:35:00Z"/>
          <w:rFonts w:ascii="Consolas" w:eastAsiaTheme="minorEastAsia" w:hAnsi="Consolas" w:cs="Consolas"/>
          <w:color w:val="000000"/>
          <w:sz w:val="19"/>
          <w:szCs w:val="19"/>
        </w:rPr>
      </w:pPr>
      <w:del w:id="2134" w:author="רינת אביטל" w:date="2022-05-10T10:35:00Z">
        <w:r w:rsidDel="001E27F4">
          <w:rPr>
            <w:rFonts w:ascii="Consolas" w:eastAsiaTheme="minorEastAsia" w:hAnsi="Consolas" w:cs="Consolas"/>
            <w:color w:val="000000"/>
            <w:sz w:val="19"/>
            <w:szCs w:val="19"/>
          </w:rPr>
          <w:delText xml:space="preserve">         {</w:delText>
        </w:r>
      </w:del>
    </w:p>
    <w:p w14:paraId="29F92E19" w14:textId="0AA54BA6" w:rsidR="00BD575D" w:rsidDel="001E27F4" w:rsidRDefault="00F31DDB">
      <w:pPr>
        <w:shd w:val="clear" w:color="auto" w:fill="FFF2CC" w:themeFill="accent4" w:themeFillTint="33"/>
        <w:autoSpaceDE w:val="0"/>
        <w:autoSpaceDN w:val="0"/>
        <w:adjustRightInd w:val="0"/>
        <w:rPr>
          <w:del w:id="2135" w:author="רינת אביטל" w:date="2022-05-10T10:35:00Z"/>
          <w:rFonts w:ascii="Consolas" w:eastAsiaTheme="minorEastAsia" w:hAnsi="Consolas" w:cs="Consolas"/>
          <w:color w:val="000000"/>
          <w:sz w:val="19"/>
          <w:szCs w:val="19"/>
        </w:rPr>
      </w:pPr>
      <w:del w:id="2136"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w:delText>
        </w:r>
        <w:r w:rsidDel="001E27F4">
          <w:rPr>
            <w:rFonts w:ascii="Consolas" w:eastAsiaTheme="minorEastAsia" w:hAnsi="Consolas"/>
            <w:color w:val="008000"/>
            <w:sz w:val="19"/>
            <w:szCs w:val="19"/>
            <w:rtl/>
          </w:rPr>
          <w:delText>המרחק</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א</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לבי</w:delText>
        </w:r>
        <w:r w:rsidDel="001E27F4">
          <w:rPr>
            <w:rFonts w:ascii="Consolas" w:eastAsiaTheme="minorEastAsia" w:hAnsi="Consolas" w:cs="Consolas"/>
            <w:color w:val="008000"/>
            <w:sz w:val="19"/>
            <w:szCs w:val="19"/>
            <w:rtl/>
          </w:rPr>
          <w:delText>+</w:delText>
        </w:r>
        <w:r w:rsidDel="001E27F4">
          <w:rPr>
            <w:rFonts w:ascii="Consolas" w:eastAsiaTheme="minorEastAsia" w:hAnsi="Consolas"/>
            <w:color w:val="008000"/>
            <w:sz w:val="19"/>
            <w:szCs w:val="19"/>
            <w:rtl/>
          </w:rPr>
          <w:delText>המרחק</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מבי</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לסי</w:delText>
        </w:r>
        <w:r w:rsidDel="001E27F4">
          <w:rPr>
            <w:rFonts w:ascii="Consolas" w:eastAsiaTheme="minorEastAsia" w:hAnsi="Consolas" w:cs="Consolas"/>
            <w:color w:val="008000"/>
            <w:sz w:val="19"/>
            <w:szCs w:val="19"/>
          </w:rPr>
          <w:delText xml:space="preserve"> </w:delText>
        </w:r>
      </w:del>
    </w:p>
    <w:p w14:paraId="576A36A5" w14:textId="7084F70D" w:rsidR="00BD575D" w:rsidDel="001E27F4" w:rsidRDefault="00F31DDB">
      <w:pPr>
        <w:shd w:val="clear" w:color="auto" w:fill="FFF2CC" w:themeFill="accent4" w:themeFillTint="33"/>
        <w:autoSpaceDE w:val="0"/>
        <w:autoSpaceDN w:val="0"/>
        <w:adjustRightInd w:val="0"/>
        <w:rPr>
          <w:del w:id="2137" w:author="רינת אביטל" w:date="2022-05-10T10:35:00Z"/>
          <w:rFonts w:ascii="Consolas" w:eastAsiaTheme="minorEastAsia" w:hAnsi="Consolas" w:cs="Consolas"/>
          <w:color w:val="000000"/>
          <w:sz w:val="19"/>
          <w:szCs w:val="19"/>
        </w:rPr>
      </w:pPr>
      <w:del w:id="2138"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if</w:delText>
        </w:r>
        <w:r w:rsidDel="001E27F4">
          <w:rPr>
            <w:rFonts w:ascii="Consolas" w:eastAsiaTheme="minorEastAsia" w:hAnsi="Consolas" w:cs="Consolas"/>
            <w:color w:val="000000"/>
            <w:sz w:val="19"/>
            <w:szCs w:val="19"/>
          </w:rPr>
          <w:delText xml:space="preserve"> (BigMatrix[Convert.ToInt32(getway.I), j].distance + BigMatrix[i, </w:delText>
        </w:r>
      </w:del>
    </w:p>
    <w:p w14:paraId="20BF2F4F" w14:textId="71964280" w:rsidR="00BD575D" w:rsidDel="001E27F4" w:rsidRDefault="00F31DDB">
      <w:pPr>
        <w:shd w:val="clear" w:color="auto" w:fill="FFF2CC" w:themeFill="accent4" w:themeFillTint="33"/>
        <w:autoSpaceDE w:val="0"/>
        <w:autoSpaceDN w:val="0"/>
        <w:adjustRightInd w:val="0"/>
        <w:rPr>
          <w:del w:id="2139" w:author="רינת אביטל" w:date="2022-05-10T10:35:00Z"/>
          <w:rFonts w:ascii="Consolas" w:eastAsiaTheme="minorEastAsia" w:hAnsi="Consolas" w:cs="Consolas"/>
          <w:color w:val="000000"/>
          <w:sz w:val="19"/>
          <w:szCs w:val="19"/>
        </w:rPr>
      </w:pPr>
      <w:del w:id="2140" w:author="רינת אביטל" w:date="2022-05-10T10:35:00Z">
        <w:r w:rsidDel="001E27F4">
          <w:rPr>
            <w:rFonts w:ascii="Consolas" w:eastAsiaTheme="minorEastAsia" w:hAnsi="Consolas" w:cs="Consolas"/>
            <w:color w:val="000000"/>
            <w:sz w:val="19"/>
            <w:szCs w:val="19"/>
          </w:rPr>
          <w:delText xml:space="preserve">                                        Convert.ToInt32(getway.I)].distance &lt; min)</w:delText>
        </w:r>
      </w:del>
    </w:p>
    <w:p w14:paraId="6186BB98" w14:textId="157D9474" w:rsidR="00BD575D" w:rsidDel="001E27F4" w:rsidRDefault="00F31DDB">
      <w:pPr>
        <w:shd w:val="clear" w:color="auto" w:fill="FFF2CC" w:themeFill="accent4" w:themeFillTint="33"/>
        <w:autoSpaceDE w:val="0"/>
        <w:autoSpaceDN w:val="0"/>
        <w:adjustRightInd w:val="0"/>
        <w:rPr>
          <w:del w:id="2141" w:author="רינת אביטל" w:date="2022-05-10T10:35:00Z"/>
          <w:rFonts w:ascii="Consolas" w:eastAsiaTheme="minorEastAsia" w:hAnsi="Consolas" w:cs="Consolas"/>
          <w:color w:val="000000"/>
          <w:sz w:val="19"/>
          <w:szCs w:val="19"/>
        </w:rPr>
      </w:pPr>
      <w:del w:id="2142" w:author="רינת אביטל" w:date="2022-05-10T10:35:00Z">
        <w:r w:rsidDel="001E27F4">
          <w:rPr>
            <w:rFonts w:ascii="Consolas" w:eastAsiaTheme="minorEastAsia" w:hAnsi="Consolas" w:cs="Consolas"/>
            <w:color w:val="000000"/>
            <w:sz w:val="19"/>
            <w:szCs w:val="19"/>
          </w:rPr>
          <w:delText xml:space="preserve">             {</w:delText>
        </w:r>
      </w:del>
    </w:p>
    <w:p w14:paraId="08D7A484" w14:textId="6DD0F6C9" w:rsidR="00BD575D" w:rsidDel="001E27F4" w:rsidRDefault="00F31DDB">
      <w:pPr>
        <w:shd w:val="clear" w:color="auto" w:fill="FFF2CC" w:themeFill="accent4" w:themeFillTint="33"/>
        <w:autoSpaceDE w:val="0"/>
        <w:autoSpaceDN w:val="0"/>
        <w:adjustRightInd w:val="0"/>
        <w:rPr>
          <w:del w:id="2143" w:author="רינת אביטל" w:date="2022-05-10T10:35:00Z"/>
          <w:rFonts w:ascii="Consolas" w:eastAsiaTheme="minorEastAsia" w:hAnsi="Consolas" w:cs="Consolas"/>
          <w:color w:val="000000"/>
          <w:sz w:val="19"/>
          <w:szCs w:val="19"/>
        </w:rPr>
      </w:pPr>
      <w:del w:id="2144" w:author="רינת אביטל" w:date="2022-05-10T10:35:00Z">
        <w:r w:rsidDel="001E27F4">
          <w:rPr>
            <w:rFonts w:ascii="Consolas" w:eastAsiaTheme="minorEastAsia" w:hAnsi="Consolas" w:cs="Consolas"/>
            <w:color w:val="000000"/>
            <w:sz w:val="19"/>
            <w:szCs w:val="19"/>
          </w:rPr>
          <w:delText xml:space="preserve">                 min = BigMatrix[Convert.ToInt32(getway.I), j].distance + BigMatrix[i, </w:delText>
        </w:r>
      </w:del>
    </w:p>
    <w:p w14:paraId="53CF1DD0" w14:textId="5C16DFF1" w:rsidR="00BD575D" w:rsidDel="001E27F4" w:rsidRDefault="00F31DDB">
      <w:pPr>
        <w:shd w:val="clear" w:color="auto" w:fill="FFF2CC" w:themeFill="accent4" w:themeFillTint="33"/>
        <w:autoSpaceDE w:val="0"/>
        <w:autoSpaceDN w:val="0"/>
        <w:adjustRightInd w:val="0"/>
        <w:rPr>
          <w:del w:id="2145" w:author="רינת אביטל" w:date="2022-05-10T10:35:00Z"/>
          <w:rFonts w:ascii="Consolas" w:eastAsiaTheme="minorEastAsia" w:hAnsi="Consolas" w:cs="Consolas"/>
          <w:color w:val="000000"/>
          <w:sz w:val="19"/>
          <w:szCs w:val="19"/>
        </w:rPr>
      </w:pPr>
      <w:del w:id="2146" w:author="רינת אביטל" w:date="2022-05-10T10:35:00Z">
        <w:r w:rsidDel="001E27F4">
          <w:rPr>
            <w:rFonts w:ascii="Consolas" w:eastAsiaTheme="minorEastAsia" w:hAnsi="Consolas" w:cs="Consolas"/>
            <w:color w:val="000000"/>
            <w:sz w:val="19"/>
            <w:szCs w:val="19"/>
          </w:rPr>
          <w:delText xml:space="preserve">                                                  Convert.ToInt32(getway.I)].distance;</w:delText>
        </w:r>
      </w:del>
    </w:p>
    <w:p w14:paraId="4BB7A7CD" w14:textId="51AEE56E" w:rsidR="00BD575D" w:rsidDel="001E27F4" w:rsidRDefault="00F31DDB">
      <w:pPr>
        <w:shd w:val="clear" w:color="auto" w:fill="FFF2CC" w:themeFill="accent4" w:themeFillTint="33"/>
        <w:autoSpaceDE w:val="0"/>
        <w:autoSpaceDN w:val="0"/>
        <w:adjustRightInd w:val="0"/>
        <w:rPr>
          <w:del w:id="2147" w:author="רינת אביטל" w:date="2022-05-10T10:35:00Z"/>
          <w:rFonts w:ascii="Consolas" w:eastAsiaTheme="minorEastAsia" w:hAnsi="Consolas" w:cs="Consolas"/>
          <w:color w:val="000000"/>
          <w:sz w:val="19"/>
          <w:szCs w:val="19"/>
        </w:rPr>
      </w:pPr>
      <w:del w:id="2148" w:author="רינת אביטל" w:date="2022-05-10T10:35:00Z">
        <w:r w:rsidDel="001E27F4">
          <w:rPr>
            <w:rFonts w:ascii="Consolas" w:eastAsiaTheme="minorEastAsia" w:hAnsi="Consolas" w:cs="Consolas"/>
            <w:color w:val="000000"/>
            <w:sz w:val="19"/>
            <w:szCs w:val="19"/>
          </w:rPr>
          <w:delText xml:space="preserve">                 minCell.distance = Convert.ToInt32(min);</w:delText>
        </w:r>
      </w:del>
    </w:p>
    <w:p w14:paraId="5FAD4B3F" w14:textId="6EB41709" w:rsidR="00BD575D" w:rsidDel="001E27F4" w:rsidRDefault="00F31DDB">
      <w:pPr>
        <w:shd w:val="clear" w:color="auto" w:fill="FFF2CC" w:themeFill="accent4" w:themeFillTint="33"/>
        <w:autoSpaceDE w:val="0"/>
        <w:autoSpaceDN w:val="0"/>
        <w:adjustRightInd w:val="0"/>
        <w:rPr>
          <w:del w:id="2149" w:author="רינת אביטל" w:date="2022-05-10T10:35:00Z"/>
          <w:rFonts w:ascii="Consolas" w:eastAsiaTheme="minorEastAsia" w:hAnsi="Consolas" w:cs="Consolas"/>
          <w:color w:val="000000"/>
          <w:sz w:val="19"/>
          <w:szCs w:val="19"/>
        </w:rPr>
      </w:pPr>
      <w:del w:id="2150" w:author="רינת אביטל" w:date="2022-05-10T10:35:00Z">
        <w:r w:rsidDel="001E27F4">
          <w:rPr>
            <w:rFonts w:ascii="Consolas" w:eastAsiaTheme="minorEastAsia" w:hAnsi="Consolas" w:cs="Consolas"/>
            <w:color w:val="000000"/>
            <w:sz w:val="19"/>
            <w:szCs w:val="19"/>
          </w:rPr>
          <w:delText xml:space="preserve">                 minCell.Parent = Convert.ToInt32(getway.I);</w:delText>
        </w:r>
      </w:del>
    </w:p>
    <w:p w14:paraId="162C9FAF" w14:textId="16FB3997" w:rsidR="00BD575D" w:rsidDel="001E27F4" w:rsidRDefault="00F31DDB">
      <w:pPr>
        <w:shd w:val="clear" w:color="auto" w:fill="FFF2CC" w:themeFill="accent4" w:themeFillTint="33"/>
        <w:autoSpaceDE w:val="0"/>
        <w:autoSpaceDN w:val="0"/>
        <w:adjustRightInd w:val="0"/>
        <w:rPr>
          <w:del w:id="2151" w:author="רינת אביטל" w:date="2022-05-10T10:35:00Z"/>
          <w:rFonts w:ascii="Consolas" w:eastAsiaTheme="minorEastAsia" w:hAnsi="Consolas" w:cs="Consolas"/>
          <w:color w:val="000000"/>
          <w:sz w:val="19"/>
          <w:szCs w:val="19"/>
        </w:rPr>
      </w:pPr>
      <w:del w:id="2152" w:author="רינת אביטל" w:date="2022-05-10T10:35:00Z">
        <w:r w:rsidDel="001E27F4">
          <w:rPr>
            <w:rFonts w:ascii="Consolas" w:eastAsiaTheme="minorEastAsia" w:hAnsi="Consolas" w:cs="Consolas"/>
            <w:color w:val="000000"/>
            <w:sz w:val="19"/>
            <w:szCs w:val="19"/>
          </w:rPr>
          <w:delText xml:space="preserve">             }</w:delText>
        </w:r>
      </w:del>
    </w:p>
    <w:p w14:paraId="48F6B059" w14:textId="428A9EBB" w:rsidR="00BD575D" w:rsidDel="001E27F4" w:rsidRDefault="00F31DDB">
      <w:pPr>
        <w:shd w:val="clear" w:color="auto" w:fill="FFF2CC" w:themeFill="accent4" w:themeFillTint="33"/>
        <w:autoSpaceDE w:val="0"/>
        <w:autoSpaceDN w:val="0"/>
        <w:adjustRightInd w:val="0"/>
        <w:rPr>
          <w:del w:id="2153" w:author="רינת אביטל" w:date="2022-05-10T10:35:00Z"/>
          <w:rFonts w:ascii="Consolas" w:eastAsiaTheme="minorEastAsia" w:hAnsi="Consolas" w:cs="Consolas"/>
          <w:color w:val="000000"/>
          <w:sz w:val="19"/>
          <w:szCs w:val="19"/>
        </w:rPr>
      </w:pPr>
      <w:del w:id="2154" w:author="רינת אביטל" w:date="2022-05-10T10:35:00Z">
        <w:r w:rsidDel="001E27F4">
          <w:rPr>
            <w:rFonts w:ascii="Consolas" w:eastAsiaTheme="minorEastAsia" w:hAnsi="Consolas" w:cs="Consolas"/>
            <w:color w:val="000000"/>
            <w:sz w:val="19"/>
            <w:szCs w:val="19"/>
          </w:rPr>
          <w:delText xml:space="preserve">         }</w:delText>
        </w:r>
      </w:del>
    </w:p>
    <w:p w14:paraId="3AD833E1" w14:textId="59D19280" w:rsidR="00BD575D" w:rsidDel="001E27F4" w:rsidRDefault="00F31DDB">
      <w:pPr>
        <w:shd w:val="clear" w:color="auto" w:fill="FFF2CC" w:themeFill="accent4" w:themeFillTint="33"/>
        <w:autoSpaceDE w:val="0"/>
        <w:autoSpaceDN w:val="0"/>
        <w:adjustRightInd w:val="0"/>
        <w:rPr>
          <w:del w:id="2155" w:author="רינת אביטל" w:date="2022-05-10T10:35:00Z"/>
          <w:rFonts w:ascii="Consolas" w:eastAsiaTheme="minorEastAsia" w:hAnsi="Consolas" w:cs="Consolas"/>
          <w:color w:val="000000"/>
          <w:sz w:val="19"/>
          <w:szCs w:val="19"/>
        </w:rPr>
      </w:pPr>
      <w:del w:id="2156" w:author="רינת אביטל" w:date="2022-05-10T10:35:00Z">
        <w:r w:rsidDel="001E27F4">
          <w:rPr>
            <w:rFonts w:ascii="Consolas" w:eastAsiaTheme="minorEastAsia" w:hAnsi="Consolas" w:cs="Consolas"/>
            <w:color w:val="000000"/>
            <w:sz w:val="19"/>
            <w:szCs w:val="19"/>
          </w:rPr>
          <w:delText xml:space="preserve">     BigMatrix[i, j] = minCell;</w:delText>
        </w:r>
      </w:del>
    </w:p>
    <w:p w14:paraId="134B07A6" w14:textId="69EAC7B0" w:rsidR="00BD575D" w:rsidDel="001E27F4" w:rsidRDefault="00F31DDB">
      <w:pPr>
        <w:shd w:val="clear" w:color="auto" w:fill="FFF2CC" w:themeFill="accent4" w:themeFillTint="33"/>
        <w:autoSpaceDE w:val="0"/>
        <w:autoSpaceDN w:val="0"/>
        <w:adjustRightInd w:val="0"/>
        <w:rPr>
          <w:del w:id="2157" w:author="רינת אביטל" w:date="2022-05-10T10:35:00Z"/>
          <w:rFonts w:ascii="Consolas" w:eastAsiaTheme="minorEastAsia" w:hAnsi="Consolas" w:cs="Consolas"/>
          <w:color w:val="000000"/>
          <w:sz w:val="19"/>
          <w:szCs w:val="19"/>
        </w:rPr>
      </w:pPr>
      <w:del w:id="2158" w:author="רינת אביטל" w:date="2022-05-10T10:35:00Z">
        <w:r w:rsidDel="001E27F4">
          <w:rPr>
            <w:rFonts w:ascii="Consolas" w:eastAsiaTheme="minorEastAsia" w:hAnsi="Consolas" w:cs="Consolas"/>
            <w:color w:val="000000"/>
            <w:sz w:val="19"/>
            <w:szCs w:val="19"/>
          </w:rPr>
          <w:delText xml:space="preserve">     BigMatrix[j, i] = minCell;</w:delText>
        </w:r>
        <w:r w:rsidDel="001E27F4">
          <w:rPr>
            <w:rFonts w:ascii="Consolas" w:eastAsiaTheme="minorEastAsia" w:hAnsi="Consolas" w:cs="Consolas"/>
            <w:color w:val="008000"/>
            <w:sz w:val="19"/>
            <w:szCs w:val="19"/>
          </w:rPr>
          <w:delText>//</w:delText>
        </w:r>
        <w:r w:rsidDel="001E27F4">
          <w:rPr>
            <w:rFonts w:ascii="Consolas" w:eastAsiaTheme="minorEastAsia" w:hAnsi="Consolas"/>
            <w:color w:val="008000"/>
            <w:sz w:val="19"/>
            <w:szCs w:val="19"/>
            <w:rtl/>
          </w:rPr>
          <w:delText>לצד</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המקביל</w:delText>
        </w:r>
      </w:del>
    </w:p>
    <w:p w14:paraId="407114AA" w14:textId="43CB04D3" w:rsidR="00BD575D" w:rsidDel="001E27F4" w:rsidRDefault="00F31DDB">
      <w:pPr>
        <w:shd w:val="clear" w:color="auto" w:fill="FFF2CC" w:themeFill="accent4" w:themeFillTint="33"/>
        <w:autoSpaceDE w:val="0"/>
        <w:autoSpaceDN w:val="0"/>
        <w:adjustRightInd w:val="0"/>
        <w:rPr>
          <w:del w:id="2159" w:author="רינת אביטל" w:date="2022-05-10T10:35:00Z"/>
          <w:rFonts w:ascii="Consolas" w:eastAsiaTheme="minorEastAsia" w:hAnsi="Consolas" w:cs="Consolas"/>
          <w:color w:val="000000"/>
          <w:sz w:val="19"/>
          <w:szCs w:val="19"/>
        </w:rPr>
      </w:pPr>
      <w:del w:id="2160" w:author="רינת אביטל" w:date="2022-05-10T10:35:00Z">
        <w:r w:rsidDel="001E27F4">
          <w:rPr>
            <w:rFonts w:ascii="Consolas" w:eastAsiaTheme="minorEastAsia" w:hAnsi="Consolas" w:cs="Consolas"/>
            <w:color w:val="000000"/>
            <w:sz w:val="19"/>
            <w:szCs w:val="19"/>
          </w:rPr>
          <w:delText xml:space="preserve"> }</w:delText>
        </w:r>
      </w:del>
    </w:p>
    <w:p w14:paraId="4D32A1C9" w14:textId="44011C8E" w:rsidR="00BD575D" w:rsidDel="001E27F4" w:rsidRDefault="00F31DDB">
      <w:pPr>
        <w:shd w:val="clear" w:color="auto" w:fill="FFF2CC" w:themeFill="accent4" w:themeFillTint="33"/>
        <w:autoSpaceDE w:val="0"/>
        <w:autoSpaceDN w:val="0"/>
        <w:adjustRightInd w:val="0"/>
        <w:rPr>
          <w:del w:id="2161" w:author="רינת אביטל" w:date="2022-05-10T10:35:00Z"/>
          <w:rFonts w:ascii="Consolas" w:eastAsiaTheme="minorEastAsia" w:hAnsi="Consolas" w:cs="Consolas"/>
          <w:color w:val="000000"/>
          <w:sz w:val="19"/>
          <w:szCs w:val="19"/>
        </w:rPr>
      </w:pPr>
      <w:del w:id="2162"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808080"/>
            <w:sz w:val="19"/>
            <w:szCs w:val="19"/>
          </w:rPr>
          <w:delText>#endregion</w:delText>
        </w:r>
      </w:del>
    </w:p>
    <w:p w14:paraId="2A7588AB" w14:textId="4789C90B" w:rsidR="00BD575D" w:rsidDel="001E27F4" w:rsidRDefault="00F31DDB">
      <w:pPr>
        <w:shd w:val="clear" w:color="auto" w:fill="FFF2CC" w:themeFill="accent4" w:themeFillTint="33"/>
        <w:autoSpaceDE w:val="0"/>
        <w:autoSpaceDN w:val="0"/>
        <w:adjustRightInd w:val="0"/>
        <w:rPr>
          <w:del w:id="2163" w:author="רינת אביטל" w:date="2022-05-10T10:35:00Z"/>
          <w:rFonts w:ascii="Consolas" w:eastAsiaTheme="minorEastAsia" w:hAnsi="Consolas" w:cs="Consolas"/>
          <w:color w:val="000000"/>
          <w:sz w:val="19"/>
          <w:szCs w:val="19"/>
        </w:rPr>
      </w:pPr>
      <w:del w:id="2164"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 xml:space="preserve">// </w:delText>
        </w:r>
        <w:r w:rsidDel="001E27F4">
          <w:rPr>
            <w:rFonts w:ascii="Consolas" w:eastAsiaTheme="minorEastAsia" w:hAnsi="Consolas"/>
            <w:color w:val="008000"/>
            <w:sz w:val="19"/>
            <w:szCs w:val="19"/>
            <w:rtl/>
          </w:rPr>
          <w:delText>תמלא</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את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המרחק</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שלך</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לעצמך</w:delText>
        </w:r>
        <w:r w:rsidDel="001E27F4">
          <w:rPr>
            <w:rFonts w:ascii="Consolas" w:eastAsiaTheme="minorEastAsia" w:hAnsi="Consolas" w:cs="Consolas"/>
            <w:color w:val="008000"/>
            <w:sz w:val="19"/>
            <w:szCs w:val="19"/>
            <w:rtl/>
          </w:rPr>
          <w:delText>, 0</w:delText>
        </w:r>
      </w:del>
    </w:p>
    <w:p w14:paraId="7A08CA21" w14:textId="1A03D4DA" w:rsidR="00BD575D" w:rsidDel="001E27F4" w:rsidRDefault="00F31DDB">
      <w:pPr>
        <w:shd w:val="clear" w:color="auto" w:fill="FFF2CC" w:themeFill="accent4" w:themeFillTint="33"/>
        <w:autoSpaceDE w:val="0"/>
        <w:autoSpaceDN w:val="0"/>
        <w:adjustRightInd w:val="0"/>
        <w:rPr>
          <w:del w:id="2165" w:author="רינת אביטל" w:date="2022-05-10T10:35:00Z"/>
          <w:rFonts w:ascii="Consolas" w:eastAsiaTheme="minorEastAsia" w:hAnsi="Consolas" w:cs="Consolas"/>
          <w:color w:val="000000"/>
          <w:sz w:val="19"/>
          <w:szCs w:val="19"/>
        </w:rPr>
      </w:pPr>
      <w:del w:id="2166" w:author="רינת אביטל" w:date="2022-05-10T10:35:00Z">
        <w:r w:rsidDel="001E27F4">
          <w:rPr>
            <w:rFonts w:ascii="Consolas" w:eastAsiaTheme="minorEastAsia" w:hAnsi="Consolas" w:cs="Consolas"/>
            <w:color w:val="000000"/>
            <w:sz w:val="19"/>
            <w:szCs w:val="19"/>
          </w:rPr>
          <w:delText xml:space="preserve"> Cell c2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Cell();</w:delText>
        </w:r>
      </w:del>
    </w:p>
    <w:p w14:paraId="3E3F552A" w14:textId="269929F0" w:rsidR="00BD575D" w:rsidDel="001E27F4" w:rsidRDefault="00F31DDB">
      <w:pPr>
        <w:shd w:val="clear" w:color="auto" w:fill="FFF2CC" w:themeFill="accent4" w:themeFillTint="33"/>
        <w:autoSpaceDE w:val="0"/>
        <w:autoSpaceDN w:val="0"/>
        <w:adjustRightInd w:val="0"/>
        <w:rPr>
          <w:del w:id="2167" w:author="רינת אביטל" w:date="2022-05-10T10:35:00Z"/>
          <w:rFonts w:ascii="Consolas" w:eastAsiaTheme="minorEastAsia" w:hAnsi="Consolas" w:cs="Consolas"/>
          <w:color w:val="000000"/>
          <w:sz w:val="19"/>
          <w:szCs w:val="19"/>
        </w:rPr>
      </w:pPr>
      <w:del w:id="2168" w:author="רינת אביטל" w:date="2022-05-10T10:35:00Z">
        <w:r w:rsidDel="001E27F4">
          <w:rPr>
            <w:rFonts w:ascii="Consolas" w:eastAsiaTheme="minorEastAsia" w:hAnsi="Consolas" w:cs="Consolas"/>
            <w:color w:val="000000"/>
            <w:sz w:val="19"/>
            <w:szCs w:val="19"/>
          </w:rPr>
          <w:delText xml:space="preserve"> c2.distance = 0;</w:delText>
        </w:r>
      </w:del>
    </w:p>
    <w:p w14:paraId="1EB30BCB" w14:textId="30EBF805" w:rsidR="00BD575D" w:rsidDel="001E27F4" w:rsidRDefault="00F31DDB">
      <w:pPr>
        <w:shd w:val="clear" w:color="auto" w:fill="FFF2CC" w:themeFill="accent4" w:themeFillTint="33"/>
        <w:autoSpaceDE w:val="0"/>
        <w:autoSpaceDN w:val="0"/>
        <w:adjustRightInd w:val="0"/>
        <w:rPr>
          <w:del w:id="2169" w:author="רינת אביטל" w:date="2022-05-10T10:35:00Z"/>
          <w:rFonts w:ascii="Consolas" w:eastAsiaTheme="minorEastAsia" w:hAnsi="Consolas" w:cs="Consolas"/>
          <w:color w:val="000000"/>
          <w:sz w:val="19"/>
          <w:szCs w:val="19"/>
        </w:rPr>
      </w:pPr>
      <w:del w:id="2170" w:author="רינת אביטל" w:date="2022-05-10T10:35:00Z">
        <w:r w:rsidDel="001E27F4">
          <w:rPr>
            <w:rFonts w:ascii="Consolas" w:eastAsiaTheme="minorEastAsia" w:hAnsi="Consolas" w:cs="Consolas"/>
            <w:color w:val="000000"/>
            <w:sz w:val="19"/>
            <w:szCs w:val="19"/>
          </w:rPr>
          <w:delText xml:space="preserve"> c2.Parent = 0;</w:delText>
        </w:r>
      </w:del>
    </w:p>
    <w:p w14:paraId="55D834ED" w14:textId="1BA5E625" w:rsidR="00BD575D" w:rsidDel="001E27F4" w:rsidRDefault="00F31DDB">
      <w:pPr>
        <w:shd w:val="clear" w:color="auto" w:fill="FFF2CC" w:themeFill="accent4" w:themeFillTint="33"/>
        <w:autoSpaceDE w:val="0"/>
        <w:autoSpaceDN w:val="0"/>
        <w:adjustRightInd w:val="0"/>
        <w:rPr>
          <w:del w:id="2171" w:author="רינת אביטל" w:date="2022-05-10T10:35:00Z"/>
          <w:rFonts w:ascii="Consolas" w:eastAsiaTheme="minorEastAsia" w:hAnsi="Consolas" w:cs="Consolas"/>
          <w:color w:val="000000"/>
          <w:sz w:val="19"/>
          <w:szCs w:val="19"/>
        </w:rPr>
      </w:pPr>
      <w:del w:id="2172" w:author="רינת אביטל" w:date="2022-05-10T10:35:00Z">
        <w:r w:rsidDel="001E27F4">
          <w:rPr>
            <w:rFonts w:ascii="Consolas" w:eastAsiaTheme="minorEastAsia" w:hAnsi="Consolas" w:cs="Consolas"/>
            <w:color w:val="000000"/>
            <w:sz w:val="19"/>
            <w:szCs w:val="19"/>
          </w:rPr>
          <w:delText xml:space="preserve"> c2.i = i;</w:delText>
        </w:r>
      </w:del>
    </w:p>
    <w:p w14:paraId="62733B31" w14:textId="72336C99" w:rsidR="00BD575D" w:rsidDel="001E27F4" w:rsidRDefault="00F31DDB">
      <w:pPr>
        <w:shd w:val="clear" w:color="auto" w:fill="FFF2CC" w:themeFill="accent4" w:themeFillTint="33"/>
        <w:autoSpaceDE w:val="0"/>
        <w:autoSpaceDN w:val="0"/>
        <w:adjustRightInd w:val="0"/>
        <w:rPr>
          <w:del w:id="2173" w:author="רינת אביטל" w:date="2022-05-10T10:35:00Z"/>
          <w:rFonts w:ascii="Consolas" w:eastAsiaTheme="minorEastAsia" w:hAnsi="Consolas" w:cs="Consolas"/>
          <w:color w:val="000000"/>
          <w:sz w:val="19"/>
          <w:szCs w:val="19"/>
        </w:rPr>
      </w:pPr>
      <w:del w:id="2174" w:author="רינת אביטל" w:date="2022-05-10T10:35:00Z">
        <w:r w:rsidDel="001E27F4">
          <w:rPr>
            <w:rFonts w:ascii="Consolas" w:eastAsiaTheme="minorEastAsia" w:hAnsi="Consolas" w:cs="Consolas"/>
            <w:color w:val="000000"/>
            <w:sz w:val="19"/>
            <w:szCs w:val="19"/>
          </w:rPr>
          <w:delText xml:space="preserve"> c2.j = i;</w:delText>
        </w:r>
      </w:del>
    </w:p>
    <w:p w14:paraId="79B2B17F" w14:textId="7FB30AA9" w:rsidR="00BD575D" w:rsidDel="001E27F4" w:rsidRDefault="00F31DDB">
      <w:pPr>
        <w:shd w:val="clear" w:color="auto" w:fill="FFF2CC" w:themeFill="accent4" w:themeFillTint="33"/>
        <w:autoSpaceDE w:val="0"/>
        <w:autoSpaceDN w:val="0"/>
        <w:adjustRightInd w:val="0"/>
        <w:rPr>
          <w:del w:id="2175" w:author="רינת אביטל" w:date="2022-05-10T10:35:00Z"/>
          <w:rFonts w:ascii="Consolas" w:eastAsiaTheme="minorEastAsia" w:hAnsi="Consolas" w:cs="Consolas"/>
          <w:color w:val="000000"/>
          <w:sz w:val="19"/>
          <w:szCs w:val="19"/>
        </w:rPr>
      </w:pPr>
      <w:del w:id="2176" w:author="רינת אביטל" w:date="2022-05-10T10:35:00Z">
        <w:r w:rsidDel="001E27F4">
          <w:rPr>
            <w:rFonts w:ascii="Consolas" w:eastAsiaTheme="minorEastAsia" w:hAnsi="Consolas" w:cs="Consolas"/>
            <w:color w:val="000000"/>
            <w:sz w:val="19"/>
            <w:szCs w:val="19"/>
          </w:rPr>
          <w:delText xml:space="preserve"> BigMatrix[i, i] = c2;</w:delText>
        </w:r>
      </w:del>
    </w:p>
    <w:p w14:paraId="57504827" w14:textId="0E4E77D1" w:rsidR="00BD575D" w:rsidDel="001E27F4" w:rsidRDefault="00F31DDB">
      <w:pPr>
        <w:shd w:val="clear" w:color="auto" w:fill="FFF2CC" w:themeFill="accent4" w:themeFillTint="33"/>
        <w:autoSpaceDE w:val="0"/>
        <w:autoSpaceDN w:val="0"/>
        <w:adjustRightInd w:val="0"/>
        <w:rPr>
          <w:del w:id="2177" w:author="רינת אביטל" w:date="2022-05-10T10:35:00Z"/>
          <w:rFonts w:ascii="Consolas" w:eastAsiaTheme="minorEastAsia" w:hAnsi="Consolas" w:cs="Consolas"/>
          <w:color w:val="000000"/>
          <w:sz w:val="19"/>
          <w:szCs w:val="19"/>
        </w:rPr>
      </w:pPr>
      <w:del w:id="2178" w:author="רינת אביטל" w:date="2022-05-10T10:35:00Z">
        <w:r w:rsidDel="001E27F4">
          <w:rPr>
            <w:rFonts w:ascii="Consolas" w:eastAsiaTheme="minorEastAsia" w:hAnsi="Consolas" w:cs="Consolas"/>
            <w:color w:val="000000"/>
            <w:sz w:val="19"/>
            <w:szCs w:val="19"/>
          </w:rPr>
          <w:delText>}</w:delText>
        </w:r>
      </w:del>
    </w:p>
    <w:p w14:paraId="3DECD31D" w14:textId="1B445C90" w:rsidR="00BD575D" w:rsidDel="001E27F4" w:rsidRDefault="00F31DDB">
      <w:pPr>
        <w:shd w:val="clear" w:color="auto" w:fill="FFF2CC" w:themeFill="accent4" w:themeFillTint="33"/>
        <w:bidi/>
        <w:spacing w:after="240" w:line="360" w:lineRule="auto"/>
        <w:jc w:val="both"/>
        <w:rPr>
          <w:del w:id="2179" w:author="רינת אביטל" w:date="2022-05-10T10:35:00Z"/>
          <w:rFonts w:ascii="Tahoma" w:hAnsi="Tahoma" w:cs="Tahoma"/>
          <w:sz w:val="22"/>
          <w:szCs w:val="22"/>
          <w:rtl/>
        </w:rPr>
      </w:pPr>
      <w:del w:id="2180" w:author="רינת אביטל" w:date="2022-05-10T10:35:00Z">
        <w:r w:rsidDel="001E27F4">
          <w:rPr>
            <w:rFonts w:ascii="Consolas" w:eastAsiaTheme="minorEastAsia" w:hAnsi="Consolas" w:cs="Consolas"/>
            <w:color w:val="008000"/>
            <w:sz w:val="19"/>
            <w:szCs w:val="19"/>
          </w:rPr>
          <w:delText>//</w:delText>
        </w:r>
        <w:r w:rsidDel="001E27F4">
          <w:rPr>
            <w:rFonts w:ascii="Consolas" w:eastAsiaTheme="minorEastAsia" w:hAnsi="Consolas"/>
            <w:color w:val="008000"/>
            <w:sz w:val="19"/>
            <w:szCs w:val="19"/>
            <w:rtl/>
          </w:rPr>
          <w:delText>בשלב</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זה</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המטריצה</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הגדולה</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מלאה</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בחציה</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חושב</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המרחק</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מכל</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אזור</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לכל</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hint="cs"/>
            <w:color w:val="008000"/>
            <w:sz w:val="19"/>
            <w:szCs w:val="19"/>
            <w:rtl/>
          </w:rPr>
          <w:delText>נקודות הגישה</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יש</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לחשב</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מרחק</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בין</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אזור</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לאזור</w:delText>
        </w:r>
      </w:del>
    </w:p>
    <w:p w14:paraId="416BDC4C" w14:textId="142282A4" w:rsidR="00BD575D" w:rsidDel="001E27F4" w:rsidRDefault="00F31DDB">
      <w:pPr>
        <w:bidi/>
        <w:spacing w:after="240" w:line="360" w:lineRule="auto"/>
        <w:jc w:val="both"/>
        <w:rPr>
          <w:del w:id="2181" w:author="רינת אביטל" w:date="2022-05-10T10:35:00Z"/>
          <w:rFonts w:ascii="Tahoma" w:hAnsi="Tahoma" w:cs="Tahoma"/>
          <w:color w:val="000000" w:themeColor="text1"/>
          <w:sz w:val="22"/>
          <w:szCs w:val="22"/>
          <w:rtl/>
        </w:rPr>
      </w:pPr>
      <w:del w:id="2182" w:author="רינת אביטל" w:date="2022-05-10T10:35:00Z">
        <w:r w:rsidDel="001E27F4">
          <w:rPr>
            <w:rFonts w:ascii="Tahoma" w:hAnsi="Tahoma" w:cs="Tahoma"/>
            <w:color w:val="000000" w:themeColor="text1"/>
            <w:sz w:val="22"/>
            <w:szCs w:val="22"/>
            <w:rtl/>
          </w:rPr>
          <w:delText>אחר שמלאנו לכל אזור את מרחקו לכל נקודות הגישה, הגיע הזמן למלא מרחק מכל אזור לכל אזור.</w:delText>
        </w:r>
      </w:del>
    </w:p>
    <w:p w14:paraId="61EF2480" w14:textId="577EB6D6" w:rsidR="00BD575D" w:rsidDel="001E27F4" w:rsidRDefault="00F31DDB">
      <w:pPr>
        <w:bidi/>
        <w:spacing w:after="240" w:line="360" w:lineRule="auto"/>
        <w:jc w:val="both"/>
        <w:rPr>
          <w:del w:id="2183" w:author="רינת אביטל" w:date="2022-05-10T10:35:00Z"/>
          <w:rFonts w:ascii="Tahoma" w:hAnsi="Tahoma" w:cs="Tahoma"/>
          <w:color w:val="000000" w:themeColor="text1"/>
          <w:sz w:val="22"/>
          <w:szCs w:val="22"/>
          <w:rtl/>
        </w:rPr>
      </w:pPr>
      <w:del w:id="2184" w:author="רינת אביטל" w:date="2022-05-10T10:35:00Z">
        <w:r w:rsidDel="001E27F4">
          <w:rPr>
            <w:rFonts w:ascii="Tahoma" w:hAnsi="Tahoma" w:cs="Tahoma"/>
            <w:color w:val="000000" w:themeColor="text1"/>
            <w:sz w:val="22"/>
            <w:szCs w:val="22"/>
            <w:rtl/>
          </w:rPr>
          <w:delText>אם יש לאזור המקור (ממנו באים) ולאזור היעד (אליו הולכים) את אותן הגישות אות הוא כי האזורים מחוברים ויש למדוד את המרחק ביניהם.</w:delText>
        </w:r>
      </w:del>
    </w:p>
    <w:p w14:paraId="2E583AFC" w14:textId="5F8076AC" w:rsidR="00BD575D" w:rsidDel="001E27F4" w:rsidRDefault="00F31DDB">
      <w:pPr>
        <w:bidi/>
        <w:spacing w:after="240" w:line="360" w:lineRule="auto"/>
        <w:jc w:val="both"/>
        <w:rPr>
          <w:del w:id="2185" w:author="רינת אביטל" w:date="2022-05-10T10:35:00Z"/>
          <w:rFonts w:ascii="Tahoma" w:hAnsi="Tahoma" w:cs="Tahoma"/>
          <w:color w:val="000000" w:themeColor="text1"/>
          <w:sz w:val="22"/>
          <w:szCs w:val="22"/>
          <w:rtl/>
        </w:rPr>
      </w:pPr>
      <w:del w:id="2186" w:author="רינת אביטל" w:date="2022-05-10T10:35:00Z">
        <w:r w:rsidDel="001E27F4">
          <w:rPr>
            <w:rFonts w:ascii="Tahoma" w:hAnsi="Tahoma" w:cs="Tahoma"/>
            <w:color w:val="000000" w:themeColor="text1"/>
            <w:sz w:val="22"/>
            <w:szCs w:val="22"/>
            <w:rtl/>
          </w:rPr>
          <w:delText xml:space="preserve">אחרת </w:delText>
        </w:r>
        <w:r w:rsidDel="001E27F4">
          <w:rPr>
            <w:rFonts w:ascii="Tahoma" w:hAnsi="Tahoma" w:cs="Tahoma"/>
            <w:sz w:val="22"/>
            <w:szCs w:val="22"/>
            <w:rtl/>
          </w:rPr>
          <w:delText>עוברים בלולאה על כל הגישות של אזור המקור, ומבררים בכל איטרציה האם כדאי ללכת דרך גישה זו לאזור היעד [שהרי קיים באזור היעד את המרחק לכל נקודות הגישה].</w:delText>
        </w:r>
      </w:del>
    </w:p>
    <w:p w14:paraId="09DBB263" w14:textId="3CEECFF5" w:rsidR="00BD575D" w:rsidDel="001E27F4" w:rsidRDefault="00F31DDB">
      <w:pPr>
        <w:shd w:val="clear" w:color="auto" w:fill="FFF2CC" w:themeFill="accent4" w:themeFillTint="33"/>
        <w:autoSpaceDE w:val="0"/>
        <w:autoSpaceDN w:val="0"/>
        <w:adjustRightInd w:val="0"/>
        <w:rPr>
          <w:del w:id="2187" w:author="רינת אביטל" w:date="2022-05-10T10:35:00Z"/>
          <w:rFonts w:ascii="Consolas" w:eastAsiaTheme="minorEastAsia" w:hAnsi="Consolas" w:cs="Consolas"/>
          <w:color w:val="000000"/>
          <w:sz w:val="16"/>
          <w:szCs w:val="16"/>
        </w:rPr>
      </w:pPr>
      <w:del w:id="2188" w:author="רינת אביטל" w:date="2022-05-10T10:35:00Z">
        <w:r w:rsidDel="001E27F4">
          <w:rPr>
            <w:rFonts w:ascii="Consolas" w:eastAsiaTheme="minorEastAsia" w:hAnsi="Consolas" w:cs="Consolas"/>
            <w:color w:val="008000"/>
            <w:sz w:val="16"/>
            <w:szCs w:val="16"/>
          </w:rPr>
          <w:delText>//</w:delText>
        </w:r>
        <w:r w:rsidDel="001E27F4">
          <w:rPr>
            <w:rFonts w:ascii="Consolas" w:eastAsiaTheme="minorEastAsia" w:hAnsi="Consolas"/>
            <w:color w:val="008000"/>
            <w:sz w:val="16"/>
            <w:szCs w:val="16"/>
            <w:rtl/>
          </w:rPr>
          <w:delText>להגיע</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מאזור</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לאזור</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א</w:delText>
        </w:r>
        <w:r w:rsidDel="001E27F4">
          <w:rPr>
            <w:rFonts w:ascii="Consolas" w:eastAsiaTheme="minorEastAsia" w:hAnsi="Consolas" w:cs="Consolas"/>
            <w:color w:val="008000"/>
            <w:sz w:val="16"/>
            <w:szCs w:val="16"/>
            <w:rtl/>
          </w:rPr>
          <w:delText>,</w:delText>
        </w:r>
        <w:r w:rsidDel="001E27F4">
          <w:rPr>
            <w:rFonts w:ascii="Consolas" w:eastAsiaTheme="minorEastAsia" w:hAnsi="Consolas"/>
            <w:color w:val="008000"/>
            <w:sz w:val="16"/>
            <w:szCs w:val="16"/>
            <w:rtl/>
          </w:rPr>
          <w:delText>ב</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ג</w:delText>
        </w:r>
        <w:r w:rsidDel="001E27F4">
          <w:rPr>
            <w:rFonts w:ascii="Consolas" w:eastAsiaTheme="minorEastAsia" w:hAnsi="Consolas" w:cs="Consolas"/>
            <w:color w:val="008000"/>
            <w:sz w:val="16"/>
            <w:szCs w:val="16"/>
          </w:rPr>
          <w:delText>,</w:delText>
        </w:r>
      </w:del>
    </w:p>
    <w:p w14:paraId="4C573577" w14:textId="09ACE970" w:rsidR="00BD575D" w:rsidDel="001E27F4" w:rsidRDefault="00F31DDB">
      <w:pPr>
        <w:shd w:val="clear" w:color="auto" w:fill="FFF2CC" w:themeFill="accent4" w:themeFillTint="33"/>
        <w:autoSpaceDE w:val="0"/>
        <w:autoSpaceDN w:val="0"/>
        <w:adjustRightInd w:val="0"/>
        <w:rPr>
          <w:del w:id="2189" w:author="רינת אביטל" w:date="2022-05-10T10:35:00Z"/>
          <w:rFonts w:ascii="Consolas" w:eastAsiaTheme="minorEastAsia" w:hAnsi="Consolas" w:cs="Consolas"/>
          <w:color w:val="000000"/>
          <w:sz w:val="16"/>
          <w:szCs w:val="16"/>
        </w:rPr>
      </w:pPr>
      <w:del w:id="2190" w:author="רינת אביטל" w:date="2022-05-10T10:35:00Z">
        <w:r w:rsidDel="001E27F4">
          <w:rPr>
            <w:rFonts w:ascii="Consolas" w:eastAsiaTheme="minorEastAsia" w:hAnsi="Consolas" w:cs="Consolas"/>
            <w:color w:val="0000FF"/>
            <w:sz w:val="16"/>
            <w:szCs w:val="16"/>
          </w:rPr>
          <w:delText>for</w:delText>
        </w:r>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00FF"/>
            <w:sz w:val="16"/>
            <w:szCs w:val="16"/>
          </w:rPr>
          <w:delText>int</w:delText>
        </w:r>
        <w:r w:rsidDel="001E27F4">
          <w:rPr>
            <w:rFonts w:ascii="Consolas" w:eastAsiaTheme="minorEastAsia" w:hAnsi="Consolas" w:cs="Consolas"/>
            <w:color w:val="000000"/>
            <w:sz w:val="16"/>
            <w:szCs w:val="16"/>
          </w:rPr>
          <w:delText xml:space="preserve"> i = LenBaseDistanceMatrix; i &lt; lenBig; i++)</w:delText>
        </w:r>
      </w:del>
    </w:p>
    <w:p w14:paraId="48AAE43B" w14:textId="6B32EE5C" w:rsidR="00BD575D" w:rsidDel="001E27F4" w:rsidRDefault="00F31DDB">
      <w:pPr>
        <w:shd w:val="clear" w:color="auto" w:fill="FFF2CC" w:themeFill="accent4" w:themeFillTint="33"/>
        <w:autoSpaceDE w:val="0"/>
        <w:autoSpaceDN w:val="0"/>
        <w:adjustRightInd w:val="0"/>
        <w:rPr>
          <w:del w:id="2191" w:author="רינת אביטל" w:date="2022-05-10T10:35:00Z"/>
          <w:rFonts w:ascii="Consolas" w:eastAsiaTheme="minorEastAsia" w:hAnsi="Consolas" w:cs="Consolas"/>
          <w:color w:val="000000"/>
          <w:sz w:val="16"/>
          <w:szCs w:val="16"/>
        </w:rPr>
      </w:pPr>
      <w:del w:id="2192" w:author="רינת אביטל" w:date="2022-05-10T10:35:00Z">
        <w:r w:rsidDel="001E27F4">
          <w:rPr>
            <w:rFonts w:ascii="Consolas" w:eastAsiaTheme="minorEastAsia" w:hAnsi="Consolas" w:cs="Consolas"/>
            <w:color w:val="000000"/>
            <w:sz w:val="16"/>
            <w:szCs w:val="16"/>
          </w:rPr>
          <w:delText>{</w:delText>
        </w:r>
      </w:del>
    </w:p>
    <w:p w14:paraId="5F0288A5" w14:textId="29F6F95F" w:rsidR="00BD575D" w:rsidDel="001E27F4" w:rsidRDefault="00F31DDB">
      <w:pPr>
        <w:shd w:val="clear" w:color="auto" w:fill="FFF2CC" w:themeFill="accent4" w:themeFillTint="33"/>
        <w:autoSpaceDE w:val="0"/>
        <w:autoSpaceDN w:val="0"/>
        <w:adjustRightInd w:val="0"/>
        <w:rPr>
          <w:del w:id="2193" w:author="רינת אביטל" w:date="2022-05-10T10:35:00Z"/>
          <w:rFonts w:ascii="Consolas" w:eastAsiaTheme="minorEastAsia" w:hAnsi="Consolas" w:cs="Consolas"/>
          <w:color w:val="000000"/>
          <w:sz w:val="16"/>
          <w:szCs w:val="16"/>
        </w:rPr>
      </w:pPr>
      <w:del w:id="2194" w:author="רינת אביטל" w:date="2022-05-10T10:35:00Z">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00FF"/>
            <w:sz w:val="16"/>
            <w:szCs w:val="16"/>
          </w:rPr>
          <w:delText>for</w:delText>
        </w:r>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00FF"/>
            <w:sz w:val="16"/>
            <w:szCs w:val="16"/>
          </w:rPr>
          <w:delText>int</w:delText>
        </w:r>
        <w:r w:rsidDel="001E27F4">
          <w:rPr>
            <w:rFonts w:ascii="Consolas" w:eastAsiaTheme="minorEastAsia" w:hAnsi="Consolas" w:cs="Consolas"/>
            <w:color w:val="000000"/>
            <w:sz w:val="16"/>
            <w:szCs w:val="16"/>
          </w:rPr>
          <w:delText xml:space="preserve"> j = LenBaseDistanceMatrix; j &lt; lenBig; j++)</w:delText>
        </w:r>
      </w:del>
    </w:p>
    <w:p w14:paraId="7F40FA47" w14:textId="0710E319" w:rsidR="00BD575D" w:rsidDel="001E27F4" w:rsidRDefault="00F31DDB">
      <w:pPr>
        <w:shd w:val="clear" w:color="auto" w:fill="FFF2CC" w:themeFill="accent4" w:themeFillTint="33"/>
        <w:autoSpaceDE w:val="0"/>
        <w:autoSpaceDN w:val="0"/>
        <w:adjustRightInd w:val="0"/>
        <w:rPr>
          <w:del w:id="2195" w:author="רינת אביטל" w:date="2022-05-10T10:35:00Z"/>
          <w:rFonts w:ascii="Consolas" w:eastAsiaTheme="minorEastAsia" w:hAnsi="Consolas" w:cs="Consolas"/>
          <w:color w:val="000000"/>
          <w:sz w:val="16"/>
          <w:szCs w:val="16"/>
        </w:rPr>
      </w:pPr>
      <w:del w:id="2196" w:author="רינת אביטל" w:date="2022-05-10T10:35:00Z">
        <w:r w:rsidDel="001E27F4">
          <w:rPr>
            <w:rFonts w:ascii="Consolas" w:eastAsiaTheme="minorEastAsia" w:hAnsi="Consolas" w:cs="Consolas"/>
            <w:color w:val="000000"/>
            <w:sz w:val="16"/>
            <w:szCs w:val="16"/>
          </w:rPr>
          <w:delText xml:space="preserve"> {</w:delText>
        </w:r>
      </w:del>
    </w:p>
    <w:p w14:paraId="7ACE7BE9" w14:textId="34CAD10A" w:rsidR="00BD575D" w:rsidDel="001E27F4" w:rsidRDefault="00F31DDB">
      <w:pPr>
        <w:shd w:val="clear" w:color="auto" w:fill="FFF2CC" w:themeFill="accent4" w:themeFillTint="33"/>
        <w:autoSpaceDE w:val="0"/>
        <w:autoSpaceDN w:val="0"/>
        <w:adjustRightInd w:val="0"/>
        <w:rPr>
          <w:del w:id="2197" w:author="רינת אביטל" w:date="2022-05-10T10:35:00Z"/>
          <w:rFonts w:ascii="Consolas" w:eastAsiaTheme="minorEastAsia" w:hAnsi="Consolas" w:cs="Consolas"/>
          <w:color w:val="000000"/>
          <w:sz w:val="16"/>
          <w:szCs w:val="16"/>
        </w:rPr>
      </w:pPr>
      <w:del w:id="2198" w:author="רינת אביטל" w:date="2022-05-10T10:35:00Z">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00FF"/>
            <w:sz w:val="16"/>
            <w:szCs w:val="16"/>
          </w:rPr>
          <w:delText>if</w:delText>
        </w:r>
        <w:r w:rsidDel="001E27F4">
          <w:rPr>
            <w:rFonts w:ascii="Consolas" w:eastAsiaTheme="minorEastAsia" w:hAnsi="Consolas" w:cs="Consolas"/>
            <w:color w:val="000000"/>
            <w:sz w:val="16"/>
            <w:szCs w:val="16"/>
          </w:rPr>
          <w:delText xml:space="preserve"> (i != j &amp;&amp;BigMatrix[i,j]==</w:delText>
        </w:r>
        <w:r w:rsidDel="001E27F4">
          <w:rPr>
            <w:rFonts w:ascii="Consolas" w:eastAsiaTheme="minorEastAsia" w:hAnsi="Consolas" w:cs="Consolas"/>
            <w:color w:val="0000FF"/>
            <w:sz w:val="16"/>
            <w:szCs w:val="16"/>
          </w:rPr>
          <w:delText>null</w:delText>
        </w:r>
        <w:r w:rsidDel="001E27F4">
          <w:rPr>
            <w:rFonts w:ascii="Consolas" w:eastAsiaTheme="minorEastAsia" w:hAnsi="Consolas" w:cs="Consolas"/>
            <w:color w:val="000000"/>
            <w:sz w:val="16"/>
            <w:szCs w:val="16"/>
          </w:rPr>
          <w:delText>)</w:delText>
        </w:r>
      </w:del>
    </w:p>
    <w:p w14:paraId="5E749F3D" w14:textId="2E41AB33" w:rsidR="00BD575D" w:rsidDel="001E27F4" w:rsidRDefault="00F31DDB">
      <w:pPr>
        <w:shd w:val="clear" w:color="auto" w:fill="FFF2CC" w:themeFill="accent4" w:themeFillTint="33"/>
        <w:autoSpaceDE w:val="0"/>
        <w:autoSpaceDN w:val="0"/>
        <w:adjustRightInd w:val="0"/>
        <w:rPr>
          <w:del w:id="2199" w:author="רינת אביטל" w:date="2022-05-10T10:35:00Z"/>
          <w:rFonts w:ascii="Consolas" w:eastAsiaTheme="minorEastAsia" w:hAnsi="Consolas" w:cs="Consolas"/>
          <w:color w:val="000000"/>
          <w:sz w:val="16"/>
          <w:szCs w:val="16"/>
        </w:rPr>
      </w:pPr>
      <w:del w:id="2200" w:author="רינת אביטל" w:date="2022-05-10T10:35:00Z">
        <w:r w:rsidDel="001E27F4">
          <w:rPr>
            <w:rFonts w:ascii="Consolas" w:eastAsiaTheme="minorEastAsia" w:hAnsi="Consolas" w:cs="Consolas"/>
            <w:color w:val="000000"/>
            <w:sz w:val="16"/>
            <w:szCs w:val="16"/>
          </w:rPr>
          <w:delText xml:space="preserve">     {</w:delText>
        </w:r>
      </w:del>
    </w:p>
    <w:p w14:paraId="3B0DE245" w14:textId="67975005" w:rsidR="00BD575D" w:rsidDel="001E27F4" w:rsidRDefault="00F31DDB">
      <w:pPr>
        <w:shd w:val="clear" w:color="auto" w:fill="FFF2CC" w:themeFill="accent4" w:themeFillTint="33"/>
        <w:autoSpaceDE w:val="0"/>
        <w:autoSpaceDN w:val="0"/>
        <w:adjustRightInd w:val="0"/>
        <w:rPr>
          <w:del w:id="2201" w:author="רינת אביטל" w:date="2022-05-10T10:35:00Z"/>
          <w:rFonts w:ascii="Consolas" w:eastAsiaTheme="minorEastAsia" w:hAnsi="Consolas" w:cs="Consolas"/>
          <w:color w:val="000000"/>
          <w:sz w:val="16"/>
          <w:szCs w:val="16"/>
        </w:rPr>
      </w:pPr>
      <w:del w:id="2202" w:author="רינת אביטל" w:date="2022-05-10T10:35:00Z">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00FF"/>
            <w:sz w:val="16"/>
            <w:szCs w:val="16"/>
          </w:rPr>
          <w:delText>int</w:delText>
        </w:r>
        <w:r w:rsidDel="001E27F4">
          <w:rPr>
            <w:rFonts w:ascii="Consolas" w:eastAsiaTheme="minorEastAsia" w:hAnsi="Consolas" w:cs="Consolas"/>
            <w:color w:val="000000"/>
            <w:sz w:val="16"/>
            <w:szCs w:val="16"/>
          </w:rPr>
          <w:delText xml:space="preserve"> min = </w:delText>
        </w:r>
        <w:r w:rsidDel="001E27F4">
          <w:rPr>
            <w:rFonts w:ascii="Consolas" w:eastAsiaTheme="minorEastAsia" w:hAnsi="Consolas" w:cs="Consolas"/>
            <w:color w:val="0000FF"/>
            <w:sz w:val="16"/>
            <w:szCs w:val="16"/>
          </w:rPr>
          <w:delText>int</w:delText>
        </w:r>
        <w:r w:rsidDel="001E27F4">
          <w:rPr>
            <w:rFonts w:ascii="Consolas" w:eastAsiaTheme="minorEastAsia" w:hAnsi="Consolas" w:cs="Consolas"/>
            <w:color w:val="000000"/>
            <w:sz w:val="16"/>
            <w:szCs w:val="16"/>
          </w:rPr>
          <w:delText>.MaxValue;</w:delText>
        </w:r>
      </w:del>
    </w:p>
    <w:p w14:paraId="1EAE3541" w14:textId="0F786C5D" w:rsidR="00BD575D" w:rsidDel="001E27F4" w:rsidRDefault="00F31DDB">
      <w:pPr>
        <w:shd w:val="clear" w:color="auto" w:fill="FFF2CC" w:themeFill="accent4" w:themeFillTint="33"/>
        <w:autoSpaceDE w:val="0"/>
        <w:autoSpaceDN w:val="0"/>
        <w:adjustRightInd w:val="0"/>
        <w:rPr>
          <w:del w:id="2203" w:author="רינת אביטל" w:date="2022-05-10T10:35:00Z"/>
          <w:rFonts w:ascii="Consolas" w:eastAsiaTheme="minorEastAsia" w:hAnsi="Consolas" w:cs="Consolas"/>
          <w:color w:val="000000"/>
          <w:sz w:val="16"/>
          <w:szCs w:val="16"/>
        </w:rPr>
      </w:pPr>
      <w:del w:id="2204" w:author="רינת אביטל" w:date="2022-05-10T10:35:00Z">
        <w:r w:rsidDel="001E27F4">
          <w:rPr>
            <w:rFonts w:ascii="Consolas" w:eastAsiaTheme="minorEastAsia" w:hAnsi="Consolas" w:cs="Consolas"/>
            <w:color w:val="000000"/>
            <w:sz w:val="16"/>
            <w:szCs w:val="16"/>
          </w:rPr>
          <w:delText xml:space="preserve">         Cell c = </w:delText>
        </w:r>
        <w:r w:rsidDel="001E27F4">
          <w:rPr>
            <w:rFonts w:ascii="Consolas" w:eastAsiaTheme="minorEastAsia" w:hAnsi="Consolas" w:cs="Consolas"/>
            <w:color w:val="0000FF"/>
            <w:sz w:val="16"/>
            <w:szCs w:val="16"/>
          </w:rPr>
          <w:delText>new</w:delText>
        </w:r>
        <w:r w:rsidDel="001E27F4">
          <w:rPr>
            <w:rFonts w:ascii="Consolas" w:eastAsiaTheme="minorEastAsia" w:hAnsi="Consolas" w:cs="Consolas"/>
            <w:color w:val="000000"/>
            <w:sz w:val="16"/>
            <w:szCs w:val="16"/>
          </w:rPr>
          <w:delText xml:space="preserve"> Cell();</w:delText>
        </w:r>
      </w:del>
    </w:p>
    <w:p w14:paraId="1C3DBD55" w14:textId="0BC881CA" w:rsidR="00BD575D" w:rsidDel="001E27F4" w:rsidRDefault="00F31DDB">
      <w:pPr>
        <w:shd w:val="clear" w:color="auto" w:fill="FFF2CC" w:themeFill="accent4" w:themeFillTint="33"/>
        <w:autoSpaceDE w:val="0"/>
        <w:autoSpaceDN w:val="0"/>
        <w:adjustRightInd w:val="0"/>
        <w:rPr>
          <w:del w:id="2205" w:author="רינת אביטל" w:date="2022-05-10T10:35:00Z"/>
          <w:rFonts w:ascii="Consolas" w:eastAsiaTheme="minorEastAsia" w:hAnsi="Consolas" w:cs="Consolas"/>
          <w:color w:val="000000"/>
          <w:sz w:val="16"/>
          <w:szCs w:val="16"/>
        </w:rPr>
      </w:pPr>
      <w:del w:id="2206" w:author="רינת אביטל" w:date="2022-05-10T10:35:00Z">
        <w:r w:rsidDel="001E27F4">
          <w:rPr>
            <w:rFonts w:ascii="Consolas" w:eastAsiaTheme="minorEastAsia" w:hAnsi="Consolas" w:cs="Consolas"/>
            <w:color w:val="000000"/>
            <w:sz w:val="16"/>
            <w:szCs w:val="16"/>
          </w:rPr>
          <w:delText xml:space="preserve">         c.i = i;</w:delText>
        </w:r>
      </w:del>
    </w:p>
    <w:p w14:paraId="07951AA2" w14:textId="5F9ABDBB" w:rsidR="00BD575D" w:rsidDel="001E27F4" w:rsidRDefault="00F31DDB">
      <w:pPr>
        <w:shd w:val="clear" w:color="auto" w:fill="FFF2CC" w:themeFill="accent4" w:themeFillTint="33"/>
        <w:autoSpaceDE w:val="0"/>
        <w:autoSpaceDN w:val="0"/>
        <w:adjustRightInd w:val="0"/>
        <w:rPr>
          <w:del w:id="2207" w:author="רינת אביטל" w:date="2022-05-10T10:35:00Z"/>
          <w:rFonts w:ascii="Consolas" w:eastAsiaTheme="minorEastAsia" w:hAnsi="Consolas" w:cs="Consolas"/>
          <w:color w:val="000000"/>
          <w:sz w:val="16"/>
          <w:szCs w:val="16"/>
        </w:rPr>
      </w:pPr>
      <w:del w:id="2208" w:author="רינת אביטל" w:date="2022-05-10T10:35:00Z">
        <w:r w:rsidDel="001E27F4">
          <w:rPr>
            <w:rFonts w:ascii="Consolas" w:eastAsiaTheme="minorEastAsia" w:hAnsi="Consolas" w:cs="Consolas"/>
            <w:color w:val="000000"/>
            <w:sz w:val="16"/>
            <w:szCs w:val="16"/>
          </w:rPr>
          <w:delText xml:space="preserve">         c.j = j;</w:delText>
        </w:r>
      </w:del>
    </w:p>
    <w:p w14:paraId="7E2B6787" w14:textId="772388F4" w:rsidR="00BD575D" w:rsidDel="001E27F4" w:rsidRDefault="00F31DDB">
      <w:pPr>
        <w:shd w:val="clear" w:color="auto" w:fill="FFF2CC" w:themeFill="accent4" w:themeFillTint="33"/>
        <w:autoSpaceDE w:val="0"/>
        <w:autoSpaceDN w:val="0"/>
        <w:adjustRightInd w:val="0"/>
        <w:jc w:val="right"/>
        <w:rPr>
          <w:del w:id="2209" w:author="רינת אביטל" w:date="2022-05-10T10:35:00Z"/>
          <w:rFonts w:ascii="Consolas" w:eastAsiaTheme="minorEastAsia" w:hAnsi="Consolas" w:cs="Consolas"/>
          <w:color w:val="000000"/>
          <w:sz w:val="16"/>
          <w:szCs w:val="16"/>
        </w:rPr>
      </w:pPr>
      <w:del w:id="2210" w:author="רינת אביטל" w:date="2022-05-10T10:35:00Z">
        <w:r w:rsidDel="001E27F4">
          <w:rPr>
            <w:rFonts w:ascii="Consolas" w:eastAsiaTheme="minorEastAsia" w:hAnsi="Consolas" w:cs="Consolas"/>
            <w:color w:val="008000"/>
            <w:sz w:val="16"/>
            <w:szCs w:val="16"/>
          </w:rPr>
          <w:delText xml:space="preserve">// </w:delText>
        </w:r>
        <w:r w:rsidDel="001E27F4">
          <w:rPr>
            <w:rFonts w:ascii="Consolas" w:eastAsiaTheme="minorEastAsia" w:hAnsi="Consolas"/>
            <w:color w:val="008000"/>
            <w:sz w:val="16"/>
            <w:szCs w:val="16"/>
            <w:rtl/>
          </w:rPr>
          <w:delText>במקרה</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שאזורים</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אלו</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בעלי</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אותם</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hint="cs"/>
            <w:color w:val="008000"/>
            <w:sz w:val="16"/>
            <w:szCs w:val="16"/>
            <w:rtl/>
          </w:rPr>
          <w:delText>נקודות גישה</w:delText>
        </w:r>
        <w:r w:rsidDel="001E27F4">
          <w:rPr>
            <w:rFonts w:ascii="Consolas" w:eastAsiaTheme="minorEastAsia" w:hAnsi="Consolas" w:cs="Consolas"/>
            <w:color w:val="008000"/>
            <w:sz w:val="16"/>
            <w:szCs w:val="16"/>
            <w:rtl/>
          </w:rPr>
          <w:delText xml:space="preserve"> - </w:delText>
        </w:r>
        <w:r w:rsidDel="001E27F4">
          <w:rPr>
            <w:rFonts w:ascii="Consolas" w:eastAsiaTheme="minorEastAsia" w:hAnsi="Consolas"/>
            <w:color w:val="008000"/>
            <w:sz w:val="16"/>
            <w:szCs w:val="16"/>
            <w:rtl/>
          </w:rPr>
          <w:delText>זה</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אומר</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שאפשר</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לגשת</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ישירות</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ביניהם</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נחשב</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אמצע</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קטע</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של</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אזור</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ראשון</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ואמצע</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קטע</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של</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אזור</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שני</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ופשוט</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נחשב</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מרחק</w:delText>
        </w:r>
      </w:del>
    </w:p>
    <w:p w14:paraId="622FAC76" w14:textId="7A180468" w:rsidR="00BD575D" w:rsidDel="001E27F4" w:rsidRDefault="00F31DDB">
      <w:pPr>
        <w:shd w:val="clear" w:color="auto" w:fill="FFF2CC" w:themeFill="accent4" w:themeFillTint="33"/>
        <w:autoSpaceDE w:val="0"/>
        <w:autoSpaceDN w:val="0"/>
        <w:adjustRightInd w:val="0"/>
        <w:rPr>
          <w:del w:id="2211" w:author="רינת אביטל" w:date="2022-05-10T10:35:00Z"/>
          <w:rFonts w:ascii="Consolas" w:eastAsiaTheme="minorEastAsia" w:hAnsi="Consolas" w:cs="Consolas"/>
          <w:color w:val="000000"/>
          <w:sz w:val="16"/>
          <w:szCs w:val="16"/>
        </w:rPr>
      </w:pPr>
      <w:del w:id="2212" w:author="רינת אביטל" w:date="2022-05-10T10:35:00Z">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00FF"/>
            <w:sz w:val="16"/>
            <w:szCs w:val="16"/>
          </w:rPr>
          <w:delText>if</w:delText>
        </w:r>
        <w:r w:rsidDel="001E27F4">
          <w:rPr>
            <w:rFonts w:ascii="Consolas" w:eastAsiaTheme="minorEastAsia" w:hAnsi="Consolas" w:cs="Consolas"/>
            <w:color w:val="000000"/>
            <w:sz w:val="16"/>
            <w:szCs w:val="16"/>
          </w:rPr>
          <w:delText xml:space="preserve"> (UtilitiesFunctions.IsSame(productAreaList[i - LenBaseDistanceMatrix].Key.Getaways, </w:delText>
        </w:r>
      </w:del>
    </w:p>
    <w:p w14:paraId="59F825F9" w14:textId="44BBAEBA" w:rsidR="00BD575D" w:rsidDel="001E27F4" w:rsidRDefault="00F31DDB">
      <w:pPr>
        <w:shd w:val="clear" w:color="auto" w:fill="FFF2CC" w:themeFill="accent4" w:themeFillTint="33"/>
        <w:autoSpaceDE w:val="0"/>
        <w:autoSpaceDN w:val="0"/>
        <w:adjustRightInd w:val="0"/>
        <w:rPr>
          <w:del w:id="2213" w:author="רינת אביטל" w:date="2022-05-10T10:35:00Z"/>
          <w:rFonts w:ascii="Consolas" w:eastAsiaTheme="minorEastAsia" w:hAnsi="Consolas" w:cs="Consolas"/>
          <w:color w:val="000000"/>
          <w:sz w:val="16"/>
          <w:szCs w:val="16"/>
        </w:rPr>
      </w:pPr>
      <w:del w:id="2214" w:author="רינת אביטל" w:date="2022-05-10T10:35:00Z">
        <w:r w:rsidDel="001E27F4">
          <w:rPr>
            <w:rFonts w:ascii="Consolas" w:eastAsiaTheme="minorEastAsia" w:hAnsi="Consolas" w:cs="Consolas"/>
            <w:color w:val="000000"/>
            <w:sz w:val="16"/>
            <w:szCs w:val="16"/>
          </w:rPr>
          <w:delText xml:space="preserve">                                         productAreaList[j - LenBaseDistanceMatrix].Key.Getaways))</w:delText>
        </w:r>
      </w:del>
    </w:p>
    <w:p w14:paraId="1FD5AC02" w14:textId="5E013760" w:rsidR="00BD575D" w:rsidDel="001E27F4" w:rsidRDefault="00F31DDB">
      <w:pPr>
        <w:shd w:val="clear" w:color="auto" w:fill="FFF2CC" w:themeFill="accent4" w:themeFillTint="33"/>
        <w:autoSpaceDE w:val="0"/>
        <w:autoSpaceDN w:val="0"/>
        <w:adjustRightInd w:val="0"/>
        <w:rPr>
          <w:del w:id="2215" w:author="רינת אביטל" w:date="2022-05-10T10:35:00Z"/>
          <w:rFonts w:ascii="Consolas" w:eastAsiaTheme="minorEastAsia" w:hAnsi="Consolas" w:cs="Consolas"/>
          <w:color w:val="000000"/>
          <w:sz w:val="16"/>
          <w:szCs w:val="16"/>
        </w:rPr>
      </w:pPr>
      <w:del w:id="2216" w:author="רינת אביטל" w:date="2022-05-10T10:35:00Z">
        <w:r w:rsidDel="001E27F4">
          <w:rPr>
            <w:rFonts w:ascii="Consolas" w:eastAsiaTheme="minorEastAsia" w:hAnsi="Consolas" w:cs="Consolas"/>
            <w:color w:val="000000"/>
            <w:sz w:val="16"/>
            <w:szCs w:val="16"/>
          </w:rPr>
          <w:delText xml:space="preserve">         {</w:delText>
        </w:r>
      </w:del>
    </w:p>
    <w:p w14:paraId="63348771" w14:textId="341C6AEE" w:rsidR="00BD575D" w:rsidDel="001E27F4" w:rsidRDefault="00F31DDB">
      <w:pPr>
        <w:shd w:val="clear" w:color="auto" w:fill="FFF2CC" w:themeFill="accent4" w:themeFillTint="33"/>
        <w:autoSpaceDE w:val="0"/>
        <w:autoSpaceDN w:val="0"/>
        <w:adjustRightInd w:val="0"/>
        <w:rPr>
          <w:del w:id="2217" w:author="רינת אביטל" w:date="2022-05-10T10:35:00Z"/>
          <w:rFonts w:ascii="Consolas" w:eastAsiaTheme="minorEastAsia" w:hAnsi="Consolas" w:cs="Consolas"/>
          <w:color w:val="000000"/>
          <w:sz w:val="16"/>
          <w:szCs w:val="16"/>
        </w:rPr>
      </w:pPr>
      <w:del w:id="2218" w:author="רינת אביטל" w:date="2022-05-10T10:35:00Z">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8000"/>
            <w:sz w:val="16"/>
            <w:szCs w:val="16"/>
          </w:rPr>
          <w:delText>//</w:delText>
        </w:r>
        <w:r w:rsidDel="001E27F4">
          <w:rPr>
            <w:rFonts w:ascii="Consolas" w:eastAsiaTheme="minorEastAsia" w:hAnsi="Consolas"/>
            <w:color w:val="008000"/>
            <w:sz w:val="16"/>
            <w:szCs w:val="16"/>
            <w:rtl/>
          </w:rPr>
          <w:delText>אם</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כל</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נקודת</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גישה</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של</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א</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היא</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גם</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נקודת</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גישה</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של</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ב</w:delText>
        </w:r>
      </w:del>
    </w:p>
    <w:p w14:paraId="713CD529" w14:textId="166686BF" w:rsidR="00BD575D" w:rsidDel="001E27F4" w:rsidRDefault="00F31DDB">
      <w:pPr>
        <w:shd w:val="clear" w:color="auto" w:fill="FFF2CC" w:themeFill="accent4" w:themeFillTint="33"/>
        <w:autoSpaceDE w:val="0"/>
        <w:autoSpaceDN w:val="0"/>
        <w:adjustRightInd w:val="0"/>
        <w:rPr>
          <w:del w:id="2219" w:author="רינת אביטל" w:date="2022-05-10T10:35:00Z"/>
          <w:rFonts w:ascii="Consolas" w:eastAsiaTheme="minorEastAsia" w:hAnsi="Consolas" w:cs="Consolas"/>
          <w:color w:val="000000"/>
          <w:sz w:val="16"/>
          <w:szCs w:val="16"/>
        </w:rPr>
      </w:pPr>
      <w:del w:id="2220" w:author="רינת אביטל" w:date="2022-05-10T10:35:00Z">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8000"/>
            <w:sz w:val="16"/>
            <w:szCs w:val="16"/>
          </w:rPr>
          <w:delText>//</w:delText>
        </w:r>
        <w:r w:rsidDel="001E27F4">
          <w:rPr>
            <w:rFonts w:ascii="Consolas" w:eastAsiaTheme="minorEastAsia" w:hAnsi="Consolas"/>
            <w:color w:val="008000"/>
            <w:sz w:val="16"/>
            <w:szCs w:val="16"/>
            <w:rtl/>
          </w:rPr>
          <w:delText>א</w:delText>
        </w:r>
        <w:r w:rsidDel="001E27F4">
          <w:rPr>
            <w:rFonts w:ascii="Consolas" w:eastAsiaTheme="minorEastAsia" w:hAnsi="Consolas" w:cs="Consolas"/>
            <w:color w:val="008000"/>
            <w:sz w:val="16"/>
            <w:szCs w:val="16"/>
          </w:rPr>
          <w:delText>=i</w:delText>
        </w:r>
      </w:del>
    </w:p>
    <w:p w14:paraId="45CA814D" w14:textId="517437CF" w:rsidR="00BD575D" w:rsidDel="001E27F4" w:rsidRDefault="00F31DDB">
      <w:pPr>
        <w:shd w:val="clear" w:color="auto" w:fill="FFF2CC" w:themeFill="accent4" w:themeFillTint="33"/>
        <w:autoSpaceDE w:val="0"/>
        <w:autoSpaceDN w:val="0"/>
        <w:adjustRightInd w:val="0"/>
        <w:rPr>
          <w:del w:id="2221" w:author="רינת אביטל" w:date="2022-05-10T10:35:00Z"/>
          <w:rFonts w:ascii="Consolas" w:eastAsiaTheme="minorEastAsia" w:hAnsi="Consolas" w:cs="Consolas"/>
          <w:color w:val="000000"/>
          <w:sz w:val="16"/>
          <w:szCs w:val="16"/>
        </w:rPr>
      </w:pPr>
      <w:del w:id="2222" w:author="רינת אביטל" w:date="2022-05-10T10:35:00Z">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8000"/>
            <w:sz w:val="16"/>
            <w:szCs w:val="16"/>
          </w:rPr>
          <w:delText>//</w:delText>
        </w:r>
        <w:r w:rsidDel="001E27F4">
          <w:rPr>
            <w:rFonts w:ascii="Consolas" w:eastAsiaTheme="minorEastAsia" w:hAnsi="Consolas"/>
            <w:color w:val="008000"/>
            <w:sz w:val="16"/>
            <w:szCs w:val="16"/>
            <w:rtl/>
          </w:rPr>
          <w:delText>ב</w:delText>
        </w:r>
        <w:r w:rsidDel="001E27F4">
          <w:rPr>
            <w:rFonts w:ascii="Consolas" w:eastAsiaTheme="minorEastAsia" w:hAnsi="Consolas" w:cs="Consolas"/>
            <w:color w:val="008000"/>
            <w:sz w:val="16"/>
            <w:szCs w:val="16"/>
          </w:rPr>
          <w:delText>=j</w:delText>
        </w:r>
      </w:del>
    </w:p>
    <w:p w14:paraId="04CF471C" w14:textId="47515F09" w:rsidR="00BD575D" w:rsidDel="001E27F4" w:rsidRDefault="00F31DDB">
      <w:pPr>
        <w:shd w:val="clear" w:color="auto" w:fill="FFF2CC" w:themeFill="accent4" w:themeFillTint="33"/>
        <w:autoSpaceDE w:val="0"/>
        <w:autoSpaceDN w:val="0"/>
        <w:adjustRightInd w:val="0"/>
        <w:rPr>
          <w:del w:id="2223" w:author="רינת אביטל" w:date="2022-05-10T10:35:00Z"/>
          <w:rFonts w:ascii="Consolas" w:eastAsiaTheme="minorEastAsia" w:hAnsi="Consolas" w:cs="Consolas"/>
          <w:color w:val="000000"/>
          <w:sz w:val="16"/>
          <w:szCs w:val="16"/>
        </w:rPr>
      </w:pPr>
      <w:del w:id="2224" w:author="רינת אביטל" w:date="2022-05-10T10:35:00Z">
        <w:r w:rsidDel="001E27F4">
          <w:rPr>
            <w:rFonts w:ascii="Consolas" w:eastAsiaTheme="minorEastAsia" w:hAnsi="Consolas" w:cs="Consolas"/>
            <w:color w:val="000000"/>
            <w:sz w:val="16"/>
            <w:szCs w:val="16"/>
          </w:rPr>
          <w:delText xml:space="preserve">             c.Parent = i;</w:delText>
        </w:r>
      </w:del>
    </w:p>
    <w:p w14:paraId="1EE7B260" w14:textId="09BA5142" w:rsidR="00BD575D" w:rsidDel="001E27F4" w:rsidRDefault="00F31DDB">
      <w:pPr>
        <w:shd w:val="clear" w:color="auto" w:fill="FFF2CC" w:themeFill="accent4" w:themeFillTint="33"/>
        <w:autoSpaceDE w:val="0"/>
        <w:autoSpaceDN w:val="0"/>
        <w:adjustRightInd w:val="0"/>
        <w:rPr>
          <w:del w:id="2225" w:author="רינת אביטל" w:date="2022-05-10T10:35:00Z"/>
          <w:rFonts w:ascii="Consolas" w:eastAsiaTheme="minorEastAsia" w:hAnsi="Consolas" w:cs="Consolas"/>
          <w:color w:val="000000"/>
          <w:sz w:val="16"/>
          <w:szCs w:val="16"/>
        </w:rPr>
      </w:pPr>
      <w:del w:id="2226" w:author="רינת אביטל" w:date="2022-05-10T10:35:00Z">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8000"/>
            <w:sz w:val="16"/>
            <w:szCs w:val="16"/>
          </w:rPr>
          <w:delText>//</w:delText>
        </w:r>
        <w:r w:rsidDel="001E27F4">
          <w:rPr>
            <w:rFonts w:ascii="Consolas" w:eastAsiaTheme="minorEastAsia" w:hAnsi="Consolas"/>
            <w:color w:val="008000"/>
            <w:sz w:val="16"/>
            <w:szCs w:val="16"/>
            <w:rtl/>
          </w:rPr>
          <w:delText>להגיע</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מאזור</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לאזור</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כשהם</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צמודים</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ולא</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צריך</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לעבור</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דרך</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hint="cs"/>
            <w:color w:val="008000"/>
            <w:sz w:val="16"/>
            <w:szCs w:val="16"/>
            <w:rtl/>
          </w:rPr>
          <w:delText>נקודת גישה</w:delText>
        </w:r>
      </w:del>
    </w:p>
    <w:p w14:paraId="39B2BF01" w14:textId="2C3831E6" w:rsidR="00BD575D" w:rsidDel="001E27F4" w:rsidRDefault="00F31DDB">
      <w:pPr>
        <w:shd w:val="clear" w:color="auto" w:fill="FFF2CC" w:themeFill="accent4" w:themeFillTint="33"/>
        <w:autoSpaceDE w:val="0"/>
        <w:autoSpaceDN w:val="0"/>
        <w:adjustRightInd w:val="0"/>
        <w:rPr>
          <w:del w:id="2227" w:author="רינת אביטל" w:date="2022-05-10T10:35:00Z"/>
          <w:rFonts w:ascii="Consolas" w:eastAsiaTheme="minorEastAsia" w:hAnsi="Consolas" w:cs="Consolas"/>
          <w:color w:val="000000"/>
          <w:sz w:val="16"/>
          <w:szCs w:val="16"/>
        </w:rPr>
      </w:pPr>
      <w:del w:id="2228" w:author="רינת אביטל" w:date="2022-05-10T10:35:00Z">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8000"/>
            <w:sz w:val="16"/>
            <w:szCs w:val="16"/>
          </w:rPr>
          <w:delText>//</w:delText>
        </w:r>
        <w:r w:rsidDel="001E27F4">
          <w:rPr>
            <w:rFonts w:ascii="Consolas" w:eastAsiaTheme="minorEastAsia" w:hAnsi="Consolas"/>
            <w:color w:val="008000"/>
            <w:sz w:val="16"/>
            <w:szCs w:val="16"/>
            <w:rtl/>
          </w:rPr>
          <w:delText>אם</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אחד</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מהם</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זה</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נקודת</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התחלה</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אין</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לו</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ערך</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נחשב</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לחוד</w:delText>
        </w:r>
      </w:del>
    </w:p>
    <w:p w14:paraId="195650B3" w14:textId="424DB501" w:rsidR="00BD575D" w:rsidDel="001E27F4" w:rsidRDefault="00F31DDB">
      <w:pPr>
        <w:shd w:val="clear" w:color="auto" w:fill="FFF2CC" w:themeFill="accent4" w:themeFillTint="33"/>
        <w:autoSpaceDE w:val="0"/>
        <w:autoSpaceDN w:val="0"/>
        <w:adjustRightInd w:val="0"/>
        <w:rPr>
          <w:del w:id="2229" w:author="רינת אביטל" w:date="2022-05-10T10:35:00Z"/>
          <w:rFonts w:ascii="Consolas" w:eastAsiaTheme="minorEastAsia" w:hAnsi="Consolas" w:cs="Consolas"/>
          <w:color w:val="000000"/>
          <w:sz w:val="16"/>
          <w:szCs w:val="16"/>
        </w:rPr>
      </w:pPr>
      <w:del w:id="2230" w:author="רינת אביטל" w:date="2022-05-10T10:35:00Z">
        <w:r w:rsidDel="001E27F4">
          <w:rPr>
            <w:rFonts w:ascii="Consolas" w:eastAsiaTheme="minorEastAsia" w:hAnsi="Consolas" w:cs="Consolas"/>
            <w:color w:val="000000"/>
            <w:sz w:val="16"/>
            <w:szCs w:val="16"/>
          </w:rPr>
          <w:delText xml:space="preserve">             I2Points a = productAreaList[i - LenBaseDistanceMatrix].Value;</w:delText>
        </w:r>
      </w:del>
    </w:p>
    <w:p w14:paraId="1F629382" w14:textId="561E48CE" w:rsidR="00BD575D" w:rsidDel="001E27F4" w:rsidRDefault="00F31DDB">
      <w:pPr>
        <w:shd w:val="clear" w:color="auto" w:fill="FFF2CC" w:themeFill="accent4" w:themeFillTint="33"/>
        <w:autoSpaceDE w:val="0"/>
        <w:autoSpaceDN w:val="0"/>
        <w:adjustRightInd w:val="0"/>
        <w:rPr>
          <w:del w:id="2231" w:author="רינת אביטל" w:date="2022-05-10T10:35:00Z"/>
          <w:rFonts w:ascii="Consolas" w:eastAsiaTheme="minorEastAsia" w:hAnsi="Consolas" w:cs="Consolas"/>
          <w:color w:val="000000"/>
          <w:sz w:val="16"/>
          <w:szCs w:val="16"/>
        </w:rPr>
      </w:pPr>
      <w:del w:id="2232" w:author="רינת אביטל" w:date="2022-05-10T10:35:00Z">
        <w:r w:rsidDel="001E27F4">
          <w:rPr>
            <w:rFonts w:ascii="Consolas" w:eastAsiaTheme="minorEastAsia" w:hAnsi="Consolas" w:cs="Consolas"/>
            <w:color w:val="000000"/>
            <w:sz w:val="16"/>
            <w:szCs w:val="16"/>
          </w:rPr>
          <w:delText xml:space="preserve">             I2Points b = productAreaList[j - LenBaseDistanceMatrix].Value;</w:delText>
        </w:r>
      </w:del>
    </w:p>
    <w:p w14:paraId="23C1A9B6" w14:textId="290D5913" w:rsidR="00BD575D" w:rsidDel="001E27F4" w:rsidRDefault="00F31DDB">
      <w:pPr>
        <w:shd w:val="clear" w:color="auto" w:fill="FFF2CC" w:themeFill="accent4" w:themeFillTint="33"/>
        <w:autoSpaceDE w:val="0"/>
        <w:autoSpaceDN w:val="0"/>
        <w:adjustRightInd w:val="0"/>
        <w:rPr>
          <w:del w:id="2233" w:author="רינת אביטל" w:date="2022-05-10T10:35:00Z"/>
          <w:rFonts w:ascii="Consolas" w:eastAsiaTheme="minorEastAsia" w:hAnsi="Consolas" w:cs="Consolas"/>
          <w:color w:val="000000"/>
          <w:sz w:val="16"/>
          <w:szCs w:val="16"/>
        </w:rPr>
      </w:pPr>
      <w:del w:id="2234" w:author="רינת אביטל" w:date="2022-05-10T10:35:00Z">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8000"/>
            <w:sz w:val="16"/>
            <w:szCs w:val="16"/>
          </w:rPr>
          <w:delText>//</w:delText>
        </w:r>
        <w:r w:rsidDel="001E27F4">
          <w:rPr>
            <w:rFonts w:ascii="Consolas" w:eastAsiaTheme="minorEastAsia" w:hAnsi="Consolas"/>
            <w:color w:val="008000"/>
            <w:sz w:val="16"/>
            <w:szCs w:val="16"/>
            <w:rtl/>
          </w:rPr>
          <w:delText>אם</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האזור</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הוא</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מנקודות</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הסיום</w:delText>
        </w:r>
        <w:r w:rsidDel="001E27F4">
          <w:rPr>
            <w:rFonts w:ascii="Consolas" w:eastAsiaTheme="minorEastAsia" w:hAnsi="Consolas" w:cs="Consolas"/>
            <w:color w:val="008000"/>
            <w:sz w:val="16"/>
            <w:szCs w:val="16"/>
            <w:rtl/>
          </w:rPr>
          <w:delText xml:space="preserve"> || </w:delText>
        </w:r>
        <w:r w:rsidDel="001E27F4">
          <w:rPr>
            <w:rFonts w:ascii="Consolas" w:eastAsiaTheme="minorEastAsia" w:hAnsi="Consolas"/>
            <w:color w:val="008000"/>
            <w:sz w:val="16"/>
            <w:szCs w:val="16"/>
            <w:rtl/>
          </w:rPr>
          <w:delText>אם</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האזור</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הוא</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נקודת</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התחלה</w:delText>
        </w:r>
      </w:del>
    </w:p>
    <w:p w14:paraId="57986988" w14:textId="370656EE" w:rsidR="00BD575D" w:rsidDel="001E27F4" w:rsidRDefault="00F31DDB">
      <w:pPr>
        <w:shd w:val="clear" w:color="auto" w:fill="FFF2CC" w:themeFill="accent4" w:themeFillTint="33"/>
        <w:autoSpaceDE w:val="0"/>
        <w:autoSpaceDN w:val="0"/>
        <w:adjustRightInd w:val="0"/>
        <w:rPr>
          <w:del w:id="2235" w:author="רינת אביטל" w:date="2022-05-10T10:35:00Z"/>
          <w:rFonts w:ascii="Consolas" w:eastAsiaTheme="minorEastAsia" w:hAnsi="Consolas" w:cs="Consolas"/>
          <w:color w:val="000000"/>
          <w:sz w:val="16"/>
          <w:szCs w:val="16"/>
        </w:rPr>
      </w:pPr>
      <w:del w:id="2236" w:author="רינת אביטל" w:date="2022-05-10T10:35:00Z">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00FF"/>
            <w:sz w:val="16"/>
            <w:szCs w:val="16"/>
          </w:rPr>
          <w:delText>if</w:delText>
        </w:r>
        <w:r w:rsidDel="001E27F4">
          <w:rPr>
            <w:rFonts w:ascii="Consolas" w:eastAsiaTheme="minorEastAsia" w:hAnsi="Consolas" w:cs="Consolas"/>
            <w:color w:val="000000"/>
            <w:sz w:val="16"/>
            <w:szCs w:val="16"/>
          </w:rPr>
          <w:delText>(i==LenBaseDistanceMatrix|| i &gt;= lenBig - numCashes &amp;&amp; i &lt; lenBig)</w:delText>
        </w:r>
      </w:del>
    </w:p>
    <w:p w14:paraId="0D156C03" w14:textId="376F3C2F" w:rsidR="00BD575D" w:rsidDel="001E27F4" w:rsidRDefault="00F31DDB">
      <w:pPr>
        <w:shd w:val="clear" w:color="auto" w:fill="FFF2CC" w:themeFill="accent4" w:themeFillTint="33"/>
        <w:autoSpaceDE w:val="0"/>
        <w:autoSpaceDN w:val="0"/>
        <w:adjustRightInd w:val="0"/>
        <w:rPr>
          <w:del w:id="2237" w:author="רינת אביטל" w:date="2022-05-10T10:35:00Z"/>
          <w:rFonts w:ascii="Consolas" w:eastAsiaTheme="minorEastAsia" w:hAnsi="Consolas" w:cs="Consolas"/>
          <w:color w:val="000000"/>
          <w:sz w:val="16"/>
          <w:szCs w:val="16"/>
        </w:rPr>
      </w:pPr>
      <w:del w:id="2238" w:author="רינת אביטל" w:date="2022-05-10T10:35:00Z">
        <w:r w:rsidDel="001E27F4">
          <w:rPr>
            <w:rFonts w:ascii="Consolas" w:eastAsiaTheme="minorEastAsia" w:hAnsi="Consolas" w:cs="Consolas"/>
            <w:color w:val="000000"/>
            <w:sz w:val="16"/>
            <w:szCs w:val="16"/>
          </w:rPr>
          <w:delText xml:space="preserve">             {</w:delText>
        </w:r>
      </w:del>
    </w:p>
    <w:p w14:paraId="09DD6E42" w14:textId="4C541F3B" w:rsidR="00BD575D" w:rsidDel="001E27F4" w:rsidRDefault="00F31DDB">
      <w:pPr>
        <w:shd w:val="clear" w:color="auto" w:fill="FFF2CC" w:themeFill="accent4" w:themeFillTint="33"/>
        <w:autoSpaceDE w:val="0"/>
        <w:autoSpaceDN w:val="0"/>
        <w:adjustRightInd w:val="0"/>
        <w:rPr>
          <w:del w:id="2239" w:author="רינת אביטל" w:date="2022-05-10T10:35:00Z"/>
          <w:rFonts w:ascii="Consolas" w:eastAsiaTheme="minorEastAsia" w:hAnsi="Consolas" w:cs="Consolas"/>
          <w:color w:val="000000"/>
          <w:sz w:val="16"/>
          <w:szCs w:val="16"/>
        </w:rPr>
      </w:pPr>
      <w:del w:id="2240" w:author="רינת אביטל" w:date="2022-05-10T10:35:00Z">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8000"/>
            <w:sz w:val="16"/>
            <w:szCs w:val="16"/>
          </w:rPr>
          <w:delText>//</w:delText>
        </w:r>
        <w:r w:rsidDel="001E27F4">
          <w:rPr>
            <w:rFonts w:ascii="Consolas" w:eastAsiaTheme="minorEastAsia" w:hAnsi="Consolas"/>
            <w:color w:val="008000"/>
            <w:sz w:val="16"/>
            <w:szCs w:val="16"/>
            <w:rtl/>
          </w:rPr>
          <w:delText>אם</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זה</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נקודת</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התחלה</w:delText>
        </w:r>
      </w:del>
    </w:p>
    <w:p w14:paraId="0EDB922D" w14:textId="68D0C39A" w:rsidR="00BD575D" w:rsidDel="001E27F4" w:rsidRDefault="00F31DDB">
      <w:pPr>
        <w:shd w:val="clear" w:color="auto" w:fill="FFF2CC" w:themeFill="accent4" w:themeFillTint="33"/>
        <w:autoSpaceDE w:val="0"/>
        <w:autoSpaceDN w:val="0"/>
        <w:adjustRightInd w:val="0"/>
        <w:rPr>
          <w:del w:id="2241" w:author="רינת אביטל" w:date="2022-05-10T10:35:00Z"/>
          <w:rFonts w:ascii="Consolas" w:eastAsiaTheme="minorEastAsia" w:hAnsi="Consolas" w:cs="Consolas"/>
          <w:color w:val="000000"/>
          <w:sz w:val="16"/>
          <w:szCs w:val="16"/>
        </w:rPr>
      </w:pPr>
      <w:del w:id="2242" w:author="רינת אביטל" w:date="2022-05-10T10:35:00Z">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00FF"/>
            <w:sz w:val="16"/>
            <w:szCs w:val="16"/>
          </w:rPr>
          <w:delText>if</w:delText>
        </w:r>
        <w:r w:rsidDel="001E27F4">
          <w:rPr>
            <w:rFonts w:ascii="Consolas" w:eastAsiaTheme="minorEastAsia" w:hAnsi="Consolas" w:cs="Consolas"/>
            <w:color w:val="000000"/>
            <w:sz w:val="16"/>
            <w:szCs w:val="16"/>
          </w:rPr>
          <w:delText>(i == LenBaseDistanceMatrix)</w:delText>
        </w:r>
      </w:del>
    </w:p>
    <w:p w14:paraId="188384AB" w14:textId="37CCE798" w:rsidR="00BD575D" w:rsidDel="001E27F4" w:rsidRDefault="00F31DDB">
      <w:pPr>
        <w:shd w:val="clear" w:color="auto" w:fill="FFF2CC" w:themeFill="accent4" w:themeFillTint="33"/>
        <w:autoSpaceDE w:val="0"/>
        <w:autoSpaceDN w:val="0"/>
        <w:adjustRightInd w:val="0"/>
        <w:rPr>
          <w:del w:id="2243" w:author="רינת אביטל" w:date="2022-05-10T10:35:00Z"/>
          <w:rFonts w:ascii="Consolas" w:eastAsiaTheme="minorEastAsia" w:hAnsi="Consolas" w:cs="Consolas"/>
          <w:color w:val="000000"/>
          <w:sz w:val="16"/>
          <w:szCs w:val="16"/>
        </w:rPr>
      </w:pPr>
      <w:del w:id="2244" w:author="רינת אביטל" w:date="2022-05-10T10:35:00Z">
        <w:r w:rsidDel="001E27F4">
          <w:rPr>
            <w:rFonts w:ascii="Consolas" w:eastAsiaTheme="minorEastAsia" w:hAnsi="Consolas" w:cs="Consolas"/>
            <w:color w:val="000000"/>
            <w:sz w:val="16"/>
            <w:szCs w:val="16"/>
          </w:rPr>
          <w:delText xml:space="preserve">                 {</w:delText>
        </w:r>
      </w:del>
    </w:p>
    <w:p w14:paraId="08855011" w14:textId="135D5498" w:rsidR="00BD575D" w:rsidDel="001E27F4" w:rsidRDefault="00F31DDB">
      <w:pPr>
        <w:shd w:val="clear" w:color="auto" w:fill="FFF2CC" w:themeFill="accent4" w:themeFillTint="33"/>
        <w:autoSpaceDE w:val="0"/>
        <w:autoSpaceDN w:val="0"/>
        <w:adjustRightInd w:val="0"/>
        <w:rPr>
          <w:del w:id="2245" w:author="רינת אביטל" w:date="2022-05-10T10:35:00Z"/>
          <w:rFonts w:ascii="Consolas" w:eastAsiaTheme="minorEastAsia" w:hAnsi="Consolas" w:cs="Consolas"/>
          <w:color w:val="000000"/>
          <w:sz w:val="16"/>
          <w:szCs w:val="16"/>
        </w:rPr>
      </w:pPr>
      <w:del w:id="2246" w:author="רינת אביטל" w:date="2022-05-10T10:35:00Z">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00FF"/>
            <w:sz w:val="16"/>
            <w:szCs w:val="16"/>
          </w:rPr>
          <w:delText>if</w:delText>
        </w:r>
        <w:r w:rsidDel="001E27F4">
          <w:rPr>
            <w:rFonts w:ascii="Consolas" w:eastAsiaTheme="minorEastAsia" w:hAnsi="Consolas" w:cs="Consolas"/>
            <w:color w:val="000000"/>
            <w:sz w:val="16"/>
            <w:szCs w:val="16"/>
          </w:rPr>
          <w:delText xml:space="preserve"> (a == </w:delText>
        </w:r>
        <w:r w:rsidDel="001E27F4">
          <w:rPr>
            <w:rFonts w:ascii="Consolas" w:eastAsiaTheme="minorEastAsia" w:hAnsi="Consolas" w:cs="Consolas"/>
            <w:color w:val="0000FF"/>
            <w:sz w:val="16"/>
            <w:szCs w:val="16"/>
          </w:rPr>
          <w:delText>null</w:delText>
        </w:r>
        <w:r w:rsidDel="001E27F4">
          <w:rPr>
            <w:rFonts w:ascii="Consolas" w:eastAsiaTheme="minorEastAsia" w:hAnsi="Consolas" w:cs="Consolas"/>
            <w:color w:val="000000"/>
            <w:sz w:val="16"/>
            <w:szCs w:val="16"/>
          </w:rPr>
          <w:delText>)</w:delText>
        </w:r>
      </w:del>
    </w:p>
    <w:p w14:paraId="7D5D5BA3" w14:textId="08557BCA" w:rsidR="00BD575D" w:rsidDel="001E27F4" w:rsidRDefault="00F31DDB">
      <w:pPr>
        <w:shd w:val="clear" w:color="auto" w:fill="FFF2CC" w:themeFill="accent4" w:themeFillTint="33"/>
        <w:autoSpaceDE w:val="0"/>
        <w:autoSpaceDN w:val="0"/>
        <w:adjustRightInd w:val="0"/>
        <w:rPr>
          <w:del w:id="2247" w:author="רינת אביטל" w:date="2022-05-10T10:35:00Z"/>
          <w:rFonts w:ascii="Consolas" w:eastAsiaTheme="minorEastAsia" w:hAnsi="Consolas" w:cs="Consolas"/>
          <w:color w:val="000000"/>
          <w:sz w:val="16"/>
          <w:szCs w:val="16"/>
        </w:rPr>
      </w:pPr>
      <w:del w:id="2248" w:author="רינת אביטל" w:date="2022-05-10T10:35:00Z">
        <w:r w:rsidDel="001E27F4">
          <w:rPr>
            <w:rFonts w:ascii="Consolas" w:eastAsiaTheme="minorEastAsia" w:hAnsi="Consolas" w:cs="Consolas"/>
            <w:color w:val="000000"/>
            <w:sz w:val="16"/>
            <w:szCs w:val="16"/>
          </w:rPr>
          <w:delText xml:space="preserve">                     a = </w:delText>
        </w:r>
        <w:r w:rsidDel="001E27F4">
          <w:rPr>
            <w:rFonts w:ascii="Consolas" w:eastAsiaTheme="minorEastAsia" w:hAnsi="Consolas" w:cs="Consolas"/>
            <w:color w:val="0000FF"/>
            <w:sz w:val="16"/>
            <w:szCs w:val="16"/>
          </w:rPr>
          <w:delText>new</w:delText>
        </w:r>
        <w:r w:rsidDel="001E27F4">
          <w:rPr>
            <w:rFonts w:ascii="Consolas" w:eastAsiaTheme="minorEastAsia" w:hAnsi="Consolas" w:cs="Consolas"/>
            <w:color w:val="000000"/>
            <w:sz w:val="16"/>
            <w:szCs w:val="16"/>
          </w:rPr>
          <w:delText xml:space="preserve"> dtoStand() { P1 = pStart, P2 = pStart };     </w:delText>
        </w:r>
      </w:del>
    </w:p>
    <w:p w14:paraId="019176A7" w14:textId="111B9C00" w:rsidR="00BD575D" w:rsidDel="001E27F4" w:rsidRDefault="00F31DDB">
      <w:pPr>
        <w:shd w:val="clear" w:color="auto" w:fill="FFF2CC" w:themeFill="accent4" w:themeFillTint="33"/>
        <w:autoSpaceDE w:val="0"/>
        <w:autoSpaceDN w:val="0"/>
        <w:adjustRightInd w:val="0"/>
        <w:rPr>
          <w:del w:id="2249" w:author="רינת אביטל" w:date="2022-05-10T10:35:00Z"/>
          <w:rFonts w:ascii="Consolas" w:eastAsiaTheme="minorEastAsia" w:hAnsi="Consolas" w:cs="Consolas"/>
          <w:color w:val="000000"/>
          <w:sz w:val="16"/>
          <w:szCs w:val="16"/>
        </w:rPr>
      </w:pPr>
      <w:del w:id="2250" w:author="רינת אביטל" w:date="2022-05-10T10:35:00Z">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00FF"/>
            <w:sz w:val="16"/>
            <w:szCs w:val="16"/>
          </w:rPr>
          <w:delText>if</w:delText>
        </w:r>
        <w:r w:rsidDel="001E27F4">
          <w:rPr>
            <w:rFonts w:ascii="Consolas" w:eastAsiaTheme="minorEastAsia" w:hAnsi="Consolas" w:cs="Consolas"/>
            <w:color w:val="000000"/>
            <w:sz w:val="16"/>
            <w:szCs w:val="16"/>
          </w:rPr>
          <w:delText>(b==</w:delText>
        </w:r>
        <w:r w:rsidDel="001E27F4">
          <w:rPr>
            <w:rFonts w:ascii="Consolas" w:eastAsiaTheme="minorEastAsia" w:hAnsi="Consolas" w:cs="Consolas"/>
            <w:color w:val="0000FF"/>
            <w:sz w:val="16"/>
            <w:szCs w:val="16"/>
          </w:rPr>
          <w:delText>null</w:delText>
        </w:r>
        <w:r w:rsidDel="001E27F4">
          <w:rPr>
            <w:rFonts w:ascii="Consolas" w:eastAsiaTheme="minorEastAsia" w:hAnsi="Consolas" w:cs="Consolas"/>
            <w:color w:val="000000"/>
            <w:sz w:val="16"/>
            <w:szCs w:val="16"/>
          </w:rPr>
          <w:delText xml:space="preserve">) b = </w:delText>
        </w:r>
        <w:r w:rsidDel="001E27F4">
          <w:rPr>
            <w:rFonts w:ascii="Consolas" w:eastAsiaTheme="minorEastAsia" w:hAnsi="Consolas" w:cs="Consolas"/>
            <w:color w:val="0000FF"/>
            <w:sz w:val="16"/>
            <w:szCs w:val="16"/>
          </w:rPr>
          <w:delText>new</w:delText>
        </w:r>
        <w:r w:rsidDel="001E27F4">
          <w:rPr>
            <w:rFonts w:ascii="Consolas" w:eastAsiaTheme="minorEastAsia" w:hAnsi="Consolas" w:cs="Consolas"/>
            <w:color w:val="000000"/>
            <w:sz w:val="16"/>
            <w:szCs w:val="16"/>
          </w:rPr>
          <w:delText xml:space="preserve"> dtoStand() { P1 = pStart, P2 = pStart };</w:delText>
        </w:r>
      </w:del>
    </w:p>
    <w:p w14:paraId="448190A7" w14:textId="06B476A9" w:rsidR="00BD575D" w:rsidDel="001E27F4" w:rsidRDefault="00F31DDB">
      <w:pPr>
        <w:shd w:val="clear" w:color="auto" w:fill="FFF2CC" w:themeFill="accent4" w:themeFillTint="33"/>
        <w:autoSpaceDE w:val="0"/>
        <w:autoSpaceDN w:val="0"/>
        <w:adjustRightInd w:val="0"/>
        <w:rPr>
          <w:del w:id="2251" w:author="רינת אביטל" w:date="2022-05-10T10:35:00Z"/>
          <w:rFonts w:ascii="Consolas" w:eastAsiaTheme="minorEastAsia" w:hAnsi="Consolas" w:cs="Consolas"/>
          <w:color w:val="000000"/>
          <w:sz w:val="16"/>
          <w:szCs w:val="16"/>
        </w:rPr>
      </w:pPr>
      <w:del w:id="2252" w:author="רינת אביטל" w:date="2022-05-10T10:35:00Z">
        <w:r w:rsidDel="001E27F4">
          <w:rPr>
            <w:rFonts w:ascii="Consolas" w:eastAsiaTheme="minorEastAsia" w:hAnsi="Consolas" w:cs="Consolas"/>
            <w:color w:val="000000"/>
            <w:sz w:val="16"/>
            <w:szCs w:val="16"/>
          </w:rPr>
          <w:delText xml:space="preserve">                 }</w:delText>
        </w:r>
      </w:del>
    </w:p>
    <w:p w14:paraId="3997220C" w14:textId="1D6BAB15" w:rsidR="00BD575D" w:rsidDel="001E27F4" w:rsidRDefault="00F31DDB">
      <w:pPr>
        <w:shd w:val="clear" w:color="auto" w:fill="FFF2CC" w:themeFill="accent4" w:themeFillTint="33"/>
        <w:autoSpaceDE w:val="0"/>
        <w:autoSpaceDN w:val="0"/>
        <w:adjustRightInd w:val="0"/>
        <w:rPr>
          <w:del w:id="2253" w:author="רינת אביטל" w:date="2022-05-10T10:35:00Z"/>
          <w:rFonts w:ascii="Consolas" w:eastAsiaTheme="minorEastAsia" w:hAnsi="Consolas" w:cs="Consolas"/>
          <w:color w:val="000000"/>
          <w:sz w:val="16"/>
          <w:szCs w:val="16"/>
        </w:rPr>
      </w:pPr>
      <w:del w:id="2254" w:author="רינת אביטל" w:date="2022-05-10T10:35:00Z">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8000"/>
            <w:sz w:val="16"/>
            <w:szCs w:val="16"/>
          </w:rPr>
          <w:delText>//</w:delText>
        </w:r>
        <w:r w:rsidDel="001E27F4">
          <w:rPr>
            <w:rFonts w:ascii="Consolas" w:eastAsiaTheme="minorEastAsia" w:hAnsi="Consolas"/>
            <w:color w:val="008000"/>
            <w:sz w:val="16"/>
            <w:szCs w:val="16"/>
            <w:rtl/>
          </w:rPr>
          <w:delText>אם</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זה</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מנקודות</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הסיום</w:delText>
        </w:r>
      </w:del>
    </w:p>
    <w:p w14:paraId="76020152" w14:textId="6456FC44" w:rsidR="00BD575D" w:rsidDel="001E27F4" w:rsidRDefault="00F31DDB">
      <w:pPr>
        <w:shd w:val="clear" w:color="auto" w:fill="FFF2CC" w:themeFill="accent4" w:themeFillTint="33"/>
        <w:autoSpaceDE w:val="0"/>
        <w:autoSpaceDN w:val="0"/>
        <w:adjustRightInd w:val="0"/>
        <w:rPr>
          <w:del w:id="2255" w:author="רינת אביטל" w:date="2022-05-10T10:35:00Z"/>
          <w:rFonts w:ascii="Consolas" w:eastAsiaTheme="minorEastAsia" w:hAnsi="Consolas" w:cs="Consolas"/>
          <w:color w:val="000000"/>
          <w:sz w:val="16"/>
          <w:szCs w:val="16"/>
        </w:rPr>
      </w:pPr>
      <w:del w:id="2256" w:author="רינת אביטל" w:date="2022-05-10T10:35:00Z">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00FF"/>
            <w:sz w:val="16"/>
            <w:szCs w:val="16"/>
          </w:rPr>
          <w:delText>else</w:delText>
        </w:r>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00FF"/>
            <w:sz w:val="16"/>
            <w:szCs w:val="16"/>
          </w:rPr>
          <w:delText>if</w:delText>
        </w:r>
        <w:r w:rsidDel="001E27F4">
          <w:rPr>
            <w:rFonts w:ascii="Consolas" w:eastAsiaTheme="minorEastAsia" w:hAnsi="Consolas" w:cs="Consolas"/>
            <w:color w:val="000000"/>
            <w:sz w:val="16"/>
            <w:szCs w:val="16"/>
          </w:rPr>
          <w:delText>(i &gt;= lenBig - numCashes &amp;&amp; i &lt; lenBig)</w:delText>
        </w:r>
      </w:del>
    </w:p>
    <w:p w14:paraId="45F99442" w14:textId="629C00EF" w:rsidR="00BD575D" w:rsidDel="001E27F4" w:rsidRDefault="00F31DDB">
      <w:pPr>
        <w:shd w:val="clear" w:color="auto" w:fill="FFF2CC" w:themeFill="accent4" w:themeFillTint="33"/>
        <w:autoSpaceDE w:val="0"/>
        <w:autoSpaceDN w:val="0"/>
        <w:adjustRightInd w:val="0"/>
        <w:rPr>
          <w:del w:id="2257" w:author="רינת אביטל" w:date="2022-05-10T10:35:00Z"/>
          <w:rFonts w:ascii="Consolas" w:eastAsiaTheme="minorEastAsia" w:hAnsi="Consolas" w:cs="Consolas"/>
          <w:color w:val="000000"/>
          <w:sz w:val="16"/>
          <w:szCs w:val="16"/>
        </w:rPr>
      </w:pPr>
      <w:del w:id="2258" w:author="רינת אביטל" w:date="2022-05-10T10:35:00Z">
        <w:r w:rsidDel="001E27F4">
          <w:rPr>
            <w:rFonts w:ascii="Consolas" w:eastAsiaTheme="minorEastAsia" w:hAnsi="Consolas" w:cs="Consolas"/>
            <w:color w:val="000000"/>
            <w:sz w:val="16"/>
            <w:szCs w:val="16"/>
          </w:rPr>
          <w:delText xml:space="preserve">                 {</w:delText>
        </w:r>
      </w:del>
    </w:p>
    <w:p w14:paraId="12B9905B" w14:textId="6FD791CA" w:rsidR="00BD575D" w:rsidDel="001E27F4" w:rsidRDefault="00F31DDB">
      <w:pPr>
        <w:shd w:val="clear" w:color="auto" w:fill="FFF2CC" w:themeFill="accent4" w:themeFillTint="33"/>
        <w:autoSpaceDE w:val="0"/>
        <w:autoSpaceDN w:val="0"/>
        <w:adjustRightInd w:val="0"/>
        <w:rPr>
          <w:del w:id="2259" w:author="רינת אביטל" w:date="2022-05-10T10:35:00Z"/>
          <w:rFonts w:ascii="Consolas" w:eastAsiaTheme="minorEastAsia" w:hAnsi="Consolas" w:cs="Consolas"/>
          <w:color w:val="000000"/>
          <w:sz w:val="16"/>
          <w:szCs w:val="16"/>
        </w:rPr>
      </w:pPr>
      <w:del w:id="2260" w:author="רינת אביטל" w:date="2022-05-10T10:35:00Z">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00FF"/>
            <w:sz w:val="16"/>
            <w:szCs w:val="16"/>
          </w:rPr>
          <w:delText>if</w:delText>
        </w:r>
        <w:r w:rsidDel="001E27F4">
          <w:rPr>
            <w:rFonts w:ascii="Consolas" w:eastAsiaTheme="minorEastAsia" w:hAnsi="Consolas" w:cs="Consolas"/>
            <w:color w:val="000000"/>
            <w:sz w:val="16"/>
            <w:szCs w:val="16"/>
          </w:rPr>
          <w:delText xml:space="preserve"> (a == </w:delText>
        </w:r>
        <w:r w:rsidDel="001E27F4">
          <w:rPr>
            <w:rFonts w:ascii="Consolas" w:eastAsiaTheme="minorEastAsia" w:hAnsi="Consolas" w:cs="Consolas"/>
            <w:color w:val="0000FF"/>
            <w:sz w:val="16"/>
            <w:szCs w:val="16"/>
          </w:rPr>
          <w:delText>null</w:delText>
        </w:r>
        <w:r w:rsidDel="001E27F4">
          <w:rPr>
            <w:rFonts w:ascii="Consolas" w:eastAsiaTheme="minorEastAsia" w:hAnsi="Consolas" w:cs="Consolas"/>
            <w:color w:val="000000"/>
            <w:sz w:val="16"/>
            <w:szCs w:val="16"/>
          </w:rPr>
          <w:delText>)</w:delText>
        </w:r>
      </w:del>
    </w:p>
    <w:p w14:paraId="73E3A781" w14:textId="0A42036F" w:rsidR="00BD575D" w:rsidDel="001E27F4" w:rsidRDefault="00F31DDB">
      <w:pPr>
        <w:shd w:val="clear" w:color="auto" w:fill="FFF2CC" w:themeFill="accent4" w:themeFillTint="33"/>
        <w:autoSpaceDE w:val="0"/>
        <w:autoSpaceDN w:val="0"/>
        <w:adjustRightInd w:val="0"/>
        <w:rPr>
          <w:del w:id="2261" w:author="רינת אביטל" w:date="2022-05-10T10:35:00Z"/>
          <w:rFonts w:ascii="Consolas" w:eastAsiaTheme="minorEastAsia" w:hAnsi="Consolas" w:cs="Consolas"/>
          <w:color w:val="000000"/>
          <w:sz w:val="16"/>
          <w:szCs w:val="16"/>
        </w:rPr>
      </w:pPr>
      <w:del w:id="2262" w:author="רינת אביטל" w:date="2022-05-10T10:35:00Z">
        <w:r w:rsidDel="001E27F4">
          <w:rPr>
            <w:rFonts w:ascii="Consolas" w:eastAsiaTheme="minorEastAsia" w:hAnsi="Consolas" w:cs="Consolas"/>
            <w:color w:val="000000"/>
            <w:sz w:val="16"/>
            <w:szCs w:val="16"/>
          </w:rPr>
          <w:delText xml:space="preserve">                         a = Converts.ToDtoWall(cashes[i - lenBig + numCashes]);</w:delText>
        </w:r>
      </w:del>
    </w:p>
    <w:p w14:paraId="7F9E05C2" w14:textId="74B637B5" w:rsidR="00BD575D" w:rsidDel="001E27F4" w:rsidRDefault="00F31DDB">
      <w:pPr>
        <w:shd w:val="clear" w:color="auto" w:fill="FFF2CC" w:themeFill="accent4" w:themeFillTint="33"/>
        <w:autoSpaceDE w:val="0"/>
        <w:autoSpaceDN w:val="0"/>
        <w:adjustRightInd w:val="0"/>
        <w:rPr>
          <w:del w:id="2263" w:author="רינת אביטל" w:date="2022-05-10T10:35:00Z"/>
          <w:rFonts w:ascii="Consolas" w:eastAsiaTheme="minorEastAsia" w:hAnsi="Consolas" w:cs="Consolas"/>
          <w:color w:val="000000"/>
          <w:sz w:val="16"/>
          <w:szCs w:val="16"/>
        </w:rPr>
      </w:pPr>
      <w:del w:id="2264" w:author="רינת אביטל" w:date="2022-05-10T10:35:00Z">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00FF"/>
            <w:sz w:val="16"/>
            <w:szCs w:val="16"/>
          </w:rPr>
          <w:delText>if</w:delText>
        </w:r>
        <w:r w:rsidDel="001E27F4">
          <w:rPr>
            <w:rFonts w:ascii="Consolas" w:eastAsiaTheme="minorEastAsia" w:hAnsi="Consolas" w:cs="Consolas"/>
            <w:color w:val="000000"/>
            <w:sz w:val="16"/>
            <w:szCs w:val="16"/>
          </w:rPr>
          <w:delText xml:space="preserve"> (b == </w:delText>
        </w:r>
        <w:r w:rsidDel="001E27F4">
          <w:rPr>
            <w:rFonts w:ascii="Consolas" w:eastAsiaTheme="minorEastAsia" w:hAnsi="Consolas" w:cs="Consolas"/>
            <w:color w:val="0000FF"/>
            <w:sz w:val="16"/>
            <w:szCs w:val="16"/>
          </w:rPr>
          <w:delText>null</w:delText>
        </w:r>
        <w:r w:rsidDel="001E27F4">
          <w:rPr>
            <w:rFonts w:ascii="Consolas" w:eastAsiaTheme="minorEastAsia" w:hAnsi="Consolas" w:cs="Consolas"/>
            <w:color w:val="000000"/>
            <w:sz w:val="16"/>
            <w:szCs w:val="16"/>
          </w:rPr>
          <w:delText>) b = Converts.ToDtoWall(cashes[j - lenBig + numCashes]);</w:delText>
        </w:r>
      </w:del>
    </w:p>
    <w:p w14:paraId="6C4FD417" w14:textId="1C594560" w:rsidR="00BD575D" w:rsidDel="001E27F4" w:rsidRDefault="00F31DDB">
      <w:pPr>
        <w:shd w:val="clear" w:color="auto" w:fill="FFF2CC" w:themeFill="accent4" w:themeFillTint="33"/>
        <w:autoSpaceDE w:val="0"/>
        <w:autoSpaceDN w:val="0"/>
        <w:adjustRightInd w:val="0"/>
        <w:rPr>
          <w:del w:id="2265" w:author="רינת אביטל" w:date="2022-05-10T10:35:00Z"/>
          <w:rFonts w:ascii="Consolas" w:eastAsiaTheme="minorEastAsia" w:hAnsi="Consolas" w:cs="Consolas"/>
          <w:color w:val="000000"/>
          <w:sz w:val="16"/>
          <w:szCs w:val="16"/>
        </w:rPr>
      </w:pPr>
      <w:del w:id="2266" w:author="רינת אביטל" w:date="2022-05-10T10:35:00Z">
        <w:r w:rsidDel="001E27F4">
          <w:rPr>
            <w:rFonts w:ascii="Consolas" w:eastAsiaTheme="minorEastAsia" w:hAnsi="Consolas" w:cs="Consolas"/>
            <w:color w:val="000000"/>
            <w:sz w:val="16"/>
            <w:szCs w:val="16"/>
          </w:rPr>
          <w:delText xml:space="preserve">                 }</w:delText>
        </w:r>
      </w:del>
    </w:p>
    <w:p w14:paraId="4D8876DB" w14:textId="27C741F4" w:rsidR="00BD575D" w:rsidDel="001E27F4" w:rsidRDefault="00BD575D">
      <w:pPr>
        <w:shd w:val="clear" w:color="auto" w:fill="FFF2CC" w:themeFill="accent4" w:themeFillTint="33"/>
        <w:autoSpaceDE w:val="0"/>
        <w:autoSpaceDN w:val="0"/>
        <w:adjustRightInd w:val="0"/>
        <w:rPr>
          <w:del w:id="2267" w:author="רינת אביטל" w:date="2022-05-10T10:35:00Z"/>
          <w:rFonts w:ascii="Consolas" w:eastAsiaTheme="minorEastAsia" w:hAnsi="Consolas" w:cs="Consolas"/>
          <w:color w:val="000000"/>
          <w:sz w:val="16"/>
          <w:szCs w:val="16"/>
        </w:rPr>
      </w:pPr>
    </w:p>
    <w:p w14:paraId="07449D2F" w14:textId="6DD08856" w:rsidR="00BD575D" w:rsidDel="001E27F4" w:rsidRDefault="00F31DDB">
      <w:pPr>
        <w:shd w:val="clear" w:color="auto" w:fill="FFF2CC" w:themeFill="accent4" w:themeFillTint="33"/>
        <w:autoSpaceDE w:val="0"/>
        <w:autoSpaceDN w:val="0"/>
        <w:adjustRightInd w:val="0"/>
        <w:rPr>
          <w:del w:id="2268" w:author="רינת אביטל" w:date="2022-05-10T10:35:00Z"/>
          <w:rFonts w:ascii="Consolas" w:eastAsiaTheme="minorEastAsia" w:hAnsi="Consolas" w:cs="Consolas"/>
          <w:color w:val="000000"/>
          <w:sz w:val="16"/>
          <w:szCs w:val="16"/>
        </w:rPr>
      </w:pPr>
      <w:del w:id="2269" w:author="רינת אביטל" w:date="2022-05-10T10:35:00Z">
        <w:r w:rsidDel="001E27F4">
          <w:rPr>
            <w:rFonts w:ascii="Consolas" w:eastAsiaTheme="minorEastAsia" w:hAnsi="Consolas" w:cs="Consolas"/>
            <w:color w:val="000000"/>
            <w:sz w:val="16"/>
            <w:szCs w:val="16"/>
          </w:rPr>
          <w:delText xml:space="preserve">             }</w:delText>
        </w:r>
      </w:del>
    </w:p>
    <w:p w14:paraId="6E4EBD95" w14:textId="709C4342" w:rsidR="00BD575D" w:rsidDel="001E27F4" w:rsidRDefault="00F31DDB">
      <w:pPr>
        <w:shd w:val="clear" w:color="auto" w:fill="FFF2CC" w:themeFill="accent4" w:themeFillTint="33"/>
        <w:autoSpaceDE w:val="0"/>
        <w:autoSpaceDN w:val="0"/>
        <w:adjustRightInd w:val="0"/>
        <w:rPr>
          <w:del w:id="2270" w:author="רינת אביטל" w:date="2022-05-10T10:35:00Z"/>
          <w:rFonts w:ascii="Consolas" w:eastAsiaTheme="minorEastAsia" w:hAnsi="Consolas" w:cs="Consolas"/>
          <w:color w:val="000000"/>
          <w:sz w:val="16"/>
          <w:szCs w:val="16"/>
        </w:rPr>
      </w:pPr>
      <w:del w:id="2271" w:author="רינת אביטל" w:date="2022-05-10T10:35:00Z">
        <w:r w:rsidDel="001E27F4">
          <w:rPr>
            <w:rFonts w:ascii="Consolas" w:eastAsiaTheme="minorEastAsia" w:hAnsi="Consolas" w:cs="Consolas"/>
            <w:color w:val="000000"/>
            <w:sz w:val="16"/>
            <w:szCs w:val="16"/>
          </w:rPr>
          <w:delText xml:space="preserve">             c.distance = UtilitiesFunctions.MinDist(a, b);</w:delText>
        </w:r>
      </w:del>
    </w:p>
    <w:p w14:paraId="5DCBEF18" w14:textId="1CB7AD38" w:rsidR="00BD575D" w:rsidDel="001E27F4" w:rsidRDefault="00F31DDB">
      <w:pPr>
        <w:shd w:val="clear" w:color="auto" w:fill="FFF2CC" w:themeFill="accent4" w:themeFillTint="33"/>
        <w:autoSpaceDE w:val="0"/>
        <w:autoSpaceDN w:val="0"/>
        <w:adjustRightInd w:val="0"/>
        <w:rPr>
          <w:del w:id="2272" w:author="רינת אביטל" w:date="2022-05-10T10:35:00Z"/>
          <w:rFonts w:ascii="Consolas" w:eastAsiaTheme="minorEastAsia" w:hAnsi="Consolas" w:cs="Consolas"/>
          <w:color w:val="000000"/>
          <w:sz w:val="16"/>
          <w:szCs w:val="16"/>
        </w:rPr>
      </w:pPr>
      <w:del w:id="2273" w:author="רינת אביטל" w:date="2022-05-10T10:35:00Z">
        <w:r w:rsidDel="001E27F4">
          <w:rPr>
            <w:rFonts w:ascii="Consolas" w:eastAsiaTheme="minorEastAsia" w:hAnsi="Consolas" w:cs="Consolas"/>
            <w:color w:val="000000"/>
            <w:sz w:val="16"/>
            <w:szCs w:val="16"/>
          </w:rPr>
          <w:delText xml:space="preserve">             BigMatrix[i, j] = c;</w:delText>
        </w:r>
      </w:del>
    </w:p>
    <w:p w14:paraId="73A05032" w14:textId="59BEAF92" w:rsidR="00BD575D" w:rsidDel="001E27F4" w:rsidRDefault="00F31DDB">
      <w:pPr>
        <w:shd w:val="clear" w:color="auto" w:fill="FFF2CC" w:themeFill="accent4" w:themeFillTint="33"/>
        <w:autoSpaceDE w:val="0"/>
        <w:autoSpaceDN w:val="0"/>
        <w:adjustRightInd w:val="0"/>
        <w:rPr>
          <w:del w:id="2274" w:author="רינת אביטל" w:date="2022-05-10T10:35:00Z"/>
          <w:rFonts w:ascii="Consolas" w:eastAsiaTheme="minorEastAsia" w:hAnsi="Consolas" w:cs="Consolas"/>
          <w:color w:val="000000"/>
          <w:sz w:val="16"/>
          <w:szCs w:val="16"/>
        </w:rPr>
      </w:pPr>
      <w:del w:id="2275" w:author="רינת אביטל" w:date="2022-05-10T10:35:00Z">
        <w:r w:rsidDel="001E27F4">
          <w:rPr>
            <w:rFonts w:ascii="Consolas" w:eastAsiaTheme="minorEastAsia" w:hAnsi="Consolas" w:cs="Consolas"/>
            <w:color w:val="000000"/>
            <w:sz w:val="16"/>
            <w:szCs w:val="16"/>
          </w:rPr>
          <w:delText xml:space="preserve">             Cell c2 = </w:delText>
        </w:r>
        <w:r w:rsidDel="001E27F4">
          <w:rPr>
            <w:rFonts w:ascii="Consolas" w:eastAsiaTheme="minorEastAsia" w:hAnsi="Consolas" w:cs="Consolas"/>
            <w:color w:val="0000FF"/>
            <w:sz w:val="16"/>
            <w:szCs w:val="16"/>
          </w:rPr>
          <w:delText>new</w:delText>
        </w:r>
        <w:r w:rsidDel="001E27F4">
          <w:rPr>
            <w:rFonts w:ascii="Consolas" w:eastAsiaTheme="minorEastAsia" w:hAnsi="Consolas" w:cs="Consolas"/>
            <w:color w:val="000000"/>
            <w:sz w:val="16"/>
            <w:szCs w:val="16"/>
          </w:rPr>
          <w:delText xml:space="preserve"> Cell() { i = j, j = i, distance = c.distance, Parent = j };</w:delText>
        </w:r>
      </w:del>
    </w:p>
    <w:p w14:paraId="68317E41" w14:textId="717172F2" w:rsidR="00BD575D" w:rsidDel="001E27F4" w:rsidRDefault="00F31DDB">
      <w:pPr>
        <w:shd w:val="clear" w:color="auto" w:fill="FFF2CC" w:themeFill="accent4" w:themeFillTint="33"/>
        <w:autoSpaceDE w:val="0"/>
        <w:autoSpaceDN w:val="0"/>
        <w:adjustRightInd w:val="0"/>
        <w:rPr>
          <w:del w:id="2276" w:author="רינת אביטל" w:date="2022-05-10T10:35:00Z"/>
          <w:rFonts w:ascii="Consolas" w:eastAsiaTheme="minorEastAsia" w:hAnsi="Consolas" w:cs="Consolas"/>
          <w:color w:val="000000"/>
          <w:sz w:val="16"/>
          <w:szCs w:val="16"/>
        </w:rPr>
      </w:pPr>
      <w:del w:id="2277" w:author="רינת אביטל" w:date="2022-05-10T10:35:00Z">
        <w:r w:rsidDel="001E27F4">
          <w:rPr>
            <w:rFonts w:ascii="Consolas" w:eastAsiaTheme="minorEastAsia" w:hAnsi="Consolas" w:cs="Consolas"/>
            <w:color w:val="000000"/>
            <w:sz w:val="16"/>
            <w:szCs w:val="16"/>
          </w:rPr>
          <w:delText xml:space="preserve">             BigMatrix[j, i] = c2;</w:delText>
        </w:r>
      </w:del>
    </w:p>
    <w:p w14:paraId="4DC579A0" w14:textId="2ACA8369" w:rsidR="00BD575D" w:rsidDel="001E27F4" w:rsidRDefault="00F31DDB">
      <w:pPr>
        <w:shd w:val="clear" w:color="auto" w:fill="FFF2CC" w:themeFill="accent4" w:themeFillTint="33"/>
        <w:autoSpaceDE w:val="0"/>
        <w:autoSpaceDN w:val="0"/>
        <w:adjustRightInd w:val="0"/>
        <w:rPr>
          <w:del w:id="2278" w:author="רינת אביטל" w:date="2022-05-10T10:35:00Z"/>
          <w:rFonts w:ascii="Consolas" w:eastAsiaTheme="minorEastAsia" w:hAnsi="Consolas" w:cs="Consolas"/>
          <w:color w:val="000000"/>
          <w:sz w:val="16"/>
          <w:szCs w:val="16"/>
        </w:rPr>
      </w:pPr>
      <w:del w:id="2279" w:author="רינת אביטל" w:date="2022-05-10T10:35:00Z">
        <w:r w:rsidDel="001E27F4">
          <w:rPr>
            <w:rFonts w:ascii="Consolas" w:eastAsiaTheme="minorEastAsia" w:hAnsi="Consolas" w:cs="Consolas"/>
            <w:color w:val="000000"/>
            <w:sz w:val="16"/>
            <w:szCs w:val="16"/>
          </w:rPr>
          <w:delText xml:space="preserve">         }</w:delText>
        </w:r>
      </w:del>
    </w:p>
    <w:p w14:paraId="2BD7CC30" w14:textId="65BE7F20" w:rsidR="00BD575D" w:rsidDel="001E27F4" w:rsidRDefault="00F31DDB">
      <w:pPr>
        <w:shd w:val="clear" w:color="auto" w:fill="FFF2CC" w:themeFill="accent4" w:themeFillTint="33"/>
        <w:autoSpaceDE w:val="0"/>
        <w:autoSpaceDN w:val="0"/>
        <w:adjustRightInd w:val="0"/>
        <w:rPr>
          <w:del w:id="2280" w:author="רינת אביטל" w:date="2022-05-10T10:35:00Z"/>
          <w:rFonts w:ascii="Consolas" w:eastAsiaTheme="minorEastAsia" w:hAnsi="Consolas" w:cs="Consolas"/>
          <w:color w:val="000000"/>
          <w:sz w:val="16"/>
          <w:szCs w:val="16"/>
        </w:rPr>
      </w:pPr>
      <w:del w:id="2281" w:author="רינת אביטל" w:date="2022-05-10T10:35:00Z">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8000"/>
            <w:sz w:val="16"/>
            <w:szCs w:val="16"/>
          </w:rPr>
          <w:delText>//</w:delText>
        </w:r>
        <w:r w:rsidDel="001E27F4">
          <w:rPr>
            <w:rFonts w:ascii="Consolas" w:eastAsiaTheme="minorEastAsia" w:hAnsi="Consolas"/>
            <w:color w:val="008000"/>
            <w:sz w:val="16"/>
            <w:szCs w:val="16"/>
            <w:rtl/>
          </w:rPr>
          <w:delText>אם</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האזורים</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אינם</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בעלי</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אותם</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hint="cs"/>
            <w:color w:val="008000"/>
            <w:sz w:val="16"/>
            <w:szCs w:val="16"/>
            <w:rtl/>
          </w:rPr>
          <w:delText>נקודות גישה</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תעבור</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על</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hint="cs"/>
            <w:color w:val="008000"/>
            <w:sz w:val="16"/>
            <w:szCs w:val="16"/>
            <w:rtl/>
          </w:rPr>
          <w:delText>נקודות הגישה</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של</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המקור</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של</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אי</w:delText>
        </w:r>
      </w:del>
    </w:p>
    <w:p w14:paraId="10C117D8" w14:textId="6CDC0895" w:rsidR="00BD575D" w:rsidDel="001E27F4" w:rsidRDefault="00F31DDB">
      <w:pPr>
        <w:shd w:val="clear" w:color="auto" w:fill="FFF2CC" w:themeFill="accent4" w:themeFillTint="33"/>
        <w:autoSpaceDE w:val="0"/>
        <w:autoSpaceDN w:val="0"/>
        <w:adjustRightInd w:val="0"/>
        <w:rPr>
          <w:del w:id="2282" w:author="רינת אביטל" w:date="2022-05-10T10:35:00Z"/>
          <w:rFonts w:ascii="Consolas" w:eastAsiaTheme="minorEastAsia" w:hAnsi="Consolas" w:cs="Consolas"/>
          <w:color w:val="000000"/>
          <w:sz w:val="16"/>
          <w:szCs w:val="16"/>
        </w:rPr>
      </w:pPr>
      <w:del w:id="2283" w:author="רינת אביטל" w:date="2022-05-10T10:35:00Z">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00FF"/>
            <w:sz w:val="16"/>
            <w:szCs w:val="16"/>
          </w:rPr>
          <w:delText>else</w:delText>
        </w:r>
      </w:del>
    </w:p>
    <w:p w14:paraId="5ABC7B1B" w14:textId="14DB3F9E" w:rsidR="00BD575D" w:rsidDel="001E27F4" w:rsidRDefault="00F31DDB">
      <w:pPr>
        <w:shd w:val="clear" w:color="auto" w:fill="FFF2CC" w:themeFill="accent4" w:themeFillTint="33"/>
        <w:autoSpaceDE w:val="0"/>
        <w:autoSpaceDN w:val="0"/>
        <w:adjustRightInd w:val="0"/>
        <w:rPr>
          <w:del w:id="2284" w:author="רינת אביטל" w:date="2022-05-10T10:35:00Z"/>
          <w:rFonts w:ascii="Consolas" w:eastAsiaTheme="minorEastAsia" w:hAnsi="Consolas" w:cs="Consolas"/>
          <w:color w:val="000000"/>
          <w:sz w:val="16"/>
          <w:szCs w:val="16"/>
        </w:rPr>
      </w:pPr>
      <w:del w:id="2285" w:author="רינת אביטל" w:date="2022-05-10T10:35:00Z">
        <w:r w:rsidDel="001E27F4">
          <w:rPr>
            <w:rFonts w:ascii="Consolas" w:eastAsiaTheme="minorEastAsia" w:hAnsi="Consolas" w:cs="Consolas"/>
            <w:color w:val="000000"/>
            <w:sz w:val="16"/>
            <w:szCs w:val="16"/>
          </w:rPr>
          <w:delText xml:space="preserve">         {</w:delText>
        </w:r>
      </w:del>
    </w:p>
    <w:p w14:paraId="0BCB9926" w14:textId="470EEB86" w:rsidR="00BD575D" w:rsidDel="001E27F4" w:rsidRDefault="00F31DDB">
      <w:pPr>
        <w:shd w:val="clear" w:color="auto" w:fill="FFF2CC" w:themeFill="accent4" w:themeFillTint="33"/>
        <w:autoSpaceDE w:val="0"/>
        <w:autoSpaceDN w:val="0"/>
        <w:adjustRightInd w:val="0"/>
        <w:rPr>
          <w:del w:id="2286" w:author="רינת אביטל" w:date="2022-05-10T10:35:00Z"/>
          <w:rFonts w:ascii="Consolas" w:eastAsiaTheme="minorEastAsia" w:hAnsi="Consolas" w:cs="Consolas"/>
          <w:color w:val="000000"/>
          <w:sz w:val="16"/>
          <w:szCs w:val="16"/>
        </w:rPr>
      </w:pPr>
      <w:del w:id="2287" w:author="רינת אביטל" w:date="2022-05-10T10:35:00Z">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00FF"/>
            <w:sz w:val="16"/>
            <w:szCs w:val="16"/>
          </w:rPr>
          <w:delText>foreach</w:delText>
        </w:r>
        <w:r w:rsidDel="001E27F4">
          <w:rPr>
            <w:rFonts w:ascii="Consolas" w:eastAsiaTheme="minorEastAsia" w:hAnsi="Consolas" w:cs="Consolas"/>
            <w:color w:val="000000"/>
            <w:sz w:val="16"/>
            <w:szCs w:val="16"/>
          </w:rPr>
          <w:delText xml:space="preserve"> (GetawayProcI_Result getway </w:delText>
        </w:r>
        <w:r w:rsidDel="001E27F4">
          <w:rPr>
            <w:rFonts w:ascii="Consolas" w:eastAsiaTheme="minorEastAsia" w:hAnsi="Consolas" w:cs="Consolas"/>
            <w:color w:val="0000FF"/>
            <w:sz w:val="16"/>
            <w:szCs w:val="16"/>
          </w:rPr>
          <w:delText>in</w:delText>
        </w:r>
        <w:r w:rsidDel="001E27F4">
          <w:rPr>
            <w:rFonts w:ascii="Consolas" w:eastAsiaTheme="minorEastAsia" w:hAnsi="Consolas" w:cs="Consolas"/>
            <w:color w:val="000000"/>
            <w:sz w:val="16"/>
            <w:szCs w:val="16"/>
          </w:rPr>
          <w:delText xml:space="preserve"> productAreaList[i – </w:delText>
        </w:r>
      </w:del>
    </w:p>
    <w:p w14:paraId="1CBEEE38" w14:textId="7F7DB802" w:rsidR="00BD575D" w:rsidDel="001E27F4" w:rsidRDefault="00F31DDB">
      <w:pPr>
        <w:shd w:val="clear" w:color="auto" w:fill="FFF2CC" w:themeFill="accent4" w:themeFillTint="33"/>
        <w:autoSpaceDE w:val="0"/>
        <w:autoSpaceDN w:val="0"/>
        <w:adjustRightInd w:val="0"/>
        <w:rPr>
          <w:del w:id="2288" w:author="רינת אביטל" w:date="2022-05-10T10:35:00Z"/>
          <w:rFonts w:ascii="Consolas" w:eastAsiaTheme="minorEastAsia" w:hAnsi="Consolas" w:cs="Consolas"/>
          <w:color w:val="000000"/>
          <w:sz w:val="16"/>
          <w:szCs w:val="16"/>
        </w:rPr>
      </w:pPr>
      <w:del w:id="2289" w:author="רינת אביטל" w:date="2022-05-10T10:35:00Z">
        <w:r w:rsidDel="001E27F4">
          <w:rPr>
            <w:rFonts w:ascii="Consolas" w:eastAsiaTheme="minorEastAsia" w:hAnsi="Consolas" w:cs="Consolas"/>
            <w:color w:val="000000"/>
            <w:sz w:val="16"/>
            <w:szCs w:val="16"/>
          </w:rPr>
          <w:delText xml:space="preserve">                                           LenBaseDistanceMatrix].Key.Getaways)</w:delText>
        </w:r>
      </w:del>
    </w:p>
    <w:p w14:paraId="63C5A2A6" w14:textId="18878AE8" w:rsidR="00BD575D" w:rsidDel="001E27F4" w:rsidRDefault="00F31DDB">
      <w:pPr>
        <w:shd w:val="clear" w:color="auto" w:fill="FFF2CC" w:themeFill="accent4" w:themeFillTint="33"/>
        <w:autoSpaceDE w:val="0"/>
        <w:autoSpaceDN w:val="0"/>
        <w:adjustRightInd w:val="0"/>
        <w:rPr>
          <w:del w:id="2290" w:author="רינת אביטל" w:date="2022-05-10T10:35:00Z"/>
          <w:rFonts w:ascii="Consolas" w:eastAsiaTheme="minorEastAsia" w:hAnsi="Consolas" w:cs="Consolas"/>
          <w:color w:val="000000"/>
          <w:sz w:val="16"/>
          <w:szCs w:val="16"/>
        </w:rPr>
      </w:pPr>
      <w:del w:id="2291" w:author="רינת אביטל" w:date="2022-05-10T10:35:00Z">
        <w:r w:rsidDel="001E27F4">
          <w:rPr>
            <w:rFonts w:ascii="Consolas" w:eastAsiaTheme="minorEastAsia" w:hAnsi="Consolas" w:cs="Consolas"/>
            <w:color w:val="000000"/>
            <w:sz w:val="16"/>
            <w:szCs w:val="16"/>
          </w:rPr>
          <w:delText xml:space="preserve">             {</w:delText>
        </w:r>
      </w:del>
    </w:p>
    <w:p w14:paraId="2FFD9F02" w14:textId="0B05D3B6" w:rsidR="00BD575D" w:rsidDel="001E27F4" w:rsidRDefault="00F31DDB">
      <w:pPr>
        <w:shd w:val="clear" w:color="auto" w:fill="FFF2CC" w:themeFill="accent4" w:themeFillTint="33"/>
        <w:autoSpaceDE w:val="0"/>
        <w:autoSpaceDN w:val="0"/>
        <w:adjustRightInd w:val="0"/>
        <w:rPr>
          <w:del w:id="2292" w:author="רינת אביטל" w:date="2022-05-10T10:35:00Z"/>
          <w:rFonts w:ascii="Consolas" w:eastAsiaTheme="minorEastAsia" w:hAnsi="Consolas" w:cs="Consolas"/>
          <w:color w:val="000000"/>
          <w:sz w:val="16"/>
          <w:szCs w:val="16"/>
        </w:rPr>
      </w:pPr>
      <w:del w:id="2293" w:author="רינת אביטל" w:date="2022-05-10T10:35:00Z">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00FF"/>
            <w:sz w:val="16"/>
            <w:szCs w:val="16"/>
          </w:rPr>
          <w:delText>if</w:delText>
        </w:r>
        <w:r w:rsidDel="001E27F4">
          <w:rPr>
            <w:rFonts w:ascii="Consolas" w:eastAsiaTheme="minorEastAsia" w:hAnsi="Consolas" w:cs="Consolas"/>
            <w:color w:val="000000"/>
            <w:sz w:val="16"/>
            <w:szCs w:val="16"/>
          </w:rPr>
          <w:delText xml:space="preserve"> (BigMatrix[j, Convert.ToInt32(getway.I)].distance + BigMatrix[i, </w:delText>
        </w:r>
      </w:del>
    </w:p>
    <w:p w14:paraId="2FC9EE5D" w14:textId="5593FE07" w:rsidR="00BD575D" w:rsidDel="001E27F4" w:rsidRDefault="00F31DDB">
      <w:pPr>
        <w:shd w:val="clear" w:color="auto" w:fill="FFF2CC" w:themeFill="accent4" w:themeFillTint="33"/>
        <w:autoSpaceDE w:val="0"/>
        <w:autoSpaceDN w:val="0"/>
        <w:adjustRightInd w:val="0"/>
        <w:rPr>
          <w:del w:id="2294" w:author="רינת אביטל" w:date="2022-05-10T10:35:00Z"/>
          <w:rFonts w:ascii="Consolas" w:eastAsiaTheme="minorEastAsia" w:hAnsi="Consolas" w:cs="Consolas"/>
          <w:color w:val="000000"/>
          <w:sz w:val="16"/>
          <w:szCs w:val="16"/>
        </w:rPr>
      </w:pPr>
      <w:del w:id="2295" w:author="רינת אביטל" w:date="2022-05-10T10:35:00Z">
        <w:r w:rsidDel="001E27F4">
          <w:rPr>
            <w:rFonts w:ascii="Consolas" w:eastAsiaTheme="minorEastAsia" w:hAnsi="Consolas" w:cs="Consolas"/>
            <w:color w:val="000000"/>
            <w:sz w:val="16"/>
            <w:szCs w:val="16"/>
          </w:rPr>
          <w:delText xml:space="preserve">                                          Convert.ToInt32(getway.I)].distance &lt; min)</w:delText>
        </w:r>
      </w:del>
    </w:p>
    <w:p w14:paraId="70CA2911" w14:textId="7682CC12" w:rsidR="00BD575D" w:rsidDel="001E27F4" w:rsidRDefault="00F31DDB">
      <w:pPr>
        <w:shd w:val="clear" w:color="auto" w:fill="FFF2CC" w:themeFill="accent4" w:themeFillTint="33"/>
        <w:autoSpaceDE w:val="0"/>
        <w:autoSpaceDN w:val="0"/>
        <w:adjustRightInd w:val="0"/>
        <w:rPr>
          <w:del w:id="2296" w:author="רינת אביטל" w:date="2022-05-10T10:35:00Z"/>
          <w:rFonts w:ascii="Consolas" w:eastAsiaTheme="minorEastAsia" w:hAnsi="Consolas" w:cs="Consolas"/>
          <w:color w:val="000000"/>
          <w:sz w:val="16"/>
          <w:szCs w:val="16"/>
        </w:rPr>
      </w:pPr>
      <w:del w:id="2297" w:author="רינת אביטל" w:date="2022-05-10T10:35:00Z">
        <w:r w:rsidDel="001E27F4">
          <w:rPr>
            <w:rFonts w:ascii="Consolas" w:eastAsiaTheme="minorEastAsia" w:hAnsi="Consolas" w:cs="Consolas"/>
            <w:color w:val="000000"/>
            <w:sz w:val="16"/>
            <w:szCs w:val="16"/>
          </w:rPr>
          <w:delText xml:space="preserve">                 {</w:delText>
        </w:r>
      </w:del>
    </w:p>
    <w:p w14:paraId="169675BA" w14:textId="13DF54A3" w:rsidR="00BD575D" w:rsidDel="001E27F4" w:rsidRDefault="00F31DDB">
      <w:pPr>
        <w:shd w:val="clear" w:color="auto" w:fill="FFF2CC" w:themeFill="accent4" w:themeFillTint="33"/>
        <w:autoSpaceDE w:val="0"/>
        <w:autoSpaceDN w:val="0"/>
        <w:adjustRightInd w:val="0"/>
        <w:rPr>
          <w:del w:id="2298" w:author="רינת אביטל" w:date="2022-05-10T10:35:00Z"/>
          <w:rFonts w:ascii="Consolas" w:eastAsiaTheme="minorEastAsia" w:hAnsi="Consolas" w:cs="Consolas"/>
          <w:color w:val="000000"/>
          <w:sz w:val="16"/>
          <w:szCs w:val="16"/>
        </w:rPr>
      </w:pPr>
      <w:del w:id="2299" w:author="רינת אביטל" w:date="2022-05-10T10:35:00Z">
        <w:r w:rsidDel="001E27F4">
          <w:rPr>
            <w:rFonts w:ascii="Consolas" w:eastAsiaTheme="minorEastAsia" w:hAnsi="Consolas" w:cs="Consolas"/>
            <w:color w:val="000000"/>
            <w:sz w:val="16"/>
            <w:szCs w:val="16"/>
          </w:rPr>
          <w:delText xml:space="preserve">                     c.Parent =Convert.ToInt32( getway.I);</w:delText>
        </w:r>
      </w:del>
    </w:p>
    <w:p w14:paraId="252F207C" w14:textId="20879A12" w:rsidR="00BD575D" w:rsidDel="001E27F4" w:rsidRDefault="00F31DDB">
      <w:pPr>
        <w:shd w:val="clear" w:color="auto" w:fill="FFF2CC" w:themeFill="accent4" w:themeFillTint="33"/>
        <w:autoSpaceDE w:val="0"/>
        <w:autoSpaceDN w:val="0"/>
        <w:adjustRightInd w:val="0"/>
        <w:rPr>
          <w:del w:id="2300" w:author="רינת אביטל" w:date="2022-05-10T10:35:00Z"/>
          <w:rFonts w:ascii="Consolas" w:eastAsiaTheme="minorEastAsia" w:hAnsi="Consolas" w:cs="Consolas"/>
          <w:color w:val="000000"/>
          <w:sz w:val="16"/>
          <w:szCs w:val="16"/>
        </w:rPr>
      </w:pPr>
      <w:del w:id="2301" w:author="רינת אביטל" w:date="2022-05-10T10:35:00Z">
        <w:r w:rsidDel="001E27F4">
          <w:rPr>
            <w:rFonts w:ascii="Consolas" w:eastAsiaTheme="minorEastAsia" w:hAnsi="Consolas" w:cs="Consolas"/>
            <w:color w:val="000000"/>
            <w:sz w:val="16"/>
            <w:szCs w:val="16"/>
          </w:rPr>
          <w:delText xml:space="preserve">                     min = BigMatrix[j, Convert.ToInt32(getway.I)].distance + BigMatrix[i, </w:delText>
        </w:r>
      </w:del>
    </w:p>
    <w:p w14:paraId="1BFE0C91" w14:textId="5BA6B0DF" w:rsidR="00BD575D" w:rsidDel="001E27F4" w:rsidRDefault="00F31DDB">
      <w:pPr>
        <w:shd w:val="clear" w:color="auto" w:fill="FFF2CC" w:themeFill="accent4" w:themeFillTint="33"/>
        <w:autoSpaceDE w:val="0"/>
        <w:autoSpaceDN w:val="0"/>
        <w:adjustRightInd w:val="0"/>
        <w:rPr>
          <w:del w:id="2302" w:author="רינת אביטל" w:date="2022-05-10T10:35:00Z"/>
          <w:rFonts w:ascii="Consolas" w:eastAsiaTheme="minorEastAsia" w:hAnsi="Consolas" w:cs="Consolas"/>
          <w:color w:val="000000"/>
          <w:sz w:val="16"/>
          <w:szCs w:val="16"/>
        </w:rPr>
      </w:pPr>
      <w:del w:id="2303" w:author="רינת אביטל" w:date="2022-05-10T10:35:00Z">
        <w:r w:rsidDel="001E27F4">
          <w:rPr>
            <w:rFonts w:ascii="Consolas" w:eastAsiaTheme="minorEastAsia" w:hAnsi="Consolas" w:cs="Consolas"/>
            <w:color w:val="000000"/>
            <w:sz w:val="16"/>
            <w:szCs w:val="16"/>
          </w:rPr>
          <w:delText xml:space="preserve">                                                      Convert.ToInt32(getway.I)].distance;</w:delText>
        </w:r>
      </w:del>
    </w:p>
    <w:p w14:paraId="7C34D024" w14:textId="3000F411" w:rsidR="00BD575D" w:rsidDel="001E27F4" w:rsidRDefault="00F31DDB">
      <w:pPr>
        <w:shd w:val="clear" w:color="auto" w:fill="FFF2CC" w:themeFill="accent4" w:themeFillTint="33"/>
        <w:autoSpaceDE w:val="0"/>
        <w:autoSpaceDN w:val="0"/>
        <w:adjustRightInd w:val="0"/>
        <w:rPr>
          <w:del w:id="2304" w:author="רינת אביטל" w:date="2022-05-10T10:35:00Z"/>
          <w:rFonts w:ascii="Consolas" w:eastAsiaTheme="minorEastAsia" w:hAnsi="Consolas" w:cs="Consolas"/>
          <w:color w:val="000000"/>
          <w:sz w:val="16"/>
          <w:szCs w:val="16"/>
        </w:rPr>
      </w:pPr>
      <w:del w:id="2305" w:author="רינת אביטל" w:date="2022-05-10T10:35:00Z">
        <w:r w:rsidDel="001E27F4">
          <w:rPr>
            <w:rFonts w:ascii="Consolas" w:eastAsiaTheme="minorEastAsia" w:hAnsi="Consolas" w:cs="Consolas"/>
            <w:color w:val="000000"/>
            <w:sz w:val="16"/>
            <w:szCs w:val="16"/>
          </w:rPr>
          <w:delText xml:space="preserve">                     c.distance = min;</w:delText>
        </w:r>
      </w:del>
    </w:p>
    <w:p w14:paraId="1122017F" w14:textId="25F597EF" w:rsidR="00BD575D" w:rsidDel="001E27F4" w:rsidRDefault="00F31DDB">
      <w:pPr>
        <w:shd w:val="clear" w:color="auto" w:fill="FFF2CC" w:themeFill="accent4" w:themeFillTint="33"/>
        <w:autoSpaceDE w:val="0"/>
        <w:autoSpaceDN w:val="0"/>
        <w:adjustRightInd w:val="0"/>
        <w:rPr>
          <w:del w:id="2306" w:author="רינת אביטל" w:date="2022-05-10T10:35:00Z"/>
          <w:rFonts w:ascii="Consolas" w:eastAsiaTheme="minorEastAsia" w:hAnsi="Consolas" w:cs="Consolas"/>
          <w:color w:val="000000"/>
          <w:sz w:val="16"/>
          <w:szCs w:val="16"/>
        </w:rPr>
      </w:pPr>
      <w:del w:id="2307" w:author="רינת אביטל" w:date="2022-05-10T10:35:00Z">
        <w:r w:rsidDel="001E27F4">
          <w:rPr>
            <w:rFonts w:ascii="Consolas" w:eastAsiaTheme="minorEastAsia" w:hAnsi="Consolas" w:cs="Consolas"/>
            <w:color w:val="000000"/>
            <w:sz w:val="16"/>
            <w:szCs w:val="16"/>
          </w:rPr>
          <w:delText xml:space="preserve">                 }</w:delText>
        </w:r>
      </w:del>
    </w:p>
    <w:p w14:paraId="60A027E5" w14:textId="79C0DA8F" w:rsidR="00BD575D" w:rsidDel="001E27F4" w:rsidRDefault="00F31DDB">
      <w:pPr>
        <w:shd w:val="clear" w:color="auto" w:fill="FFF2CC" w:themeFill="accent4" w:themeFillTint="33"/>
        <w:autoSpaceDE w:val="0"/>
        <w:autoSpaceDN w:val="0"/>
        <w:adjustRightInd w:val="0"/>
        <w:rPr>
          <w:del w:id="2308" w:author="רינת אביטל" w:date="2022-05-10T10:35:00Z"/>
          <w:rFonts w:ascii="Consolas" w:eastAsiaTheme="minorEastAsia" w:hAnsi="Consolas" w:cs="Consolas"/>
          <w:color w:val="000000"/>
          <w:sz w:val="16"/>
          <w:szCs w:val="16"/>
        </w:rPr>
      </w:pPr>
      <w:del w:id="2309" w:author="רינת אביטל" w:date="2022-05-10T10:35:00Z">
        <w:r w:rsidDel="001E27F4">
          <w:rPr>
            <w:rFonts w:ascii="Consolas" w:eastAsiaTheme="minorEastAsia" w:hAnsi="Consolas" w:cs="Consolas"/>
            <w:color w:val="000000"/>
            <w:sz w:val="16"/>
            <w:szCs w:val="16"/>
          </w:rPr>
          <w:delText xml:space="preserve">             }</w:delText>
        </w:r>
      </w:del>
    </w:p>
    <w:p w14:paraId="7B277652" w14:textId="325FA8AD" w:rsidR="00BD575D" w:rsidDel="001E27F4" w:rsidRDefault="00F31DDB">
      <w:pPr>
        <w:shd w:val="clear" w:color="auto" w:fill="FFF2CC" w:themeFill="accent4" w:themeFillTint="33"/>
        <w:autoSpaceDE w:val="0"/>
        <w:autoSpaceDN w:val="0"/>
        <w:adjustRightInd w:val="0"/>
        <w:rPr>
          <w:del w:id="2310" w:author="רינת אביטל" w:date="2022-05-10T10:35:00Z"/>
          <w:rFonts w:ascii="Consolas" w:eastAsiaTheme="minorEastAsia" w:hAnsi="Consolas" w:cs="Consolas"/>
          <w:color w:val="000000"/>
          <w:sz w:val="16"/>
          <w:szCs w:val="16"/>
        </w:rPr>
      </w:pPr>
      <w:del w:id="2311" w:author="רינת אביטל" w:date="2022-05-10T10:35:00Z">
        <w:r w:rsidDel="001E27F4">
          <w:rPr>
            <w:rFonts w:ascii="Consolas" w:eastAsiaTheme="minorEastAsia" w:hAnsi="Consolas" w:cs="Consolas"/>
            <w:color w:val="000000"/>
            <w:sz w:val="16"/>
            <w:szCs w:val="16"/>
          </w:rPr>
          <w:delText xml:space="preserve">             BigMatrix[i, j] = c;</w:delText>
        </w:r>
      </w:del>
    </w:p>
    <w:p w14:paraId="33F32AD7" w14:textId="066DB0E6" w:rsidR="00BD575D" w:rsidDel="001E27F4" w:rsidRDefault="00F31DDB">
      <w:pPr>
        <w:shd w:val="clear" w:color="auto" w:fill="FFF2CC" w:themeFill="accent4" w:themeFillTint="33"/>
        <w:autoSpaceDE w:val="0"/>
        <w:autoSpaceDN w:val="0"/>
        <w:adjustRightInd w:val="0"/>
        <w:rPr>
          <w:del w:id="2312" w:author="רינת אביטל" w:date="2022-05-10T10:35:00Z"/>
          <w:rFonts w:ascii="Consolas" w:eastAsiaTheme="minorEastAsia" w:hAnsi="Consolas" w:cs="Consolas"/>
          <w:color w:val="000000"/>
          <w:sz w:val="16"/>
          <w:szCs w:val="16"/>
        </w:rPr>
      </w:pPr>
      <w:del w:id="2313" w:author="רינת אביטל" w:date="2022-05-10T10:35:00Z">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8000"/>
            <w:sz w:val="16"/>
            <w:szCs w:val="16"/>
          </w:rPr>
          <w:delText>//</w:delText>
        </w:r>
        <w:r w:rsidDel="001E27F4">
          <w:rPr>
            <w:rFonts w:ascii="Consolas" w:eastAsiaTheme="minorEastAsia" w:hAnsi="Consolas"/>
            <w:color w:val="008000"/>
            <w:sz w:val="16"/>
            <w:szCs w:val="16"/>
            <w:rtl/>
          </w:rPr>
          <w:delText>לצד</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המקביל</w:delText>
        </w:r>
      </w:del>
    </w:p>
    <w:p w14:paraId="12BF481C" w14:textId="21847DE4" w:rsidR="00BD575D" w:rsidDel="001E27F4" w:rsidRDefault="00F31DDB">
      <w:pPr>
        <w:shd w:val="clear" w:color="auto" w:fill="FFF2CC" w:themeFill="accent4" w:themeFillTint="33"/>
        <w:autoSpaceDE w:val="0"/>
        <w:autoSpaceDN w:val="0"/>
        <w:adjustRightInd w:val="0"/>
        <w:rPr>
          <w:del w:id="2314" w:author="רינת אביטל" w:date="2022-05-10T10:35:00Z"/>
          <w:rFonts w:ascii="Consolas" w:eastAsiaTheme="minorEastAsia" w:hAnsi="Consolas" w:cs="Consolas"/>
          <w:color w:val="000000"/>
          <w:sz w:val="16"/>
          <w:szCs w:val="16"/>
        </w:rPr>
      </w:pPr>
      <w:del w:id="2315" w:author="רינת אביטל" w:date="2022-05-10T10:35:00Z">
        <w:r w:rsidDel="001E27F4">
          <w:rPr>
            <w:rFonts w:ascii="Consolas" w:eastAsiaTheme="minorEastAsia" w:hAnsi="Consolas" w:cs="Consolas"/>
            <w:color w:val="000000"/>
            <w:sz w:val="16"/>
            <w:szCs w:val="16"/>
          </w:rPr>
          <w:delText xml:space="preserve">             Cell c2 = </w:delText>
        </w:r>
        <w:r w:rsidDel="001E27F4">
          <w:rPr>
            <w:rFonts w:ascii="Consolas" w:eastAsiaTheme="minorEastAsia" w:hAnsi="Consolas" w:cs="Consolas"/>
            <w:color w:val="0000FF"/>
            <w:sz w:val="16"/>
            <w:szCs w:val="16"/>
          </w:rPr>
          <w:delText>new</w:delText>
        </w:r>
        <w:r w:rsidDel="001E27F4">
          <w:rPr>
            <w:rFonts w:ascii="Consolas" w:eastAsiaTheme="minorEastAsia" w:hAnsi="Consolas" w:cs="Consolas"/>
            <w:color w:val="000000"/>
            <w:sz w:val="16"/>
            <w:szCs w:val="16"/>
          </w:rPr>
          <w:delText xml:space="preserve"> Cell() { i = j, j = i, distance = c.distance, Parent = c.Parent };</w:delText>
        </w:r>
      </w:del>
    </w:p>
    <w:p w14:paraId="4F3E1105" w14:textId="593095A8" w:rsidR="00BD575D" w:rsidDel="001E27F4" w:rsidRDefault="00F31DDB">
      <w:pPr>
        <w:shd w:val="clear" w:color="auto" w:fill="FFF2CC" w:themeFill="accent4" w:themeFillTint="33"/>
        <w:autoSpaceDE w:val="0"/>
        <w:autoSpaceDN w:val="0"/>
        <w:adjustRightInd w:val="0"/>
        <w:rPr>
          <w:del w:id="2316" w:author="רינת אביטל" w:date="2022-05-10T10:35:00Z"/>
          <w:rFonts w:ascii="Consolas" w:eastAsiaTheme="minorEastAsia" w:hAnsi="Consolas" w:cs="Consolas"/>
          <w:color w:val="000000"/>
          <w:sz w:val="16"/>
          <w:szCs w:val="16"/>
        </w:rPr>
      </w:pPr>
      <w:del w:id="2317" w:author="רינת אביטל" w:date="2022-05-10T10:35:00Z">
        <w:r w:rsidDel="001E27F4">
          <w:rPr>
            <w:rFonts w:ascii="Consolas" w:eastAsiaTheme="minorEastAsia" w:hAnsi="Consolas" w:cs="Consolas"/>
            <w:color w:val="000000"/>
            <w:sz w:val="16"/>
            <w:szCs w:val="16"/>
          </w:rPr>
          <w:delText xml:space="preserve">             BigMatrix[j, i] = c2;</w:delText>
        </w:r>
      </w:del>
    </w:p>
    <w:p w14:paraId="1B1FC529" w14:textId="2D1F66A7" w:rsidR="00BD575D" w:rsidDel="001E27F4" w:rsidRDefault="00F31DDB">
      <w:pPr>
        <w:shd w:val="clear" w:color="auto" w:fill="FFF2CC" w:themeFill="accent4" w:themeFillTint="33"/>
        <w:autoSpaceDE w:val="0"/>
        <w:autoSpaceDN w:val="0"/>
        <w:adjustRightInd w:val="0"/>
        <w:rPr>
          <w:del w:id="2318" w:author="רינת אביטל" w:date="2022-05-10T10:35:00Z"/>
          <w:rFonts w:ascii="Consolas" w:eastAsiaTheme="minorEastAsia" w:hAnsi="Consolas" w:cs="Consolas"/>
          <w:color w:val="000000"/>
          <w:sz w:val="16"/>
          <w:szCs w:val="16"/>
        </w:rPr>
      </w:pPr>
      <w:del w:id="2319" w:author="רינת אביטל" w:date="2022-05-10T10:35:00Z">
        <w:r w:rsidDel="001E27F4">
          <w:rPr>
            <w:rFonts w:ascii="Consolas" w:eastAsiaTheme="minorEastAsia" w:hAnsi="Consolas" w:cs="Consolas"/>
            <w:color w:val="000000"/>
            <w:sz w:val="16"/>
            <w:szCs w:val="16"/>
          </w:rPr>
          <w:delText xml:space="preserve">         }</w:delText>
        </w:r>
      </w:del>
    </w:p>
    <w:p w14:paraId="2CDB6F4B" w14:textId="28B1CD17" w:rsidR="00BD575D" w:rsidDel="001E27F4" w:rsidRDefault="00BD575D">
      <w:pPr>
        <w:shd w:val="clear" w:color="auto" w:fill="FFF2CC" w:themeFill="accent4" w:themeFillTint="33"/>
        <w:autoSpaceDE w:val="0"/>
        <w:autoSpaceDN w:val="0"/>
        <w:adjustRightInd w:val="0"/>
        <w:rPr>
          <w:del w:id="2320" w:author="רינת אביטל" w:date="2022-05-10T10:35:00Z"/>
          <w:rFonts w:ascii="Consolas" w:eastAsiaTheme="minorEastAsia" w:hAnsi="Consolas" w:cs="Consolas"/>
          <w:color w:val="000000"/>
          <w:sz w:val="16"/>
          <w:szCs w:val="16"/>
        </w:rPr>
      </w:pPr>
    </w:p>
    <w:p w14:paraId="794948F7" w14:textId="04F04FB6" w:rsidR="00BD575D" w:rsidDel="001E27F4" w:rsidRDefault="00F31DDB">
      <w:pPr>
        <w:shd w:val="clear" w:color="auto" w:fill="FFF2CC" w:themeFill="accent4" w:themeFillTint="33"/>
        <w:autoSpaceDE w:val="0"/>
        <w:autoSpaceDN w:val="0"/>
        <w:adjustRightInd w:val="0"/>
        <w:rPr>
          <w:del w:id="2321" w:author="רינת אביטל" w:date="2022-05-10T10:35:00Z"/>
          <w:rFonts w:ascii="Consolas" w:eastAsiaTheme="minorEastAsia" w:hAnsi="Consolas" w:cs="Consolas"/>
          <w:color w:val="000000"/>
          <w:sz w:val="16"/>
          <w:szCs w:val="16"/>
        </w:rPr>
      </w:pPr>
      <w:del w:id="2322" w:author="רינת אביטל" w:date="2022-05-10T10:35:00Z">
        <w:r w:rsidDel="001E27F4">
          <w:rPr>
            <w:rFonts w:ascii="Consolas" w:eastAsiaTheme="minorEastAsia" w:hAnsi="Consolas" w:cs="Consolas"/>
            <w:color w:val="000000"/>
            <w:sz w:val="16"/>
            <w:szCs w:val="16"/>
          </w:rPr>
          <w:delText xml:space="preserve">     }</w:delText>
        </w:r>
      </w:del>
    </w:p>
    <w:p w14:paraId="0B8118D4" w14:textId="25971E43" w:rsidR="00BD575D" w:rsidDel="001E27F4" w:rsidRDefault="00F31DDB">
      <w:pPr>
        <w:shd w:val="clear" w:color="auto" w:fill="FFF2CC" w:themeFill="accent4" w:themeFillTint="33"/>
        <w:autoSpaceDE w:val="0"/>
        <w:autoSpaceDN w:val="0"/>
        <w:adjustRightInd w:val="0"/>
        <w:rPr>
          <w:del w:id="2323" w:author="רינת אביטל" w:date="2022-05-10T10:35:00Z"/>
          <w:rFonts w:ascii="Consolas" w:eastAsiaTheme="minorEastAsia" w:hAnsi="Consolas" w:cs="Consolas"/>
          <w:color w:val="000000"/>
          <w:sz w:val="16"/>
          <w:szCs w:val="16"/>
        </w:rPr>
      </w:pPr>
      <w:del w:id="2324" w:author="רינת אביטל" w:date="2022-05-10T10:35:00Z">
        <w:r w:rsidDel="001E27F4">
          <w:rPr>
            <w:rFonts w:ascii="Consolas" w:eastAsiaTheme="minorEastAsia" w:hAnsi="Consolas" w:cs="Consolas"/>
            <w:color w:val="000000"/>
            <w:sz w:val="16"/>
            <w:szCs w:val="16"/>
          </w:rPr>
          <w:delText xml:space="preserve"> }</w:delText>
        </w:r>
      </w:del>
    </w:p>
    <w:p w14:paraId="72A24279" w14:textId="4A602E0D" w:rsidR="00BD575D" w:rsidDel="001E27F4" w:rsidRDefault="00F31DDB">
      <w:pPr>
        <w:shd w:val="clear" w:color="auto" w:fill="FFF2CC" w:themeFill="accent4" w:themeFillTint="33"/>
        <w:autoSpaceDE w:val="0"/>
        <w:autoSpaceDN w:val="0"/>
        <w:adjustRightInd w:val="0"/>
        <w:rPr>
          <w:del w:id="2325" w:author="רינת אביטל" w:date="2022-05-10T10:35:00Z"/>
          <w:rFonts w:ascii="Consolas" w:eastAsiaTheme="minorEastAsia" w:hAnsi="Consolas" w:cs="Consolas"/>
          <w:color w:val="000000"/>
          <w:sz w:val="16"/>
          <w:szCs w:val="16"/>
        </w:rPr>
      </w:pPr>
      <w:del w:id="2326" w:author="רינת אביטל" w:date="2022-05-10T10:35:00Z">
        <w:r w:rsidDel="001E27F4">
          <w:rPr>
            <w:rFonts w:ascii="Consolas" w:eastAsiaTheme="minorEastAsia" w:hAnsi="Consolas" w:cs="Consolas"/>
            <w:color w:val="000000"/>
            <w:sz w:val="16"/>
            <w:szCs w:val="16"/>
          </w:rPr>
          <w:delText>}</w:delText>
        </w:r>
      </w:del>
    </w:p>
    <w:p w14:paraId="55DD0468" w14:textId="4CC4BE1E" w:rsidR="00BD575D" w:rsidDel="001E27F4" w:rsidRDefault="00F31DDB">
      <w:pPr>
        <w:shd w:val="clear" w:color="auto" w:fill="FFF2CC" w:themeFill="accent4" w:themeFillTint="33"/>
        <w:autoSpaceDE w:val="0"/>
        <w:autoSpaceDN w:val="0"/>
        <w:adjustRightInd w:val="0"/>
        <w:rPr>
          <w:del w:id="2327" w:author="רינת אביטל" w:date="2022-05-10T10:35:00Z"/>
          <w:rFonts w:ascii="Consolas" w:eastAsiaTheme="minorEastAsia" w:hAnsi="Consolas" w:cs="Consolas"/>
          <w:color w:val="000000"/>
          <w:sz w:val="16"/>
          <w:szCs w:val="16"/>
        </w:rPr>
      </w:pPr>
      <w:del w:id="2328" w:author="רינת אביטל" w:date="2022-05-10T10:35:00Z">
        <w:r w:rsidDel="001E27F4">
          <w:rPr>
            <w:rFonts w:ascii="Consolas" w:eastAsiaTheme="minorEastAsia" w:hAnsi="Consolas" w:cs="Consolas"/>
            <w:color w:val="0000FF"/>
            <w:sz w:val="16"/>
            <w:szCs w:val="16"/>
          </w:rPr>
          <w:delText>return</w:delText>
        </w:r>
        <w:r w:rsidDel="001E27F4">
          <w:rPr>
            <w:rFonts w:ascii="Consolas" w:eastAsiaTheme="minorEastAsia" w:hAnsi="Consolas" w:cs="Consolas"/>
            <w:color w:val="000000"/>
            <w:sz w:val="16"/>
            <w:szCs w:val="16"/>
          </w:rPr>
          <w:delText xml:space="preserve"> BigMatrix;</w:delText>
        </w:r>
      </w:del>
    </w:p>
    <w:p w14:paraId="1AFEEBB7" w14:textId="4F5EA6A3" w:rsidR="00BD575D" w:rsidDel="001E27F4" w:rsidRDefault="00F31DDB">
      <w:pPr>
        <w:shd w:val="clear" w:color="auto" w:fill="FFF2CC" w:themeFill="accent4" w:themeFillTint="33"/>
        <w:bidi/>
        <w:spacing w:after="240" w:line="360" w:lineRule="auto"/>
        <w:jc w:val="right"/>
        <w:rPr>
          <w:del w:id="2329" w:author="רינת אביטל" w:date="2022-05-10T10:35:00Z"/>
          <w:rFonts w:ascii="Tahoma" w:hAnsi="Tahoma" w:cs="Tahoma"/>
          <w:color w:val="000000" w:themeColor="text1"/>
          <w:sz w:val="16"/>
          <w:szCs w:val="16"/>
          <w:rtl/>
        </w:rPr>
      </w:pPr>
      <w:del w:id="2330" w:author="רינת אביטל" w:date="2022-05-10T10:35:00Z">
        <w:r w:rsidDel="001E27F4">
          <w:rPr>
            <w:rFonts w:ascii="Consolas" w:eastAsiaTheme="minorEastAsia" w:hAnsi="Consolas" w:cs="Consolas"/>
            <w:color w:val="000000"/>
            <w:sz w:val="16"/>
            <w:szCs w:val="16"/>
          </w:rPr>
          <w:delText xml:space="preserve"> }</w:delText>
        </w:r>
      </w:del>
    </w:p>
    <w:p w14:paraId="40A58E77" w14:textId="3965E3D8" w:rsidR="00BD575D" w:rsidDel="001E27F4" w:rsidRDefault="00F31DDB">
      <w:pPr>
        <w:bidi/>
        <w:spacing w:after="240" w:line="360" w:lineRule="auto"/>
        <w:rPr>
          <w:del w:id="2331" w:author="רינת אביטל" w:date="2022-05-10T10:35:00Z"/>
          <w:rFonts w:ascii="Tahoma" w:hAnsi="Tahoma" w:cs="Tahoma"/>
          <w:sz w:val="22"/>
          <w:szCs w:val="22"/>
          <w:rtl/>
        </w:rPr>
      </w:pPr>
      <w:del w:id="2332" w:author="רינת אביטל" w:date="2022-05-10T10:35:00Z">
        <w:r w:rsidDel="001E27F4">
          <w:rPr>
            <w:rFonts w:ascii="Tahoma" w:hAnsi="Tahoma" w:cs="Tahoma"/>
            <w:sz w:val="22"/>
            <w:szCs w:val="22"/>
            <w:rtl/>
          </w:rPr>
          <w:delText>אחר שמלאנו מרחק מכל אזור לאזורים האחרים לא נזדקק למרחקי נקודות הגישה. נשתמש רק בטבלת המרחקים של האזורים.</w:delText>
        </w:r>
      </w:del>
    </w:p>
    <w:p w14:paraId="2A5753E8" w14:textId="6FDB4D94" w:rsidR="00BD575D" w:rsidDel="001E27F4" w:rsidRDefault="00F31DDB">
      <w:pPr>
        <w:shd w:val="clear" w:color="auto" w:fill="FFC000" w:themeFill="accent4"/>
        <w:autoSpaceDE w:val="0"/>
        <w:autoSpaceDN w:val="0"/>
        <w:adjustRightInd w:val="0"/>
        <w:rPr>
          <w:del w:id="2333" w:author="רינת אביטל" w:date="2022-05-10T10:35:00Z"/>
          <w:rFonts w:ascii="Consolas" w:eastAsiaTheme="minorEastAsia" w:hAnsi="Consolas" w:cs="Consolas"/>
          <w:color w:val="000000"/>
          <w:sz w:val="19"/>
          <w:szCs w:val="19"/>
        </w:rPr>
      </w:pPr>
      <w:del w:id="2334" w:author="רינת אביטל" w:date="2022-05-10T10:35:00Z">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static</w:delText>
        </w:r>
        <w:r w:rsidDel="001E27F4">
          <w:rPr>
            <w:rFonts w:ascii="Consolas" w:eastAsiaTheme="minorEastAsia" w:hAnsi="Consolas" w:cs="Consolas"/>
            <w:color w:val="000000"/>
            <w:sz w:val="19"/>
            <w:szCs w:val="19"/>
          </w:rPr>
          <w:delText xml:space="preserve">  Cell[,] Level5CutMatrix(Cell[,] matrix,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countAreas,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matrixLen)</w:delText>
        </w:r>
      </w:del>
    </w:p>
    <w:p w14:paraId="733ABB9A" w14:textId="52758706" w:rsidR="00BD575D" w:rsidDel="001E27F4" w:rsidRDefault="00F31DDB">
      <w:pPr>
        <w:shd w:val="clear" w:color="auto" w:fill="FFF2CC" w:themeFill="accent4" w:themeFillTint="33"/>
        <w:autoSpaceDE w:val="0"/>
        <w:autoSpaceDN w:val="0"/>
        <w:adjustRightInd w:val="0"/>
        <w:rPr>
          <w:del w:id="2335" w:author="רינת אביטל" w:date="2022-05-10T10:35:00Z"/>
          <w:rFonts w:ascii="Consolas" w:eastAsiaTheme="minorEastAsia" w:hAnsi="Consolas" w:cs="Consolas"/>
          <w:color w:val="000000"/>
          <w:sz w:val="19"/>
          <w:szCs w:val="19"/>
        </w:rPr>
      </w:pPr>
      <w:del w:id="2336"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808080"/>
            <w:sz w:val="19"/>
            <w:szCs w:val="19"/>
          </w:rPr>
          <w:delText>//</w:delText>
        </w:r>
        <w:r w:rsidDel="001E27F4">
          <w:rPr>
            <w:rFonts w:ascii="Consolas" w:eastAsiaTheme="minorEastAsia" w:hAnsi="Consolas" w:cs="Consolas"/>
            <w:color w:val="000000"/>
            <w:sz w:val="19"/>
            <w:szCs w:val="19"/>
          </w:rPr>
          <w:delText xml:space="preserve">function level5  </w:delText>
        </w:r>
        <w:r w:rsidDel="001E27F4">
          <w:rPr>
            <w:rFonts w:ascii="Consolas" w:eastAsiaTheme="minorEastAsia" w:hAnsi="Consolas"/>
            <w:color w:val="000000"/>
            <w:sz w:val="19"/>
            <w:szCs w:val="19"/>
            <w:rtl/>
          </w:rPr>
          <w:delText>צור</w:delText>
        </w:r>
        <w:r w:rsidDel="001E27F4">
          <w:rPr>
            <w:rFonts w:ascii="Consolas" w:eastAsiaTheme="minorEastAsia" w:hAnsi="Consolas" w:cs="Consolas"/>
            <w:color w:val="000000"/>
            <w:sz w:val="19"/>
            <w:szCs w:val="19"/>
            <w:rtl/>
          </w:rPr>
          <w:delText xml:space="preserve"> </w:delText>
        </w:r>
        <w:r w:rsidDel="001E27F4">
          <w:rPr>
            <w:rFonts w:ascii="Consolas" w:eastAsiaTheme="minorEastAsia" w:hAnsi="Consolas"/>
            <w:color w:val="000000"/>
            <w:sz w:val="19"/>
            <w:szCs w:val="19"/>
            <w:rtl/>
          </w:rPr>
          <w:delText>מטריצת</w:delText>
        </w:r>
        <w:r w:rsidDel="001E27F4">
          <w:rPr>
            <w:rFonts w:ascii="Consolas" w:eastAsiaTheme="minorEastAsia" w:hAnsi="Consolas" w:cs="Consolas"/>
            <w:color w:val="000000"/>
            <w:sz w:val="19"/>
            <w:szCs w:val="19"/>
            <w:rtl/>
          </w:rPr>
          <w:delText xml:space="preserve"> </w:delText>
        </w:r>
        <w:r w:rsidDel="001E27F4">
          <w:rPr>
            <w:rFonts w:ascii="Consolas" w:eastAsiaTheme="minorEastAsia" w:hAnsi="Consolas"/>
            <w:color w:val="000000"/>
            <w:sz w:val="19"/>
            <w:szCs w:val="19"/>
            <w:rtl/>
          </w:rPr>
          <w:delText>סמיכויות</w:delText>
        </w:r>
        <w:r w:rsidDel="001E27F4">
          <w:rPr>
            <w:rFonts w:ascii="Consolas" w:eastAsiaTheme="minorEastAsia" w:hAnsi="Consolas" w:cs="Consolas"/>
            <w:color w:val="000000"/>
            <w:sz w:val="19"/>
            <w:szCs w:val="19"/>
            <w:rtl/>
          </w:rPr>
          <w:delText xml:space="preserve"> </w:delText>
        </w:r>
        <w:r w:rsidDel="001E27F4">
          <w:rPr>
            <w:rFonts w:ascii="Consolas" w:eastAsiaTheme="minorEastAsia" w:hAnsi="Consolas"/>
            <w:color w:val="000000"/>
            <w:sz w:val="19"/>
            <w:szCs w:val="19"/>
            <w:rtl/>
          </w:rPr>
          <w:delText>מהאיזורים</w:delText>
        </w:r>
        <w:r w:rsidDel="001E27F4">
          <w:rPr>
            <w:rFonts w:ascii="Consolas" w:eastAsiaTheme="minorEastAsia" w:hAnsi="Consolas" w:cs="Consolas"/>
            <w:color w:val="000000"/>
            <w:sz w:val="19"/>
            <w:szCs w:val="19"/>
            <w:rtl/>
          </w:rPr>
          <w:delText xml:space="preserve"> </w:delText>
        </w:r>
        <w:r w:rsidDel="001E27F4">
          <w:rPr>
            <w:rFonts w:ascii="Consolas" w:eastAsiaTheme="minorEastAsia" w:hAnsi="Consolas"/>
            <w:color w:val="000000"/>
            <w:sz w:val="19"/>
            <w:szCs w:val="19"/>
            <w:rtl/>
          </w:rPr>
          <w:delText>בלבד</w:delText>
        </w:r>
      </w:del>
    </w:p>
    <w:p w14:paraId="2F3BF85C" w14:textId="552CE014" w:rsidR="00BD575D" w:rsidDel="001E27F4" w:rsidRDefault="00F31DDB">
      <w:pPr>
        <w:shd w:val="clear" w:color="auto" w:fill="FFF2CC" w:themeFill="accent4" w:themeFillTint="33"/>
        <w:autoSpaceDE w:val="0"/>
        <w:autoSpaceDN w:val="0"/>
        <w:adjustRightInd w:val="0"/>
        <w:rPr>
          <w:del w:id="2337" w:author="רינת אביטל" w:date="2022-05-10T10:35:00Z"/>
          <w:rFonts w:ascii="Consolas" w:eastAsiaTheme="minorEastAsia" w:hAnsi="Consolas" w:cs="Consolas"/>
          <w:color w:val="000000"/>
          <w:sz w:val="19"/>
          <w:szCs w:val="19"/>
        </w:rPr>
      </w:pPr>
      <w:del w:id="2338" w:author="רינת אביטל" w:date="2022-05-10T10:35:00Z">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from = matrixLen - countAreas;</w:delText>
        </w:r>
      </w:del>
    </w:p>
    <w:p w14:paraId="2AB3AD2D" w14:textId="51600589" w:rsidR="00BD575D" w:rsidDel="001E27F4" w:rsidRDefault="00F31DDB">
      <w:pPr>
        <w:shd w:val="clear" w:color="auto" w:fill="FFF2CC" w:themeFill="accent4" w:themeFillTint="33"/>
        <w:autoSpaceDE w:val="0"/>
        <w:autoSpaceDN w:val="0"/>
        <w:adjustRightInd w:val="0"/>
        <w:rPr>
          <w:del w:id="2339" w:author="רינת אביטל" w:date="2022-05-10T10:35:00Z"/>
          <w:rFonts w:ascii="Consolas" w:eastAsiaTheme="minorEastAsia" w:hAnsi="Consolas" w:cs="Consolas"/>
          <w:color w:val="000000"/>
          <w:sz w:val="19"/>
          <w:szCs w:val="19"/>
        </w:rPr>
      </w:pPr>
      <w:del w:id="2340" w:author="רינת אביטל" w:date="2022-05-10T10:35:00Z">
        <w:r w:rsidDel="001E27F4">
          <w:rPr>
            <w:rFonts w:ascii="Consolas" w:eastAsiaTheme="minorEastAsia" w:hAnsi="Consolas" w:cs="Consolas"/>
            <w:color w:val="000000"/>
            <w:sz w:val="19"/>
            <w:szCs w:val="19"/>
          </w:rPr>
          <w:delText xml:space="preserve">Cell[,] AreasMatrix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Cell[countAreas, countAreas];</w:delText>
        </w:r>
      </w:del>
    </w:p>
    <w:p w14:paraId="4A076353" w14:textId="6C321FCE" w:rsidR="00BD575D" w:rsidDel="001E27F4" w:rsidRDefault="00F31DDB">
      <w:pPr>
        <w:shd w:val="clear" w:color="auto" w:fill="FFF2CC" w:themeFill="accent4" w:themeFillTint="33"/>
        <w:autoSpaceDE w:val="0"/>
        <w:autoSpaceDN w:val="0"/>
        <w:adjustRightInd w:val="0"/>
        <w:rPr>
          <w:del w:id="2341" w:author="רינת אביטל" w:date="2022-05-10T10:35:00Z"/>
          <w:rFonts w:ascii="Consolas" w:eastAsiaTheme="minorEastAsia" w:hAnsi="Consolas" w:cs="Consolas"/>
          <w:color w:val="000000"/>
          <w:sz w:val="19"/>
          <w:szCs w:val="19"/>
        </w:rPr>
      </w:pPr>
      <w:del w:id="2342" w:author="רינת אביטל" w:date="2022-05-10T10:35:00Z">
        <w:r w:rsidDel="001E27F4">
          <w:rPr>
            <w:rFonts w:ascii="Consolas" w:eastAsiaTheme="minorEastAsia" w:hAnsi="Consolas" w:cs="Consolas"/>
            <w:color w:val="0000FF"/>
            <w:sz w:val="19"/>
            <w:szCs w:val="19"/>
          </w:rPr>
          <w:delText>for</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i = from; i &lt; matrixLen; i++)</w:delText>
        </w:r>
      </w:del>
    </w:p>
    <w:p w14:paraId="187A480A" w14:textId="11E5905A" w:rsidR="00BD575D" w:rsidDel="001E27F4" w:rsidRDefault="00F31DDB">
      <w:pPr>
        <w:shd w:val="clear" w:color="auto" w:fill="FFF2CC" w:themeFill="accent4" w:themeFillTint="33"/>
        <w:autoSpaceDE w:val="0"/>
        <w:autoSpaceDN w:val="0"/>
        <w:adjustRightInd w:val="0"/>
        <w:rPr>
          <w:del w:id="2343" w:author="רינת אביטל" w:date="2022-05-10T10:35:00Z"/>
          <w:rFonts w:ascii="Consolas" w:eastAsiaTheme="minorEastAsia" w:hAnsi="Consolas" w:cs="Consolas"/>
          <w:color w:val="000000"/>
          <w:sz w:val="19"/>
          <w:szCs w:val="19"/>
        </w:rPr>
      </w:pPr>
      <w:del w:id="2344" w:author="רינת אביטל" w:date="2022-05-10T10:35:00Z">
        <w:r w:rsidDel="001E27F4">
          <w:rPr>
            <w:rFonts w:ascii="Consolas" w:eastAsiaTheme="minorEastAsia" w:hAnsi="Consolas" w:cs="Consolas"/>
            <w:color w:val="000000"/>
            <w:sz w:val="19"/>
            <w:szCs w:val="19"/>
          </w:rPr>
          <w:delText>{</w:delText>
        </w:r>
      </w:del>
    </w:p>
    <w:p w14:paraId="262A55CA" w14:textId="6AA7B639" w:rsidR="00BD575D" w:rsidDel="001E27F4" w:rsidRDefault="00F31DDB">
      <w:pPr>
        <w:shd w:val="clear" w:color="auto" w:fill="FFF2CC" w:themeFill="accent4" w:themeFillTint="33"/>
        <w:autoSpaceDE w:val="0"/>
        <w:autoSpaceDN w:val="0"/>
        <w:adjustRightInd w:val="0"/>
        <w:rPr>
          <w:del w:id="2345" w:author="רינת אביטל" w:date="2022-05-10T10:35:00Z"/>
          <w:rFonts w:ascii="Consolas" w:eastAsiaTheme="minorEastAsia" w:hAnsi="Consolas" w:cs="Consolas"/>
          <w:color w:val="000000"/>
          <w:sz w:val="19"/>
          <w:szCs w:val="19"/>
        </w:rPr>
      </w:pPr>
      <w:del w:id="2346"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for</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j = from; j &lt; matrixLen; j++)</w:delText>
        </w:r>
      </w:del>
    </w:p>
    <w:p w14:paraId="4129FC07" w14:textId="7B65BD04" w:rsidR="00BD575D" w:rsidDel="001E27F4" w:rsidRDefault="00F31DDB">
      <w:pPr>
        <w:shd w:val="clear" w:color="auto" w:fill="FFF2CC" w:themeFill="accent4" w:themeFillTint="33"/>
        <w:autoSpaceDE w:val="0"/>
        <w:autoSpaceDN w:val="0"/>
        <w:adjustRightInd w:val="0"/>
        <w:rPr>
          <w:del w:id="2347" w:author="רינת אביטל" w:date="2022-05-10T10:35:00Z"/>
          <w:rFonts w:ascii="Consolas" w:eastAsiaTheme="minorEastAsia" w:hAnsi="Consolas" w:cs="Consolas"/>
          <w:color w:val="000000"/>
          <w:sz w:val="19"/>
          <w:szCs w:val="19"/>
        </w:rPr>
      </w:pPr>
      <w:del w:id="2348" w:author="רינת אביטל" w:date="2022-05-10T10:35:00Z">
        <w:r w:rsidDel="001E27F4">
          <w:rPr>
            <w:rFonts w:ascii="Consolas" w:eastAsiaTheme="minorEastAsia" w:hAnsi="Consolas" w:cs="Consolas"/>
            <w:color w:val="000000"/>
            <w:sz w:val="19"/>
            <w:szCs w:val="19"/>
          </w:rPr>
          <w:delText xml:space="preserve">        AreasMatrix[i - from, j - from] = matrix[i, j];</w:delText>
        </w:r>
      </w:del>
    </w:p>
    <w:p w14:paraId="02B663A0" w14:textId="735FB992" w:rsidR="00BD575D" w:rsidDel="001E27F4" w:rsidRDefault="00F31DDB">
      <w:pPr>
        <w:shd w:val="clear" w:color="auto" w:fill="FFF2CC" w:themeFill="accent4" w:themeFillTint="33"/>
        <w:autoSpaceDE w:val="0"/>
        <w:autoSpaceDN w:val="0"/>
        <w:adjustRightInd w:val="0"/>
        <w:rPr>
          <w:del w:id="2349" w:author="רינת אביטל" w:date="2022-05-10T10:35:00Z"/>
          <w:rFonts w:ascii="Consolas" w:eastAsiaTheme="minorEastAsia" w:hAnsi="Consolas" w:cs="Consolas"/>
          <w:color w:val="000000"/>
          <w:sz w:val="19"/>
          <w:szCs w:val="19"/>
        </w:rPr>
      </w:pPr>
      <w:del w:id="2350" w:author="רינת אביטל" w:date="2022-05-10T10:35:00Z">
        <w:r w:rsidDel="001E27F4">
          <w:rPr>
            <w:rFonts w:ascii="Consolas" w:eastAsiaTheme="minorEastAsia" w:hAnsi="Consolas" w:cs="Consolas"/>
            <w:color w:val="000000"/>
            <w:sz w:val="19"/>
            <w:szCs w:val="19"/>
          </w:rPr>
          <w:delText>}</w:delText>
        </w:r>
      </w:del>
    </w:p>
    <w:p w14:paraId="2A18A4C1" w14:textId="5BE6D9A5" w:rsidR="00BD575D" w:rsidDel="001E27F4" w:rsidRDefault="00F31DDB">
      <w:pPr>
        <w:shd w:val="clear" w:color="auto" w:fill="FFF2CC" w:themeFill="accent4" w:themeFillTint="33"/>
        <w:autoSpaceDE w:val="0"/>
        <w:autoSpaceDN w:val="0"/>
        <w:adjustRightInd w:val="0"/>
        <w:rPr>
          <w:del w:id="2351" w:author="רינת אביטל" w:date="2022-05-10T10:35:00Z"/>
          <w:rFonts w:ascii="Consolas" w:eastAsiaTheme="minorEastAsia" w:hAnsi="Consolas" w:cs="Consolas"/>
          <w:color w:val="000000"/>
          <w:sz w:val="19"/>
          <w:szCs w:val="19"/>
        </w:rPr>
      </w:pPr>
      <w:del w:id="2352" w:author="רינת אביטל" w:date="2022-05-10T10:35:00Z">
        <w:r w:rsidDel="001E27F4">
          <w:rPr>
            <w:rFonts w:ascii="Consolas" w:eastAsiaTheme="minorEastAsia" w:hAnsi="Consolas" w:cs="Consolas"/>
            <w:color w:val="0000FF"/>
            <w:sz w:val="19"/>
            <w:szCs w:val="19"/>
          </w:rPr>
          <w:delText>return</w:delText>
        </w:r>
        <w:r w:rsidDel="001E27F4">
          <w:rPr>
            <w:rFonts w:ascii="Consolas" w:eastAsiaTheme="minorEastAsia" w:hAnsi="Consolas" w:cs="Consolas"/>
            <w:color w:val="000000"/>
            <w:sz w:val="19"/>
            <w:szCs w:val="19"/>
          </w:rPr>
          <w:delText xml:space="preserve"> AreasMatrix;</w:delText>
        </w:r>
      </w:del>
    </w:p>
    <w:p w14:paraId="0E75395D" w14:textId="09D649CC" w:rsidR="00BD575D" w:rsidDel="001E27F4" w:rsidRDefault="00F31DDB">
      <w:pPr>
        <w:shd w:val="clear" w:color="auto" w:fill="FFF2CC" w:themeFill="accent4" w:themeFillTint="33"/>
        <w:bidi/>
        <w:spacing w:after="240" w:line="360" w:lineRule="auto"/>
        <w:jc w:val="right"/>
        <w:rPr>
          <w:del w:id="2353" w:author="רינת אביטל" w:date="2022-05-10T10:35:00Z"/>
          <w:rFonts w:ascii="Tahoma" w:hAnsi="Tahoma" w:cs="Tahoma"/>
          <w:sz w:val="22"/>
          <w:szCs w:val="22"/>
          <w:rtl/>
        </w:rPr>
      </w:pPr>
      <w:del w:id="2354" w:author="רינת אביטל" w:date="2022-05-10T10:35:00Z">
        <w:r w:rsidDel="001E27F4">
          <w:rPr>
            <w:rFonts w:ascii="Consolas" w:eastAsiaTheme="minorEastAsia" w:hAnsi="Consolas" w:cs="Consolas"/>
            <w:color w:val="000000"/>
            <w:sz w:val="19"/>
            <w:szCs w:val="19"/>
          </w:rPr>
          <w:delText>}</w:delText>
        </w:r>
      </w:del>
    </w:p>
    <w:p w14:paraId="42266693" w14:textId="604621C0" w:rsidR="00BD575D" w:rsidDel="001E27F4" w:rsidRDefault="00F31DDB">
      <w:pPr>
        <w:bidi/>
        <w:spacing w:after="240" w:line="360" w:lineRule="auto"/>
        <w:jc w:val="both"/>
        <w:rPr>
          <w:del w:id="2355" w:author="רינת אביטל" w:date="2022-05-10T10:35:00Z"/>
          <w:rFonts w:ascii="Tahoma" w:hAnsi="Tahoma" w:cs="Tahoma"/>
          <w:sz w:val="22"/>
          <w:szCs w:val="22"/>
          <w:rtl/>
        </w:rPr>
      </w:pPr>
      <w:del w:id="2356" w:author="רינת אביטל" w:date="2022-05-10T10:35:00Z">
        <w:r w:rsidDel="001E27F4">
          <w:rPr>
            <w:rFonts w:ascii="Tahoma" w:hAnsi="Tahoma" w:cs="Tahoma"/>
            <w:b/>
            <w:bCs/>
            <w:sz w:val="22"/>
            <w:szCs w:val="22"/>
            <w:rtl/>
          </w:rPr>
          <w:delText xml:space="preserve">שלב 6: </w:delText>
        </w:r>
        <w:r w:rsidDel="001E27F4">
          <w:rPr>
            <w:rFonts w:ascii="Tahoma" w:hAnsi="Tahoma" w:cs="Tahoma"/>
            <w:sz w:val="22"/>
            <w:szCs w:val="22"/>
            <w:rtl/>
          </w:rPr>
          <w:delText xml:space="preserve">בשלב זה שולחים את האזורים לחישוב הסדר האופטימלי ע"י מחלקת </w:delText>
        </w:r>
        <w:r w:rsidDel="001E27F4">
          <w:rPr>
            <w:rFonts w:ascii="Tahoma" w:eastAsiaTheme="minorEastAsia" w:hAnsi="Tahoma" w:cs="Tahoma"/>
            <w:color w:val="2B91AF"/>
            <w:sz w:val="22"/>
            <w:szCs w:val="22"/>
          </w:rPr>
          <w:delText>TspFunctions</w:delText>
        </w:r>
        <w:r w:rsidDel="001E27F4">
          <w:rPr>
            <w:rFonts w:ascii="Tahoma" w:hAnsi="Tahoma" w:cs="Tahoma"/>
            <w:sz w:val="22"/>
            <w:szCs w:val="22"/>
            <w:rtl/>
          </w:rPr>
          <w:delText xml:space="preserve">, ומקבלים במערך את האזורים לפי סדר. </w:delText>
        </w:r>
      </w:del>
    </w:p>
    <w:p w14:paraId="5639DB4F" w14:textId="26AA579A" w:rsidR="00BD575D" w:rsidDel="001E27F4" w:rsidRDefault="00F31DDB">
      <w:pPr>
        <w:bidi/>
        <w:spacing w:after="240" w:line="360" w:lineRule="auto"/>
        <w:jc w:val="both"/>
        <w:rPr>
          <w:del w:id="2357" w:author="רינת אביטל" w:date="2022-05-10T10:35:00Z"/>
          <w:rFonts w:ascii="Tahoma" w:hAnsi="Tahoma" w:cs="Tahoma"/>
          <w:sz w:val="22"/>
          <w:szCs w:val="22"/>
          <w:rtl/>
        </w:rPr>
      </w:pPr>
      <w:del w:id="2358" w:author="רינת אביטל" w:date="2022-05-10T10:35:00Z">
        <w:r w:rsidDel="001E27F4">
          <w:rPr>
            <w:rFonts w:ascii="Tahoma" w:hAnsi="Tahoma" w:cs="Tahoma"/>
            <w:sz w:val="22"/>
            <w:szCs w:val="22"/>
            <w:rtl/>
          </w:rPr>
          <w:delText>כעת יש לחשב 2 דברים:</w:delText>
        </w:r>
      </w:del>
    </w:p>
    <w:p w14:paraId="049F519A" w14:textId="51656F74" w:rsidR="00BD575D" w:rsidDel="001E27F4" w:rsidRDefault="00F31DDB">
      <w:pPr>
        <w:bidi/>
        <w:spacing w:after="240" w:line="360" w:lineRule="auto"/>
        <w:jc w:val="both"/>
        <w:rPr>
          <w:del w:id="2359" w:author="רינת אביטל" w:date="2022-05-10T10:35:00Z"/>
          <w:rFonts w:ascii="Tahoma" w:hAnsi="Tahoma" w:cs="Tahoma"/>
          <w:sz w:val="22"/>
          <w:szCs w:val="22"/>
          <w:rtl/>
        </w:rPr>
      </w:pPr>
      <w:del w:id="2360" w:author="רינת אביטל" w:date="2022-05-10T10:35:00Z">
        <w:r w:rsidDel="001E27F4">
          <w:rPr>
            <w:rFonts w:ascii="Tahoma" w:hAnsi="Tahoma" w:cs="Tahoma"/>
            <w:sz w:val="22"/>
            <w:szCs w:val="22"/>
            <w:rtl/>
          </w:rPr>
          <w:delText>1. חישוב סדר פנימי בתוך האזור, סדר מעבר בסטנדים שבאזור</w:delText>
        </w:r>
      </w:del>
    </w:p>
    <w:p w14:paraId="6F0A23A2" w14:textId="0DF18B95" w:rsidR="00BD575D" w:rsidDel="001E27F4" w:rsidRDefault="00F31DDB">
      <w:pPr>
        <w:bidi/>
        <w:spacing w:after="240" w:line="360" w:lineRule="auto"/>
        <w:jc w:val="both"/>
        <w:rPr>
          <w:del w:id="2361" w:author="רינת אביטל" w:date="2022-05-10T10:35:00Z"/>
          <w:rFonts w:ascii="Tahoma" w:hAnsi="Tahoma" w:cs="Tahoma"/>
          <w:sz w:val="22"/>
          <w:szCs w:val="22"/>
          <w:rtl/>
        </w:rPr>
      </w:pPr>
      <w:del w:id="2362" w:author="רינת אביטל" w:date="2022-05-10T10:35:00Z">
        <w:r w:rsidDel="001E27F4">
          <w:rPr>
            <w:rFonts w:ascii="Tahoma" w:hAnsi="Tahoma" w:cs="Tahoma"/>
            <w:sz w:val="22"/>
            <w:szCs w:val="22"/>
            <w:rtl/>
          </w:rPr>
          <w:delText xml:space="preserve">2. חישוב המסלול בין האזורים. </w:delText>
        </w:r>
      </w:del>
    </w:p>
    <w:p w14:paraId="730601DF" w14:textId="4880AAAA" w:rsidR="00BD575D" w:rsidDel="001E27F4" w:rsidRDefault="00F31DDB">
      <w:pPr>
        <w:bidi/>
        <w:spacing w:after="240" w:line="360" w:lineRule="auto"/>
        <w:jc w:val="both"/>
        <w:rPr>
          <w:del w:id="2363" w:author="רינת אביטל" w:date="2022-05-10T10:35:00Z"/>
          <w:rFonts w:ascii="Tahoma" w:hAnsi="Tahoma" w:cs="Tahoma"/>
          <w:sz w:val="22"/>
          <w:szCs w:val="22"/>
          <w:rtl/>
        </w:rPr>
      </w:pPr>
      <w:del w:id="2364" w:author="רינת אביטל" w:date="2022-05-10T10:35:00Z">
        <w:r w:rsidDel="001E27F4">
          <w:rPr>
            <w:rFonts w:ascii="Tahoma" w:hAnsi="Tahoma" w:cs="Tahoma"/>
            <w:sz w:val="22"/>
            <w:szCs w:val="22"/>
            <w:rtl/>
          </w:rPr>
          <w:delText>יש לקרוא ממטריצת המרחקים, משדה ה</w:delText>
        </w:r>
        <w:r w:rsidDel="001E27F4">
          <w:rPr>
            <w:rFonts w:ascii="Tahoma" w:hAnsi="Tahoma" w:cs="Tahoma"/>
            <w:color w:val="2B91AF"/>
            <w:sz w:val="22"/>
            <w:szCs w:val="22"/>
          </w:rPr>
          <w:delText>Parent</w:delText>
        </w:r>
        <w:r w:rsidDel="001E27F4">
          <w:rPr>
            <w:rFonts w:ascii="Tahoma" w:hAnsi="Tahoma" w:cs="Tahoma"/>
            <w:sz w:val="22"/>
            <w:szCs w:val="22"/>
            <w:rtl/>
          </w:rPr>
          <w:delText xml:space="preserve"> את המסלול בין אזור לאזור, את נקודות הגישה שיש לעבור בהם כדי להגיע מהמקור ליעד. לכך השתמשנו בפונקציה רקורסיבית </w:delText>
        </w:r>
        <w:r w:rsidDel="001E27F4">
          <w:rPr>
            <w:rFonts w:ascii="Tahoma" w:eastAsiaTheme="minorEastAsia" w:hAnsi="Tahoma" w:cs="Tahoma"/>
            <w:color w:val="2B91AF"/>
            <w:sz w:val="22"/>
            <w:szCs w:val="22"/>
          </w:rPr>
          <w:delText>HelpComputeAnsFromGtoG</w:delText>
        </w:r>
        <w:r w:rsidDel="001E27F4">
          <w:rPr>
            <w:rFonts w:ascii="Tahoma" w:hAnsi="Tahoma" w:cs="Tahoma"/>
            <w:sz w:val="22"/>
            <w:szCs w:val="22"/>
            <w:rtl/>
          </w:rPr>
          <w:delText xml:space="preserve"> </w:delText>
        </w:r>
      </w:del>
    </w:p>
    <w:p w14:paraId="4882CA50" w14:textId="01B6C181" w:rsidR="00BD575D" w:rsidDel="001E27F4" w:rsidRDefault="00F31DDB">
      <w:pPr>
        <w:bidi/>
        <w:spacing w:after="240" w:line="360" w:lineRule="auto"/>
        <w:jc w:val="both"/>
        <w:rPr>
          <w:del w:id="2365" w:author="רינת אביטל" w:date="2022-05-10T10:35:00Z"/>
          <w:rFonts w:ascii="Tahoma" w:hAnsi="Tahoma" w:cs="Tahoma"/>
          <w:sz w:val="22"/>
          <w:szCs w:val="22"/>
          <w:rtl/>
        </w:rPr>
      </w:pPr>
      <w:del w:id="2366" w:author="רינת אביטל" w:date="2022-05-10T10:35:00Z">
        <w:r w:rsidDel="001E27F4">
          <w:rPr>
            <w:rFonts w:ascii="Tahoma" w:hAnsi="Tahoma" w:cs="Tahoma"/>
            <w:sz w:val="22"/>
            <w:szCs w:val="22"/>
            <w:rtl/>
          </w:rPr>
          <w:delText>הקוד המובא עובר מאזור לאזור עפ"י הסדר האופטימלי שחושב, ומסדר ברשימה את כל הגישות והסטנדים בהם צריך לעבור, לפי הסדר, וכך יוכלו לשרטט את המסלול.</w:delText>
        </w:r>
      </w:del>
    </w:p>
    <w:p w14:paraId="5C98341B" w14:textId="50AC918C" w:rsidR="00BD575D" w:rsidDel="001E27F4" w:rsidRDefault="00F31DDB">
      <w:pPr>
        <w:shd w:val="clear" w:color="auto" w:fill="FFC000" w:themeFill="accent4"/>
        <w:autoSpaceDE w:val="0"/>
        <w:autoSpaceDN w:val="0"/>
        <w:adjustRightInd w:val="0"/>
        <w:rPr>
          <w:del w:id="2367" w:author="רינת אביטל" w:date="2022-05-10T10:35:00Z"/>
          <w:rFonts w:ascii="Consolas" w:eastAsiaTheme="minorEastAsia" w:hAnsi="Consolas" w:cs="Consolas"/>
          <w:color w:val="000000"/>
          <w:sz w:val="19"/>
          <w:szCs w:val="19"/>
        </w:rPr>
      </w:pPr>
      <w:del w:id="2368" w:author="רינת אביטל" w:date="2022-05-10T10:35:00Z">
        <w:r w:rsidDel="001E27F4">
          <w:rPr>
            <w:rFonts w:ascii="Consolas" w:eastAsiaTheme="minorEastAsia" w:hAnsi="Consolas" w:cs="Consolas"/>
            <w:color w:val="0000FF"/>
            <w:sz w:val="19"/>
            <w:szCs w:val="19"/>
          </w:rPr>
          <w:delText>private</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static</w:delText>
        </w:r>
        <w:r w:rsidDel="001E27F4">
          <w:rPr>
            <w:rFonts w:ascii="Consolas" w:eastAsiaTheme="minorEastAsia" w:hAnsi="Consolas" w:cs="Consolas"/>
            <w:color w:val="000000"/>
            <w:sz w:val="19"/>
            <w:szCs w:val="19"/>
          </w:rPr>
          <w:delText xml:space="preserve"> List&lt;Goal&gt; ComputeWayAnswer(Cell[,] BigMatrix,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order,</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numAreas,</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numGetaways,</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startIndex, List&lt;KeyValuePair&lt;KeyArea, Area&gt;&gt; productAreaList,List&lt;GetawayProcI_Result&gt; getawayProcI_Results,Point pStart)</w:delText>
        </w:r>
      </w:del>
    </w:p>
    <w:p w14:paraId="5613CFDE" w14:textId="6B012FDA" w:rsidR="00BD575D" w:rsidDel="001E27F4" w:rsidRDefault="00F31DDB">
      <w:pPr>
        <w:shd w:val="clear" w:color="auto" w:fill="FFF2CC" w:themeFill="accent4" w:themeFillTint="33"/>
        <w:autoSpaceDE w:val="0"/>
        <w:autoSpaceDN w:val="0"/>
        <w:adjustRightInd w:val="0"/>
        <w:rPr>
          <w:del w:id="2369" w:author="רינת אביטל" w:date="2022-05-10T10:35:00Z"/>
          <w:rFonts w:ascii="Consolas" w:eastAsiaTheme="minorEastAsia" w:hAnsi="Consolas" w:cs="Consolas"/>
          <w:color w:val="000000"/>
          <w:sz w:val="19"/>
          <w:szCs w:val="19"/>
        </w:rPr>
      </w:pPr>
      <w:del w:id="2370" w:author="רינת אביטל" w:date="2022-05-10T10:35:00Z">
        <w:r w:rsidDel="001E27F4">
          <w:rPr>
            <w:rFonts w:ascii="Consolas" w:eastAsiaTheme="minorEastAsia" w:hAnsi="Consolas" w:cs="Consolas"/>
            <w:color w:val="000000"/>
            <w:sz w:val="19"/>
            <w:szCs w:val="19"/>
          </w:rPr>
          <w:delText xml:space="preserve">{       </w:delText>
        </w:r>
      </w:del>
    </w:p>
    <w:p w14:paraId="511A4C3E" w14:textId="399BF6B3" w:rsidR="00BD575D" w:rsidDel="001E27F4" w:rsidRDefault="00F31DDB">
      <w:pPr>
        <w:shd w:val="clear" w:color="auto" w:fill="FFF2CC" w:themeFill="accent4" w:themeFillTint="33"/>
        <w:autoSpaceDE w:val="0"/>
        <w:autoSpaceDN w:val="0"/>
        <w:adjustRightInd w:val="0"/>
        <w:rPr>
          <w:del w:id="2371" w:author="רינת אביטל" w:date="2022-05-10T10:35:00Z"/>
          <w:rFonts w:ascii="Consolas" w:eastAsiaTheme="minorEastAsia" w:hAnsi="Consolas" w:cs="Consolas"/>
          <w:color w:val="000000"/>
          <w:sz w:val="19"/>
          <w:szCs w:val="19"/>
        </w:rPr>
      </w:pPr>
      <w:del w:id="2372" w:author="רינת אביטל" w:date="2022-05-10T10:35:00Z">
        <w:r w:rsidDel="001E27F4">
          <w:rPr>
            <w:rFonts w:ascii="Consolas" w:eastAsiaTheme="minorEastAsia" w:hAnsi="Consolas" w:cs="Consolas"/>
            <w:color w:val="000000"/>
            <w:sz w:val="19"/>
            <w:szCs w:val="19"/>
          </w:rPr>
          <w:delText xml:space="preserve"> List&lt;Goal&gt; way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List&lt;Goal&gt;();</w:delText>
        </w:r>
      </w:del>
    </w:p>
    <w:p w14:paraId="78EBC322" w14:textId="54D9EAD7" w:rsidR="00BD575D" w:rsidDel="001E27F4" w:rsidRDefault="00F31DDB">
      <w:pPr>
        <w:shd w:val="clear" w:color="auto" w:fill="FFF2CC" w:themeFill="accent4" w:themeFillTint="33"/>
        <w:autoSpaceDE w:val="0"/>
        <w:autoSpaceDN w:val="0"/>
        <w:adjustRightInd w:val="0"/>
        <w:rPr>
          <w:del w:id="2373" w:author="רינת אביטל" w:date="2022-05-10T10:35:00Z"/>
          <w:rFonts w:ascii="Consolas" w:eastAsiaTheme="minorEastAsia" w:hAnsi="Consolas" w:cs="Consolas"/>
          <w:color w:val="000000"/>
          <w:sz w:val="19"/>
          <w:szCs w:val="19"/>
        </w:rPr>
      </w:pPr>
      <w:del w:id="2374" w:author="רינת אביטל" w:date="2022-05-10T10:35:00Z">
        <w:r w:rsidDel="001E27F4">
          <w:rPr>
            <w:rFonts w:ascii="Consolas" w:eastAsiaTheme="minorEastAsia" w:hAnsi="Consolas" w:cs="Consolas"/>
            <w:color w:val="000000"/>
            <w:sz w:val="19"/>
            <w:szCs w:val="19"/>
          </w:rPr>
          <w:delText xml:space="preserve"> List&lt;Goal&gt; AddWay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List&lt;Goal&gt;();</w:delText>
        </w:r>
      </w:del>
    </w:p>
    <w:p w14:paraId="07A9DCAD" w14:textId="4D5C3285" w:rsidR="00BD575D" w:rsidDel="001E27F4" w:rsidRDefault="00F31DDB">
      <w:pPr>
        <w:shd w:val="clear" w:color="auto" w:fill="FFF2CC" w:themeFill="accent4" w:themeFillTint="33"/>
        <w:autoSpaceDE w:val="0"/>
        <w:autoSpaceDN w:val="0"/>
        <w:adjustRightInd w:val="0"/>
        <w:rPr>
          <w:del w:id="2375" w:author="רינת אביטל" w:date="2022-05-10T10:35:00Z"/>
          <w:rFonts w:ascii="Consolas" w:eastAsiaTheme="minorEastAsia" w:hAnsi="Consolas" w:cs="Consolas"/>
          <w:color w:val="000000"/>
          <w:sz w:val="19"/>
          <w:szCs w:val="19"/>
        </w:rPr>
      </w:pPr>
      <w:del w:id="2376" w:author="רינת אביטל" w:date="2022-05-10T10:35:00Z">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from, to;</w:delText>
        </w:r>
      </w:del>
    </w:p>
    <w:p w14:paraId="1A838CED" w14:textId="56374EC0" w:rsidR="00BD575D" w:rsidDel="001E27F4" w:rsidRDefault="00F31DDB">
      <w:pPr>
        <w:shd w:val="clear" w:color="auto" w:fill="FFF2CC" w:themeFill="accent4" w:themeFillTint="33"/>
        <w:autoSpaceDE w:val="0"/>
        <w:autoSpaceDN w:val="0"/>
        <w:adjustRightInd w:val="0"/>
        <w:rPr>
          <w:del w:id="2377" w:author="רינת אביטל" w:date="2022-05-10T10:35:00Z"/>
          <w:rFonts w:ascii="Consolas" w:eastAsiaTheme="minorEastAsia" w:hAnsi="Consolas" w:cs="Consolas"/>
          <w:color w:val="000000"/>
          <w:sz w:val="19"/>
          <w:szCs w:val="19"/>
        </w:rPr>
      </w:pPr>
      <w:del w:id="2378"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gFrom, gTo;</w:delText>
        </w:r>
      </w:del>
    </w:p>
    <w:p w14:paraId="43C21CCA" w14:textId="34D55852" w:rsidR="00BD575D" w:rsidDel="001E27F4" w:rsidRDefault="00F31DDB">
      <w:pPr>
        <w:shd w:val="clear" w:color="auto" w:fill="FFF2CC" w:themeFill="accent4" w:themeFillTint="33"/>
        <w:autoSpaceDE w:val="0"/>
        <w:autoSpaceDN w:val="0"/>
        <w:adjustRightInd w:val="0"/>
        <w:rPr>
          <w:del w:id="2379" w:author="רינת אביטל" w:date="2022-05-10T10:35:00Z"/>
          <w:rFonts w:ascii="Consolas" w:eastAsiaTheme="minorEastAsia" w:hAnsi="Consolas" w:cs="Consolas"/>
          <w:color w:val="000000"/>
          <w:sz w:val="19"/>
          <w:szCs w:val="19"/>
        </w:rPr>
      </w:pPr>
      <w:del w:id="2380"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w:delText>
        </w:r>
        <w:r w:rsidDel="001E27F4">
          <w:rPr>
            <w:rFonts w:ascii="Consolas" w:eastAsiaTheme="minorEastAsia" w:hAnsi="Consolas"/>
            <w:color w:val="008000"/>
            <w:sz w:val="19"/>
            <w:szCs w:val="19"/>
            <w:rtl/>
          </w:rPr>
          <w:delText>ובכן</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בזאת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מוסיפים</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את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האזור</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הראשון</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שהוא</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רק</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התחלה</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ללא</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מוצרים</w:delText>
        </w:r>
      </w:del>
    </w:p>
    <w:p w14:paraId="08D7502C" w14:textId="44FDD1AC" w:rsidR="00BD575D" w:rsidDel="001E27F4" w:rsidRDefault="00F31DDB">
      <w:pPr>
        <w:shd w:val="clear" w:color="auto" w:fill="FFF2CC" w:themeFill="accent4" w:themeFillTint="33"/>
        <w:autoSpaceDE w:val="0"/>
        <w:autoSpaceDN w:val="0"/>
        <w:adjustRightInd w:val="0"/>
        <w:rPr>
          <w:del w:id="2381" w:author="רינת אביטל" w:date="2022-05-10T10:35:00Z"/>
          <w:rFonts w:ascii="Consolas" w:eastAsiaTheme="minorEastAsia" w:hAnsi="Consolas" w:cs="Consolas"/>
          <w:color w:val="000000"/>
          <w:sz w:val="19"/>
          <w:szCs w:val="19"/>
        </w:rPr>
      </w:pPr>
      <w:del w:id="2382" w:author="רינת אביטל" w:date="2022-05-10T10:35:00Z">
        <w:r w:rsidDel="001E27F4">
          <w:rPr>
            <w:rFonts w:ascii="Consolas" w:eastAsiaTheme="minorEastAsia" w:hAnsi="Consolas" w:cs="Consolas"/>
            <w:color w:val="000000"/>
            <w:sz w:val="19"/>
            <w:szCs w:val="19"/>
          </w:rPr>
          <w:delText xml:space="preserve"> way.Add(</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Goal( </w:delText>
        </w:r>
        <w:r w:rsidDel="001E27F4">
          <w:rPr>
            <w:rFonts w:ascii="Consolas" w:eastAsiaTheme="minorEastAsia" w:hAnsi="Consolas" w:cs="Consolas"/>
            <w:color w:val="A31515"/>
            <w:sz w:val="19"/>
            <w:szCs w:val="19"/>
          </w:rPr>
          <w:delText>'p'</w:delText>
        </w:r>
        <w:r w:rsidDel="001E27F4">
          <w:rPr>
            <w:rFonts w:ascii="Consolas" w:eastAsiaTheme="minorEastAsia" w:hAnsi="Consolas" w:cs="Consolas"/>
            <w:color w:val="000000"/>
            <w:sz w:val="19"/>
            <w:szCs w:val="19"/>
          </w:rPr>
          <w:delText xml:space="preserve">,startIndex, </w:delText>
        </w:r>
        <w:r w:rsidDel="001E27F4">
          <w:rPr>
            <w:rFonts w:ascii="Consolas" w:eastAsiaTheme="minorEastAsia" w:hAnsi="Consolas" w:cs="Consolas"/>
            <w:color w:val="0000FF"/>
            <w:sz w:val="19"/>
            <w:szCs w:val="19"/>
          </w:rPr>
          <w:delText>null</w:delText>
        </w:r>
        <w:r w:rsidDel="001E27F4">
          <w:rPr>
            <w:rFonts w:ascii="Consolas" w:eastAsiaTheme="minorEastAsia" w:hAnsi="Consolas" w:cs="Consolas"/>
            <w:color w:val="000000"/>
            <w:sz w:val="19"/>
            <w:szCs w:val="19"/>
          </w:rPr>
          <w:delText>,pStart) );</w:delText>
        </w:r>
      </w:del>
    </w:p>
    <w:p w14:paraId="472B52D8" w14:textId="4811A029" w:rsidR="00BD575D" w:rsidDel="001E27F4" w:rsidRDefault="00F31DDB">
      <w:pPr>
        <w:shd w:val="clear" w:color="auto" w:fill="FFF2CC" w:themeFill="accent4" w:themeFillTint="33"/>
        <w:autoSpaceDE w:val="0"/>
        <w:autoSpaceDN w:val="0"/>
        <w:adjustRightInd w:val="0"/>
        <w:rPr>
          <w:del w:id="2383" w:author="רינת אביטל" w:date="2022-05-10T10:35:00Z"/>
          <w:rFonts w:ascii="Consolas" w:eastAsiaTheme="minorEastAsia" w:hAnsi="Consolas" w:cs="Consolas"/>
          <w:color w:val="000000"/>
          <w:sz w:val="19"/>
          <w:szCs w:val="19"/>
        </w:rPr>
      </w:pPr>
      <w:del w:id="2384" w:author="רינת אביטל" w:date="2022-05-10T10:35:00Z">
        <w:r w:rsidDel="001E27F4">
          <w:rPr>
            <w:rFonts w:ascii="Consolas" w:eastAsiaTheme="minorEastAsia" w:hAnsi="Consolas" w:cs="Consolas"/>
            <w:color w:val="000000"/>
            <w:sz w:val="19"/>
            <w:szCs w:val="19"/>
          </w:rPr>
          <w:delText xml:space="preserve"> Goal w;</w:delText>
        </w:r>
        <w:r w:rsidDel="001E27F4">
          <w:rPr>
            <w:rFonts w:ascii="Consolas" w:eastAsiaTheme="minorEastAsia" w:hAnsi="Consolas" w:cs="Consolas"/>
            <w:color w:val="008000"/>
            <w:sz w:val="19"/>
            <w:szCs w:val="19"/>
          </w:rPr>
          <w:delText>//</w:delText>
        </w:r>
        <w:r w:rsidDel="001E27F4">
          <w:rPr>
            <w:rFonts w:ascii="Consolas" w:eastAsiaTheme="minorEastAsia" w:hAnsi="Consolas"/>
            <w:color w:val="008000"/>
            <w:sz w:val="19"/>
            <w:szCs w:val="19"/>
            <w:rtl/>
          </w:rPr>
          <w:delText>אמור</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להיות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ריק</w:delText>
        </w:r>
        <w:r w:rsidDel="001E27F4">
          <w:rPr>
            <w:rFonts w:ascii="Consolas" w:eastAsiaTheme="minorEastAsia" w:hAnsi="Consolas" w:cs="Consolas"/>
            <w:color w:val="008000"/>
            <w:sz w:val="19"/>
            <w:szCs w:val="19"/>
          </w:rPr>
          <w:delText>-</w:delText>
        </w:r>
      </w:del>
    </w:p>
    <w:p w14:paraId="6415FE69" w14:textId="7ADD79FD" w:rsidR="00BD575D" w:rsidDel="001E27F4" w:rsidRDefault="00F31DDB">
      <w:pPr>
        <w:shd w:val="clear" w:color="auto" w:fill="FFF2CC" w:themeFill="accent4" w:themeFillTint="33"/>
        <w:autoSpaceDE w:val="0"/>
        <w:autoSpaceDN w:val="0"/>
        <w:adjustRightInd w:val="0"/>
        <w:rPr>
          <w:del w:id="2385" w:author="רינת אביטל" w:date="2022-05-10T10:35:00Z"/>
          <w:rFonts w:ascii="Consolas" w:eastAsiaTheme="minorEastAsia" w:hAnsi="Consolas" w:cs="Consolas"/>
          <w:color w:val="000000"/>
          <w:sz w:val="19"/>
          <w:szCs w:val="19"/>
        </w:rPr>
      </w:pPr>
      <w:del w:id="2386"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w:delText>
        </w:r>
        <w:r w:rsidDel="001E27F4">
          <w:rPr>
            <w:rFonts w:ascii="Consolas" w:eastAsiaTheme="minorEastAsia" w:hAnsi="Consolas"/>
            <w:color w:val="008000"/>
            <w:sz w:val="19"/>
            <w:szCs w:val="19"/>
            <w:rtl/>
          </w:rPr>
          <w:delText>עוברים</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על</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כל</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האזורים</w:delText>
        </w:r>
      </w:del>
    </w:p>
    <w:p w14:paraId="3ACDE919" w14:textId="239A5837" w:rsidR="00BD575D" w:rsidDel="001E27F4" w:rsidRDefault="00F31DDB">
      <w:pPr>
        <w:shd w:val="clear" w:color="auto" w:fill="FFF2CC" w:themeFill="accent4" w:themeFillTint="33"/>
        <w:autoSpaceDE w:val="0"/>
        <w:autoSpaceDN w:val="0"/>
        <w:adjustRightInd w:val="0"/>
        <w:rPr>
          <w:del w:id="2387" w:author="רינת אביטל" w:date="2022-05-10T10:35:00Z"/>
          <w:rFonts w:ascii="Consolas" w:eastAsiaTheme="minorEastAsia" w:hAnsi="Consolas" w:cs="Consolas"/>
          <w:color w:val="000000"/>
          <w:sz w:val="19"/>
          <w:szCs w:val="19"/>
        </w:rPr>
      </w:pPr>
      <w:del w:id="2388"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for</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i = 0; i &lt; numAreas ; i++)</w:delText>
        </w:r>
      </w:del>
    </w:p>
    <w:p w14:paraId="08742D97" w14:textId="1F9AFD2A" w:rsidR="00BD575D" w:rsidDel="001E27F4" w:rsidRDefault="00F31DDB">
      <w:pPr>
        <w:shd w:val="clear" w:color="auto" w:fill="FFF2CC" w:themeFill="accent4" w:themeFillTint="33"/>
        <w:autoSpaceDE w:val="0"/>
        <w:autoSpaceDN w:val="0"/>
        <w:adjustRightInd w:val="0"/>
        <w:rPr>
          <w:del w:id="2389" w:author="רינת אביטל" w:date="2022-05-10T10:35:00Z"/>
          <w:rFonts w:ascii="Consolas" w:eastAsiaTheme="minorEastAsia" w:hAnsi="Consolas" w:cs="Consolas"/>
          <w:color w:val="000000"/>
          <w:sz w:val="19"/>
          <w:szCs w:val="19"/>
        </w:rPr>
      </w:pPr>
      <w:del w:id="2390" w:author="רינת אביטל" w:date="2022-05-10T10:35:00Z">
        <w:r w:rsidDel="001E27F4">
          <w:rPr>
            <w:rFonts w:ascii="Consolas" w:eastAsiaTheme="minorEastAsia" w:hAnsi="Consolas" w:cs="Consolas"/>
            <w:color w:val="000000"/>
            <w:sz w:val="19"/>
            <w:szCs w:val="19"/>
          </w:rPr>
          <w:delText xml:space="preserve"> {</w:delText>
        </w:r>
      </w:del>
    </w:p>
    <w:p w14:paraId="6C05B499" w14:textId="477B7815" w:rsidR="00BD575D" w:rsidDel="001E27F4" w:rsidRDefault="00F31DDB">
      <w:pPr>
        <w:shd w:val="clear" w:color="auto" w:fill="FFF2CC" w:themeFill="accent4" w:themeFillTint="33"/>
        <w:autoSpaceDE w:val="0"/>
        <w:autoSpaceDN w:val="0"/>
        <w:adjustRightInd w:val="0"/>
        <w:rPr>
          <w:del w:id="2391" w:author="רינת אביטל" w:date="2022-05-10T10:35:00Z"/>
          <w:rFonts w:ascii="Consolas" w:eastAsiaTheme="minorEastAsia" w:hAnsi="Consolas" w:cs="Consolas"/>
          <w:color w:val="000000"/>
          <w:sz w:val="19"/>
          <w:szCs w:val="19"/>
        </w:rPr>
      </w:pPr>
      <w:del w:id="2392" w:author="רינת אביטל" w:date="2022-05-10T10:35:00Z">
        <w:r w:rsidDel="001E27F4">
          <w:rPr>
            <w:rFonts w:ascii="Consolas" w:eastAsiaTheme="minorEastAsia" w:hAnsi="Consolas" w:cs="Consolas"/>
            <w:color w:val="000000"/>
            <w:sz w:val="19"/>
            <w:szCs w:val="19"/>
          </w:rPr>
          <w:delText xml:space="preserve">     from = order[i] + numGetaways + 1;</w:delText>
        </w:r>
      </w:del>
    </w:p>
    <w:p w14:paraId="31EE3B02" w14:textId="21850EEB" w:rsidR="00BD575D" w:rsidDel="001E27F4" w:rsidRDefault="00F31DDB">
      <w:pPr>
        <w:shd w:val="clear" w:color="auto" w:fill="FFF2CC" w:themeFill="accent4" w:themeFillTint="33"/>
        <w:autoSpaceDE w:val="0"/>
        <w:autoSpaceDN w:val="0"/>
        <w:adjustRightInd w:val="0"/>
        <w:rPr>
          <w:del w:id="2393" w:author="רינת אביטל" w:date="2022-05-10T10:35:00Z"/>
          <w:rFonts w:ascii="Consolas" w:eastAsiaTheme="minorEastAsia" w:hAnsi="Consolas" w:cs="Consolas"/>
          <w:color w:val="000000"/>
          <w:sz w:val="19"/>
          <w:szCs w:val="19"/>
        </w:rPr>
      </w:pPr>
      <w:del w:id="2394" w:author="רינת אביטל" w:date="2022-05-10T10:35:00Z">
        <w:r w:rsidDel="001E27F4">
          <w:rPr>
            <w:rFonts w:ascii="Consolas" w:eastAsiaTheme="minorEastAsia" w:hAnsi="Consolas" w:cs="Consolas"/>
            <w:color w:val="000000"/>
            <w:sz w:val="19"/>
            <w:szCs w:val="19"/>
          </w:rPr>
          <w:delText xml:space="preserve">     to = order[i + 1] + numGetaways + 1;</w:delText>
        </w:r>
      </w:del>
    </w:p>
    <w:p w14:paraId="1B5A8515" w14:textId="1C7D58B0" w:rsidR="00BD575D" w:rsidDel="001E27F4" w:rsidRDefault="00F31DDB">
      <w:pPr>
        <w:shd w:val="clear" w:color="auto" w:fill="FFF2CC" w:themeFill="accent4" w:themeFillTint="33"/>
        <w:autoSpaceDE w:val="0"/>
        <w:autoSpaceDN w:val="0"/>
        <w:adjustRightInd w:val="0"/>
        <w:rPr>
          <w:del w:id="2395" w:author="רינת אביטל" w:date="2022-05-10T10:35:00Z"/>
          <w:rFonts w:ascii="Consolas" w:eastAsiaTheme="minorEastAsia" w:hAnsi="Consolas" w:cs="Consolas"/>
          <w:color w:val="000000"/>
          <w:sz w:val="19"/>
          <w:szCs w:val="19"/>
        </w:rPr>
      </w:pPr>
      <w:del w:id="2396" w:author="רינת אביטל" w:date="2022-05-10T10:35:00Z">
        <w:r w:rsidDel="001E27F4">
          <w:rPr>
            <w:rFonts w:ascii="Consolas" w:eastAsiaTheme="minorEastAsia" w:hAnsi="Consolas" w:cs="Consolas"/>
            <w:color w:val="000000"/>
            <w:sz w:val="19"/>
            <w:szCs w:val="19"/>
          </w:rPr>
          <w:delText xml:space="preserve">     gFrom = BigMatrix[from, to].Parent;</w:delText>
        </w:r>
      </w:del>
    </w:p>
    <w:p w14:paraId="7AB049CC" w14:textId="699A1773" w:rsidR="00BD575D" w:rsidDel="001E27F4" w:rsidRDefault="00F31DDB">
      <w:pPr>
        <w:shd w:val="clear" w:color="auto" w:fill="FFF2CC" w:themeFill="accent4" w:themeFillTint="33"/>
        <w:autoSpaceDE w:val="0"/>
        <w:autoSpaceDN w:val="0"/>
        <w:adjustRightInd w:val="0"/>
        <w:rPr>
          <w:del w:id="2397" w:author="רינת אביטל" w:date="2022-05-10T10:35:00Z"/>
          <w:rFonts w:ascii="Consolas" w:eastAsiaTheme="minorEastAsia" w:hAnsi="Consolas" w:cs="Consolas"/>
          <w:color w:val="000000"/>
          <w:sz w:val="19"/>
          <w:szCs w:val="19"/>
        </w:rPr>
      </w:pPr>
      <w:del w:id="2398"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if</w:delText>
        </w:r>
        <w:r w:rsidDel="001E27F4">
          <w:rPr>
            <w:rFonts w:ascii="Consolas" w:eastAsiaTheme="minorEastAsia" w:hAnsi="Consolas" w:cs="Consolas"/>
            <w:color w:val="000000"/>
            <w:sz w:val="19"/>
            <w:szCs w:val="19"/>
          </w:rPr>
          <w:delText xml:space="preserve"> (gFrom == 0) </w:delText>
        </w:r>
        <w:r w:rsidDel="001E27F4">
          <w:rPr>
            <w:rFonts w:ascii="Consolas" w:eastAsiaTheme="minorEastAsia" w:hAnsi="Consolas" w:cs="Consolas"/>
            <w:color w:val="0000FF"/>
            <w:sz w:val="19"/>
            <w:szCs w:val="19"/>
          </w:rPr>
          <w:delText>continue</w:delText>
        </w:r>
        <w:r w:rsidDel="001E27F4">
          <w:rPr>
            <w:rFonts w:ascii="Consolas" w:eastAsiaTheme="minorEastAsia" w:hAnsi="Consolas" w:cs="Consolas"/>
            <w:color w:val="000000"/>
            <w:sz w:val="19"/>
            <w:szCs w:val="19"/>
          </w:rPr>
          <w:delText>;</w:delText>
        </w:r>
      </w:del>
    </w:p>
    <w:p w14:paraId="580C08C6" w14:textId="3CF7B298" w:rsidR="00BD575D" w:rsidDel="001E27F4" w:rsidRDefault="00F31DDB">
      <w:pPr>
        <w:shd w:val="clear" w:color="auto" w:fill="FFF2CC" w:themeFill="accent4" w:themeFillTint="33"/>
        <w:autoSpaceDE w:val="0"/>
        <w:autoSpaceDN w:val="0"/>
        <w:adjustRightInd w:val="0"/>
        <w:rPr>
          <w:del w:id="2399" w:author="רינת אביטל" w:date="2022-05-10T10:35:00Z"/>
          <w:rFonts w:ascii="Consolas" w:eastAsiaTheme="minorEastAsia" w:hAnsi="Consolas" w:cs="Consolas"/>
          <w:color w:val="000000"/>
          <w:sz w:val="19"/>
          <w:szCs w:val="19"/>
        </w:rPr>
      </w:pPr>
      <w:del w:id="2400"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w:delText>
        </w:r>
        <w:r w:rsidDel="001E27F4">
          <w:rPr>
            <w:rFonts w:ascii="Consolas" w:eastAsiaTheme="minorEastAsia" w:hAnsi="Consolas"/>
            <w:color w:val="008000"/>
            <w:sz w:val="19"/>
            <w:szCs w:val="19"/>
            <w:rtl/>
          </w:rPr>
          <w:delText>אם</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לא</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מגיעים</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ישירות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מאזור</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לאזור</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אלא</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עוברים</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דרך</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נקודות</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גישה</w:delText>
        </w:r>
      </w:del>
    </w:p>
    <w:p w14:paraId="60B982E6" w14:textId="099636FD" w:rsidR="00BD575D" w:rsidDel="001E27F4" w:rsidRDefault="00F31DDB">
      <w:pPr>
        <w:shd w:val="clear" w:color="auto" w:fill="FFF2CC" w:themeFill="accent4" w:themeFillTint="33"/>
        <w:autoSpaceDE w:val="0"/>
        <w:autoSpaceDN w:val="0"/>
        <w:adjustRightInd w:val="0"/>
        <w:rPr>
          <w:del w:id="2401" w:author="רינת אביטל" w:date="2022-05-10T10:35:00Z"/>
          <w:rFonts w:ascii="Consolas" w:eastAsiaTheme="minorEastAsia" w:hAnsi="Consolas" w:cs="Consolas"/>
          <w:color w:val="000000"/>
          <w:sz w:val="19"/>
          <w:szCs w:val="19"/>
        </w:rPr>
      </w:pPr>
      <w:del w:id="2402"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if</w:delText>
        </w:r>
        <w:r w:rsidDel="001E27F4">
          <w:rPr>
            <w:rFonts w:ascii="Consolas" w:eastAsiaTheme="minorEastAsia" w:hAnsi="Consolas" w:cs="Consolas"/>
            <w:color w:val="000000"/>
            <w:sz w:val="19"/>
            <w:szCs w:val="19"/>
          </w:rPr>
          <w:delText xml:space="preserve"> (!(gFrom == from || gFrom == to))</w:delText>
        </w:r>
      </w:del>
    </w:p>
    <w:p w14:paraId="47DF8BC5" w14:textId="375E8DD8" w:rsidR="00BD575D" w:rsidDel="001E27F4" w:rsidRDefault="00F31DDB">
      <w:pPr>
        <w:shd w:val="clear" w:color="auto" w:fill="FFF2CC" w:themeFill="accent4" w:themeFillTint="33"/>
        <w:autoSpaceDE w:val="0"/>
        <w:autoSpaceDN w:val="0"/>
        <w:adjustRightInd w:val="0"/>
        <w:rPr>
          <w:del w:id="2403" w:author="רינת אביטל" w:date="2022-05-10T10:35:00Z"/>
          <w:rFonts w:ascii="Consolas" w:eastAsiaTheme="minorEastAsia" w:hAnsi="Consolas" w:cs="Consolas"/>
          <w:color w:val="000000"/>
          <w:sz w:val="19"/>
          <w:szCs w:val="19"/>
        </w:rPr>
      </w:pPr>
      <w:del w:id="2404" w:author="רינת אביטל" w:date="2022-05-10T10:35:00Z">
        <w:r w:rsidDel="001E27F4">
          <w:rPr>
            <w:rFonts w:ascii="Consolas" w:eastAsiaTheme="minorEastAsia" w:hAnsi="Consolas" w:cs="Consolas"/>
            <w:color w:val="000000"/>
            <w:sz w:val="19"/>
            <w:szCs w:val="19"/>
          </w:rPr>
          <w:delText xml:space="preserve">     {</w:delText>
        </w:r>
      </w:del>
    </w:p>
    <w:p w14:paraId="6601D2B7" w14:textId="295A0A53" w:rsidR="00BD575D" w:rsidDel="001E27F4" w:rsidRDefault="00F31DDB">
      <w:pPr>
        <w:shd w:val="clear" w:color="auto" w:fill="FFF2CC" w:themeFill="accent4" w:themeFillTint="33"/>
        <w:autoSpaceDE w:val="0"/>
        <w:autoSpaceDN w:val="0"/>
        <w:adjustRightInd w:val="0"/>
        <w:rPr>
          <w:del w:id="2405" w:author="רינת אביטל" w:date="2022-05-10T10:35:00Z"/>
          <w:rFonts w:ascii="Consolas" w:eastAsiaTheme="minorEastAsia" w:hAnsi="Consolas" w:cs="Consolas"/>
          <w:color w:val="000000"/>
          <w:sz w:val="19"/>
          <w:szCs w:val="19"/>
        </w:rPr>
      </w:pPr>
      <w:del w:id="2406" w:author="רינת אביטל" w:date="2022-05-10T10:35:00Z">
        <w:r w:rsidDel="001E27F4">
          <w:rPr>
            <w:rFonts w:ascii="Consolas" w:eastAsiaTheme="minorEastAsia" w:hAnsi="Consolas" w:cs="Consolas"/>
            <w:color w:val="000000"/>
            <w:sz w:val="19"/>
            <w:szCs w:val="19"/>
          </w:rPr>
          <w:delText xml:space="preserve">         gTo = BigMatrix[gFrom, to].Parent;</w:delText>
        </w:r>
      </w:del>
    </w:p>
    <w:p w14:paraId="6EFDA1A0" w14:textId="3B60480A" w:rsidR="00BD575D" w:rsidDel="001E27F4" w:rsidRDefault="00F31DDB">
      <w:pPr>
        <w:shd w:val="clear" w:color="auto" w:fill="FFF2CC" w:themeFill="accent4" w:themeFillTint="33"/>
        <w:autoSpaceDE w:val="0"/>
        <w:autoSpaceDN w:val="0"/>
        <w:adjustRightInd w:val="0"/>
        <w:rPr>
          <w:del w:id="2407" w:author="רינת אביטל" w:date="2022-05-10T10:35:00Z"/>
          <w:rFonts w:ascii="Consolas" w:eastAsiaTheme="minorEastAsia" w:hAnsi="Consolas" w:cs="Consolas"/>
          <w:color w:val="000000"/>
          <w:sz w:val="19"/>
          <w:szCs w:val="19"/>
        </w:rPr>
      </w:pPr>
      <w:del w:id="2408"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if</w:delText>
        </w:r>
        <w:r w:rsidDel="001E27F4">
          <w:rPr>
            <w:rFonts w:ascii="Consolas" w:eastAsiaTheme="minorEastAsia" w:hAnsi="Consolas" w:cs="Consolas"/>
            <w:color w:val="000000"/>
            <w:sz w:val="19"/>
            <w:szCs w:val="19"/>
          </w:rPr>
          <w:delText xml:space="preserve"> (gFrom == gTo) { gTo = gFrom; gFrom = BigMatrix[from, gFrom].Parent;  }</w:delText>
        </w:r>
      </w:del>
    </w:p>
    <w:p w14:paraId="132E6D97" w14:textId="58B60DF8" w:rsidR="00BD575D" w:rsidDel="001E27F4" w:rsidRDefault="00F31DDB">
      <w:pPr>
        <w:shd w:val="clear" w:color="auto" w:fill="FFF2CC" w:themeFill="accent4" w:themeFillTint="33"/>
        <w:autoSpaceDE w:val="0"/>
        <w:autoSpaceDN w:val="0"/>
        <w:adjustRightInd w:val="0"/>
        <w:rPr>
          <w:del w:id="2409" w:author="רינת אביטל" w:date="2022-05-10T10:35:00Z"/>
          <w:rFonts w:ascii="Consolas" w:eastAsiaTheme="minorEastAsia" w:hAnsi="Consolas" w:cs="Consolas"/>
          <w:color w:val="000000"/>
          <w:sz w:val="19"/>
          <w:szCs w:val="19"/>
        </w:rPr>
      </w:pPr>
      <w:del w:id="2410" w:author="רינת אביטל" w:date="2022-05-10T10:35:00Z">
        <w:r w:rsidDel="001E27F4">
          <w:rPr>
            <w:rFonts w:ascii="Consolas" w:eastAsiaTheme="minorEastAsia" w:hAnsi="Consolas" w:cs="Consolas"/>
            <w:color w:val="000000"/>
            <w:sz w:val="19"/>
            <w:szCs w:val="19"/>
          </w:rPr>
          <w:delText xml:space="preserve">         AddWay.Add(</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Goal(</w:delText>
        </w:r>
        <w:r w:rsidDel="001E27F4">
          <w:rPr>
            <w:rFonts w:ascii="Consolas" w:eastAsiaTheme="minorEastAsia" w:hAnsi="Consolas" w:cs="Consolas"/>
            <w:color w:val="A31515"/>
            <w:sz w:val="19"/>
            <w:szCs w:val="19"/>
          </w:rPr>
          <w:delText>'g'</w:delText>
        </w:r>
        <w:r w:rsidDel="001E27F4">
          <w:rPr>
            <w:rFonts w:ascii="Consolas" w:eastAsiaTheme="minorEastAsia" w:hAnsi="Consolas" w:cs="Consolas"/>
            <w:color w:val="000000"/>
            <w:sz w:val="19"/>
            <w:szCs w:val="19"/>
          </w:rPr>
          <w:delText>,gFrom,</w:delText>
        </w:r>
        <w:r w:rsidDel="001E27F4">
          <w:rPr>
            <w:rFonts w:ascii="Consolas" w:eastAsiaTheme="minorEastAsia" w:hAnsi="Consolas" w:cs="Consolas"/>
            <w:color w:val="0000FF"/>
            <w:sz w:val="19"/>
            <w:szCs w:val="19"/>
          </w:rPr>
          <w:delText>null</w:delText>
        </w:r>
        <w:r w:rsidDel="001E27F4">
          <w:rPr>
            <w:rFonts w:ascii="Consolas" w:eastAsiaTheme="minorEastAsia" w:hAnsi="Consolas" w:cs="Consolas"/>
            <w:color w:val="000000"/>
            <w:sz w:val="19"/>
            <w:szCs w:val="19"/>
          </w:rPr>
          <w:delText>,</w:delText>
        </w:r>
        <w:r w:rsidDel="001E27F4">
          <w:rPr>
            <w:rFonts w:ascii="Consolas" w:eastAsiaTheme="minorEastAsia" w:hAnsi="Consolas" w:cs="Consolas"/>
            <w:color w:val="0000FF"/>
            <w:sz w:val="19"/>
            <w:szCs w:val="19"/>
          </w:rPr>
          <w:delText>null</w:delText>
        </w:r>
        <w:r w:rsidDel="001E27F4">
          <w:rPr>
            <w:rFonts w:ascii="Consolas" w:eastAsiaTheme="minorEastAsia" w:hAnsi="Consolas" w:cs="Consolas"/>
            <w:color w:val="000000"/>
            <w:sz w:val="19"/>
            <w:szCs w:val="19"/>
          </w:rPr>
          <w:delText>));</w:delText>
        </w:r>
      </w:del>
    </w:p>
    <w:p w14:paraId="772EF412" w14:textId="0A74C0B7" w:rsidR="00BD575D" w:rsidDel="001E27F4" w:rsidRDefault="00F31DDB">
      <w:pPr>
        <w:shd w:val="clear" w:color="auto" w:fill="FFF2CC" w:themeFill="accent4" w:themeFillTint="33"/>
        <w:autoSpaceDE w:val="0"/>
        <w:autoSpaceDN w:val="0"/>
        <w:adjustRightInd w:val="0"/>
        <w:rPr>
          <w:del w:id="2411" w:author="רינת אביטל" w:date="2022-05-10T10:35:00Z"/>
          <w:rFonts w:ascii="Consolas" w:eastAsiaTheme="minorEastAsia" w:hAnsi="Consolas" w:cs="Consolas"/>
          <w:color w:val="000000"/>
          <w:sz w:val="19"/>
          <w:szCs w:val="19"/>
        </w:rPr>
      </w:pPr>
      <w:del w:id="2412" w:author="רינת אביטל" w:date="2022-05-10T10:35:00Z">
        <w:r w:rsidDel="001E27F4">
          <w:rPr>
            <w:rFonts w:ascii="Consolas" w:eastAsiaTheme="minorEastAsia" w:hAnsi="Consolas" w:cs="Consolas"/>
            <w:color w:val="000000"/>
            <w:sz w:val="19"/>
            <w:szCs w:val="19"/>
          </w:rPr>
          <w:delText xml:space="preserve">         HelpComputeAnsFromGtoG(BigMatrix, gFrom, gTo, AddWay, </w:delText>
        </w:r>
        <w:r w:rsidDel="001E27F4">
          <w:rPr>
            <w:rFonts w:ascii="Consolas" w:eastAsiaTheme="minorEastAsia" w:hAnsi="Consolas" w:cs="Consolas"/>
            <w:color w:val="0000FF"/>
            <w:sz w:val="19"/>
            <w:szCs w:val="19"/>
          </w:rPr>
          <w:delText>false</w:delText>
        </w:r>
        <w:r w:rsidDel="001E27F4">
          <w:rPr>
            <w:rFonts w:ascii="Consolas" w:eastAsiaTheme="minorEastAsia" w:hAnsi="Consolas" w:cs="Consolas"/>
            <w:color w:val="000000"/>
            <w:sz w:val="19"/>
            <w:szCs w:val="19"/>
          </w:rPr>
          <w:delText>, 0);</w:delText>
        </w:r>
      </w:del>
    </w:p>
    <w:p w14:paraId="5F565BE9" w14:textId="1642897D" w:rsidR="00BD575D" w:rsidDel="001E27F4" w:rsidRDefault="00F31DDB">
      <w:pPr>
        <w:shd w:val="clear" w:color="auto" w:fill="FFF2CC" w:themeFill="accent4" w:themeFillTint="33"/>
        <w:autoSpaceDE w:val="0"/>
        <w:autoSpaceDN w:val="0"/>
        <w:adjustRightInd w:val="0"/>
        <w:rPr>
          <w:del w:id="2413" w:author="רינת אביטל" w:date="2022-05-10T10:35:00Z"/>
          <w:rFonts w:ascii="Consolas" w:eastAsiaTheme="minorEastAsia" w:hAnsi="Consolas" w:cs="Consolas"/>
          <w:color w:val="000000"/>
          <w:sz w:val="19"/>
          <w:szCs w:val="19"/>
        </w:rPr>
      </w:pPr>
      <w:del w:id="2414" w:author="רינת אביטל" w:date="2022-05-10T10:35:00Z">
        <w:r w:rsidDel="001E27F4">
          <w:rPr>
            <w:rFonts w:ascii="Consolas" w:eastAsiaTheme="minorEastAsia" w:hAnsi="Consolas" w:cs="Consolas"/>
            <w:color w:val="000000"/>
            <w:sz w:val="19"/>
            <w:szCs w:val="19"/>
          </w:rPr>
          <w:delText xml:space="preserve">         AddWay.Add(</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Goal(</w:delText>
        </w:r>
        <w:r w:rsidDel="001E27F4">
          <w:rPr>
            <w:rFonts w:ascii="Consolas" w:eastAsiaTheme="minorEastAsia" w:hAnsi="Consolas" w:cs="Consolas"/>
            <w:color w:val="A31515"/>
            <w:sz w:val="19"/>
            <w:szCs w:val="19"/>
          </w:rPr>
          <w:delText>'g'</w:delText>
        </w:r>
        <w:r w:rsidDel="001E27F4">
          <w:rPr>
            <w:rFonts w:ascii="Consolas" w:eastAsiaTheme="minorEastAsia" w:hAnsi="Consolas" w:cs="Consolas"/>
            <w:color w:val="000000"/>
            <w:sz w:val="19"/>
            <w:szCs w:val="19"/>
          </w:rPr>
          <w:delText xml:space="preserve">, gTo, </w:delText>
        </w:r>
        <w:r w:rsidDel="001E27F4">
          <w:rPr>
            <w:rFonts w:ascii="Consolas" w:eastAsiaTheme="minorEastAsia" w:hAnsi="Consolas" w:cs="Consolas"/>
            <w:color w:val="0000FF"/>
            <w:sz w:val="19"/>
            <w:szCs w:val="19"/>
          </w:rPr>
          <w:delText>null</w:delText>
        </w:r>
        <w:r w:rsidDel="001E27F4">
          <w:rPr>
            <w:rFonts w:ascii="Consolas" w:eastAsiaTheme="minorEastAsia" w:hAnsi="Consolas" w:cs="Consolas"/>
            <w:color w:val="000000"/>
            <w:sz w:val="19"/>
            <w:szCs w:val="19"/>
          </w:rPr>
          <w:delText>,</w:delText>
        </w:r>
        <w:r w:rsidDel="001E27F4">
          <w:rPr>
            <w:rFonts w:ascii="Consolas" w:eastAsiaTheme="minorEastAsia" w:hAnsi="Consolas" w:cs="Consolas"/>
            <w:color w:val="0000FF"/>
            <w:sz w:val="19"/>
            <w:szCs w:val="19"/>
          </w:rPr>
          <w:delText>null</w:delText>
        </w:r>
        <w:r w:rsidDel="001E27F4">
          <w:rPr>
            <w:rFonts w:ascii="Consolas" w:eastAsiaTheme="minorEastAsia" w:hAnsi="Consolas" w:cs="Consolas"/>
            <w:color w:val="000000"/>
            <w:sz w:val="19"/>
            <w:szCs w:val="19"/>
          </w:rPr>
          <w:delText>));</w:delText>
        </w:r>
      </w:del>
    </w:p>
    <w:p w14:paraId="0F10DFC6" w14:textId="4FFFDD97" w:rsidR="00BD575D" w:rsidDel="001E27F4" w:rsidRDefault="00F31DDB">
      <w:pPr>
        <w:shd w:val="clear" w:color="auto" w:fill="FFF2CC" w:themeFill="accent4" w:themeFillTint="33"/>
        <w:autoSpaceDE w:val="0"/>
        <w:autoSpaceDN w:val="0"/>
        <w:adjustRightInd w:val="0"/>
        <w:rPr>
          <w:del w:id="2415" w:author="רינת אביטל" w:date="2022-05-10T10:35:00Z"/>
          <w:rFonts w:ascii="Consolas" w:eastAsiaTheme="minorEastAsia" w:hAnsi="Consolas" w:cs="Consolas"/>
          <w:color w:val="000000"/>
          <w:sz w:val="19"/>
          <w:szCs w:val="19"/>
        </w:rPr>
      </w:pPr>
      <w:del w:id="2416" w:author="רינת אביטל" w:date="2022-05-10T10:35:00Z">
        <w:r w:rsidDel="001E27F4">
          <w:rPr>
            <w:rFonts w:ascii="Consolas" w:eastAsiaTheme="minorEastAsia" w:hAnsi="Consolas" w:cs="Consolas"/>
            <w:color w:val="000000"/>
            <w:sz w:val="19"/>
            <w:szCs w:val="19"/>
          </w:rPr>
          <w:delText xml:space="preserve">     }</w:delText>
        </w:r>
      </w:del>
    </w:p>
    <w:p w14:paraId="15657883" w14:textId="57593120" w:rsidR="00BD575D" w:rsidDel="001E27F4" w:rsidRDefault="00F31DDB">
      <w:pPr>
        <w:shd w:val="clear" w:color="auto" w:fill="FFF2CC" w:themeFill="accent4" w:themeFillTint="33"/>
        <w:autoSpaceDE w:val="0"/>
        <w:autoSpaceDN w:val="0"/>
        <w:adjustRightInd w:val="0"/>
        <w:rPr>
          <w:del w:id="2417" w:author="רינת אביטל" w:date="2022-05-10T10:35:00Z"/>
          <w:rFonts w:ascii="Consolas" w:eastAsiaTheme="minorEastAsia" w:hAnsi="Consolas" w:cs="Consolas"/>
          <w:color w:val="000000"/>
          <w:sz w:val="19"/>
          <w:szCs w:val="19"/>
        </w:rPr>
      </w:pPr>
      <w:del w:id="2418" w:author="רינת אביטל" w:date="2022-05-10T10:35:00Z">
        <w:r w:rsidDel="001E27F4">
          <w:rPr>
            <w:rFonts w:ascii="Consolas" w:eastAsiaTheme="minorEastAsia" w:hAnsi="Consolas" w:cs="Consolas"/>
            <w:color w:val="000000"/>
            <w:sz w:val="19"/>
            <w:szCs w:val="19"/>
          </w:rPr>
          <w:delText xml:space="preserve">     way.AddRange(AddWay);</w:delText>
        </w:r>
      </w:del>
    </w:p>
    <w:p w14:paraId="70CCFB4D" w14:textId="0BB5D6DB" w:rsidR="00BD575D" w:rsidDel="001E27F4" w:rsidRDefault="00F31DDB">
      <w:pPr>
        <w:shd w:val="clear" w:color="auto" w:fill="FFF2CC" w:themeFill="accent4" w:themeFillTint="33"/>
        <w:autoSpaceDE w:val="0"/>
        <w:autoSpaceDN w:val="0"/>
        <w:adjustRightInd w:val="0"/>
        <w:rPr>
          <w:del w:id="2419" w:author="רינת אביטל" w:date="2022-05-10T10:35:00Z"/>
          <w:rFonts w:ascii="Consolas" w:eastAsiaTheme="minorEastAsia" w:hAnsi="Consolas" w:cs="Consolas"/>
          <w:color w:val="000000"/>
          <w:sz w:val="19"/>
          <w:szCs w:val="19"/>
        </w:rPr>
      </w:pPr>
      <w:del w:id="2420" w:author="רינת אביטל" w:date="2022-05-10T10:35:00Z">
        <w:r w:rsidDel="001E27F4">
          <w:rPr>
            <w:rFonts w:ascii="Consolas" w:eastAsiaTheme="minorEastAsia" w:hAnsi="Consolas" w:cs="Consolas"/>
            <w:color w:val="000000"/>
            <w:sz w:val="19"/>
            <w:szCs w:val="19"/>
          </w:rPr>
          <w:delText xml:space="preserve">     AddWay.Clear();</w:delText>
        </w:r>
      </w:del>
    </w:p>
    <w:p w14:paraId="02D19E48" w14:textId="3B633F3A" w:rsidR="00BD575D" w:rsidDel="001E27F4" w:rsidRDefault="00F31DDB">
      <w:pPr>
        <w:shd w:val="clear" w:color="auto" w:fill="FFF2CC" w:themeFill="accent4" w:themeFillTint="33"/>
        <w:autoSpaceDE w:val="0"/>
        <w:autoSpaceDN w:val="0"/>
        <w:adjustRightInd w:val="0"/>
        <w:rPr>
          <w:del w:id="2421" w:author="רינת אביטל" w:date="2022-05-10T10:35:00Z"/>
          <w:rFonts w:ascii="Consolas" w:eastAsiaTheme="minorEastAsia" w:hAnsi="Consolas" w:cs="Consolas"/>
          <w:color w:val="000000"/>
          <w:sz w:val="19"/>
          <w:szCs w:val="19"/>
        </w:rPr>
      </w:pPr>
      <w:del w:id="2422"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8000"/>
            <w:sz w:val="19"/>
            <w:szCs w:val="19"/>
          </w:rPr>
          <w:delText>//</w:delText>
        </w:r>
        <w:r w:rsidDel="001E27F4">
          <w:rPr>
            <w:rFonts w:ascii="Consolas" w:eastAsiaTheme="minorEastAsia" w:hAnsi="Consolas"/>
            <w:color w:val="008000"/>
            <w:sz w:val="19"/>
            <w:szCs w:val="19"/>
            <w:rtl/>
          </w:rPr>
          <w:delText>הגענו</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לאזור</w:delText>
        </w:r>
        <w:r w:rsidDel="001E27F4">
          <w:rPr>
            <w:rFonts w:ascii="Consolas" w:eastAsiaTheme="minorEastAsia" w:hAnsi="Consolas" w:cs="Consolas"/>
            <w:color w:val="008000"/>
            <w:sz w:val="19"/>
            <w:szCs w:val="19"/>
            <w:rtl/>
          </w:rPr>
          <w:delText xml:space="preserve"> </w:delText>
        </w:r>
        <w:r w:rsidDel="001E27F4">
          <w:rPr>
            <w:rFonts w:ascii="Consolas" w:eastAsiaTheme="minorEastAsia" w:hAnsi="Consolas"/>
            <w:color w:val="008000"/>
            <w:sz w:val="19"/>
            <w:szCs w:val="19"/>
            <w:rtl/>
          </w:rPr>
          <w:delText>היעד</w:delText>
        </w:r>
      </w:del>
    </w:p>
    <w:p w14:paraId="3EB1D373" w14:textId="697D6391" w:rsidR="00BD575D" w:rsidDel="001E27F4" w:rsidRDefault="00BD575D">
      <w:pPr>
        <w:shd w:val="clear" w:color="auto" w:fill="FFF2CC" w:themeFill="accent4" w:themeFillTint="33"/>
        <w:autoSpaceDE w:val="0"/>
        <w:autoSpaceDN w:val="0"/>
        <w:adjustRightInd w:val="0"/>
        <w:rPr>
          <w:del w:id="2423" w:author="רינת אביטל" w:date="2022-05-10T10:35:00Z"/>
          <w:rFonts w:ascii="Consolas" w:eastAsiaTheme="minorEastAsia" w:hAnsi="Consolas" w:cs="Consolas"/>
          <w:color w:val="000000"/>
          <w:sz w:val="19"/>
          <w:szCs w:val="19"/>
        </w:rPr>
      </w:pPr>
    </w:p>
    <w:p w14:paraId="4709AB76" w14:textId="5F56C8E7" w:rsidR="00BD575D" w:rsidDel="001E27F4" w:rsidRDefault="00F31DDB">
      <w:pPr>
        <w:shd w:val="clear" w:color="auto" w:fill="FFF2CC" w:themeFill="accent4" w:themeFillTint="33"/>
        <w:autoSpaceDE w:val="0"/>
        <w:autoSpaceDN w:val="0"/>
        <w:adjustRightInd w:val="0"/>
        <w:rPr>
          <w:del w:id="2424" w:author="רינת אביטל" w:date="2022-05-10T10:35:00Z"/>
          <w:rFonts w:ascii="Consolas" w:eastAsiaTheme="minorEastAsia" w:hAnsi="Consolas" w:cs="Consolas"/>
          <w:color w:val="000000"/>
          <w:sz w:val="19"/>
          <w:szCs w:val="19"/>
        </w:rPr>
      </w:pPr>
      <w:del w:id="2425" w:author="רינת אביטל" w:date="2022-05-10T10:35:00Z">
        <w:r w:rsidDel="001E27F4">
          <w:rPr>
            <w:rFonts w:ascii="Consolas" w:eastAsiaTheme="minorEastAsia" w:hAnsi="Consolas" w:cs="Consolas"/>
            <w:color w:val="000000"/>
            <w:sz w:val="19"/>
            <w:szCs w:val="19"/>
          </w:rPr>
          <w:delText xml:space="preserve">     Area area=productAreaList[order[i+1]].Value;</w:delText>
        </w:r>
      </w:del>
    </w:p>
    <w:p w14:paraId="59039FB0" w14:textId="65997BBA" w:rsidR="00BD575D" w:rsidDel="001E27F4" w:rsidRDefault="00F31DDB">
      <w:pPr>
        <w:shd w:val="clear" w:color="auto" w:fill="FFF2CC" w:themeFill="accent4" w:themeFillTint="33"/>
        <w:autoSpaceDE w:val="0"/>
        <w:autoSpaceDN w:val="0"/>
        <w:adjustRightInd w:val="0"/>
        <w:rPr>
          <w:del w:id="2426" w:author="רינת אביטל" w:date="2022-05-10T10:35:00Z"/>
          <w:rFonts w:ascii="Consolas" w:eastAsiaTheme="minorEastAsia" w:hAnsi="Consolas" w:cs="Consolas"/>
          <w:color w:val="000000"/>
          <w:sz w:val="19"/>
          <w:szCs w:val="19"/>
        </w:rPr>
      </w:pPr>
      <w:del w:id="2427"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if</w:delText>
        </w:r>
        <w:r w:rsidDel="001E27F4">
          <w:rPr>
            <w:rFonts w:ascii="Consolas" w:eastAsiaTheme="minorEastAsia" w:hAnsi="Consolas" w:cs="Consolas"/>
            <w:color w:val="000000"/>
            <w:sz w:val="19"/>
            <w:szCs w:val="19"/>
          </w:rPr>
          <w:delText xml:space="preserve"> (area != </w:delText>
        </w:r>
        <w:r w:rsidDel="001E27F4">
          <w:rPr>
            <w:rFonts w:ascii="Consolas" w:eastAsiaTheme="minorEastAsia" w:hAnsi="Consolas" w:cs="Consolas"/>
            <w:color w:val="0000FF"/>
            <w:sz w:val="19"/>
            <w:szCs w:val="19"/>
          </w:rPr>
          <w:delText>null</w:delText>
        </w:r>
        <w:r w:rsidDel="001E27F4">
          <w:rPr>
            <w:rFonts w:ascii="Consolas" w:eastAsiaTheme="minorEastAsia" w:hAnsi="Consolas" w:cs="Consolas"/>
            <w:color w:val="000000"/>
            <w:sz w:val="19"/>
            <w:szCs w:val="19"/>
          </w:rPr>
          <w:delText xml:space="preserve">) { </w:delText>
        </w:r>
      </w:del>
    </w:p>
    <w:p w14:paraId="7B120A43" w14:textId="5682B8D8" w:rsidR="00BD575D" w:rsidDel="001E27F4" w:rsidRDefault="00F31DDB">
      <w:pPr>
        <w:shd w:val="clear" w:color="auto" w:fill="FFF2CC" w:themeFill="accent4" w:themeFillTint="33"/>
        <w:autoSpaceDE w:val="0"/>
        <w:autoSpaceDN w:val="0"/>
        <w:adjustRightInd w:val="0"/>
        <w:rPr>
          <w:del w:id="2428" w:author="רינת אביטל" w:date="2022-05-10T10:35:00Z"/>
          <w:rFonts w:ascii="Consolas" w:eastAsiaTheme="minorEastAsia" w:hAnsi="Consolas" w:cs="Consolas"/>
          <w:color w:val="000000"/>
          <w:sz w:val="19"/>
          <w:szCs w:val="19"/>
        </w:rPr>
      </w:pPr>
      <w:del w:id="2429" w:author="רינת אביטל" w:date="2022-05-10T10:35:00Z">
        <w:r w:rsidDel="001E27F4">
          <w:rPr>
            <w:rFonts w:ascii="Consolas" w:eastAsiaTheme="minorEastAsia" w:hAnsi="Consolas" w:cs="Consolas"/>
            <w:color w:val="000000"/>
            <w:sz w:val="19"/>
            <w:szCs w:val="19"/>
          </w:rPr>
          <w:delText xml:space="preserve">         w = </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Goal(</w:delText>
        </w:r>
        <w:r w:rsidDel="001E27F4">
          <w:rPr>
            <w:rFonts w:ascii="Consolas" w:eastAsiaTheme="minorEastAsia" w:hAnsi="Consolas" w:cs="Consolas"/>
            <w:color w:val="A31515"/>
            <w:sz w:val="19"/>
            <w:szCs w:val="19"/>
          </w:rPr>
          <w:delText>'a'</w:delText>
        </w:r>
        <w:r w:rsidDel="001E27F4">
          <w:rPr>
            <w:rFonts w:ascii="Consolas" w:eastAsiaTheme="minorEastAsia" w:hAnsi="Consolas" w:cs="Consolas"/>
            <w:color w:val="000000"/>
            <w:sz w:val="19"/>
            <w:szCs w:val="19"/>
          </w:rPr>
          <w:delText xml:space="preserve">,to- numGetaways – </w:delText>
        </w:r>
      </w:del>
    </w:p>
    <w:p w14:paraId="7E2098AF" w14:textId="07BF0C7C" w:rsidR="00BD575D" w:rsidDel="001E27F4" w:rsidRDefault="00F31DDB">
      <w:pPr>
        <w:shd w:val="clear" w:color="auto" w:fill="FFF2CC" w:themeFill="accent4" w:themeFillTint="33"/>
        <w:autoSpaceDE w:val="0"/>
        <w:autoSpaceDN w:val="0"/>
        <w:adjustRightInd w:val="0"/>
        <w:rPr>
          <w:del w:id="2430" w:author="רינת אביטל" w:date="2022-05-10T10:35:00Z"/>
          <w:rFonts w:ascii="Consolas" w:eastAsiaTheme="minorEastAsia" w:hAnsi="Consolas" w:cs="Consolas"/>
          <w:color w:val="000000"/>
          <w:sz w:val="19"/>
          <w:szCs w:val="19"/>
        </w:rPr>
      </w:pPr>
      <w:del w:id="2431" w:author="רינת אביטל" w:date="2022-05-10T10:35:00Z">
        <w:r w:rsidDel="001E27F4">
          <w:rPr>
            <w:rFonts w:ascii="Consolas" w:eastAsiaTheme="minorEastAsia" w:hAnsi="Consolas" w:cs="Consolas"/>
            <w:color w:val="000000"/>
            <w:sz w:val="19"/>
            <w:szCs w:val="19"/>
          </w:rPr>
          <w:delText xml:space="preserve">                             1,</w:delText>
        </w:r>
        <w:r w:rsidDel="001E27F4">
          <w:rPr>
            <w:rFonts w:ascii="Consolas" w:eastAsiaTheme="minorEastAsia" w:hAnsi="Consolas" w:cs="Consolas"/>
            <w:color w:val="0000FF"/>
            <w:sz w:val="19"/>
            <w:szCs w:val="19"/>
          </w:rPr>
          <w:delText>null</w:delText>
        </w:r>
        <w:r w:rsidDel="001E27F4">
          <w:rPr>
            <w:rFonts w:ascii="Consolas" w:eastAsiaTheme="minorEastAsia" w:hAnsi="Consolas" w:cs="Consolas"/>
            <w:color w:val="000000"/>
            <w:sz w:val="19"/>
            <w:szCs w:val="19"/>
          </w:rPr>
          <w:delText>,UtilitiesFunctions.MidPoint(area.P1,area.P2));</w:delText>
        </w:r>
      </w:del>
    </w:p>
    <w:p w14:paraId="438E6497" w14:textId="2E07C5FE" w:rsidR="00BD575D" w:rsidDel="001E27F4" w:rsidRDefault="00F31DDB">
      <w:pPr>
        <w:shd w:val="clear" w:color="auto" w:fill="FFF2CC" w:themeFill="accent4" w:themeFillTint="33"/>
        <w:autoSpaceDE w:val="0"/>
        <w:autoSpaceDN w:val="0"/>
        <w:adjustRightInd w:val="0"/>
        <w:rPr>
          <w:del w:id="2432" w:author="רינת אביטל" w:date="2022-05-10T10:35:00Z"/>
          <w:rFonts w:ascii="Consolas" w:eastAsiaTheme="minorEastAsia" w:hAnsi="Consolas" w:cs="Consolas"/>
          <w:color w:val="000000"/>
          <w:sz w:val="19"/>
          <w:szCs w:val="19"/>
        </w:rPr>
      </w:pPr>
      <w:del w:id="2433" w:author="רינת אביטל" w:date="2022-05-10T10:35:00Z">
        <w:r w:rsidDel="001E27F4">
          <w:rPr>
            <w:rFonts w:ascii="Consolas" w:eastAsiaTheme="minorEastAsia" w:hAnsi="Consolas" w:cs="Consolas"/>
            <w:color w:val="000000"/>
            <w:sz w:val="19"/>
            <w:szCs w:val="19"/>
          </w:rPr>
          <w:delText xml:space="preserve">        OpenArea(way.Last(), w.num, productAreaList,way,getawayProcI_Results);</w:delText>
        </w:r>
      </w:del>
    </w:p>
    <w:p w14:paraId="48B5C7CD" w14:textId="64DCEFF7" w:rsidR="00BD575D" w:rsidDel="001E27F4" w:rsidRDefault="00F31DDB">
      <w:pPr>
        <w:shd w:val="clear" w:color="auto" w:fill="FFF2CC" w:themeFill="accent4" w:themeFillTint="33"/>
        <w:autoSpaceDE w:val="0"/>
        <w:autoSpaceDN w:val="0"/>
        <w:adjustRightInd w:val="0"/>
        <w:rPr>
          <w:del w:id="2434" w:author="רינת אביטל" w:date="2022-05-10T10:35:00Z"/>
          <w:rFonts w:ascii="Consolas" w:eastAsiaTheme="minorEastAsia" w:hAnsi="Consolas" w:cs="Consolas"/>
          <w:color w:val="000000"/>
          <w:sz w:val="19"/>
          <w:szCs w:val="19"/>
        </w:rPr>
      </w:pPr>
      <w:del w:id="2435" w:author="רינת אביטל" w:date="2022-05-10T10:35:00Z">
        <w:r w:rsidDel="001E27F4">
          <w:rPr>
            <w:rFonts w:ascii="Consolas" w:eastAsiaTheme="minorEastAsia" w:hAnsi="Consolas" w:cs="Consolas"/>
            <w:color w:val="000000"/>
            <w:sz w:val="19"/>
            <w:szCs w:val="19"/>
          </w:rPr>
          <w:delText xml:space="preserve">        way.Add(w);   }          </w:delText>
        </w:r>
      </w:del>
    </w:p>
    <w:p w14:paraId="00BEE03D" w14:textId="0722E73A" w:rsidR="00BD575D" w:rsidDel="001E27F4" w:rsidRDefault="00F31DDB">
      <w:pPr>
        <w:shd w:val="clear" w:color="auto" w:fill="FFF2CC" w:themeFill="accent4" w:themeFillTint="33"/>
        <w:autoSpaceDE w:val="0"/>
        <w:autoSpaceDN w:val="0"/>
        <w:adjustRightInd w:val="0"/>
        <w:rPr>
          <w:del w:id="2436" w:author="רינת אביטל" w:date="2022-05-10T10:35:00Z"/>
          <w:rFonts w:ascii="Consolas" w:eastAsiaTheme="minorEastAsia" w:hAnsi="Consolas" w:cs="Consolas"/>
          <w:color w:val="000000"/>
          <w:sz w:val="19"/>
          <w:szCs w:val="19"/>
        </w:rPr>
      </w:pPr>
      <w:del w:id="2437" w:author="רינת אביטל" w:date="2022-05-10T10:35:00Z">
        <w:r w:rsidDel="001E27F4">
          <w:rPr>
            <w:rFonts w:ascii="Consolas" w:eastAsiaTheme="minorEastAsia" w:hAnsi="Consolas" w:cs="Consolas"/>
            <w:color w:val="000000"/>
            <w:sz w:val="19"/>
            <w:szCs w:val="19"/>
          </w:rPr>
          <w:delText xml:space="preserve"> }    </w:delText>
        </w:r>
      </w:del>
    </w:p>
    <w:p w14:paraId="35AD32B1" w14:textId="72FCDD21" w:rsidR="00BD575D" w:rsidDel="001E27F4" w:rsidRDefault="00F31DDB">
      <w:pPr>
        <w:shd w:val="clear" w:color="auto" w:fill="FFF2CC" w:themeFill="accent4" w:themeFillTint="33"/>
        <w:autoSpaceDE w:val="0"/>
        <w:autoSpaceDN w:val="0"/>
        <w:adjustRightInd w:val="0"/>
        <w:rPr>
          <w:del w:id="2438" w:author="רינת אביטל" w:date="2022-05-10T10:35:00Z"/>
          <w:rFonts w:ascii="Consolas" w:eastAsiaTheme="minorEastAsia" w:hAnsi="Consolas" w:cs="Consolas"/>
          <w:color w:val="000000"/>
          <w:sz w:val="19"/>
          <w:szCs w:val="19"/>
        </w:rPr>
      </w:pPr>
      <w:del w:id="2439"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return</w:delText>
        </w:r>
        <w:r w:rsidDel="001E27F4">
          <w:rPr>
            <w:rFonts w:ascii="Consolas" w:eastAsiaTheme="minorEastAsia" w:hAnsi="Consolas" w:cs="Consolas"/>
            <w:color w:val="000000"/>
            <w:sz w:val="19"/>
            <w:szCs w:val="19"/>
          </w:rPr>
          <w:delText xml:space="preserve"> way;</w:delText>
        </w:r>
      </w:del>
    </w:p>
    <w:p w14:paraId="507E826C" w14:textId="732C7015" w:rsidR="00BD575D" w:rsidDel="001E27F4" w:rsidRDefault="00F31DDB">
      <w:pPr>
        <w:shd w:val="clear" w:color="auto" w:fill="FFF2CC" w:themeFill="accent4" w:themeFillTint="33"/>
        <w:bidi/>
        <w:spacing w:after="240" w:line="360" w:lineRule="auto"/>
        <w:jc w:val="right"/>
        <w:rPr>
          <w:del w:id="2440" w:author="רינת אביטל" w:date="2022-05-10T10:35:00Z"/>
          <w:rFonts w:ascii="Tahoma" w:hAnsi="Tahoma" w:cs="Tahoma"/>
          <w:sz w:val="22"/>
          <w:szCs w:val="22"/>
          <w:rtl/>
        </w:rPr>
      </w:pPr>
      <w:del w:id="2441" w:author="רינת אביטל" w:date="2022-05-10T10:35:00Z">
        <w:r w:rsidDel="001E27F4">
          <w:rPr>
            <w:rFonts w:ascii="Consolas" w:eastAsiaTheme="minorEastAsia" w:hAnsi="Consolas" w:cs="Consolas"/>
            <w:color w:val="000000"/>
            <w:sz w:val="19"/>
            <w:szCs w:val="19"/>
          </w:rPr>
          <w:delText xml:space="preserve">        }</w:delText>
        </w:r>
      </w:del>
    </w:p>
    <w:p w14:paraId="205E5189" w14:textId="036746D4" w:rsidR="00BD575D" w:rsidDel="001E27F4" w:rsidRDefault="00F31DDB">
      <w:pPr>
        <w:bidi/>
        <w:spacing w:after="240" w:line="360" w:lineRule="auto"/>
        <w:jc w:val="both"/>
        <w:rPr>
          <w:del w:id="2442" w:author="רינת אביטל" w:date="2022-05-10T10:35:00Z"/>
          <w:rFonts w:ascii="Tahoma" w:hAnsi="Tahoma" w:cs="Tahoma"/>
          <w:sz w:val="22"/>
          <w:szCs w:val="22"/>
          <w:rtl/>
        </w:rPr>
      </w:pPr>
      <w:del w:id="2443" w:author="רינת אביטל" w:date="2022-05-10T10:35:00Z">
        <w:r w:rsidDel="001E27F4">
          <w:rPr>
            <w:rFonts w:ascii="Tahoma" w:hAnsi="Tahoma" w:cs="Tahoma"/>
            <w:sz w:val="22"/>
            <w:szCs w:val="22"/>
            <w:rtl/>
          </w:rPr>
          <w:delText>הפונקציה</w:delText>
        </w:r>
        <w:r w:rsidDel="001E27F4">
          <w:rPr>
            <w:rFonts w:ascii="Tahoma" w:hAnsi="Tahoma" w:cs="Tahoma"/>
            <w:color w:val="000000"/>
            <w:sz w:val="22"/>
            <w:szCs w:val="22"/>
          </w:rPr>
          <w:delText xml:space="preserve"> </w:delText>
        </w:r>
        <w:r w:rsidDel="001E27F4">
          <w:rPr>
            <w:rFonts w:ascii="Tahoma" w:hAnsi="Tahoma" w:cs="Tahoma"/>
            <w:color w:val="2B91AF"/>
            <w:sz w:val="22"/>
            <w:szCs w:val="22"/>
          </w:rPr>
          <w:delText xml:space="preserve">HelpComputeAnsFromGtoG </w:delText>
        </w:r>
        <w:r w:rsidDel="001E27F4">
          <w:rPr>
            <w:rFonts w:ascii="Tahoma" w:hAnsi="Tahoma" w:cs="Tahoma"/>
            <w:sz w:val="22"/>
            <w:szCs w:val="22"/>
            <w:rtl/>
          </w:rPr>
          <w:delText xml:space="preserve">היא הרקורסיבית </w:delText>
        </w:r>
      </w:del>
    </w:p>
    <w:p w14:paraId="5D6AC89D" w14:textId="4A2509E6" w:rsidR="00BD575D" w:rsidDel="001E27F4" w:rsidRDefault="00F31DDB">
      <w:pPr>
        <w:shd w:val="clear" w:color="auto" w:fill="FFF2CC" w:themeFill="accent4" w:themeFillTint="33"/>
        <w:autoSpaceDE w:val="0"/>
        <w:autoSpaceDN w:val="0"/>
        <w:adjustRightInd w:val="0"/>
        <w:rPr>
          <w:del w:id="2444" w:author="רינת אביטל" w:date="2022-05-10T10:35:00Z"/>
          <w:rFonts w:ascii="Consolas" w:eastAsiaTheme="minorEastAsia" w:hAnsi="Consolas" w:cs="Consolas"/>
          <w:color w:val="000000"/>
          <w:sz w:val="19"/>
          <w:szCs w:val="19"/>
        </w:rPr>
      </w:pPr>
      <w:del w:id="2445"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public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static</w:delText>
        </w:r>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void</w:delText>
        </w:r>
        <w:r w:rsidDel="001E27F4">
          <w:rPr>
            <w:rFonts w:ascii="Consolas" w:eastAsiaTheme="minorEastAsia" w:hAnsi="Consolas" w:cs="Consolas"/>
            <w:color w:val="000000"/>
            <w:sz w:val="19"/>
            <w:szCs w:val="19"/>
          </w:rPr>
          <w:delText xml:space="preserve"> HelpComputeAnsFromGtoG(Cell[,] BigMatrix,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from,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to,              </w:delText>
        </w:r>
      </w:del>
    </w:p>
    <w:p w14:paraId="649F12B0" w14:textId="54B0E804" w:rsidR="00BD575D" w:rsidDel="001E27F4" w:rsidRDefault="00F31DDB">
      <w:pPr>
        <w:shd w:val="clear" w:color="auto" w:fill="FFF2CC" w:themeFill="accent4" w:themeFillTint="33"/>
        <w:autoSpaceDE w:val="0"/>
        <w:autoSpaceDN w:val="0"/>
        <w:adjustRightInd w:val="0"/>
        <w:rPr>
          <w:del w:id="2446" w:author="רינת אביטל" w:date="2022-05-10T10:35:00Z"/>
          <w:rFonts w:ascii="Consolas" w:eastAsiaTheme="minorEastAsia" w:hAnsi="Consolas" w:cs="Consolas"/>
          <w:color w:val="000000"/>
          <w:sz w:val="19"/>
          <w:szCs w:val="19"/>
        </w:rPr>
      </w:pPr>
      <w:del w:id="2447" w:author="רינת אביטל" w:date="2022-05-10T10:35:00Z">
        <w:r w:rsidDel="001E27F4">
          <w:rPr>
            <w:rFonts w:ascii="Consolas" w:eastAsiaTheme="minorEastAsia" w:hAnsi="Consolas" w:cs="Consolas"/>
            <w:color w:val="000000"/>
            <w:sz w:val="19"/>
            <w:szCs w:val="19"/>
          </w:rPr>
          <w:delText xml:space="preserve">                                               List&lt;Goal&gt; answers, </w:delText>
        </w:r>
        <w:r w:rsidDel="001E27F4">
          <w:rPr>
            <w:rFonts w:ascii="Consolas" w:eastAsiaTheme="minorEastAsia" w:hAnsi="Consolas" w:cs="Consolas"/>
            <w:color w:val="0000FF"/>
            <w:sz w:val="19"/>
            <w:szCs w:val="19"/>
          </w:rPr>
          <w:delText>bool</w:delText>
        </w:r>
        <w:r w:rsidDel="001E27F4">
          <w:rPr>
            <w:rFonts w:ascii="Consolas" w:eastAsiaTheme="minorEastAsia" w:hAnsi="Consolas" w:cs="Consolas"/>
            <w:color w:val="000000"/>
            <w:sz w:val="19"/>
            <w:szCs w:val="19"/>
          </w:rPr>
          <w:delText xml:space="preserve"> b,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reelTo)</w:delText>
        </w:r>
      </w:del>
    </w:p>
    <w:p w14:paraId="459CDA1B" w14:textId="23431B01" w:rsidR="00BD575D" w:rsidDel="001E27F4" w:rsidRDefault="00F31DDB">
      <w:pPr>
        <w:shd w:val="clear" w:color="auto" w:fill="FFF2CC" w:themeFill="accent4" w:themeFillTint="33"/>
        <w:autoSpaceDE w:val="0"/>
        <w:autoSpaceDN w:val="0"/>
        <w:adjustRightInd w:val="0"/>
        <w:rPr>
          <w:del w:id="2448" w:author="רינת אביטל" w:date="2022-05-10T10:35:00Z"/>
          <w:rFonts w:ascii="Consolas" w:eastAsiaTheme="minorEastAsia" w:hAnsi="Consolas" w:cs="Consolas"/>
          <w:color w:val="000000"/>
          <w:sz w:val="19"/>
          <w:szCs w:val="19"/>
        </w:rPr>
      </w:pPr>
      <w:del w:id="2449" w:author="רינת אביטל" w:date="2022-05-10T10:35:00Z">
        <w:r w:rsidDel="001E27F4">
          <w:rPr>
            <w:rFonts w:ascii="Consolas" w:eastAsiaTheme="minorEastAsia" w:hAnsi="Consolas" w:cs="Consolas"/>
            <w:color w:val="000000"/>
            <w:sz w:val="19"/>
            <w:szCs w:val="19"/>
          </w:rPr>
          <w:delText xml:space="preserve">        {</w:delText>
        </w:r>
      </w:del>
    </w:p>
    <w:p w14:paraId="2D68146D" w14:textId="41C4EC46" w:rsidR="00BD575D" w:rsidDel="001E27F4" w:rsidRDefault="00F31DDB">
      <w:pPr>
        <w:shd w:val="clear" w:color="auto" w:fill="FFF2CC" w:themeFill="accent4" w:themeFillTint="33"/>
        <w:autoSpaceDE w:val="0"/>
        <w:autoSpaceDN w:val="0"/>
        <w:adjustRightInd w:val="0"/>
        <w:rPr>
          <w:del w:id="2450" w:author="רינת אביטל" w:date="2022-05-10T10:35:00Z"/>
          <w:rFonts w:ascii="Consolas" w:eastAsiaTheme="minorEastAsia" w:hAnsi="Consolas" w:cs="Consolas"/>
          <w:color w:val="000000"/>
          <w:sz w:val="19"/>
          <w:szCs w:val="19"/>
        </w:rPr>
      </w:pPr>
      <w:del w:id="2451"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int</w:delText>
        </w:r>
        <w:r w:rsidDel="001E27F4">
          <w:rPr>
            <w:rFonts w:ascii="Consolas" w:eastAsiaTheme="minorEastAsia" w:hAnsi="Consolas" w:cs="Consolas"/>
            <w:color w:val="000000"/>
            <w:sz w:val="19"/>
            <w:szCs w:val="19"/>
          </w:rPr>
          <w:delText xml:space="preserve"> cur = BigMatrix[from, to].Parent;</w:delText>
        </w:r>
      </w:del>
    </w:p>
    <w:p w14:paraId="0CE4728A" w14:textId="43912D42" w:rsidR="00BD575D" w:rsidDel="001E27F4" w:rsidRDefault="00F31DDB">
      <w:pPr>
        <w:shd w:val="clear" w:color="auto" w:fill="FFF2CC" w:themeFill="accent4" w:themeFillTint="33"/>
        <w:autoSpaceDE w:val="0"/>
        <w:autoSpaceDN w:val="0"/>
        <w:adjustRightInd w:val="0"/>
        <w:rPr>
          <w:del w:id="2452" w:author="רינת אביטל" w:date="2022-05-10T10:35:00Z"/>
          <w:rFonts w:ascii="Consolas" w:eastAsiaTheme="minorEastAsia" w:hAnsi="Consolas" w:cs="Consolas"/>
          <w:color w:val="000000"/>
          <w:sz w:val="19"/>
          <w:szCs w:val="19"/>
        </w:rPr>
      </w:pPr>
      <w:del w:id="2453"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if</w:delText>
        </w:r>
        <w:r w:rsidDel="001E27F4">
          <w:rPr>
            <w:rFonts w:ascii="Consolas" w:eastAsiaTheme="minorEastAsia" w:hAnsi="Consolas" w:cs="Consolas"/>
            <w:color w:val="000000"/>
            <w:sz w:val="19"/>
            <w:szCs w:val="19"/>
          </w:rPr>
          <w:delText xml:space="preserve"> (cur == from || cur == to ||cur==0)</w:delText>
        </w:r>
      </w:del>
    </w:p>
    <w:p w14:paraId="330AE2EA" w14:textId="4DBFF0DA" w:rsidR="00BD575D" w:rsidDel="001E27F4" w:rsidRDefault="00F31DDB">
      <w:pPr>
        <w:shd w:val="clear" w:color="auto" w:fill="FFF2CC" w:themeFill="accent4" w:themeFillTint="33"/>
        <w:autoSpaceDE w:val="0"/>
        <w:autoSpaceDN w:val="0"/>
        <w:adjustRightInd w:val="0"/>
        <w:rPr>
          <w:del w:id="2454" w:author="רינת אביטל" w:date="2022-05-10T10:35:00Z"/>
          <w:rFonts w:ascii="Consolas" w:eastAsiaTheme="minorEastAsia" w:hAnsi="Consolas" w:cs="Consolas"/>
          <w:color w:val="000000"/>
          <w:sz w:val="19"/>
          <w:szCs w:val="19"/>
        </w:rPr>
      </w:pPr>
      <w:del w:id="2455"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return</w:delText>
        </w:r>
        <w:r w:rsidDel="001E27F4">
          <w:rPr>
            <w:rFonts w:ascii="Consolas" w:eastAsiaTheme="minorEastAsia" w:hAnsi="Consolas" w:cs="Consolas"/>
            <w:color w:val="000000"/>
            <w:sz w:val="19"/>
            <w:szCs w:val="19"/>
          </w:rPr>
          <w:delText>;</w:delText>
        </w:r>
      </w:del>
    </w:p>
    <w:p w14:paraId="43AFE920" w14:textId="3982A75B" w:rsidR="00BD575D" w:rsidDel="001E27F4" w:rsidRDefault="00F31DDB">
      <w:pPr>
        <w:shd w:val="clear" w:color="auto" w:fill="FFF2CC" w:themeFill="accent4" w:themeFillTint="33"/>
        <w:autoSpaceDE w:val="0"/>
        <w:autoSpaceDN w:val="0"/>
        <w:adjustRightInd w:val="0"/>
        <w:rPr>
          <w:del w:id="2456" w:author="רינת אביטל" w:date="2022-05-10T10:35:00Z"/>
          <w:rFonts w:ascii="Consolas" w:eastAsiaTheme="minorEastAsia" w:hAnsi="Consolas" w:cs="Consolas"/>
          <w:color w:val="000000"/>
          <w:sz w:val="19"/>
          <w:szCs w:val="19"/>
        </w:rPr>
      </w:pPr>
      <w:del w:id="2457" w:author="רינת אביטל" w:date="2022-05-10T10:35:00Z">
        <w:r w:rsidDel="001E27F4">
          <w:rPr>
            <w:rFonts w:ascii="Consolas" w:eastAsiaTheme="minorEastAsia" w:hAnsi="Consolas" w:cs="Consolas"/>
            <w:color w:val="000000"/>
            <w:sz w:val="19"/>
            <w:szCs w:val="19"/>
          </w:rPr>
          <w:delText xml:space="preserve">            </w:delText>
        </w:r>
        <w:r w:rsidDel="001E27F4">
          <w:rPr>
            <w:rFonts w:ascii="Consolas" w:eastAsiaTheme="minorEastAsia" w:hAnsi="Consolas" w:cs="Consolas"/>
            <w:color w:val="0000FF"/>
            <w:sz w:val="19"/>
            <w:szCs w:val="19"/>
          </w:rPr>
          <w:delText>else</w:delText>
        </w:r>
      </w:del>
    </w:p>
    <w:p w14:paraId="4E8F3A5B" w14:textId="1464BEC7" w:rsidR="00BD575D" w:rsidDel="001E27F4" w:rsidRDefault="00F31DDB">
      <w:pPr>
        <w:shd w:val="clear" w:color="auto" w:fill="FFF2CC" w:themeFill="accent4" w:themeFillTint="33"/>
        <w:autoSpaceDE w:val="0"/>
        <w:autoSpaceDN w:val="0"/>
        <w:adjustRightInd w:val="0"/>
        <w:rPr>
          <w:del w:id="2458" w:author="רינת אביטל" w:date="2022-05-10T10:35:00Z"/>
          <w:rFonts w:ascii="Consolas" w:eastAsiaTheme="minorEastAsia" w:hAnsi="Consolas" w:cs="Consolas"/>
          <w:color w:val="000000"/>
          <w:sz w:val="19"/>
          <w:szCs w:val="19"/>
        </w:rPr>
      </w:pPr>
      <w:del w:id="2459" w:author="רינת אביטל" w:date="2022-05-10T10:35:00Z">
        <w:r w:rsidDel="001E27F4">
          <w:rPr>
            <w:rFonts w:ascii="Consolas" w:eastAsiaTheme="minorEastAsia" w:hAnsi="Consolas" w:cs="Consolas"/>
            <w:color w:val="000000"/>
            <w:sz w:val="19"/>
            <w:szCs w:val="19"/>
          </w:rPr>
          <w:delText xml:space="preserve">            {</w:delText>
        </w:r>
      </w:del>
    </w:p>
    <w:p w14:paraId="67BE84B5" w14:textId="2FF7B0AA" w:rsidR="00BD575D" w:rsidDel="001E27F4" w:rsidRDefault="00F31DDB">
      <w:pPr>
        <w:shd w:val="clear" w:color="auto" w:fill="FFF2CC" w:themeFill="accent4" w:themeFillTint="33"/>
        <w:autoSpaceDE w:val="0"/>
        <w:autoSpaceDN w:val="0"/>
        <w:adjustRightInd w:val="0"/>
        <w:rPr>
          <w:del w:id="2460" w:author="רינת אביטל" w:date="2022-05-10T10:35:00Z"/>
          <w:rFonts w:ascii="Consolas" w:eastAsiaTheme="minorEastAsia" w:hAnsi="Consolas" w:cs="Consolas"/>
          <w:color w:val="000000"/>
          <w:sz w:val="19"/>
          <w:szCs w:val="19"/>
        </w:rPr>
      </w:pPr>
      <w:del w:id="2461" w:author="רינת אביטל" w:date="2022-05-10T10:35:00Z">
        <w:r w:rsidDel="001E27F4">
          <w:rPr>
            <w:rFonts w:ascii="Consolas" w:eastAsiaTheme="minorEastAsia" w:hAnsi="Consolas" w:cs="Consolas"/>
            <w:color w:val="000000"/>
            <w:sz w:val="19"/>
            <w:szCs w:val="19"/>
          </w:rPr>
          <w:delText xml:space="preserve">             HelpComputeAnsFromGtoG(BigMatrix, from, cur, answers, </w:delText>
        </w:r>
        <w:r w:rsidDel="001E27F4">
          <w:rPr>
            <w:rFonts w:ascii="Consolas" w:eastAsiaTheme="minorEastAsia" w:hAnsi="Consolas" w:cs="Consolas"/>
            <w:color w:val="0000FF"/>
            <w:sz w:val="19"/>
            <w:szCs w:val="19"/>
          </w:rPr>
          <w:delText>false</w:delText>
        </w:r>
        <w:r w:rsidDel="001E27F4">
          <w:rPr>
            <w:rFonts w:ascii="Consolas" w:eastAsiaTheme="minorEastAsia" w:hAnsi="Consolas" w:cs="Consolas"/>
            <w:color w:val="000000"/>
            <w:sz w:val="19"/>
            <w:szCs w:val="19"/>
          </w:rPr>
          <w:delText>, 0);</w:delText>
        </w:r>
      </w:del>
    </w:p>
    <w:p w14:paraId="12F5F0D1" w14:textId="7BD94E2F" w:rsidR="00BD575D" w:rsidDel="001E27F4" w:rsidRDefault="00F31DDB">
      <w:pPr>
        <w:shd w:val="clear" w:color="auto" w:fill="FFF2CC" w:themeFill="accent4" w:themeFillTint="33"/>
        <w:autoSpaceDE w:val="0"/>
        <w:autoSpaceDN w:val="0"/>
        <w:adjustRightInd w:val="0"/>
        <w:rPr>
          <w:del w:id="2462" w:author="רינת אביטל" w:date="2022-05-10T10:35:00Z"/>
          <w:rFonts w:ascii="Consolas" w:eastAsiaTheme="minorEastAsia" w:hAnsi="Consolas" w:cs="Consolas"/>
          <w:color w:val="000000"/>
          <w:sz w:val="19"/>
          <w:szCs w:val="19"/>
        </w:rPr>
      </w:pPr>
      <w:del w:id="2463" w:author="רינת אביטל" w:date="2022-05-10T10:35:00Z">
        <w:r w:rsidDel="001E27F4">
          <w:rPr>
            <w:rFonts w:ascii="Consolas" w:eastAsiaTheme="minorEastAsia" w:hAnsi="Consolas" w:cs="Consolas"/>
            <w:color w:val="000000"/>
            <w:sz w:val="19"/>
            <w:szCs w:val="19"/>
          </w:rPr>
          <w:delText xml:space="preserve">             answers.Add(</w:delText>
        </w:r>
        <w:r w:rsidDel="001E27F4">
          <w:rPr>
            <w:rFonts w:ascii="Consolas" w:eastAsiaTheme="minorEastAsia" w:hAnsi="Consolas" w:cs="Consolas"/>
            <w:color w:val="0000FF"/>
            <w:sz w:val="19"/>
            <w:szCs w:val="19"/>
          </w:rPr>
          <w:delText>new</w:delText>
        </w:r>
        <w:r w:rsidDel="001E27F4">
          <w:rPr>
            <w:rFonts w:ascii="Consolas" w:eastAsiaTheme="minorEastAsia" w:hAnsi="Consolas" w:cs="Consolas"/>
            <w:color w:val="000000"/>
            <w:sz w:val="19"/>
            <w:szCs w:val="19"/>
          </w:rPr>
          <w:delText xml:space="preserve"> Goal(</w:delText>
        </w:r>
        <w:r w:rsidDel="001E27F4">
          <w:rPr>
            <w:rFonts w:ascii="Consolas" w:eastAsiaTheme="minorEastAsia" w:hAnsi="Consolas" w:cs="Consolas"/>
            <w:color w:val="A31515"/>
            <w:sz w:val="19"/>
            <w:szCs w:val="19"/>
          </w:rPr>
          <w:delText>'g'</w:delText>
        </w:r>
        <w:r w:rsidDel="001E27F4">
          <w:rPr>
            <w:rFonts w:ascii="Consolas" w:eastAsiaTheme="minorEastAsia" w:hAnsi="Consolas" w:cs="Consolas"/>
            <w:color w:val="000000"/>
            <w:sz w:val="19"/>
            <w:szCs w:val="19"/>
          </w:rPr>
          <w:delText>,cur,</w:delText>
        </w:r>
        <w:r w:rsidDel="001E27F4">
          <w:rPr>
            <w:rFonts w:ascii="Consolas" w:eastAsiaTheme="minorEastAsia" w:hAnsi="Consolas" w:cs="Consolas"/>
            <w:color w:val="0000FF"/>
            <w:sz w:val="19"/>
            <w:szCs w:val="19"/>
          </w:rPr>
          <w:delText>null</w:delText>
        </w:r>
        <w:r w:rsidDel="001E27F4">
          <w:rPr>
            <w:rFonts w:ascii="Consolas" w:eastAsiaTheme="minorEastAsia" w:hAnsi="Consolas" w:cs="Consolas"/>
            <w:color w:val="000000"/>
            <w:sz w:val="19"/>
            <w:szCs w:val="19"/>
          </w:rPr>
          <w:delText>,</w:delText>
        </w:r>
        <w:r w:rsidDel="001E27F4">
          <w:rPr>
            <w:rFonts w:ascii="Consolas" w:eastAsiaTheme="minorEastAsia" w:hAnsi="Consolas" w:cs="Consolas"/>
            <w:color w:val="0000FF"/>
            <w:sz w:val="19"/>
            <w:szCs w:val="19"/>
          </w:rPr>
          <w:delText>null</w:delText>
        </w:r>
        <w:r w:rsidDel="001E27F4">
          <w:rPr>
            <w:rFonts w:ascii="Consolas" w:eastAsiaTheme="minorEastAsia" w:hAnsi="Consolas" w:cs="Consolas"/>
            <w:color w:val="000000"/>
            <w:sz w:val="19"/>
            <w:szCs w:val="19"/>
          </w:rPr>
          <w:delText>));</w:delText>
        </w:r>
      </w:del>
    </w:p>
    <w:p w14:paraId="00244C55" w14:textId="4A2FC75D" w:rsidR="00BD575D" w:rsidDel="001E27F4" w:rsidRDefault="00F31DDB">
      <w:pPr>
        <w:shd w:val="clear" w:color="auto" w:fill="FFF2CC" w:themeFill="accent4" w:themeFillTint="33"/>
        <w:autoSpaceDE w:val="0"/>
        <w:autoSpaceDN w:val="0"/>
        <w:adjustRightInd w:val="0"/>
        <w:rPr>
          <w:del w:id="2464" w:author="רינת אביטל" w:date="2022-05-10T10:35:00Z"/>
          <w:rFonts w:ascii="Consolas" w:eastAsiaTheme="minorEastAsia" w:hAnsi="Consolas" w:cs="Consolas"/>
          <w:color w:val="000000"/>
          <w:sz w:val="19"/>
          <w:szCs w:val="19"/>
        </w:rPr>
      </w:pPr>
      <w:del w:id="2465" w:author="רינת אביטל" w:date="2022-05-10T10:35:00Z">
        <w:r w:rsidDel="001E27F4">
          <w:rPr>
            <w:rFonts w:ascii="Consolas" w:eastAsiaTheme="minorEastAsia" w:hAnsi="Consolas" w:cs="Consolas"/>
            <w:color w:val="000000"/>
            <w:sz w:val="19"/>
            <w:szCs w:val="19"/>
          </w:rPr>
          <w:delText xml:space="preserve">            }</w:delText>
        </w:r>
      </w:del>
    </w:p>
    <w:p w14:paraId="0B911A85" w14:textId="6C2CAF68" w:rsidR="00BD575D" w:rsidDel="001E27F4" w:rsidRDefault="00F31DDB">
      <w:pPr>
        <w:shd w:val="clear" w:color="auto" w:fill="FFF2CC" w:themeFill="accent4" w:themeFillTint="33"/>
        <w:bidi/>
        <w:spacing w:after="240" w:line="360" w:lineRule="auto"/>
        <w:jc w:val="right"/>
        <w:rPr>
          <w:del w:id="2466" w:author="רינת אביטל" w:date="2022-05-10T10:35:00Z"/>
          <w:rFonts w:ascii="Tahoma" w:hAnsi="Tahoma" w:cs="Tahoma"/>
          <w:sz w:val="22"/>
          <w:szCs w:val="22"/>
          <w:rtl/>
        </w:rPr>
      </w:pPr>
      <w:del w:id="2467" w:author="רינת אביטל" w:date="2022-05-10T10:35:00Z">
        <w:r w:rsidDel="001E27F4">
          <w:rPr>
            <w:rFonts w:ascii="Consolas" w:eastAsiaTheme="minorEastAsia" w:hAnsi="Consolas" w:cs="Consolas"/>
            <w:color w:val="000000"/>
            <w:sz w:val="19"/>
            <w:szCs w:val="19"/>
          </w:rPr>
          <w:delText xml:space="preserve">        }</w:delText>
        </w:r>
      </w:del>
    </w:p>
    <w:p w14:paraId="58B3184A" w14:textId="188755DA" w:rsidR="00BD575D" w:rsidDel="001E27F4" w:rsidRDefault="00F31DDB">
      <w:pPr>
        <w:bidi/>
        <w:spacing w:after="240" w:line="360" w:lineRule="auto"/>
        <w:jc w:val="both"/>
        <w:rPr>
          <w:del w:id="2468" w:author="רינת אביטל" w:date="2022-05-10T10:35:00Z"/>
          <w:rFonts w:ascii="Tahoma" w:hAnsi="Tahoma" w:cs="Tahoma"/>
          <w:sz w:val="22"/>
          <w:szCs w:val="22"/>
          <w:rtl/>
        </w:rPr>
      </w:pPr>
      <w:del w:id="2469" w:author="רינת אביטל" w:date="2022-05-10T10:35:00Z">
        <w:r w:rsidDel="001E27F4">
          <w:rPr>
            <w:rFonts w:ascii="Tahoma" w:hAnsi="Tahoma" w:cs="Tahoma"/>
            <w:sz w:val="22"/>
            <w:szCs w:val="22"/>
            <w:rtl/>
          </w:rPr>
          <w:delText xml:space="preserve">הפונקציה </w:delText>
        </w:r>
        <w:r w:rsidDel="001E27F4">
          <w:rPr>
            <w:rFonts w:ascii="Tahoma" w:hAnsi="Tahoma" w:cs="Tahoma"/>
            <w:color w:val="2B91AF"/>
            <w:sz w:val="22"/>
            <w:szCs w:val="22"/>
          </w:rPr>
          <w:delText>OpenArea</w:delText>
        </w:r>
        <w:r w:rsidDel="001E27F4">
          <w:rPr>
            <w:rFonts w:ascii="Tahoma" w:hAnsi="Tahoma" w:cs="Tahoma"/>
            <w:sz w:val="22"/>
            <w:szCs w:val="22"/>
            <w:rtl/>
          </w:rPr>
          <w:delText xml:space="preserve"> היא הפותחת בפועל כל אזור ומסדרת לפי הסדר את הסטנדים. כמו כן, מחשבת נקודה עבור כל סטנד, כדי שהאפליקציה תדע כיצד לצייר את המסלול.</w:delText>
        </w:r>
      </w:del>
    </w:p>
    <w:p w14:paraId="69B7AB08" w14:textId="5C20A381" w:rsidR="00BD575D" w:rsidDel="001E27F4" w:rsidRDefault="00F31DDB">
      <w:pPr>
        <w:shd w:val="clear" w:color="auto" w:fill="FFC000" w:themeFill="accent4"/>
        <w:autoSpaceDE w:val="0"/>
        <w:autoSpaceDN w:val="0"/>
        <w:adjustRightInd w:val="0"/>
        <w:rPr>
          <w:del w:id="2470" w:author="רינת אביטל" w:date="2022-05-10T10:35:00Z"/>
          <w:rFonts w:ascii="Consolas" w:eastAsiaTheme="minorEastAsia" w:hAnsi="Consolas" w:cs="Consolas"/>
          <w:color w:val="000000"/>
          <w:sz w:val="16"/>
          <w:szCs w:val="16"/>
        </w:rPr>
      </w:pPr>
      <w:del w:id="2471" w:author="רינת אביטל" w:date="2022-05-10T10:35:00Z">
        <w:r w:rsidDel="001E27F4">
          <w:rPr>
            <w:rFonts w:ascii="Consolas" w:eastAsiaTheme="minorEastAsia" w:hAnsi="Consolas" w:cs="Consolas"/>
            <w:color w:val="0000FF"/>
            <w:sz w:val="16"/>
            <w:szCs w:val="16"/>
          </w:rPr>
          <w:delText>private</w:delText>
        </w:r>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00FF"/>
            <w:sz w:val="16"/>
            <w:szCs w:val="16"/>
          </w:rPr>
          <w:delText>static</w:delText>
        </w:r>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00FF"/>
            <w:sz w:val="16"/>
            <w:szCs w:val="16"/>
          </w:rPr>
          <w:delText>void</w:delText>
        </w:r>
        <w:r w:rsidDel="001E27F4">
          <w:rPr>
            <w:rFonts w:ascii="Consolas" w:eastAsiaTheme="minorEastAsia" w:hAnsi="Consolas" w:cs="Consolas"/>
            <w:color w:val="000000"/>
            <w:sz w:val="16"/>
            <w:szCs w:val="16"/>
          </w:rPr>
          <w:delText xml:space="preserve"> OpenArea(Goal gw, </w:delText>
        </w:r>
        <w:r w:rsidDel="001E27F4">
          <w:rPr>
            <w:rFonts w:ascii="Consolas" w:eastAsiaTheme="minorEastAsia" w:hAnsi="Consolas" w:cs="Consolas"/>
            <w:color w:val="0000FF"/>
            <w:sz w:val="16"/>
            <w:szCs w:val="16"/>
          </w:rPr>
          <w:delText>int</w:delText>
        </w:r>
        <w:r w:rsidDel="001E27F4">
          <w:rPr>
            <w:rFonts w:ascii="Consolas" w:eastAsiaTheme="minorEastAsia" w:hAnsi="Consolas" w:cs="Consolas"/>
            <w:color w:val="000000"/>
            <w:sz w:val="16"/>
            <w:szCs w:val="16"/>
          </w:rPr>
          <w:delText xml:space="preserve"> num, List&lt;KeyValuePair&lt;KeyArea, Area&gt;&gt; productAreaList,</w:delText>
        </w:r>
      </w:del>
    </w:p>
    <w:p w14:paraId="462952DC" w14:textId="47F6D850" w:rsidR="00BD575D" w:rsidDel="001E27F4" w:rsidRDefault="00F31DDB">
      <w:pPr>
        <w:shd w:val="clear" w:color="auto" w:fill="FFC000" w:themeFill="accent4"/>
        <w:autoSpaceDE w:val="0"/>
        <w:autoSpaceDN w:val="0"/>
        <w:adjustRightInd w:val="0"/>
        <w:rPr>
          <w:del w:id="2472" w:author="רינת אביטל" w:date="2022-05-10T10:35:00Z"/>
          <w:rFonts w:ascii="Consolas" w:eastAsiaTheme="minorEastAsia" w:hAnsi="Consolas" w:cs="Consolas"/>
          <w:color w:val="000000"/>
          <w:sz w:val="16"/>
          <w:szCs w:val="16"/>
        </w:rPr>
      </w:pPr>
      <w:del w:id="2473" w:author="רינת אביטל" w:date="2022-05-10T10:35:00Z">
        <w:r w:rsidDel="001E27F4">
          <w:rPr>
            <w:rFonts w:ascii="Consolas" w:eastAsiaTheme="minorEastAsia" w:hAnsi="Consolas" w:cs="Consolas"/>
            <w:color w:val="000000"/>
            <w:sz w:val="16"/>
            <w:szCs w:val="16"/>
          </w:rPr>
          <w:delText xml:space="preserve">                                    List&lt;Goal&gt; way,List&lt;GetawayProcI_Result&gt;getawayProcI_Results)</w:delText>
        </w:r>
      </w:del>
    </w:p>
    <w:p w14:paraId="3A5C8C8D" w14:textId="0888CDDF" w:rsidR="00BD575D" w:rsidDel="001E27F4" w:rsidRDefault="00F31DDB">
      <w:pPr>
        <w:shd w:val="clear" w:color="auto" w:fill="FFF2CC" w:themeFill="accent4" w:themeFillTint="33"/>
        <w:autoSpaceDE w:val="0"/>
        <w:autoSpaceDN w:val="0"/>
        <w:adjustRightInd w:val="0"/>
        <w:rPr>
          <w:del w:id="2474" w:author="רינת אביטל" w:date="2022-05-10T10:35:00Z"/>
          <w:rFonts w:ascii="Consolas" w:eastAsiaTheme="minorEastAsia" w:hAnsi="Consolas" w:cs="Consolas"/>
          <w:color w:val="000000"/>
          <w:sz w:val="16"/>
          <w:szCs w:val="16"/>
        </w:rPr>
      </w:pPr>
      <w:del w:id="2475" w:author="רינת אביטל" w:date="2022-05-10T10:35:00Z">
        <w:r w:rsidDel="001E27F4">
          <w:rPr>
            <w:rFonts w:ascii="Consolas" w:eastAsiaTheme="minorEastAsia" w:hAnsi="Consolas" w:cs="Consolas"/>
            <w:color w:val="000000"/>
            <w:sz w:val="16"/>
            <w:szCs w:val="16"/>
          </w:rPr>
          <w:delText xml:space="preserve"> {</w:delText>
        </w:r>
      </w:del>
    </w:p>
    <w:p w14:paraId="0B88D3C5" w14:textId="034E923F" w:rsidR="00BD575D" w:rsidDel="001E27F4" w:rsidRDefault="00BD575D">
      <w:pPr>
        <w:shd w:val="clear" w:color="auto" w:fill="FFF2CC" w:themeFill="accent4" w:themeFillTint="33"/>
        <w:autoSpaceDE w:val="0"/>
        <w:autoSpaceDN w:val="0"/>
        <w:adjustRightInd w:val="0"/>
        <w:rPr>
          <w:del w:id="2476" w:author="רינת אביטל" w:date="2022-05-10T10:35:00Z"/>
          <w:rFonts w:ascii="Consolas" w:eastAsiaTheme="minorEastAsia" w:hAnsi="Consolas" w:cs="Consolas"/>
          <w:color w:val="000000"/>
          <w:sz w:val="16"/>
          <w:szCs w:val="16"/>
        </w:rPr>
      </w:pPr>
    </w:p>
    <w:p w14:paraId="1B30D82D" w14:textId="4462D2AD" w:rsidR="00BD575D" w:rsidDel="001E27F4" w:rsidRDefault="00F31DDB">
      <w:pPr>
        <w:shd w:val="clear" w:color="auto" w:fill="FFF2CC" w:themeFill="accent4" w:themeFillTint="33"/>
        <w:autoSpaceDE w:val="0"/>
        <w:autoSpaceDN w:val="0"/>
        <w:adjustRightInd w:val="0"/>
        <w:rPr>
          <w:del w:id="2477" w:author="רינת אביטל" w:date="2022-05-10T10:35:00Z"/>
          <w:rFonts w:ascii="Consolas" w:eastAsiaTheme="minorEastAsia" w:hAnsi="Consolas" w:cs="Consolas"/>
          <w:color w:val="000000"/>
          <w:sz w:val="16"/>
          <w:szCs w:val="16"/>
        </w:rPr>
      </w:pPr>
      <w:del w:id="2478" w:author="רינת אביטל" w:date="2022-05-10T10:35:00Z">
        <w:r w:rsidDel="001E27F4">
          <w:rPr>
            <w:rFonts w:ascii="Consolas" w:eastAsiaTheme="minorEastAsia" w:hAnsi="Consolas" w:cs="Consolas"/>
            <w:color w:val="000000"/>
            <w:sz w:val="16"/>
            <w:szCs w:val="16"/>
          </w:rPr>
          <w:delText xml:space="preserve"> GetawayProcI_Result g =getawayProcI_Results.Where(x =&gt; x.Code == gw.num).First();</w:delText>
        </w:r>
      </w:del>
    </w:p>
    <w:p w14:paraId="3BE2053F" w14:textId="765E06E3" w:rsidR="00BD575D" w:rsidDel="001E27F4" w:rsidRDefault="00F31DDB">
      <w:pPr>
        <w:shd w:val="clear" w:color="auto" w:fill="FFF2CC" w:themeFill="accent4" w:themeFillTint="33"/>
        <w:autoSpaceDE w:val="0"/>
        <w:autoSpaceDN w:val="0"/>
        <w:adjustRightInd w:val="0"/>
        <w:rPr>
          <w:del w:id="2479" w:author="רינת אביטל" w:date="2022-05-10T10:35:00Z"/>
          <w:rFonts w:ascii="Consolas" w:eastAsiaTheme="minorEastAsia" w:hAnsi="Consolas" w:cs="Consolas"/>
          <w:color w:val="000000"/>
          <w:sz w:val="16"/>
          <w:szCs w:val="16"/>
        </w:rPr>
      </w:pPr>
      <w:del w:id="2480" w:author="רינת אביטל" w:date="2022-05-10T10:35:00Z">
        <w:r w:rsidDel="001E27F4">
          <w:rPr>
            <w:rFonts w:ascii="Consolas" w:eastAsiaTheme="minorEastAsia" w:hAnsi="Consolas" w:cs="Consolas"/>
            <w:color w:val="000000"/>
            <w:sz w:val="16"/>
            <w:szCs w:val="16"/>
          </w:rPr>
          <w:delText xml:space="preserve"> List&lt;ProductShop&gt; products = </w:delText>
        </w:r>
        <w:r w:rsidDel="001E27F4">
          <w:rPr>
            <w:rFonts w:ascii="Consolas" w:eastAsiaTheme="minorEastAsia" w:hAnsi="Consolas" w:cs="Consolas"/>
            <w:color w:val="0000FF"/>
            <w:sz w:val="16"/>
            <w:szCs w:val="16"/>
          </w:rPr>
          <w:delText>new</w:delText>
        </w:r>
        <w:r w:rsidDel="001E27F4">
          <w:rPr>
            <w:rFonts w:ascii="Consolas" w:eastAsiaTheme="minorEastAsia" w:hAnsi="Consolas" w:cs="Consolas"/>
            <w:color w:val="000000"/>
            <w:sz w:val="16"/>
            <w:szCs w:val="16"/>
          </w:rPr>
          <w:delText xml:space="preserve"> List&lt;ProductShop&gt;();</w:delText>
        </w:r>
      </w:del>
    </w:p>
    <w:p w14:paraId="68F025FD" w14:textId="74778F9F" w:rsidR="00BD575D" w:rsidDel="001E27F4" w:rsidRDefault="00F31DDB">
      <w:pPr>
        <w:shd w:val="clear" w:color="auto" w:fill="FFF2CC" w:themeFill="accent4" w:themeFillTint="33"/>
        <w:autoSpaceDE w:val="0"/>
        <w:autoSpaceDN w:val="0"/>
        <w:adjustRightInd w:val="0"/>
        <w:rPr>
          <w:del w:id="2481" w:author="רינת אביטל" w:date="2022-05-10T10:35:00Z"/>
          <w:rFonts w:ascii="Consolas" w:eastAsiaTheme="minorEastAsia" w:hAnsi="Consolas" w:cs="Consolas"/>
          <w:color w:val="000000"/>
          <w:sz w:val="16"/>
          <w:szCs w:val="16"/>
        </w:rPr>
      </w:pPr>
      <w:del w:id="2482" w:author="רינת אביטל" w:date="2022-05-10T10:35:00Z">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8000"/>
            <w:sz w:val="16"/>
            <w:szCs w:val="16"/>
          </w:rPr>
          <w:delText>//</w:delText>
        </w:r>
        <w:r w:rsidDel="001E27F4">
          <w:rPr>
            <w:rFonts w:ascii="Consolas" w:eastAsiaTheme="minorEastAsia" w:hAnsi="Consolas"/>
            <w:color w:val="008000"/>
            <w:sz w:val="16"/>
            <w:szCs w:val="16"/>
            <w:rtl/>
          </w:rPr>
          <w:delText>למיין</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את</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הסטנדים</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לפי</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המרחק</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מנקודת</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גישה</w:delText>
        </w:r>
      </w:del>
    </w:p>
    <w:p w14:paraId="5FEE4E86" w14:textId="567C21B8" w:rsidR="00BD575D" w:rsidDel="001E27F4" w:rsidRDefault="00F31DDB">
      <w:pPr>
        <w:shd w:val="clear" w:color="auto" w:fill="FFF2CC" w:themeFill="accent4" w:themeFillTint="33"/>
        <w:autoSpaceDE w:val="0"/>
        <w:autoSpaceDN w:val="0"/>
        <w:adjustRightInd w:val="0"/>
        <w:rPr>
          <w:del w:id="2483" w:author="רינת אביטל" w:date="2022-05-10T10:35:00Z"/>
          <w:rFonts w:ascii="Consolas" w:eastAsiaTheme="minorEastAsia" w:hAnsi="Consolas" w:cs="Consolas"/>
          <w:color w:val="000000"/>
          <w:sz w:val="16"/>
          <w:szCs w:val="16"/>
        </w:rPr>
      </w:pPr>
      <w:del w:id="2484" w:author="רינת אביטל" w:date="2022-05-10T10:35:00Z">
        <w:r w:rsidDel="001E27F4">
          <w:rPr>
            <w:rFonts w:ascii="Consolas" w:eastAsiaTheme="minorEastAsia" w:hAnsi="Consolas" w:cs="Consolas"/>
            <w:color w:val="000000"/>
            <w:sz w:val="16"/>
            <w:szCs w:val="16"/>
          </w:rPr>
          <w:delText xml:space="preserve">  Area area = productAreaList[num].Value;</w:delText>
        </w:r>
      </w:del>
    </w:p>
    <w:p w14:paraId="54474EEF" w14:textId="25CFD0DF" w:rsidR="00BD575D" w:rsidDel="001E27F4" w:rsidRDefault="00F31DDB">
      <w:pPr>
        <w:shd w:val="clear" w:color="auto" w:fill="FFF2CC" w:themeFill="accent4" w:themeFillTint="33"/>
        <w:autoSpaceDE w:val="0"/>
        <w:autoSpaceDN w:val="0"/>
        <w:adjustRightInd w:val="0"/>
        <w:rPr>
          <w:del w:id="2485" w:author="רינת אביטל" w:date="2022-05-10T10:35:00Z"/>
          <w:rFonts w:ascii="Consolas" w:eastAsiaTheme="minorEastAsia" w:hAnsi="Consolas" w:cs="Consolas"/>
          <w:color w:val="000000"/>
          <w:sz w:val="16"/>
          <w:szCs w:val="16"/>
        </w:rPr>
      </w:pPr>
      <w:del w:id="2486" w:author="רינת אביטל" w:date="2022-05-10T10:35:00Z">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00FF"/>
            <w:sz w:val="16"/>
            <w:szCs w:val="16"/>
          </w:rPr>
          <w:delText>if</w:delText>
        </w:r>
        <w:r w:rsidDel="001E27F4">
          <w:rPr>
            <w:rFonts w:ascii="Consolas" w:eastAsiaTheme="minorEastAsia" w:hAnsi="Consolas" w:cs="Consolas"/>
            <w:color w:val="000000"/>
            <w:sz w:val="16"/>
            <w:szCs w:val="16"/>
          </w:rPr>
          <w:delText xml:space="preserve"> (area != </w:delText>
        </w:r>
        <w:r w:rsidDel="001E27F4">
          <w:rPr>
            <w:rFonts w:ascii="Consolas" w:eastAsiaTheme="minorEastAsia" w:hAnsi="Consolas" w:cs="Consolas"/>
            <w:color w:val="0000FF"/>
            <w:sz w:val="16"/>
            <w:szCs w:val="16"/>
          </w:rPr>
          <w:delText>null</w:delText>
        </w:r>
        <w:r w:rsidDel="001E27F4">
          <w:rPr>
            <w:rFonts w:ascii="Consolas" w:eastAsiaTheme="minorEastAsia" w:hAnsi="Consolas" w:cs="Consolas"/>
            <w:color w:val="000000"/>
            <w:sz w:val="16"/>
            <w:szCs w:val="16"/>
          </w:rPr>
          <w:delText>)</w:delText>
        </w:r>
      </w:del>
    </w:p>
    <w:p w14:paraId="4EAC0203" w14:textId="2527C85F" w:rsidR="00BD575D" w:rsidDel="001E27F4" w:rsidRDefault="00F31DDB">
      <w:pPr>
        <w:shd w:val="clear" w:color="auto" w:fill="FFF2CC" w:themeFill="accent4" w:themeFillTint="33"/>
        <w:autoSpaceDE w:val="0"/>
        <w:autoSpaceDN w:val="0"/>
        <w:adjustRightInd w:val="0"/>
        <w:rPr>
          <w:del w:id="2487" w:author="רינת אביטל" w:date="2022-05-10T10:35:00Z"/>
          <w:rFonts w:ascii="Consolas" w:eastAsiaTheme="minorEastAsia" w:hAnsi="Consolas" w:cs="Consolas"/>
          <w:color w:val="000000"/>
          <w:sz w:val="16"/>
          <w:szCs w:val="16"/>
        </w:rPr>
      </w:pPr>
      <w:del w:id="2488" w:author="רינת אביטל" w:date="2022-05-10T10:35:00Z">
        <w:r w:rsidDel="001E27F4">
          <w:rPr>
            <w:rFonts w:ascii="Consolas" w:eastAsiaTheme="minorEastAsia" w:hAnsi="Consolas" w:cs="Consolas"/>
            <w:color w:val="000000"/>
            <w:sz w:val="16"/>
            <w:szCs w:val="16"/>
          </w:rPr>
          <w:delText xml:space="preserve"> {</w:delText>
        </w:r>
      </w:del>
    </w:p>
    <w:p w14:paraId="37D6091A" w14:textId="4485E0E0" w:rsidR="00BD575D" w:rsidDel="001E27F4" w:rsidRDefault="00F31DDB">
      <w:pPr>
        <w:shd w:val="clear" w:color="auto" w:fill="FFF2CC" w:themeFill="accent4" w:themeFillTint="33"/>
        <w:autoSpaceDE w:val="0"/>
        <w:autoSpaceDN w:val="0"/>
        <w:adjustRightInd w:val="0"/>
        <w:rPr>
          <w:del w:id="2489" w:author="רינת אביטל" w:date="2022-05-10T10:35:00Z"/>
          <w:rFonts w:ascii="Consolas" w:eastAsiaTheme="minorEastAsia" w:hAnsi="Consolas" w:cs="Consolas"/>
          <w:color w:val="000000"/>
          <w:sz w:val="16"/>
          <w:szCs w:val="16"/>
        </w:rPr>
      </w:pPr>
      <w:del w:id="2490" w:author="רינת אביטל" w:date="2022-05-10T10:35:00Z">
        <w:r w:rsidDel="001E27F4">
          <w:rPr>
            <w:rFonts w:ascii="Consolas" w:eastAsiaTheme="minorEastAsia" w:hAnsi="Consolas" w:cs="Consolas"/>
            <w:color w:val="000000"/>
            <w:sz w:val="16"/>
            <w:szCs w:val="16"/>
          </w:rPr>
          <w:delText xml:space="preserve">  List&lt;</w:delText>
        </w:r>
        <w:r w:rsidDel="001E27F4">
          <w:rPr>
            <w:rFonts w:ascii="Consolas" w:eastAsiaTheme="minorEastAsia" w:hAnsi="Consolas" w:cs="Consolas"/>
            <w:color w:val="0000FF"/>
            <w:sz w:val="16"/>
            <w:szCs w:val="16"/>
          </w:rPr>
          <w:delText>int</w:delText>
        </w:r>
        <w:r w:rsidDel="001E27F4">
          <w:rPr>
            <w:rFonts w:ascii="Consolas" w:eastAsiaTheme="minorEastAsia" w:hAnsi="Consolas" w:cs="Consolas"/>
            <w:color w:val="000000"/>
            <w:sz w:val="16"/>
            <w:szCs w:val="16"/>
          </w:rPr>
          <w:delText>&gt; orederStand = area.sortStands(Converts.ToDtoGetawayI(g));</w:delText>
        </w:r>
      </w:del>
    </w:p>
    <w:p w14:paraId="29280662" w14:textId="761018AF" w:rsidR="00BD575D" w:rsidDel="001E27F4" w:rsidRDefault="00F31DDB">
      <w:pPr>
        <w:shd w:val="clear" w:color="auto" w:fill="FFF2CC" w:themeFill="accent4" w:themeFillTint="33"/>
        <w:autoSpaceDE w:val="0"/>
        <w:autoSpaceDN w:val="0"/>
        <w:adjustRightInd w:val="0"/>
        <w:rPr>
          <w:del w:id="2491" w:author="רינת אביטל" w:date="2022-05-10T10:35:00Z"/>
          <w:rFonts w:ascii="Consolas" w:eastAsiaTheme="minorEastAsia" w:hAnsi="Consolas" w:cs="Consolas"/>
          <w:color w:val="000000"/>
          <w:sz w:val="16"/>
          <w:szCs w:val="16"/>
        </w:rPr>
      </w:pPr>
      <w:del w:id="2492" w:author="רינת אביטל" w:date="2022-05-10T10:35:00Z">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00FF"/>
            <w:sz w:val="16"/>
            <w:szCs w:val="16"/>
          </w:rPr>
          <w:delText>foreach</w:delText>
        </w:r>
        <w:r w:rsidDel="001E27F4">
          <w:rPr>
            <w:rFonts w:ascii="Consolas" w:eastAsiaTheme="minorEastAsia" w:hAnsi="Consolas" w:cs="Consolas"/>
            <w:color w:val="000000"/>
            <w:sz w:val="16"/>
            <w:szCs w:val="16"/>
          </w:rPr>
          <w:delText xml:space="preserve"> (var item </w:delText>
        </w:r>
        <w:r w:rsidDel="001E27F4">
          <w:rPr>
            <w:rFonts w:ascii="Consolas" w:eastAsiaTheme="minorEastAsia" w:hAnsi="Consolas" w:cs="Consolas"/>
            <w:color w:val="0000FF"/>
            <w:sz w:val="16"/>
            <w:szCs w:val="16"/>
          </w:rPr>
          <w:delText>in</w:delText>
        </w:r>
        <w:r w:rsidDel="001E27F4">
          <w:rPr>
            <w:rFonts w:ascii="Consolas" w:eastAsiaTheme="minorEastAsia" w:hAnsi="Consolas" w:cs="Consolas"/>
            <w:color w:val="000000"/>
            <w:sz w:val="16"/>
            <w:szCs w:val="16"/>
          </w:rPr>
          <w:delText xml:space="preserve"> orederStand)</w:delText>
        </w:r>
      </w:del>
    </w:p>
    <w:p w14:paraId="7F89B291" w14:textId="45F93F86" w:rsidR="00BD575D" w:rsidDel="001E27F4" w:rsidRDefault="00F31DDB">
      <w:pPr>
        <w:shd w:val="clear" w:color="auto" w:fill="FFF2CC" w:themeFill="accent4" w:themeFillTint="33"/>
        <w:autoSpaceDE w:val="0"/>
        <w:autoSpaceDN w:val="0"/>
        <w:adjustRightInd w:val="0"/>
        <w:rPr>
          <w:del w:id="2493" w:author="רינת אביטל" w:date="2022-05-10T10:35:00Z"/>
          <w:rFonts w:ascii="Consolas" w:eastAsiaTheme="minorEastAsia" w:hAnsi="Consolas" w:cs="Consolas"/>
          <w:color w:val="000000"/>
          <w:sz w:val="16"/>
          <w:szCs w:val="16"/>
        </w:rPr>
      </w:pPr>
      <w:del w:id="2494" w:author="רינת אביטל" w:date="2022-05-10T10:35:00Z">
        <w:r w:rsidDel="001E27F4">
          <w:rPr>
            <w:rFonts w:ascii="Consolas" w:eastAsiaTheme="minorEastAsia" w:hAnsi="Consolas" w:cs="Consolas"/>
            <w:color w:val="000000"/>
            <w:sz w:val="16"/>
            <w:szCs w:val="16"/>
          </w:rPr>
          <w:delText xml:space="preserve">  {</w:delText>
        </w:r>
      </w:del>
    </w:p>
    <w:p w14:paraId="60946421" w14:textId="08528016" w:rsidR="00BD575D" w:rsidDel="001E27F4" w:rsidRDefault="00F31DDB">
      <w:pPr>
        <w:shd w:val="clear" w:color="auto" w:fill="FFF2CC" w:themeFill="accent4" w:themeFillTint="33"/>
        <w:autoSpaceDE w:val="0"/>
        <w:autoSpaceDN w:val="0"/>
        <w:adjustRightInd w:val="0"/>
        <w:rPr>
          <w:del w:id="2495" w:author="רינת אביטל" w:date="2022-05-10T10:35:00Z"/>
          <w:rFonts w:ascii="Consolas" w:eastAsiaTheme="minorEastAsia" w:hAnsi="Consolas" w:cs="Consolas"/>
          <w:color w:val="000000"/>
          <w:sz w:val="16"/>
          <w:szCs w:val="16"/>
        </w:rPr>
      </w:pPr>
      <w:del w:id="2496" w:author="רינת אביטל" w:date="2022-05-10T10:35:00Z">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00FF"/>
            <w:sz w:val="16"/>
            <w:szCs w:val="16"/>
          </w:rPr>
          <w:delText>var</w:delText>
        </w:r>
        <w:r w:rsidDel="001E27F4">
          <w:rPr>
            <w:rFonts w:ascii="Consolas" w:eastAsiaTheme="minorEastAsia" w:hAnsi="Consolas" w:cs="Consolas"/>
            <w:color w:val="000000"/>
            <w:sz w:val="16"/>
            <w:szCs w:val="16"/>
          </w:rPr>
          <w:delText xml:space="preserve"> curExtraStand = area.ExtraStand.Where(x =&gt; x.Key.Code == item).First();</w:delText>
        </w:r>
      </w:del>
    </w:p>
    <w:p w14:paraId="37D21EC7" w14:textId="35F5FB66" w:rsidR="00BD575D" w:rsidDel="001E27F4" w:rsidRDefault="00F31DDB">
      <w:pPr>
        <w:shd w:val="clear" w:color="auto" w:fill="FFF2CC" w:themeFill="accent4" w:themeFillTint="33"/>
        <w:autoSpaceDE w:val="0"/>
        <w:autoSpaceDN w:val="0"/>
        <w:adjustRightInd w:val="0"/>
        <w:rPr>
          <w:del w:id="2497" w:author="רינת אביטל" w:date="2022-05-10T10:35:00Z"/>
          <w:rFonts w:ascii="Consolas" w:eastAsiaTheme="minorEastAsia" w:hAnsi="Consolas" w:cs="Consolas"/>
          <w:color w:val="000000"/>
          <w:sz w:val="16"/>
          <w:szCs w:val="16"/>
        </w:rPr>
      </w:pPr>
      <w:del w:id="2498" w:author="רינת אביטל" w:date="2022-05-10T10:35:00Z">
        <w:r w:rsidDel="001E27F4">
          <w:rPr>
            <w:rFonts w:ascii="Consolas" w:eastAsiaTheme="minorEastAsia" w:hAnsi="Consolas" w:cs="Consolas"/>
            <w:color w:val="000000"/>
            <w:sz w:val="16"/>
            <w:szCs w:val="16"/>
          </w:rPr>
          <w:delText xml:space="preserve">      Point p = UtilitiesFunctions.MidPoint(</w:delText>
        </w:r>
        <w:r w:rsidDel="001E27F4">
          <w:rPr>
            <w:rFonts w:ascii="Consolas" w:eastAsiaTheme="minorEastAsia" w:hAnsi="Consolas" w:cs="Consolas"/>
            <w:color w:val="0000FF"/>
            <w:sz w:val="16"/>
            <w:szCs w:val="16"/>
          </w:rPr>
          <w:delText>new</w:delText>
        </w:r>
        <w:r w:rsidDel="001E27F4">
          <w:rPr>
            <w:rFonts w:ascii="Consolas" w:eastAsiaTheme="minorEastAsia" w:hAnsi="Consolas" w:cs="Consolas"/>
            <w:color w:val="000000"/>
            <w:sz w:val="16"/>
            <w:szCs w:val="16"/>
          </w:rPr>
          <w:delText xml:space="preserve"> Point(Convert.ToInt32( </w:delText>
        </w:r>
      </w:del>
    </w:p>
    <w:p w14:paraId="12F39B80" w14:textId="5ABFDF95" w:rsidR="00BD575D" w:rsidDel="001E27F4" w:rsidRDefault="00F31DDB">
      <w:pPr>
        <w:shd w:val="clear" w:color="auto" w:fill="FFF2CC" w:themeFill="accent4" w:themeFillTint="33"/>
        <w:autoSpaceDE w:val="0"/>
        <w:autoSpaceDN w:val="0"/>
        <w:adjustRightInd w:val="0"/>
        <w:rPr>
          <w:del w:id="2499" w:author="רינת אביטל" w:date="2022-05-10T10:35:00Z"/>
          <w:rFonts w:ascii="Consolas" w:eastAsiaTheme="minorEastAsia" w:hAnsi="Consolas" w:cs="Consolas"/>
          <w:color w:val="000000"/>
          <w:sz w:val="16"/>
          <w:szCs w:val="16"/>
        </w:rPr>
      </w:pPr>
      <w:del w:id="2500" w:author="רינת אביטל" w:date="2022-05-10T10:35:00Z">
        <w:r w:rsidDel="001E27F4">
          <w:rPr>
            <w:rFonts w:ascii="Consolas" w:eastAsiaTheme="minorEastAsia" w:hAnsi="Consolas" w:cs="Consolas"/>
            <w:color w:val="000000"/>
            <w:sz w:val="16"/>
            <w:szCs w:val="16"/>
          </w:rPr>
          <w:delText xml:space="preserve">         curExtraStand.Key.X1.ToString()),</w:delText>
        </w:r>
      </w:del>
    </w:p>
    <w:p w14:paraId="26A143DC" w14:textId="293D81AF" w:rsidR="00BD575D" w:rsidDel="001E27F4" w:rsidRDefault="00F31DDB">
      <w:pPr>
        <w:shd w:val="clear" w:color="auto" w:fill="FFF2CC" w:themeFill="accent4" w:themeFillTint="33"/>
        <w:autoSpaceDE w:val="0"/>
        <w:autoSpaceDN w:val="0"/>
        <w:adjustRightInd w:val="0"/>
        <w:rPr>
          <w:del w:id="2501" w:author="רינת אביטל" w:date="2022-05-10T10:35:00Z"/>
          <w:rFonts w:ascii="Consolas" w:eastAsiaTheme="minorEastAsia" w:hAnsi="Consolas" w:cs="Consolas"/>
          <w:color w:val="000000"/>
          <w:sz w:val="16"/>
          <w:szCs w:val="16"/>
        </w:rPr>
      </w:pPr>
      <w:del w:id="2502" w:author="רינת אביטל" w:date="2022-05-10T10:35:00Z">
        <w:r w:rsidDel="001E27F4">
          <w:rPr>
            <w:rFonts w:ascii="Consolas" w:eastAsiaTheme="minorEastAsia" w:hAnsi="Consolas" w:cs="Consolas"/>
            <w:color w:val="000000"/>
            <w:sz w:val="16"/>
            <w:szCs w:val="16"/>
          </w:rPr>
          <w:delText xml:space="preserve">         Convert.ToInt32(curExtraStand.Key.Y1.ToString())), </w:delText>
        </w:r>
        <w:r w:rsidDel="001E27F4">
          <w:rPr>
            <w:rFonts w:ascii="Consolas" w:eastAsiaTheme="minorEastAsia" w:hAnsi="Consolas" w:cs="Consolas"/>
            <w:color w:val="0000FF"/>
            <w:sz w:val="16"/>
            <w:szCs w:val="16"/>
          </w:rPr>
          <w:delText>new</w:delText>
        </w:r>
        <w:r w:rsidDel="001E27F4">
          <w:rPr>
            <w:rFonts w:ascii="Consolas" w:eastAsiaTheme="minorEastAsia" w:hAnsi="Consolas" w:cs="Consolas"/>
            <w:color w:val="000000"/>
            <w:sz w:val="16"/>
            <w:szCs w:val="16"/>
          </w:rPr>
          <w:delText xml:space="preserve">    </w:delText>
        </w:r>
      </w:del>
    </w:p>
    <w:p w14:paraId="13B517E8" w14:textId="4AF32ED9" w:rsidR="00BD575D" w:rsidDel="001E27F4" w:rsidRDefault="00F31DDB">
      <w:pPr>
        <w:shd w:val="clear" w:color="auto" w:fill="FFF2CC" w:themeFill="accent4" w:themeFillTint="33"/>
        <w:autoSpaceDE w:val="0"/>
        <w:autoSpaceDN w:val="0"/>
        <w:adjustRightInd w:val="0"/>
        <w:rPr>
          <w:del w:id="2503" w:author="רינת אביטל" w:date="2022-05-10T10:35:00Z"/>
          <w:rFonts w:ascii="Consolas" w:eastAsiaTheme="minorEastAsia" w:hAnsi="Consolas" w:cs="Consolas"/>
          <w:color w:val="000000"/>
          <w:sz w:val="16"/>
          <w:szCs w:val="16"/>
        </w:rPr>
      </w:pPr>
      <w:del w:id="2504" w:author="רינת אביטל" w:date="2022-05-10T10:35:00Z">
        <w:r w:rsidDel="001E27F4">
          <w:rPr>
            <w:rFonts w:ascii="Consolas" w:eastAsiaTheme="minorEastAsia" w:hAnsi="Consolas" w:cs="Consolas"/>
            <w:color w:val="000000"/>
            <w:sz w:val="16"/>
            <w:szCs w:val="16"/>
          </w:rPr>
          <w:delText xml:space="preserve">         Point(Convert.ToInt32(curExtraStand.Key.X2.ToString()),</w:delText>
        </w:r>
      </w:del>
    </w:p>
    <w:p w14:paraId="2562CF9D" w14:textId="6BF92AF4" w:rsidR="00BD575D" w:rsidDel="001E27F4" w:rsidRDefault="00F31DDB">
      <w:pPr>
        <w:shd w:val="clear" w:color="auto" w:fill="FFF2CC" w:themeFill="accent4" w:themeFillTint="33"/>
        <w:autoSpaceDE w:val="0"/>
        <w:autoSpaceDN w:val="0"/>
        <w:adjustRightInd w:val="0"/>
        <w:rPr>
          <w:del w:id="2505" w:author="רינת אביטל" w:date="2022-05-10T10:35:00Z"/>
          <w:rFonts w:ascii="Consolas" w:eastAsiaTheme="minorEastAsia" w:hAnsi="Consolas" w:cs="Consolas"/>
          <w:color w:val="000000"/>
          <w:sz w:val="16"/>
          <w:szCs w:val="16"/>
        </w:rPr>
      </w:pPr>
      <w:del w:id="2506" w:author="רינת אביטל" w:date="2022-05-10T10:35:00Z">
        <w:r w:rsidDel="001E27F4">
          <w:rPr>
            <w:rFonts w:ascii="Consolas" w:eastAsiaTheme="minorEastAsia" w:hAnsi="Consolas" w:cs="Consolas"/>
            <w:color w:val="000000"/>
            <w:sz w:val="16"/>
            <w:szCs w:val="16"/>
          </w:rPr>
          <w:delText xml:space="preserve">         Convert.ToInt32(curExtraStand.Key.Y2.ToString())));</w:delText>
        </w:r>
      </w:del>
    </w:p>
    <w:p w14:paraId="5AC37394" w14:textId="5B52B4A8" w:rsidR="00BD575D" w:rsidDel="001E27F4" w:rsidRDefault="00F31DDB">
      <w:pPr>
        <w:shd w:val="clear" w:color="auto" w:fill="FFF2CC" w:themeFill="accent4" w:themeFillTint="33"/>
        <w:autoSpaceDE w:val="0"/>
        <w:autoSpaceDN w:val="0"/>
        <w:adjustRightInd w:val="0"/>
        <w:rPr>
          <w:del w:id="2507" w:author="רינת אביטל" w:date="2022-05-10T10:35:00Z"/>
          <w:rFonts w:ascii="Consolas" w:eastAsiaTheme="minorEastAsia" w:hAnsi="Consolas" w:cs="Consolas"/>
          <w:color w:val="000000"/>
          <w:sz w:val="16"/>
          <w:szCs w:val="16"/>
        </w:rPr>
      </w:pPr>
      <w:del w:id="2508" w:author="רינת אביטל" w:date="2022-05-10T10:35:00Z">
        <w:r w:rsidDel="001E27F4">
          <w:rPr>
            <w:rFonts w:ascii="Consolas" w:eastAsiaTheme="minorEastAsia" w:hAnsi="Consolas" w:cs="Consolas"/>
            <w:color w:val="000000"/>
            <w:sz w:val="16"/>
            <w:szCs w:val="16"/>
          </w:rPr>
          <w:delText xml:space="preserve">      way.Add(</w:delText>
        </w:r>
        <w:r w:rsidDel="001E27F4">
          <w:rPr>
            <w:rFonts w:ascii="Consolas" w:eastAsiaTheme="minorEastAsia" w:hAnsi="Consolas" w:cs="Consolas"/>
            <w:color w:val="0000FF"/>
            <w:sz w:val="16"/>
            <w:szCs w:val="16"/>
          </w:rPr>
          <w:delText>new</w:delText>
        </w:r>
        <w:r w:rsidDel="001E27F4">
          <w:rPr>
            <w:rFonts w:ascii="Consolas" w:eastAsiaTheme="minorEastAsia" w:hAnsi="Consolas" w:cs="Consolas"/>
            <w:color w:val="000000"/>
            <w:sz w:val="16"/>
            <w:szCs w:val="16"/>
          </w:rPr>
          <w:delText xml:space="preserve"> Goal(</w:delText>
        </w:r>
        <w:r w:rsidDel="001E27F4">
          <w:rPr>
            <w:rFonts w:ascii="Consolas" w:eastAsiaTheme="minorEastAsia" w:hAnsi="Consolas" w:cs="Consolas"/>
            <w:color w:val="A31515"/>
            <w:sz w:val="16"/>
            <w:szCs w:val="16"/>
          </w:rPr>
          <w:delText>'s'</w:delText>
        </w:r>
        <w:r w:rsidDel="001E27F4">
          <w:rPr>
            <w:rFonts w:ascii="Consolas" w:eastAsiaTheme="minorEastAsia" w:hAnsi="Consolas" w:cs="Consolas"/>
            <w:color w:val="000000"/>
            <w:sz w:val="16"/>
            <w:szCs w:val="16"/>
          </w:rPr>
          <w:delText>,item,Converts.ToDtoProductShops( curExtraStand.Value) ,p));</w:delText>
        </w:r>
      </w:del>
    </w:p>
    <w:p w14:paraId="1735E1CA" w14:textId="2FA6B14B" w:rsidR="00BD575D" w:rsidDel="001E27F4" w:rsidRDefault="00F31DDB">
      <w:pPr>
        <w:shd w:val="clear" w:color="auto" w:fill="FFF2CC" w:themeFill="accent4" w:themeFillTint="33"/>
        <w:autoSpaceDE w:val="0"/>
        <w:autoSpaceDN w:val="0"/>
        <w:adjustRightInd w:val="0"/>
        <w:rPr>
          <w:del w:id="2509" w:author="רינת אביטל" w:date="2022-05-10T10:35:00Z"/>
          <w:rFonts w:ascii="Consolas" w:eastAsiaTheme="minorEastAsia" w:hAnsi="Consolas" w:cs="Consolas"/>
          <w:color w:val="000000"/>
          <w:sz w:val="16"/>
          <w:szCs w:val="16"/>
        </w:rPr>
      </w:pPr>
      <w:del w:id="2510" w:author="רינת אביטל" w:date="2022-05-10T10:35:00Z">
        <w:r w:rsidDel="001E27F4">
          <w:rPr>
            <w:rFonts w:ascii="Consolas" w:eastAsiaTheme="minorEastAsia" w:hAnsi="Consolas" w:cs="Consolas"/>
            <w:color w:val="000000"/>
            <w:sz w:val="16"/>
            <w:szCs w:val="16"/>
          </w:rPr>
          <w:delText xml:space="preserve">  }</w:delText>
        </w:r>
      </w:del>
    </w:p>
    <w:p w14:paraId="0923C0E0" w14:textId="0BA98121" w:rsidR="00BD575D" w:rsidDel="001E27F4" w:rsidRDefault="00F31DDB">
      <w:pPr>
        <w:shd w:val="clear" w:color="auto" w:fill="FFF2CC" w:themeFill="accent4" w:themeFillTint="33"/>
        <w:autoSpaceDE w:val="0"/>
        <w:autoSpaceDN w:val="0"/>
        <w:adjustRightInd w:val="0"/>
        <w:rPr>
          <w:del w:id="2511" w:author="רינת אביטל" w:date="2022-05-10T10:35:00Z"/>
          <w:rFonts w:ascii="Consolas" w:eastAsiaTheme="minorEastAsia" w:hAnsi="Consolas" w:cs="Consolas"/>
          <w:color w:val="000000"/>
          <w:sz w:val="16"/>
          <w:szCs w:val="16"/>
        </w:rPr>
      </w:pPr>
      <w:del w:id="2512" w:author="רינת אביטל" w:date="2022-05-10T10:35:00Z">
        <w:r w:rsidDel="001E27F4">
          <w:rPr>
            <w:rFonts w:ascii="Consolas" w:eastAsiaTheme="minorEastAsia" w:hAnsi="Consolas" w:cs="Consolas"/>
            <w:color w:val="000000"/>
            <w:sz w:val="16"/>
            <w:szCs w:val="16"/>
          </w:rPr>
          <w:delText>}</w:delText>
        </w:r>
      </w:del>
    </w:p>
    <w:p w14:paraId="3BAB1795" w14:textId="1CB7659E" w:rsidR="00BD575D" w:rsidDel="001E27F4" w:rsidRDefault="00F31DDB">
      <w:pPr>
        <w:shd w:val="clear" w:color="auto" w:fill="FFF2CC" w:themeFill="accent4" w:themeFillTint="33"/>
        <w:bidi/>
        <w:spacing w:after="240" w:line="360" w:lineRule="auto"/>
        <w:jc w:val="right"/>
        <w:rPr>
          <w:del w:id="2513" w:author="רינת אביטל" w:date="2022-05-10T10:35:00Z"/>
          <w:rFonts w:ascii="Tahoma" w:hAnsi="Tahoma" w:cs="Tahoma"/>
          <w:sz w:val="16"/>
          <w:szCs w:val="16"/>
        </w:rPr>
      </w:pPr>
      <w:del w:id="2514" w:author="רינת אביטל" w:date="2022-05-10T10:35:00Z">
        <w:r w:rsidDel="001E27F4">
          <w:rPr>
            <w:rFonts w:ascii="Consolas" w:eastAsiaTheme="minorEastAsia" w:hAnsi="Consolas" w:cs="Consolas"/>
            <w:color w:val="000000"/>
            <w:sz w:val="16"/>
            <w:szCs w:val="16"/>
          </w:rPr>
          <w:delText>}</w:delText>
        </w:r>
      </w:del>
    </w:p>
    <w:p w14:paraId="2DB4908A" w14:textId="2C0EE636" w:rsidR="00BD575D" w:rsidDel="001E27F4" w:rsidRDefault="00F31DDB">
      <w:pPr>
        <w:bidi/>
        <w:spacing w:after="240" w:line="360" w:lineRule="auto"/>
        <w:jc w:val="both"/>
        <w:rPr>
          <w:del w:id="2515" w:author="רינת אביטל" w:date="2022-05-10T10:35:00Z"/>
          <w:rFonts w:ascii="Tahoma" w:hAnsi="Tahoma" w:cs="Tahoma"/>
          <w:sz w:val="22"/>
          <w:szCs w:val="22"/>
          <w:rtl/>
        </w:rPr>
      </w:pPr>
      <w:del w:id="2516" w:author="רינת אביטל" w:date="2022-05-10T10:35:00Z">
        <w:r w:rsidDel="001E27F4">
          <w:rPr>
            <w:rFonts w:ascii="Tahoma" w:hAnsi="Tahoma" w:cs="Tahoma"/>
            <w:sz w:val="22"/>
            <w:szCs w:val="22"/>
            <w:rtl/>
          </w:rPr>
          <w:delText>מיון הסטנדים שבאזור:</w:delText>
        </w:r>
      </w:del>
    </w:p>
    <w:p w14:paraId="0319B6B5" w14:textId="335DAEB7" w:rsidR="00BD575D" w:rsidDel="001E27F4" w:rsidRDefault="00F31DDB">
      <w:pPr>
        <w:shd w:val="clear" w:color="auto" w:fill="FFC000" w:themeFill="accent4"/>
        <w:autoSpaceDE w:val="0"/>
        <w:autoSpaceDN w:val="0"/>
        <w:adjustRightInd w:val="0"/>
        <w:rPr>
          <w:del w:id="2517" w:author="רינת אביטל" w:date="2022-05-10T10:35:00Z"/>
          <w:rFonts w:ascii="Consolas" w:eastAsiaTheme="minorEastAsia" w:hAnsi="Consolas" w:cs="Consolas"/>
          <w:color w:val="000000"/>
          <w:sz w:val="16"/>
          <w:szCs w:val="16"/>
        </w:rPr>
      </w:pPr>
      <w:del w:id="2518" w:author="רינת אביטל" w:date="2022-05-10T10:35:00Z">
        <w:r w:rsidDel="001E27F4">
          <w:rPr>
            <w:rFonts w:ascii="Consolas" w:eastAsiaTheme="minorEastAsia" w:hAnsi="Consolas" w:cs="Consolas"/>
            <w:color w:val="0000FF"/>
            <w:sz w:val="16"/>
            <w:szCs w:val="16"/>
          </w:rPr>
          <w:delText>public</w:delText>
        </w:r>
        <w:r w:rsidDel="001E27F4">
          <w:rPr>
            <w:rFonts w:ascii="Consolas" w:eastAsiaTheme="minorEastAsia" w:hAnsi="Consolas" w:cs="Consolas"/>
            <w:color w:val="000000"/>
            <w:sz w:val="16"/>
            <w:szCs w:val="16"/>
          </w:rPr>
          <w:delText xml:space="preserve"> List&lt;</w:delText>
        </w:r>
        <w:r w:rsidDel="001E27F4">
          <w:rPr>
            <w:rFonts w:ascii="Consolas" w:eastAsiaTheme="minorEastAsia" w:hAnsi="Consolas" w:cs="Consolas"/>
            <w:color w:val="0000FF"/>
            <w:sz w:val="16"/>
            <w:szCs w:val="16"/>
          </w:rPr>
          <w:delText>int</w:delText>
        </w:r>
        <w:r w:rsidDel="001E27F4">
          <w:rPr>
            <w:rFonts w:ascii="Consolas" w:eastAsiaTheme="minorEastAsia" w:hAnsi="Consolas" w:cs="Consolas"/>
            <w:color w:val="000000"/>
            <w:sz w:val="16"/>
            <w:szCs w:val="16"/>
          </w:rPr>
          <w:delText xml:space="preserve">&gt; </w:delText>
        </w:r>
        <w:r w:rsidDel="001E27F4">
          <w:rPr>
            <w:rFonts w:ascii="Consolas" w:eastAsiaTheme="minorEastAsia" w:hAnsi="Consolas" w:cs="Consolas" w:hint="cs"/>
            <w:color w:val="000000"/>
            <w:sz w:val="16"/>
            <w:szCs w:val="16"/>
          </w:rPr>
          <w:delText>S</w:delText>
        </w:r>
        <w:r w:rsidDel="001E27F4">
          <w:rPr>
            <w:rFonts w:ascii="Consolas" w:eastAsiaTheme="minorEastAsia" w:hAnsi="Consolas" w:cs="Consolas"/>
            <w:color w:val="000000"/>
            <w:sz w:val="16"/>
            <w:szCs w:val="16"/>
          </w:rPr>
          <w:delText>ortStands(I2Points g)</w:delText>
        </w:r>
      </w:del>
    </w:p>
    <w:p w14:paraId="0C82F68E" w14:textId="42C62B99" w:rsidR="00BD575D" w:rsidDel="001E27F4" w:rsidRDefault="00F31DDB">
      <w:pPr>
        <w:shd w:val="clear" w:color="auto" w:fill="FFF2CC" w:themeFill="accent4" w:themeFillTint="33"/>
        <w:autoSpaceDE w:val="0"/>
        <w:autoSpaceDN w:val="0"/>
        <w:adjustRightInd w:val="0"/>
        <w:rPr>
          <w:del w:id="2519" w:author="רינת אביטל" w:date="2022-05-10T10:35:00Z"/>
          <w:rFonts w:ascii="Consolas" w:eastAsiaTheme="minorEastAsia" w:hAnsi="Consolas" w:cs="Consolas"/>
          <w:color w:val="000000"/>
          <w:sz w:val="16"/>
          <w:szCs w:val="16"/>
        </w:rPr>
      </w:pPr>
      <w:del w:id="2520" w:author="רינת אביטל" w:date="2022-05-10T10:35:00Z">
        <w:r w:rsidDel="001E27F4">
          <w:rPr>
            <w:rFonts w:ascii="Consolas" w:eastAsiaTheme="minorEastAsia" w:hAnsi="Consolas" w:cs="Consolas"/>
            <w:color w:val="000000"/>
            <w:sz w:val="16"/>
            <w:szCs w:val="16"/>
          </w:rPr>
          <w:delText xml:space="preserve"> {</w:delText>
        </w:r>
      </w:del>
    </w:p>
    <w:p w14:paraId="17394CEE" w14:textId="196FB2B7" w:rsidR="00BD575D" w:rsidDel="001E27F4" w:rsidRDefault="00F31DDB">
      <w:pPr>
        <w:shd w:val="clear" w:color="auto" w:fill="FFF2CC" w:themeFill="accent4" w:themeFillTint="33"/>
        <w:autoSpaceDE w:val="0"/>
        <w:autoSpaceDN w:val="0"/>
        <w:adjustRightInd w:val="0"/>
        <w:rPr>
          <w:del w:id="2521" w:author="רינת אביטל" w:date="2022-05-10T10:35:00Z"/>
          <w:rFonts w:ascii="Consolas" w:eastAsiaTheme="minorEastAsia" w:hAnsi="Consolas" w:cs="Consolas"/>
          <w:color w:val="000000"/>
          <w:sz w:val="16"/>
          <w:szCs w:val="16"/>
        </w:rPr>
      </w:pPr>
      <w:del w:id="2522" w:author="רינת אביטל" w:date="2022-05-10T10:35:00Z">
        <w:r w:rsidDel="001E27F4">
          <w:rPr>
            <w:rFonts w:ascii="Consolas" w:eastAsiaTheme="minorEastAsia" w:hAnsi="Consolas" w:cs="Consolas"/>
            <w:color w:val="000000"/>
            <w:sz w:val="16"/>
            <w:szCs w:val="16"/>
          </w:rPr>
          <w:delText xml:space="preserve">     dtoStand stand;</w:delText>
        </w:r>
      </w:del>
    </w:p>
    <w:p w14:paraId="0C48F86F" w14:textId="7BB41CDC" w:rsidR="00BD575D" w:rsidDel="001E27F4" w:rsidRDefault="00F31DDB">
      <w:pPr>
        <w:shd w:val="clear" w:color="auto" w:fill="FFF2CC" w:themeFill="accent4" w:themeFillTint="33"/>
        <w:autoSpaceDE w:val="0"/>
        <w:autoSpaceDN w:val="0"/>
        <w:adjustRightInd w:val="0"/>
        <w:rPr>
          <w:del w:id="2523" w:author="רינת אביטל" w:date="2022-05-10T10:35:00Z"/>
          <w:rFonts w:ascii="Consolas" w:eastAsiaTheme="minorEastAsia" w:hAnsi="Consolas" w:cs="Consolas"/>
          <w:color w:val="000000"/>
          <w:sz w:val="16"/>
          <w:szCs w:val="16"/>
        </w:rPr>
      </w:pPr>
      <w:del w:id="2524" w:author="רינת אביטל" w:date="2022-05-10T10:35:00Z">
        <w:r w:rsidDel="001E27F4">
          <w:rPr>
            <w:rFonts w:ascii="Consolas" w:eastAsiaTheme="minorEastAsia" w:hAnsi="Consolas" w:cs="Consolas"/>
            <w:color w:val="000000"/>
            <w:sz w:val="16"/>
            <w:szCs w:val="16"/>
          </w:rPr>
          <w:delText xml:space="preserve">     List&lt;</w:delText>
        </w:r>
        <w:r w:rsidDel="001E27F4">
          <w:rPr>
            <w:rFonts w:ascii="Consolas" w:eastAsiaTheme="minorEastAsia" w:hAnsi="Consolas" w:cs="Consolas"/>
            <w:color w:val="0000FF"/>
            <w:sz w:val="16"/>
            <w:szCs w:val="16"/>
          </w:rPr>
          <w:delText>int</w:delText>
        </w:r>
        <w:r w:rsidDel="001E27F4">
          <w:rPr>
            <w:rFonts w:ascii="Consolas" w:eastAsiaTheme="minorEastAsia" w:hAnsi="Consolas" w:cs="Consolas"/>
            <w:color w:val="000000"/>
            <w:sz w:val="16"/>
            <w:szCs w:val="16"/>
          </w:rPr>
          <w:delText xml:space="preserve">&gt; arr = </w:delText>
        </w:r>
        <w:r w:rsidDel="001E27F4">
          <w:rPr>
            <w:rFonts w:ascii="Consolas" w:eastAsiaTheme="minorEastAsia" w:hAnsi="Consolas" w:cs="Consolas"/>
            <w:color w:val="0000FF"/>
            <w:sz w:val="16"/>
            <w:szCs w:val="16"/>
          </w:rPr>
          <w:delText>new</w:delText>
        </w:r>
        <w:r w:rsidDel="001E27F4">
          <w:rPr>
            <w:rFonts w:ascii="Consolas" w:eastAsiaTheme="minorEastAsia" w:hAnsi="Consolas" w:cs="Consolas"/>
            <w:color w:val="000000"/>
            <w:sz w:val="16"/>
            <w:szCs w:val="16"/>
          </w:rPr>
          <w:delText xml:space="preserve"> List&lt;</w:delText>
        </w:r>
        <w:r w:rsidDel="001E27F4">
          <w:rPr>
            <w:rFonts w:ascii="Consolas" w:eastAsiaTheme="minorEastAsia" w:hAnsi="Consolas" w:cs="Consolas"/>
            <w:color w:val="0000FF"/>
            <w:sz w:val="16"/>
            <w:szCs w:val="16"/>
          </w:rPr>
          <w:delText>int</w:delText>
        </w:r>
        <w:r w:rsidDel="001E27F4">
          <w:rPr>
            <w:rFonts w:ascii="Consolas" w:eastAsiaTheme="minorEastAsia" w:hAnsi="Consolas" w:cs="Consolas"/>
            <w:color w:val="000000"/>
            <w:sz w:val="16"/>
            <w:szCs w:val="16"/>
          </w:rPr>
          <w:delText>&gt;</w:delText>
        </w:r>
      </w:del>
    </w:p>
    <w:p w14:paraId="666F6478" w14:textId="4990FE0C" w:rsidR="00BD575D" w:rsidDel="001E27F4" w:rsidRDefault="00F31DDB">
      <w:pPr>
        <w:shd w:val="clear" w:color="auto" w:fill="FFF2CC" w:themeFill="accent4" w:themeFillTint="33"/>
        <w:autoSpaceDE w:val="0"/>
        <w:autoSpaceDN w:val="0"/>
        <w:adjustRightInd w:val="0"/>
        <w:rPr>
          <w:del w:id="2525" w:author="רינת אביטל" w:date="2022-05-10T10:35:00Z"/>
          <w:rFonts w:ascii="Consolas" w:eastAsiaTheme="minorEastAsia" w:hAnsi="Consolas" w:cs="Consolas"/>
          <w:color w:val="000000"/>
          <w:sz w:val="16"/>
          <w:szCs w:val="16"/>
        </w:rPr>
      </w:pPr>
      <w:del w:id="2526" w:author="רינת אביטל" w:date="2022-05-10T10:35:00Z">
        <w:r w:rsidDel="001E27F4">
          <w:rPr>
            <w:rFonts w:ascii="Consolas" w:eastAsiaTheme="minorEastAsia" w:hAnsi="Consolas" w:cs="Consolas"/>
            <w:color w:val="000000"/>
            <w:sz w:val="16"/>
            <w:szCs w:val="16"/>
          </w:rPr>
          <w:delText xml:space="preserve">     {</w:delText>
        </w:r>
      </w:del>
    </w:p>
    <w:p w14:paraId="5A6E433F" w14:textId="6AAAA63E" w:rsidR="00BD575D" w:rsidDel="001E27F4" w:rsidRDefault="00F31DDB">
      <w:pPr>
        <w:shd w:val="clear" w:color="auto" w:fill="FFF2CC" w:themeFill="accent4" w:themeFillTint="33"/>
        <w:autoSpaceDE w:val="0"/>
        <w:autoSpaceDN w:val="0"/>
        <w:adjustRightInd w:val="0"/>
        <w:rPr>
          <w:del w:id="2527" w:author="רינת אביטל" w:date="2022-05-10T10:35:00Z"/>
          <w:rFonts w:ascii="Consolas" w:eastAsiaTheme="minorEastAsia" w:hAnsi="Consolas" w:cs="Consolas"/>
          <w:color w:val="000000"/>
          <w:sz w:val="16"/>
          <w:szCs w:val="16"/>
        </w:rPr>
      </w:pPr>
      <w:del w:id="2528" w:author="רינת אביטל" w:date="2022-05-10T10:35:00Z">
        <w:r w:rsidDel="001E27F4">
          <w:rPr>
            <w:rFonts w:ascii="Consolas" w:eastAsiaTheme="minorEastAsia" w:hAnsi="Consolas" w:cs="Consolas"/>
            <w:color w:val="000000"/>
            <w:sz w:val="16"/>
            <w:szCs w:val="16"/>
          </w:rPr>
          <w:delText xml:space="preserve">       Capacity = ExtraStand.Count()</w:delText>
        </w:r>
      </w:del>
    </w:p>
    <w:p w14:paraId="53169C68" w14:textId="55B4212B" w:rsidR="00BD575D" w:rsidDel="001E27F4" w:rsidRDefault="00F31DDB">
      <w:pPr>
        <w:shd w:val="clear" w:color="auto" w:fill="FFF2CC" w:themeFill="accent4" w:themeFillTint="33"/>
        <w:autoSpaceDE w:val="0"/>
        <w:autoSpaceDN w:val="0"/>
        <w:adjustRightInd w:val="0"/>
        <w:rPr>
          <w:del w:id="2529" w:author="רינת אביטל" w:date="2022-05-10T10:35:00Z"/>
          <w:rFonts w:ascii="Consolas" w:eastAsiaTheme="minorEastAsia" w:hAnsi="Consolas" w:cs="Consolas"/>
          <w:color w:val="000000"/>
          <w:sz w:val="16"/>
          <w:szCs w:val="16"/>
        </w:rPr>
      </w:pPr>
      <w:del w:id="2530" w:author="רינת אביטל" w:date="2022-05-10T10:35:00Z">
        <w:r w:rsidDel="001E27F4">
          <w:rPr>
            <w:rFonts w:ascii="Consolas" w:eastAsiaTheme="minorEastAsia" w:hAnsi="Consolas" w:cs="Consolas"/>
            <w:color w:val="000000"/>
            <w:sz w:val="16"/>
            <w:szCs w:val="16"/>
          </w:rPr>
          <w:delText xml:space="preserve">     };</w:delText>
        </w:r>
      </w:del>
    </w:p>
    <w:p w14:paraId="257B176D" w14:textId="334191B9" w:rsidR="00BD575D" w:rsidDel="001E27F4" w:rsidRDefault="00F31DDB">
      <w:pPr>
        <w:shd w:val="clear" w:color="auto" w:fill="FFF2CC" w:themeFill="accent4" w:themeFillTint="33"/>
        <w:autoSpaceDE w:val="0"/>
        <w:autoSpaceDN w:val="0"/>
        <w:adjustRightInd w:val="0"/>
        <w:rPr>
          <w:del w:id="2531" w:author="רינת אביטל" w:date="2022-05-10T10:35:00Z"/>
          <w:rFonts w:ascii="Consolas" w:eastAsiaTheme="minorEastAsia" w:hAnsi="Consolas" w:cs="Consolas"/>
          <w:color w:val="000000"/>
          <w:sz w:val="16"/>
          <w:szCs w:val="16"/>
        </w:rPr>
      </w:pPr>
      <w:del w:id="2532" w:author="רינת אביטל" w:date="2022-05-10T10:35:00Z">
        <w:r w:rsidDel="001E27F4">
          <w:rPr>
            <w:rFonts w:ascii="Consolas" w:eastAsiaTheme="minorEastAsia" w:hAnsi="Consolas" w:cs="Consolas"/>
            <w:color w:val="000000"/>
            <w:sz w:val="16"/>
            <w:szCs w:val="16"/>
          </w:rPr>
          <w:delText xml:space="preserve">     Point midOfG = UtilitiesFunctions.MidPoint(g.P1, g.P2);</w:delText>
        </w:r>
      </w:del>
    </w:p>
    <w:p w14:paraId="7E3E7BAC" w14:textId="51F27761" w:rsidR="00BD575D" w:rsidDel="001E27F4" w:rsidRDefault="00F31DDB">
      <w:pPr>
        <w:shd w:val="clear" w:color="auto" w:fill="FFF2CC" w:themeFill="accent4" w:themeFillTint="33"/>
        <w:autoSpaceDE w:val="0"/>
        <w:autoSpaceDN w:val="0"/>
        <w:adjustRightInd w:val="0"/>
        <w:rPr>
          <w:del w:id="2533" w:author="רינת אביטל" w:date="2022-05-10T10:35:00Z"/>
          <w:rFonts w:ascii="Consolas" w:eastAsiaTheme="minorEastAsia" w:hAnsi="Consolas" w:cs="Consolas"/>
          <w:color w:val="000000"/>
          <w:sz w:val="16"/>
          <w:szCs w:val="16"/>
        </w:rPr>
      </w:pPr>
      <w:del w:id="2534" w:author="רינת אביטל" w:date="2022-05-10T10:35:00Z">
        <w:r w:rsidDel="001E27F4">
          <w:rPr>
            <w:rFonts w:ascii="Consolas" w:eastAsiaTheme="minorEastAsia" w:hAnsi="Consolas" w:cs="Consolas"/>
            <w:color w:val="000000"/>
            <w:sz w:val="16"/>
            <w:szCs w:val="16"/>
          </w:rPr>
          <w:delText xml:space="preserve">     Point closerer;</w:delText>
        </w:r>
      </w:del>
    </w:p>
    <w:p w14:paraId="3E1B75D6" w14:textId="009576DD" w:rsidR="00BD575D" w:rsidDel="001E27F4" w:rsidRDefault="00F31DDB">
      <w:pPr>
        <w:shd w:val="clear" w:color="auto" w:fill="FFF2CC" w:themeFill="accent4" w:themeFillTint="33"/>
        <w:autoSpaceDE w:val="0"/>
        <w:autoSpaceDN w:val="0"/>
        <w:adjustRightInd w:val="0"/>
        <w:rPr>
          <w:del w:id="2535" w:author="רינת אביטל" w:date="2022-05-10T10:35:00Z"/>
          <w:rFonts w:ascii="Consolas" w:eastAsiaTheme="minorEastAsia" w:hAnsi="Consolas" w:cs="Consolas"/>
          <w:color w:val="000000"/>
          <w:sz w:val="16"/>
          <w:szCs w:val="16"/>
        </w:rPr>
      </w:pPr>
      <w:del w:id="2536" w:author="רינת אביטל" w:date="2022-05-10T10:35:00Z">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00FF"/>
            <w:sz w:val="16"/>
            <w:szCs w:val="16"/>
          </w:rPr>
          <w:delText>if</w:delText>
        </w:r>
        <w:r w:rsidDel="001E27F4">
          <w:rPr>
            <w:rFonts w:ascii="Consolas" w:eastAsiaTheme="minorEastAsia" w:hAnsi="Consolas" w:cs="Consolas"/>
            <w:color w:val="000000"/>
            <w:sz w:val="16"/>
            <w:szCs w:val="16"/>
          </w:rPr>
          <w:delText xml:space="preserve"> (UtilitiesFunctions.CalculteDist(midOfG, P1) &lt; UtilitiesFunctions.CalculteDist(midOfG, P2))</w:delText>
        </w:r>
      </w:del>
    </w:p>
    <w:p w14:paraId="3E84726D" w14:textId="1C054347" w:rsidR="00BD575D" w:rsidDel="001E27F4" w:rsidRDefault="00F31DDB">
      <w:pPr>
        <w:shd w:val="clear" w:color="auto" w:fill="FFF2CC" w:themeFill="accent4" w:themeFillTint="33"/>
        <w:autoSpaceDE w:val="0"/>
        <w:autoSpaceDN w:val="0"/>
        <w:adjustRightInd w:val="0"/>
        <w:rPr>
          <w:del w:id="2537" w:author="רינת אביטל" w:date="2022-05-10T10:35:00Z"/>
          <w:rFonts w:ascii="Consolas" w:eastAsiaTheme="minorEastAsia" w:hAnsi="Consolas" w:cs="Consolas"/>
          <w:color w:val="000000"/>
          <w:sz w:val="16"/>
          <w:szCs w:val="16"/>
        </w:rPr>
      </w:pPr>
      <w:del w:id="2538" w:author="רינת אביטל" w:date="2022-05-10T10:35:00Z">
        <w:r w:rsidDel="001E27F4">
          <w:rPr>
            <w:rFonts w:ascii="Consolas" w:eastAsiaTheme="minorEastAsia" w:hAnsi="Consolas" w:cs="Consolas"/>
            <w:color w:val="000000"/>
            <w:sz w:val="16"/>
            <w:szCs w:val="16"/>
          </w:rPr>
          <w:delText xml:space="preserve">         closerer = P1;</w:delText>
        </w:r>
      </w:del>
    </w:p>
    <w:p w14:paraId="7A2697B6" w14:textId="2F58A012" w:rsidR="00BD575D" w:rsidDel="001E27F4" w:rsidRDefault="00F31DDB">
      <w:pPr>
        <w:shd w:val="clear" w:color="auto" w:fill="FFF2CC" w:themeFill="accent4" w:themeFillTint="33"/>
        <w:autoSpaceDE w:val="0"/>
        <w:autoSpaceDN w:val="0"/>
        <w:adjustRightInd w:val="0"/>
        <w:rPr>
          <w:del w:id="2539" w:author="רינת אביטל" w:date="2022-05-10T10:35:00Z"/>
          <w:rFonts w:ascii="Consolas" w:eastAsiaTheme="minorEastAsia" w:hAnsi="Consolas" w:cs="Consolas"/>
          <w:color w:val="000000"/>
          <w:sz w:val="16"/>
          <w:szCs w:val="16"/>
        </w:rPr>
      </w:pPr>
      <w:del w:id="2540" w:author="רינת אביטל" w:date="2022-05-10T10:35:00Z">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00FF"/>
            <w:sz w:val="16"/>
            <w:szCs w:val="16"/>
          </w:rPr>
          <w:delText>else</w:delText>
        </w:r>
      </w:del>
    </w:p>
    <w:p w14:paraId="35971256" w14:textId="38F6FA25" w:rsidR="00BD575D" w:rsidDel="001E27F4" w:rsidRDefault="00F31DDB">
      <w:pPr>
        <w:shd w:val="clear" w:color="auto" w:fill="FFF2CC" w:themeFill="accent4" w:themeFillTint="33"/>
        <w:autoSpaceDE w:val="0"/>
        <w:autoSpaceDN w:val="0"/>
        <w:adjustRightInd w:val="0"/>
        <w:rPr>
          <w:del w:id="2541" w:author="רינת אביטל" w:date="2022-05-10T10:35:00Z"/>
          <w:rFonts w:ascii="Consolas" w:eastAsiaTheme="minorEastAsia" w:hAnsi="Consolas" w:cs="Consolas"/>
          <w:color w:val="000000"/>
          <w:sz w:val="16"/>
          <w:szCs w:val="16"/>
        </w:rPr>
      </w:pPr>
      <w:del w:id="2542" w:author="רינת אביטל" w:date="2022-05-10T10:35:00Z">
        <w:r w:rsidDel="001E27F4">
          <w:rPr>
            <w:rFonts w:ascii="Consolas" w:eastAsiaTheme="minorEastAsia" w:hAnsi="Consolas" w:cs="Consolas"/>
            <w:color w:val="000000"/>
            <w:sz w:val="16"/>
            <w:szCs w:val="16"/>
          </w:rPr>
          <w:delText xml:space="preserve">         closerer = P2;</w:delText>
        </w:r>
      </w:del>
    </w:p>
    <w:p w14:paraId="7FA73266" w14:textId="39A3A031" w:rsidR="00BD575D" w:rsidDel="001E27F4" w:rsidRDefault="00F31DDB">
      <w:pPr>
        <w:shd w:val="clear" w:color="auto" w:fill="FFF2CC" w:themeFill="accent4" w:themeFillTint="33"/>
        <w:autoSpaceDE w:val="0"/>
        <w:autoSpaceDN w:val="0"/>
        <w:adjustRightInd w:val="0"/>
        <w:rPr>
          <w:del w:id="2543" w:author="רינת אביטל" w:date="2022-05-10T10:35:00Z"/>
          <w:rFonts w:ascii="Consolas" w:eastAsiaTheme="minorEastAsia" w:hAnsi="Consolas" w:cs="Consolas"/>
          <w:color w:val="000000"/>
          <w:sz w:val="16"/>
          <w:szCs w:val="16"/>
        </w:rPr>
      </w:pPr>
      <w:del w:id="2544" w:author="רינת אביטל" w:date="2022-05-10T10:35:00Z">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00FF"/>
            <w:sz w:val="16"/>
            <w:szCs w:val="16"/>
          </w:rPr>
          <w:delText>for</w:delText>
        </w:r>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00FF"/>
            <w:sz w:val="16"/>
            <w:szCs w:val="16"/>
          </w:rPr>
          <w:delText>int</w:delText>
        </w:r>
        <w:r w:rsidDel="001E27F4">
          <w:rPr>
            <w:rFonts w:ascii="Consolas" w:eastAsiaTheme="minorEastAsia" w:hAnsi="Consolas" w:cs="Consolas"/>
            <w:color w:val="000000"/>
            <w:sz w:val="16"/>
            <w:szCs w:val="16"/>
          </w:rPr>
          <w:delText xml:space="preserve"> i = 0; i &lt; ExtraStand.Count(); i++)</w:delText>
        </w:r>
      </w:del>
    </w:p>
    <w:p w14:paraId="4C4565FF" w14:textId="5FCCCD13" w:rsidR="00BD575D" w:rsidDel="001E27F4" w:rsidRDefault="00F31DDB">
      <w:pPr>
        <w:shd w:val="clear" w:color="auto" w:fill="FFF2CC" w:themeFill="accent4" w:themeFillTint="33"/>
        <w:autoSpaceDE w:val="0"/>
        <w:autoSpaceDN w:val="0"/>
        <w:adjustRightInd w:val="0"/>
        <w:rPr>
          <w:del w:id="2545" w:author="רינת אביטל" w:date="2022-05-10T10:35:00Z"/>
          <w:rFonts w:ascii="Consolas" w:eastAsiaTheme="minorEastAsia" w:hAnsi="Consolas" w:cs="Consolas"/>
          <w:color w:val="000000"/>
          <w:sz w:val="16"/>
          <w:szCs w:val="16"/>
        </w:rPr>
      </w:pPr>
      <w:del w:id="2546" w:author="רינת אביטל" w:date="2022-05-10T10:35:00Z">
        <w:r w:rsidDel="001E27F4">
          <w:rPr>
            <w:rFonts w:ascii="Consolas" w:eastAsiaTheme="minorEastAsia" w:hAnsi="Consolas" w:cs="Consolas"/>
            <w:color w:val="000000"/>
            <w:sz w:val="16"/>
            <w:szCs w:val="16"/>
          </w:rPr>
          <w:delText xml:space="preserve">     {</w:delText>
        </w:r>
      </w:del>
    </w:p>
    <w:p w14:paraId="1D66B3B1" w14:textId="4D8FA9F1" w:rsidR="00BD575D" w:rsidDel="001E27F4" w:rsidRDefault="00F31DDB">
      <w:pPr>
        <w:shd w:val="clear" w:color="auto" w:fill="FFF2CC" w:themeFill="accent4" w:themeFillTint="33"/>
        <w:autoSpaceDE w:val="0"/>
        <w:autoSpaceDN w:val="0"/>
        <w:adjustRightInd w:val="0"/>
        <w:rPr>
          <w:del w:id="2547" w:author="רינת אביטל" w:date="2022-05-10T10:35:00Z"/>
          <w:rFonts w:ascii="Consolas" w:eastAsiaTheme="minorEastAsia" w:hAnsi="Consolas" w:cs="Consolas"/>
          <w:color w:val="000000"/>
          <w:sz w:val="16"/>
          <w:szCs w:val="16"/>
        </w:rPr>
      </w:pPr>
      <w:del w:id="2548" w:author="רינת אביטל" w:date="2022-05-10T10:35:00Z">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8000"/>
            <w:sz w:val="16"/>
            <w:szCs w:val="16"/>
          </w:rPr>
          <w:delText xml:space="preserve">/* </w:delText>
        </w:r>
        <w:r w:rsidDel="001E27F4">
          <w:rPr>
            <w:rFonts w:ascii="Consolas" w:eastAsiaTheme="minorEastAsia" w:hAnsi="Consolas"/>
            <w:color w:val="008000"/>
            <w:sz w:val="16"/>
            <w:szCs w:val="16"/>
            <w:rtl/>
          </w:rPr>
          <w:delText>מחשב</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מרחק</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לכל</w:delText>
        </w:r>
        <w:r w:rsidDel="001E27F4">
          <w:rPr>
            <w:rFonts w:ascii="Consolas" w:eastAsiaTheme="minorEastAsia" w:hAnsi="Consolas" w:cs="Consolas"/>
            <w:color w:val="008000"/>
            <w:sz w:val="16"/>
            <w:szCs w:val="16"/>
            <w:rtl/>
          </w:rPr>
          <w:delText xml:space="preserve"> </w:delText>
        </w:r>
        <w:r w:rsidDel="001E27F4">
          <w:rPr>
            <w:rFonts w:ascii="Consolas" w:eastAsiaTheme="minorEastAsia" w:hAnsi="Consolas"/>
            <w:color w:val="008000"/>
            <w:sz w:val="16"/>
            <w:szCs w:val="16"/>
            <w:rtl/>
          </w:rPr>
          <w:delText>סטנד</w:delText>
        </w:r>
        <w:r w:rsidDel="001E27F4">
          <w:rPr>
            <w:rFonts w:ascii="Consolas" w:eastAsiaTheme="minorEastAsia" w:hAnsi="Consolas" w:cs="Consolas"/>
            <w:color w:val="008000"/>
            <w:sz w:val="16"/>
            <w:szCs w:val="16"/>
          </w:rPr>
          <w:delText>*/</w:delText>
        </w:r>
      </w:del>
    </w:p>
    <w:p w14:paraId="08084ECB" w14:textId="4B966BB8" w:rsidR="00BD575D" w:rsidDel="001E27F4" w:rsidRDefault="00F31DDB">
      <w:pPr>
        <w:shd w:val="clear" w:color="auto" w:fill="FFF2CC" w:themeFill="accent4" w:themeFillTint="33"/>
        <w:autoSpaceDE w:val="0"/>
        <w:autoSpaceDN w:val="0"/>
        <w:adjustRightInd w:val="0"/>
        <w:rPr>
          <w:del w:id="2549" w:author="רינת אביטל" w:date="2022-05-10T10:35:00Z"/>
          <w:rFonts w:ascii="Consolas" w:eastAsiaTheme="minorEastAsia" w:hAnsi="Consolas" w:cs="Consolas"/>
          <w:color w:val="000000"/>
          <w:sz w:val="16"/>
          <w:szCs w:val="16"/>
        </w:rPr>
      </w:pPr>
      <w:del w:id="2550" w:author="רינת אביטל" w:date="2022-05-10T10:35:00Z">
        <w:r w:rsidDel="001E27F4">
          <w:rPr>
            <w:rFonts w:ascii="Consolas" w:eastAsiaTheme="minorEastAsia" w:hAnsi="Consolas" w:cs="Consolas"/>
            <w:color w:val="000000"/>
            <w:sz w:val="16"/>
            <w:szCs w:val="16"/>
          </w:rPr>
          <w:delText xml:space="preserve">         calculateDistances(closerer);</w:delText>
        </w:r>
      </w:del>
    </w:p>
    <w:p w14:paraId="41C36BC8" w14:textId="32453DC7" w:rsidR="00BD575D" w:rsidDel="001E27F4" w:rsidRDefault="00F31DDB">
      <w:pPr>
        <w:shd w:val="clear" w:color="auto" w:fill="FFF2CC" w:themeFill="accent4" w:themeFillTint="33"/>
        <w:autoSpaceDE w:val="0"/>
        <w:autoSpaceDN w:val="0"/>
        <w:adjustRightInd w:val="0"/>
        <w:rPr>
          <w:del w:id="2551" w:author="רינת אביטל" w:date="2022-05-10T10:35:00Z"/>
          <w:rFonts w:ascii="Consolas" w:eastAsiaTheme="minorEastAsia" w:hAnsi="Consolas" w:cs="Consolas"/>
          <w:color w:val="000000"/>
          <w:sz w:val="16"/>
          <w:szCs w:val="16"/>
        </w:rPr>
      </w:pPr>
      <w:del w:id="2552" w:author="רינת אביטל" w:date="2022-05-10T10:35:00Z">
        <w:r w:rsidDel="001E27F4">
          <w:rPr>
            <w:rFonts w:ascii="Consolas" w:eastAsiaTheme="minorEastAsia" w:hAnsi="Consolas" w:cs="Consolas"/>
            <w:color w:val="000000"/>
            <w:sz w:val="16"/>
            <w:szCs w:val="16"/>
          </w:rPr>
          <w:delText xml:space="preserve">         ExtraStand.Keys.ToList().Sort();</w:delText>
        </w:r>
      </w:del>
    </w:p>
    <w:p w14:paraId="010AADAE" w14:textId="276578DA" w:rsidR="00BD575D" w:rsidDel="001E27F4" w:rsidRDefault="00F31DDB">
      <w:pPr>
        <w:shd w:val="clear" w:color="auto" w:fill="FFF2CC" w:themeFill="accent4" w:themeFillTint="33"/>
        <w:autoSpaceDE w:val="0"/>
        <w:autoSpaceDN w:val="0"/>
        <w:adjustRightInd w:val="0"/>
        <w:rPr>
          <w:del w:id="2553" w:author="רינת אביטל" w:date="2022-05-10T10:35:00Z"/>
          <w:rFonts w:ascii="Consolas" w:eastAsiaTheme="minorEastAsia" w:hAnsi="Consolas" w:cs="Consolas"/>
          <w:color w:val="000000"/>
          <w:sz w:val="16"/>
          <w:szCs w:val="16"/>
        </w:rPr>
      </w:pPr>
      <w:del w:id="2554" w:author="רינת אביטל" w:date="2022-05-10T10:35:00Z">
        <w:r w:rsidDel="001E27F4">
          <w:rPr>
            <w:rFonts w:ascii="Consolas" w:eastAsiaTheme="minorEastAsia" w:hAnsi="Consolas" w:cs="Consolas"/>
            <w:color w:val="000000"/>
            <w:sz w:val="16"/>
            <w:szCs w:val="16"/>
          </w:rPr>
          <w:delText xml:space="preserve">         stand = Converts.ToDtoStand(ExtraStand.Keys.Where(x =&gt; !arr.Contains(x.Code)).First());</w:delText>
        </w:r>
      </w:del>
    </w:p>
    <w:p w14:paraId="11B58D68" w14:textId="1B1D4504" w:rsidR="00BD575D" w:rsidDel="001E27F4" w:rsidRDefault="00F31DDB">
      <w:pPr>
        <w:shd w:val="clear" w:color="auto" w:fill="FFF2CC" w:themeFill="accent4" w:themeFillTint="33"/>
        <w:autoSpaceDE w:val="0"/>
        <w:autoSpaceDN w:val="0"/>
        <w:adjustRightInd w:val="0"/>
        <w:rPr>
          <w:del w:id="2555" w:author="רינת אביטל" w:date="2022-05-10T10:35:00Z"/>
          <w:rFonts w:ascii="Consolas" w:eastAsiaTheme="minorEastAsia" w:hAnsi="Consolas" w:cs="Consolas"/>
          <w:color w:val="000000"/>
          <w:sz w:val="16"/>
          <w:szCs w:val="16"/>
        </w:rPr>
      </w:pPr>
      <w:del w:id="2556" w:author="רינת אביטל" w:date="2022-05-10T10:35:00Z">
        <w:r w:rsidDel="001E27F4">
          <w:rPr>
            <w:rFonts w:ascii="Consolas" w:eastAsiaTheme="minorEastAsia" w:hAnsi="Consolas" w:cs="Consolas"/>
            <w:color w:val="000000"/>
            <w:sz w:val="16"/>
            <w:szCs w:val="16"/>
          </w:rPr>
          <w:delText xml:space="preserve">         arr.Add(stand.Code);</w:delText>
        </w:r>
      </w:del>
    </w:p>
    <w:p w14:paraId="7CFE942A" w14:textId="4A3639C0" w:rsidR="00BD575D" w:rsidDel="001E27F4" w:rsidRDefault="00F31DDB">
      <w:pPr>
        <w:shd w:val="clear" w:color="auto" w:fill="FFF2CC" w:themeFill="accent4" w:themeFillTint="33"/>
        <w:autoSpaceDE w:val="0"/>
        <w:autoSpaceDN w:val="0"/>
        <w:adjustRightInd w:val="0"/>
        <w:rPr>
          <w:del w:id="2557" w:author="רינת אביטל" w:date="2022-05-10T10:35:00Z"/>
          <w:rFonts w:ascii="Consolas" w:eastAsiaTheme="minorEastAsia" w:hAnsi="Consolas" w:cs="Consolas"/>
          <w:color w:val="000000"/>
          <w:sz w:val="16"/>
          <w:szCs w:val="16"/>
        </w:rPr>
      </w:pPr>
      <w:del w:id="2558" w:author="רינת אביטל" w:date="2022-05-10T10:35:00Z">
        <w:r w:rsidDel="001E27F4">
          <w:rPr>
            <w:rFonts w:ascii="Consolas" w:eastAsiaTheme="minorEastAsia" w:hAnsi="Consolas" w:cs="Consolas"/>
            <w:color w:val="000000"/>
            <w:sz w:val="16"/>
            <w:szCs w:val="16"/>
          </w:rPr>
          <w:delText xml:space="preserve">         closerer = UtilitiesFunctions.MidPoint(stand.P1, stand.P2);</w:delText>
        </w:r>
      </w:del>
    </w:p>
    <w:p w14:paraId="4D86FC3E" w14:textId="7D979317" w:rsidR="00BD575D" w:rsidDel="001E27F4" w:rsidRDefault="00F31DDB">
      <w:pPr>
        <w:shd w:val="clear" w:color="auto" w:fill="FFF2CC" w:themeFill="accent4" w:themeFillTint="33"/>
        <w:autoSpaceDE w:val="0"/>
        <w:autoSpaceDN w:val="0"/>
        <w:adjustRightInd w:val="0"/>
        <w:rPr>
          <w:del w:id="2559" w:author="רינת אביטל" w:date="2022-05-10T10:35:00Z"/>
          <w:rFonts w:ascii="Consolas" w:eastAsiaTheme="minorEastAsia" w:hAnsi="Consolas" w:cs="Consolas"/>
          <w:color w:val="000000"/>
          <w:sz w:val="16"/>
          <w:szCs w:val="16"/>
        </w:rPr>
      </w:pPr>
      <w:del w:id="2560" w:author="רינת אביטל" w:date="2022-05-10T10:35:00Z">
        <w:r w:rsidDel="001E27F4">
          <w:rPr>
            <w:rFonts w:ascii="Consolas" w:eastAsiaTheme="minorEastAsia" w:hAnsi="Consolas" w:cs="Consolas"/>
            <w:color w:val="000000"/>
            <w:sz w:val="16"/>
            <w:szCs w:val="16"/>
          </w:rPr>
          <w:delText xml:space="preserve">     }</w:delText>
        </w:r>
      </w:del>
    </w:p>
    <w:p w14:paraId="4E87A4D3" w14:textId="3A0F2F0E" w:rsidR="00BD575D" w:rsidDel="001E27F4" w:rsidRDefault="00F31DDB">
      <w:pPr>
        <w:shd w:val="clear" w:color="auto" w:fill="FFF2CC" w:themeFill="accent4" w:themeFillTint="33"/>
        <w:autoSpaceDE w:val="0"/>
        <w:autoSpaceDN w:val="0"/>
        <w:adjustRightInd w:val="0"/>
        <w:rPr>
          <w:del w:id="2561" w:author="רינת אביטל" w:date="2022-05-10T10:35:00Z"/>
          <w:rFonts w:ascii="Consolas" w:eastAsiaTheme="minorEastAsia" w:hAnsi="Consolas" w:cs="Consolas"/>
          <w:color w:val="000000"/>
          <w:sz w:val="16"/>
          <w:szCs w:val="16"/>
        </w:rPr>
      </w:pPr>
      <w:del w:id="2562" w:author="רינת אביטל" w:date="2022-05-10T10:35:00Z">
        <w:r w:rsidDel="001E27F4">
          <w:rPr>
            <w:rFonts w:ascii="Consolas" w:eastAsiaTheme="minorEastAsia" w:hAnsi="Consolas" w:cs="Consolas"/>
            <w:color w:val="000000"/>
            <w:sz w:val="16"/>
            <w:szCs w:val="16"/>
          </w:rPr>
          <w:delText xml:space="preserve">     </w:delText>
        </w:r>
        <w:r w:rsidDel="001E27F4">
          <w:rPr>
            <w:rFonts w:ascii="Consolas" w:eastAsiaTheme="minorEastAsia" w:hAnsi="Consolas" w:cs="Consolas"/>
            <w:color w:val="0000FF"/>
            <w:sz w:val="16"/>
            <w:szCs w:val="16"/>
          </w:rPr>
          <w:delText>return</w:delText>
        </w:r>
        <w:r w:rsidDel="001E27F4">
          <w:rPr>
            <w:rFonts w:ascii="Consolas" w:eastAsiaTheme="minorEastAsia" w:hAnsi="Consolas" w:cs="Consolas"/>
            <w:color w:val="000000"/>
            <w:sz w:val="16"/>
            <w:szCs w:val="16"/>
          </w:rPr>
          <w:delText xml:space="preserve"> arr;</w:delText>
        </w:r>
      </w:del>
    </w:p>
    <w:p w14:paraId="44CB0560" w14:textId="01B3A319" w:rsidR="00BD575D" w:rsidDel="001E27F4" w:rsidRDefault="00F31DDB">
      <w:pPr>
        <w:shd w:val="clear" w:color="auto" w:fill="FFF2CC" w:themeFill="accent4" w:themeFillTint="33"/>
        <w:autoSpaceDE w:val="0"/>
        <w:autoSpaceDN w:val="0"/>
        <w:adjustRightInd w:val="0"/>
        <w:rPr>
          <w:del w:id="2563" w:author="רינת אביטל" w:date="2022-05-10T10:35:00Z"/>
          <w:rFonts w:ascii="Consolas" w:eastAsiaTheme="minorEastAsia" w:hAnsi="Consolas" w:cs="Consolas"/>
          <w:color w:val="000000"/>
          <w:sz w:val="16"/>
          <w:szCs w:val="16"/>
        </w:rPr>
      </w:pPr>
      <w:del w:id="2564" w:author="רינת אביטל" w:date="2022-05-10T10:35:00Z">
        <w:r w:rsidDel="001E27F4">
          <w:rPr>
            <w:rFonts w:ascii="Consolas" w:eastAsiaTheme="minorEastAsia" w:hAnsi="Consolas" w:cs="Consolas"/>
            <w:color w:val="000000"/>
            <w:sz w:val="16"/>
            <w:szCs w:val="16"/>
          </w:rPr>
          <w:delText xml:space="preserve"> }</w:delText>
        </w:r>
      </w:del>
    </w:p>
    <w:p w14:paraId="3B99FBBB" w14:textId="70A0C4B2" w:rsidR="00BD575D" w:rsidDel="001E27F4" w:rsidRDefault="00F31DDB">
      <w:pPr>
        <w:shd w:val="clear" w:color="auto" w:fill="FFF2CC" w:themeFill="accent4" w:themeFillTint="33"/>
        <w:bidi/>
        <w:spacing w:after="240" w:line="360" w:lineRule="auto"/>
        <w:jc w:val="right"/>
        <w:rPr>
          <w:del w:id="2565" w:author="רינת אביטל" w:date="2022-05-10T10:35:00Z"/>
          <w:rFonts w:ascii="Tahoma" w:hAnsi="Tahoma" w:cs="Tahoma"/>
          <w:sz w:val="16"/>
          <w:szCs w:val="16"/>
          <w:rtl/>
        </w:rPr>
      </w:pPr>
      <w:del w:id="2566" w:author="רינת אביטל" w:date="2022-05-10T10:35:00Z">
        <w:r w:rsidDel="001E27F4">
          <w:rPr>
            <w:rFonts w:ascii="Consolas" w:eastAsiaTheme="minorEastAsia" w:hAnsi="Consolas" w:cs="Consolas"/>
            <w:color w:val="000000"/>
            <w:sz w:val="16"/>
            <w:szCs w:val="16"/>
          </w:rPr>
          <w:delText>}</w:delText>
        </w:r>
      </w:del>
    </w:p>
    <w:p w14:paraId="1D5B1631" w14:textId="6F9EE742" w:rsidR="00BD575D" w:rsidDel="001E27F4" w:rsidRDefault="00F31DDB">
      <w:pPr>
        <w:bidi/>
        <w:spacing w:after="240" w:line="360" w:lineRule="auto"/>
        <w:jc w:val="both"/>
        <w:rPr>
          <w:del w:id="2567" w:author="רינת אביטל" w:date="2022-05-10T10:35:00Z"/>
          <w:rFonts w:ascii="Tahoma" w:hAnsi="Tahoma" w:cs="Tahoma"/>
          <w:sz w:val="22"/>
          <w:szCs w:val="22"/>
          <w:rtl/>
        </w:rPr>
      </w:pPr>
      <w:del w:id="2568" w:author="רינת אביטל" w:date="2022-05-10T10:35:00Z">
        <w:r w:rsidDel="001E27F4">
          <w:rPr>
            <w:rFonts w:ascii="Tahoma" w:hAnsi="Tahoma" w:cs="Tahoma"/>
            <w:sz w:val="22"/>
            <w:szCs w:val="22"/>
            <w:rtl/>
          </w:rPr>
          <w:delText xml:space="preserve">למעשה, התוצאה המתקבלת היא רשימה מסוג </w:delText>
        </w:r>
        <w:r w:rsidDel="001E27F4">
          <w:rPr>
            <w:rFonts w:ascii="Tahoma" w:hAnsi="Tahoma" w:cs="Tahoma"/>
            <w:color w:val="008000"/>
            <w:sz w:val="22"/>
            <w:szCs w:val="22"/>
          </w:rPr>
          <w:delText>Goal</w:delText>
        </w:r>
        <w:r w:rsidDel="001E27F4">
          <w:rPr>
            <w:rFonts w:ascii="Tahoma" w:hAnsi="Tahoma" w:cs="Tahoma"/>
            <w:sz w:val="22"/>
            <w:szCs w:val="22"/>
            <w:rtl/>
          </w:rPr>
          <w:delText>, כלומר, רשימת יעדי המסלול, המוחזרת דרך הקונטרולר אל ממשק האנגולר המצייר ללקוח את המסלול בצורה פשוטה (תיאור בהמשך תחת הכותרת "ממשק")</w:delText>
        </w:r>
      </w:del>
    </w:p>
    <w:p w14:paraId="2694A18E" w14:textId="076144B6" w:rsidR="00D139F1" w:rsidRPr="00D139F1" w:rsidRDefault="00F31DDB" w:rsidP="00D139F1">
      <w:pPr>
        <w:pStyle w:val="2"/>
        <w:pBdr>
          <w:top w:val="none" w:sz="0" w:space="0" w:color="auto"/>
          <w:left w:val="none" w:sz="0" w:space="0" w:color="auto"/>
          <w:bottom w:val="none" w:sz="0" w:space="0" w:color="auto"/>
          <w:right w:val="none" w:sz="0" w:space="0" w:color="auto"/>
        </w:pBdr>
        <w:shd w:val="clear" w:color="auto" w:fill="auto"/>
        <w:bidi/>
        <w:spacing w:after="240" w:line="360" w:lineRule="auto"/>
        <w:jc w:val="both"/>
        <w:rPr>
          <w:ins w:id="2569" w:author="רינת אביטל" w:date="2022-05-10T10:55:00Z"/>
          <w:rFonts w:ascii="Tahoma" w:hAnsi="Tahoma" w:cs="Tahoma"/>
          <w:b/>
          <w:bCs/>
          <w:color w:val="767171" w:themeColor="background2" w:themeShade="80"/>
          <w:sz w:val="22"/>
          <w:szCs w:val="22"/>
          <w:rtl/>
          <w14:shadow w14:blurRad="50800" w14:dist="38100" w14:dir="18900000" w14:sx="100000" w14:sy="100000" w14:kx="0" w14:ky="0" w14:algn="bl">
            <w14:srgbClr w14:val="000000">
              <w14:alpha w14:val="60000"/>
            </w14:srgbClr>
          </w14:shadow>
          <w:rPrChange w:id="2570" w:author="רינת אביטל" w:date="2022-05-10T10:55:00Z">
            <w:rPr>
              <w:ins w:id="2571" w:author="רינת אביטל" w:date="2022-05-10T10:55:00Z"/>
              <w:rtl/>
            </w:rPr>
          </w:rPrChange>
        </w:rPr>
        <w:pPrChange w:id="2572" w:author="רינת אביטל" w:date="2022-05-10T10:55:00Z">
          <w:pPr>
            <w:bidi/>
          </w:pPr>
        </w:pPrChange>
      </w:pPr>
      <w:bookmarkStart w:id="2573" w:name="_Toc39972185"/>
      <w:r>
        <w:rPr>
          <w:rFonts w:ascii="Tahoma" w:hAnsi="Tahoma" w:cs="Tahoma"/>
          <w:b/>
          <w:bCs/>
          <w:color w:val="767171" w:themeColor="background2" w:themeShade="80"/>
          <w:sz w:val="22"/>
          <w:szCs w:val="22"/>
          <w:rtl/>
          <w14:shadow w14:blurRad="50800" w14:dist="38100" w14:dir="18900000" w14:sx="100000" w14:sy="100000" w14:kx="0" w14:ky="0" w14:algn="bl">
            <w14:srgbClr w14:val="000000">
              <w14:alpha w14:val="60000"/>
            </w14:srgbClr>
          </w14:shadow>
        </w:rPr>
        <w:br w:type="page"/>
      </w:r>
    </w:p>
    <w:p w14:paraId="79099C9B" w14:textId="77777777" w:rsidR="00D139F1" w:rsidRDefault="00D139F1" w:rsidP="00D139F1">
      <w:pPr>
        <w:bidi/>
        <w:rPr>
          <w:ins w:id="2574" w:author="רינת אביטל" w:date="2022-05-10T10:55:00Z"/>
          <w:rtl/>
        </w:rPr>
      </w:pPr>
    </w:p>
    <w:p w14:paraId="7D6135C2" w14:textId="5B55022F" w:rsidR="00BE184C" w:rsidRPr="00BE184C" w:rsidRDefault="00D139F1" w:rsidP="00D139F1">
      <w:pPr>
        <w:bidi/>
        <w:rPr>
          <w:rtl/>
          <w:rPrChange w:id="2575" w:author="רינת אביטל" w:date="2022-05-10T10:49:00Z">
            <w:rPr>
              <w:rFonts w:ascii="Tahoma" w:hAnsi="Tahoma" w:cs="Tahoma"/>
              <w:b/>
              <w:bCs/>
              <w:color w:val="767171" w:themeColor="background2" w:themeShade="80"/>
              <w:sz w:val="22"/>
              <w:szCs w:val="22"/>
              <w:rtl/>
              <w14:shadow w14:blurRad="50800" w14:dist="38100" w14:dir="18900000" w14:sx="100000" w14:sy="100000" w14:kx="0" w14:ky="0" w14:algn="bl">
                <w14:srgbClr w14:val="000000">
                  <w14:alpha w14:val="60000"/>
                </w14:srgbClr>
              </w14:shadow>
            </w:rPr>
          </w:rPrChange>
        </w:rPr>
        <w:pPrChange w:id="2576" w:author="רינת אביטל" w:date="2022-05-10T10:55:00Z">
          <w:pPr>
            <w:pStyle w:val="2"/>
            <w:pBdr>
              <w:top w:val="none" w:sz="0" w:space="0" w:color="auto"/>
              <w:left w:val="none" w:sz="0" w:space="0" w:color="auto"/>
              <w:bottom w:val="none" w:sz="0" w:space="0" w:color="auto"/>
              <w:right w:val="none" w:sz="0" w:space="0" w:color="auto"/>
            </w:pBdr>
            <w:shd w:val="clear" w:color="auto" w:fill="auto"/>
            <w:bidi/>
            <w:spacing w:after="240" w:line="360" w:lineRule="auto"/>
            <w:jc w:val="both"/>
          </w:pPr>
        </w:pPrChange>
      </w:pPr>
      <w:ins w:id="2577" w:author="רינת אביטל" w:date="2022-05-10T10:56:00Z">
        <w:r w:rsidRPr="00D139F1">
          <w:rPr>
            <w:rFonts w:ascii="Tahoma" w:hAnsi="Tahoma" w:cs="Tahoma"/>
            <w:b/>
            <w:bCs/>
            <w:color w:val="ED7D31" w:themeColor="accent2"/>
            <w:sz w:val="22"/>
            <w:szCs w:val="22"/>
            <w:u w:val="single"/>
            <w:rtl/>
          </w:rPr>
          <w:drawing>
            <wp:anchor distT="0" distB="0" distL="114300" distR="114300" simplePos="0" relativeHeight="251851776" behindDoc="1" locked="0" layoutInCell="1" allowOverlap="1" wp14:anchorId="3BF3B7D0" wp14:editId="202ECE01">
              <wp:simplePos x="0" y="0"/>
              <wp:positionH relativeFrom="column">
                <wp:posOffset>-276225</wp:posOffset>
              </wp:positionH>
              <wp:positionV relativeFrom="paragraph">
                <wp:posOffset>1253490</wp:posOffset>
              </wp:positionV>
              <wp:extent cx="5731510" cy="3364865"/>
              <wp:effectExtent l="0" t="0" r="2540" b="6985"/>
              <wp:wrapNone/>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3364865"/>
                      </a:xfrm>
                      <a:prstGeom prst="rect">
                        <a:avLst/>
                      </a:prstGeom>
                    </pic:spPr>
                  </pic:pic>
                </a:graphicData>
              </a:graphic>
            </wp:anchor>
          </w:drawing>
        </w:r>
      </w:ins>
      <w:ins w:id="2578" w:author="רינת אביטל" w:date="2022-05-10T10:54:00Z">
        <w:r w:rsidRPr="00D139F1">
          <w:rPr>
            <w:rtl/>
          </w:rPr>
          <w:drawing>
            <wp:anchor distT="0" distB="0" distL="114300" distR="114300" simplePos="0" relativeHeight="251850752" behindDoc="1" locked="0" layoutInCell="1" allowOverlap="1" wp14:anchorId="4D7F132F" wp14:editId="3EA1BAA1">
              <wp:simplePos x="0" y="0"/>
              <wp:positionH relativeFrom="column">
                <wp:posOffset>-333375</wp:posOffset>
              </wp:positionH>
              <wp:positionV relativeFrom="paragraph">
                <wp:posOffset>46990</wp:posOffset>
              </wp:positionV>
              <wp:extent cx="5645785" cy="1057275"/>
              <wp:effectExtent l="0" t="0" r="0" b="9525"/>
              <wp:wrapTopAndBottom/>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4310"/>
                      <a:stretch/>
                    </pic:blipFill>
                    <pic:spPr bwMode="auto">
                      <a:xfrm>
                        <a:off x="0" y="0"/>
                        <a:ext cx="5645785" cy="1057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ins>
    </w:p>
    <w:p w14:paraId="5D1252C6" w14:textId="6D5119BB" w:rsidR="00D139F1" w:rsidRDefault="00D139F1">
      <w:pPr>
        <w:bidi/>
        <w:spacing w:after="240" w:line="360" w:lineRule="auto"/>
        <w:jc w:val="center"/>
        <w:rPr>
          <w:ins w:id="2579" w:author="רינת אביטל" w:date="2022-05-10T10:55:00Z"/>
          <w:rFonts w:ascii="Tahoma" w:hAnsi="Tahoma" w:cs="Tahoma"/>
          <w:b/>
          <w:bCs/>
          <w:color w:val="ED7D31" w:themeColor="accent2"/>
          <w:sz w:val="22"/>
          <w:szCs w:val="22"/>
          <w:u w:val="single"/>
          <w:rtl/>
        </w:rPr>
      </w:pPr>
    </w:p>
    <w:p w14:paraId="3C29A656" w14:textId="77777777" w:rsidR="00D139F1" w:rsidRDefault="00D139F1" w:rsidP="00D139F1">
      <w:pPr>
        <w:bidi/>
        <w:spacing w:after="240" w:line="360" w:lineRule="auto"/>
        <w:jc w:val="center"/>
        <w:rPr>
          <w:ins w:id="2580" w:author="רינת אביטל" w:date="2022-05-10T10:55:00Z"/>
          <w:rFonts w:ascii="Tahoma" w:hAnsi="Tahoma" w:cs="Tahoma"/>
          <w:b/>
          <w:bCs/>
          <w:color w:val="ED7D31" w:themeColor="accent2"/>
          <w:sz w:val="22"/>
          <w:szCs w:val="22"/>
          <w:u w:val="single"/>
          <w:rtl/>
        </w:rPr>
      </w:pPr>
    </w:p>
    <w:p w14:paraId="6A96C5BB" w14:textId="77777777" w:rsidR="00D139F1" w:rsidRDefault="00D139F1" w:rsidP="00D139F1">
      <w:pPr>
        <w:bidi/>
        <w:spacing w:after="240" w:line="360" w:lineRule="auto"/>
        <w:jc w:val="center"/>
        <w:rPr>
          <w:ins w:id="2581" w:author="רינת אביטל" w:date="2022-05-10T10:55:00Z"/>
          <w:rFonts w:ascii="Tahoma" w:hAnsi="Tahoma" w:cs="Tahoma"/>
          <w:b/>
          <w:bCs/>
          <w:color w:val="ED7D31" w:themeColor="accent2"/>
          <w:sz w:val="22"/>
          <w:szCs w:val="22"/>
          <w:u w:val="single"/>
          <w:rtl/>
        </w:rPr>
      </w:pPr>
    </w:p>
    <w:p w14:paraId="0B802743" w14:textId="77777777" w:rsidR="00D139F1" w:rsidRDefault="00D139F1" w:rsidP="00D139F1">
      <w:pPr>
        <w:bidi/>
        <w:spacing w:after="240" w:line="360" w:lineRule="auto"/>
        <w:jc w:val="center"/>
        <w:rPr>
          <w:ins w:id="2582" w:author="רינת אביטל" w:date="2022-05-10T10:55:00Z"/>
          <w:rFonts w:ascii="Tahoma" w:hAnsi="Tahoma" w:cs="Tahoma"/>
          <w:b/>
          <w:bCs/>
          <w:color w:val="ED7D31" w:themeColor="accent2"/>
          <w:sz w:val="22"/>
          <w:szCs w:val="22"/>
          <w:u w:val="single"/>
          <w:rtl/>
        </w:rPr>
      </w:pPr>
    </w:p>
    <w:p w14:paraId="602992E3" w14:textId="77777777" w:rsidR="00D139F1" w:rsidRDefault="00D139F1" w:rsidP="00D139F1">
      <w:pPr>
        <w:bidi/>
        <w:spacing w:after="240" w:line="360" w:lineRule="auto"/>
        <w:jc w:val="center"/>
        <w:rPr>
          <w:ins w:id="2583" w:author="רינת אביטל" w:date="2022-05-10T10:55:00Z"/>
          <w:rFonts w:ascii="Tahoma" w:hAnsi="Tahoma" w:cs="Tahoma"/>
          <w:b/>
          <w:bCs/>
          <w:color w:val="ED7D31" w:themeColor="accent2"/>
          <w:sz w:val="22"/>
          <w:szCs w:val="22"/>
          <w:u w:val="single"/>
          <w:rtl/>
        </w:rPr>
      </w:pPr>
    </w:p>
    <w:p w14:paraId="41AFDA78" w14:textId="77777777" w:rsidR="00D139F1" w:rsidRDefault="00D139F1" w:rsidP="00D139F1">
      <w:pPr>
        <w:bidi/>
        <w:spacing w:after="240" w:line="360" w:lineRule="auto"/>
        <w:jc w:val="center"/>
        <w:rPr>
          <w:ins w:id="2584" w:author="רינת אביטל" w:date="2022-05-10T10:55:00Z"/>
          <w:rFonts w:ascii="Tahoma" w:hAnsi="Tahoma" w:cs="Tahoma"/>
          <w:b/>
          <w:bCs/>
          <w:color w:val="ED7D31" w:themeColor="accent2"/>
          <w:sz w:val="22"/>
          <w:szCs w:val="22"/>
          <w:u w:val="single"/>
          <w:rtl/>
        </w:rPr>
      </w:pPr>
    </w:p>
    <w:p w14:paraId="46A85181" w14:textId="77777777" w:rsidR="00D139F1" w:rsidRDefault="00D139F1" w:rsidP="00D139F1">
      <w:pPr>
        <w:bidi/>
        <w:spacing w:after="240" w:line="360" w:lineRule="auto"/>
        <w:jc w:val="center"/>
        <w:rPr>
          <w:ins w:id="2585" w:author="רינת אביטל" w:date="2022-05-10T10:55:00Z"/>
          <w:rFonts w:ascii="Tahoma" w:hAnsi="Tahoma" w:cs="Tahoma"/>
          <w:b/>
          <w:bCs/>
          <w:color w:val="ED7D31" w:themeColor="accent2"/>
          <w:sz w:val="22"/>
          <w:szCs w:val="22"/>
          <w:u w:val="single"/>
          <w:rtl/>
        </w:rPr>
      </w:pPr>
    </w:p>
    <w:p w14:paraId="54D57334" w14:textId="77777777" w:rsidR="00D139F1" w:rsidRDefault="00D139F1" w:rsidP="00D139F1">
      <w:pPr>
        <w:bidi/>
        <w:spacing w:after="240" w:line="360" w:lineRule="auto"/>
        <w:jc w:val="right"/>
        <w:rPr>
          <w:ins w:id="2586" w:author="רינת אביטל" w:date="2022-05-10T10:55:00Z"/>
          <w:rFonts w:ascii="Tahoma" w:hAnsi="Tahoma" w:cs="Tahoma"/>
          <w:b/>
          <w:bCs/>
          <w:color w:val="ED7D31" w:themeColor="accent2"/>
          <w:sz w:val="22"/>
          <w:szCs w:val="22"/>
          <w:u w:val="single"/>
          <w:rtl/>
        </w:rPr>
        <w:pPrChange w:id="2587" w:author="רינת אביטל" w:date="2022-05-10T10:57:00Z">
          <w:pPr>
            <w:bidi/>
            <w:spacing w:after="240" w:line="360" w:lineRule="auto"/>
            <w:jc w:val="center"/>
          </w:pPr>
        </w:pPrChange>
      </w:pPr>
    </w:p>
    <w:p w14:paraId="541DD735" w14:textId="77777777" w:rsidR="00D81BF4" w:rsidRDefault="00D81BF4" w:rsidP="00D81BF4">
      <w:pPr>
        <w:bidi/>
        <w:spacing w:after="240" w:line="360" w:lineRule="auto"/>
        <w:jc w:val="both"/>
        <w:rPr>
          <w:ins w:id="2588" w:author="רינת אביטל" w:date="2022-05-10T11:04:00Z"/>
          <w:rFonts w:ascii="Tahoma" w:hAnsi="Tahoma" w:cs="Tahoma"/>
          <w:b/>
          <w:bCs/>
          <w:color w:val="ED7D31" w:themeColor="accent2"/>
          <w:sz w:val="22"/>
          <w:szCs w:val="22"/>
          <w:u w:val="single"/>
          <w:rtl/>
        </w:rPr>
      </w:pPr>
    </w:p>
    <w:p w14:paraId="75C22740" w14:textId="6B276F8F" w:rsidR="00D81BF4" w:rsidRDefault="00D81BF4" w:rsidP="00D81BF4">
      <w:pPr>
        <w:bidi/>
        <w:spacing w:after="240" w:line="360" w:lineRule="auto"/>
        <w:jc w:val="both"/>
        <w:rPr>
          <w:ins w:id="2589" w:author="רינת אביטל" w:date="2022-05-10T11:08:00Z"/>
          <w:rFonts w:ascii="Tahoma" w:hAnsi="Tahoma" w:cs="Tahoma"/>
          <w:sz w:val="22"/>
          <w:szCs w:val="22"/>
          <w:rtl/>
        </w:rPr>
      </w:pPr>
      <w:ins w:id="2590" w:author="רינת אביטל" w:date="2022-05-10T11:04:00Z">
        <w:r>
          <w:rPr>
            <w:rFonts w:ascii="Tahoma" w:hAnsi="Tahoma" w:cs="Tahoma" w:hint="cs"/>
            <w:sz w:val="22"/>
            <w:szCs w:val="22"/>
            <w:rtl/>
          </w:rPr>
          <w:t>ע"י ש</w:t>
        </w:r>
      </w:ins>
      <w:ins w:id="2591" w:author="רינת אביטל" w:date="2022-05-10T11:05:00Z">
        <w:r>
          <w:rPr>
            <w:rFonts w:ascii="Tahoma" w:hAnsi="Tahoma" w:cs="Tahoma" w:hint="cs"/>
            <w:sz w:val="22"/>
            <w:szCs w:val="22"/>
            <w:rtl/>
          </w:rPr>
          <w:t xml:space="preserve">תי פונקציות אלו נפרק את המחרוזת הפשוטה של </w:t>
        </w:r>
      </w:ins>
      <w:ins w:id="2592" w:author="רינת אביטל" w:date="2022-05-10T11:06:00Z">
        <w:r>
          <w:rPr>
            <w:rFonts w:ascii="Tahoma" w:hAnsi="Tahoma" w:cs="Tahoma" w:hint="cs"/>
            <w:sz w:val="22"/>
            <w:szCs w:val="22"/>
            <w:rtl/>
          </w:rPr>
          <w:t>גרף ה</w:t>
        </w:r>
      </w:ins>
      <w:ins w:id="2593" w:author="רינת אביטל" w:date="2022-05-10T11:07:00Z">
        <w:r>
          <w:rPr>
            <w:rFonts w:ascii="Tahoma" w:hAnsi="Tahoma" w:cs="Tahoma" w:hint="cs"/>
            <w:sz w:val="22"/>
            <w:szCs w:val="22"/>
            <w:rtl/>
          </w:rPr>
          <w:t xml:space="preserve">פונקציה ל אובייקט משוואה שבו מאוכסנים </w:t>
        </w:r>
      </w:ins>
      <w:ins w:id="2594" w:author="רינת אביטל" w:date="2022-05-10T11:08:00Z">
        <w:r>
          <w:rPr>
            <w:rFonts w:ascii="Tahoma" w:hAnsi="Tahoma" w:cs="Tahoma" w:hint="cs"/>
            <w:sz w:val="22"/>
            <w:szCs w:val="22"/>
            <w:rtl/>
          </w:rPr>
          <w:t>נתוני הפונקציה.</w:t>
        </w:r>
      </w:ins>
    </w:p>
    <w:p w14:paraId="35CD98CA" w14:textId="443E6A07" w:rsidR="00452A04" w:rsidRDefault="00452A04" w:rsidP="00452A04">
      <w:pPr>
        <w:bidi/>
        <w:spacing w:line="360" w:lineRule="auto"/>
        <w:rPr>
          <w:ins w:id="2595" w:author="רינת אביטל" w:date="2022-05-10T11:25:00Z"/>
          <w:rFonts w:ascii="Tahoma" w:hAnsi="Tahoma" w:cs="Tahoma"/>
          <w:sz w:val="22"/>
          <w:szCs w:val="22"/>
          <w:rtl/>
        </w:rPr>
      </w:pPr>
      <w:ins w:id="2596" w:author="רינת אביטל" w:date="2022-05-10T11:25:00Z">
        <w:r>
          <w:rPr>
            <w:rFonts w:ascii="Tahoma" w:hAnsi="Tahoma" w:cs="Tahoma" w:hint="cs"/>
            <w:sz w:val="22"/>
            <w:szCs w:val="22"/>
            <w:rtl/>
          </w:rPr>
          <w:t xml:space="preserve">הפונקציה </w:t>
        </w:r>
        <w:proofErr w:type="spellStart"/>
        <w:r>
          <w:rPr>
            <w:rFonts w:ascii="Cascadia Mono" w:eastAsiaTheme="minorEastAsia" w:hAnsi="Cascadia Mono" w:cs="Cascadia Mono"/>
            <w:color w:val="000000"/>
            <w:sz w:val="19"/>
            <w:szCs w:val="19"/>
          </w:rPr>
          <w:t>getEquationFromStr</w:t>
        </w:r>
        <w:proofErr w:type="spellEnd"/>
        <w:r>
          <w:rPr>
            <w:rFonts w:ascii="Tahoma" w:hAnsi="Tahoma" w:cs="Tahoma" w:hint="cs"/>
            <w:sz w:val="22"/>
            <w:szCs w:val="22"/>
            <w:rtl/>
          </w:rPr>
          <w:t xml:space="preserve"> מקבלת מחרוזת משוואה ומסירה ממנה רווחים מיותרים ויוצרת ורווח לפני כל איבר חדש במשוואה שע"י כך נוכל לדעת איכן מתחיל איבר חדש ולפרק אותם למערך של איברים.</w:t>
        </w:r>
      </w:ins>
    </w:p>
    <w:p w14:paraId="29767A4B" w14:textId="69B096FA" w:rsidR="00174D1B" w:rsidRDefault="00174D1B" w:rsidP="00174D1B">
      <w:pPr>
        <w:bidi/>
        <w:spacing w:line="360" w:lineRule="auto"/>
        <w:rPr>
          <w:ins w:id="2597" w:author="רינת אביטל" w:date="2022-05-10T11:37:00Z"/>
          <w:rFonts w:ascii="Tahoma" w:hAnsi="Tahoma" w:cs="Tahoma"/>
          <w:sz w:val="22"/>
          <w:szCs w:val="22"/>
          <w:rtl/>
        </w:rPr>
      </w:pPr>
      <w:ins w:id="2598" w:author="רינת אביטל" w:date="2022-05-10T11:25:00Z">
        <w:r>
          <w:rPr>
            <w:rFonts w:ascii="Tahoma" w:hAnsi="Tahoma" w:cs="Tahoma" w:hint="cs"/>
            <w:sz w:val="22"/>
            <w:szCs w:val="22"/>
            <w:rtl/>
          </w:rPr>
          <w:t xml:space="preserve">הפונקציה עוברת </w:t>
        </w:r>
      </w:ins>
      <w:ins w:id="2599" w:author="רינת אביטל" w:date="2022-05-10T11:26:00Z">
        <w:r>
          <w:rPr>
            <w:rFonts w:ascii="Tahoma" w:hAnsi="Tahoma" w:cs="Tahoma" w:hint="cs"/>
            <w:sz w:val="22"/>
            <w:szCs w:val="22"/>
            <w:rtl/>
          </w:rPr>
          <w:t xml:space="preserve">על </w:t>
        </w:r>
      </w:ins>
      <w:ins w:id="2600" w:author="רינת אביטל" w:date="2022-05-10T11:27:00Z">
        <w:r>
          <w:rPr>
            <w:rFonts w:ascii="Tahoma" w:hAnsi="Tahoma" w:cs="Tahoma" w:hint="cs"/>
            <w:sz w:val="22"/>
            <w:szCs w:val="22"/>
            <w:rtl/>
          </w:rPr>
          <w:t>כל איבר ואיבר במערך האיברים</w:t>
        </w:r>
      </w:ins>
      <w:ins w:id="2601" w:author="רינת אביטל" w:date="2022-05-10T11:29:00Z">
        <w:r>
          <w:rPr>
            <w:rFonts w:ascii="Tahoma" w:hAnsi="Tahoma" w:cs="Tahoma" w:hint="cs"/>
            <w:sz w:val="22"/>
            <w:szCs w:val="22"/>
            <w:rtl/>
          </w:rPr>
          <w:t xml:space="preserve"> </w:t>
        </w:r>
      </w:ins>
      <w:ins w:id="2602" w:author="רינת אביטל" w:date="2022-05-10T11:34:00Z">
        <w:r w:rsidR="00480CAA">
          <w:rPr>
            <w:rFonts w:ascii="Tahoma" w:hAnsi="Tahoma" w:cs="Tahoma" w:hint="cs"/>
            <w:sz w:val="22"/>
            <w:szCs w:val="22"/>
            <w:rtl/>
          </w:rPr>
          <w:t>ובודקת אותו באופן אישי</w:t>
        </w:r>
      </w:ins>
      <w:ins w:id="2603" w:author="רינת אביטל" w:date="2022-05-10T11:35:00Z">
        <w:r w:rsidR="00480CAA">
          <w:rPr>
            <w:rFonts w:ascii="Tahoma" w:hAnsi="Tahoma" w:cs="Tahoma" w:hint="cs"/>
            <w:sz w:val="22"/>
            <w:szCs w:val="22"/>
            <w:rtl/>
          </w:rPr>
          <w:t xml:space="preserve">. וכן יוצרת אובייקט משוואה ובתוכה מוכלת רשימת </w:t>
        </w:r>
      </w:ins>
      <w:ins w:id="2604" w:author="רינת אביטל" w:date="2022-05-10T11:36:00Z">
        <w:r w:rsidR="00EE10C7">
          <w:rPr>
            <w:rFonts w:ascii="Tahoma" w:hAnsi="Tahoma" w:cs="Tahoma" w:hint="cs"/>
            <w:sz w:val="22"/>
            <w:szCs w:val="22"/>
            <w:rtl/>
          </w:rPr>
          <w:t xml:space="preserve">פרמטרים </w:t>
        </w:r>
      </w:ins>
      <w:ins w:id="2605" w:author="רינת אביטל" w:date="2022-05-10T11:37:00Z">
        <w:r w:rsidR="00EE10C7">
          <w:rPr>
            <w:rFonts w:ascii="Tahoma" w:hAnsi="Tahoma" w:cs="Tahoma"/>
            <w:sz w:val="22"/>
            <w:szCs w:val="22"/>
            <w:rtl/>
          </w:rPr>
          <w:t>–</w:t>
        </w:r>
      </w:ins>
      <w:ins w:id="2606" w:author="רינת אביטל" w:date="2022-05-10T11:36:00Z">
        <w:r w:rsidR="00EE10C7">
          <w:rPr>
            <w:rFonts w:ascii="Tahoma" w:hAnsi="Tahoma" w:cs="Tahoma" w:hint="cs"/>
            <w:sz w:val="22"/>
            <w:szCs w:val="22"/>
            <w:rtl/>
          </w:rPr>
          <w:t xml:space="preserve"> איברים</w:t>
        </w:r>
      </w:ins>
      <w:ins w:id="2607" w:author="רינת אביטל" w:date="2022-05-10T11:37:00Z">
        <w:r w:rsidR="00EE10C7">
          <w:rPr>
            <w:rFonts w:ascii="Tahoma" w:hAnsi="Tahoma" w:cs="Tahoma" w:hint="cs"/>
            <w:sz w:val="22"/>
            <w:szCs w:val="22"/>
            <w:rtl/>
          </w:rPr>
          <w:t xml:space="preserve"> שלתוכה נכניס לכל איבר חדש.</w:t>
        </w:r>
      </w:ins>
    </w:p>
    <w:p w14:paraId="369CDAE0" w14:textId="3B80CA5D" w:rsidR="00EE10C7" w:rsidRDefault="00EE10C7" w:rsidP="00EE10C7">
      <w:pPr>
        <w:bidi/>
        <w:spacing w:line="360" w:lineRule="auto"/>
        <w:rPr>
          <w:ins w:id="2608" w:author="רינת אביטל" w:date="2022-05-10T11:48:00Z"/>
          <w:rFonts w:ascii="Tahoma" w:hAnsi="Tahoma" w:cs="Tahoma"/>
          <w:sz w:val="22"/>
          <w:szCs w:val="22"/>
          <w:rtl/>
        </w:rPr>
      </w:pPr>
      <w:ins w:id="2609" w:author="רינת אביטל" w:date="2022-05-10T11:38:00Z">
        <w:r>
          <w:rPr>
            <w:rFonts w:ascii="Tahoma" w:hAnsi="Tahoma" w:cs="Tahoma" w:hint="cs"/>
            <w:sz w:val="22"/>
            <w:szCs w:val="22"/>
            <w:rtl/>
          </w:rPr>
          <w:t xml:space="preserve">עוברים </w:t>
        </w:r>
      </w:ins>
      <w:ins w:id="2610" w:author="רינת אביטל" w:date="2022-05-10T11:39:00Z">
        <w:r>
          <w:rPr>
            <w:rFonts w:ascii="Tahoma" w:hAnsi="Tahoma" w:cs="Tahoma" w:hint="cs"/>
            <w:sz w:val="22"/>
            <w:szCs w:val="22"/>
            <w:rtl/>
          </w:rPr>
          <w:t xml:space="preserve">על כל איבר מהתו האחרון שלו ובודקים אם </w:t>
        </w:r>
      </w:ins>
      <w:ins w:id="2611" w:author="רינת אביטל" w:date="2022-05-10T11:40:00Z">
        <w:r>
          <w:rPr>
            <w:rFonts w:ascii="Tahoma" w:hAnsi="Tahoma" w:cs="Tahoma" w:hint="cs"/>
            <w:sz w:val="22"/>
            <w:szCs w:val="22"/>
            <w:rtl/>
          </w:rPr>
          <w:t>ה</w:t>
        </w:r>
      </w:ins>
      <w:ins w:id="2612" w:author="רינת אביטל" w:date="2022-05-10T11:42:00Z">
        <w:r w:rsidR="00D753C3">
          <w:rPr>
            <w:rFonts w:ascii="Tahoma" w:hAnsi="Tahoma" w:cs="Tahoma" w:hint="cs"/>
            <w:sz w:val="22"/>
            <w:szCs w:val="22"/>
            <w:rtl/>
          </w:rPr>
          <w:t xml:space="preserve">תו </w:t>
        </w:r>
      </w:ins>
      <w:ins w:id="2613" w:author="רינת אביטל" w:date="2022-05-10T11:43:00Z">
        <w:r w:rsidR="00D753C3">
          <w:rPr>
            <w:rFonts w:ascii="Tahoma" w:hAnsi="Tahoma" w:cs="Tahoma" w:hint="cs"/>
            <w:sz w:val="22"/>
            <w:szCs w:val="22"/>
            <w:rtl/>
          </w:rPr>
          <w:t xml:space="preserve">הוא ' </w:t>
        </w:r>
        <w:r w:rsidR="00D753C3">
          <w:rPr>
            <w:rFonts w:ascii="Tahoma" w:hAnsi="Tahoma" w:cs="Tahoma" w:hint="cs"/>
            <w:sz w:val="22"/>
            <w:szCs w:val="22"/>
          </w:rPr>
          <w:t>X</w:t>
        </w:r>
        <w:r w:rsidR="00D753C3">
          <w:rPr>
            <w:rFonts w:ascii="Tahoma" w:hAnsi="Tahoma" w:cs="Tahoma" w:hint="cs"/>
            <w:sz w:val="22"/>
            <w:szCs w:val="22"/>
            <w:rtl/>
          </w:rPr>
          <w:t xml:space="preserve"> '</w:t>
        </w:r>
      </w:ins>
      <w:ins w:id="2614" w:author="רינת אביטל" w:date="2022-05-10T11:44:00Z">
        <w:r w:rsidR="00D753C3">
          <w:rPr>
            <w:rFonts w:ascii="Tahoma" w:hAnsi="Tahoma" w:cs="Tahoma" w:hint="cs"/>
            <w:sz w:val="22"/>
            <w:szCs w:val="22"/>
            <w:rtl/>
          </w:rPr>
          <w:t>, אם כן סימן שהמעלה שלו היא 1 ולכן נכניס 1 למעלת האיבר</w:t>
        </w:r>
      </w:ins>
      <w:ins w:id="2615" w:author="רינת אביטל" w:date="2022-05-10T11:45:00Z">
        <w:r w:rsidR="00D753C3">
          <w:rPr>
            <w:rFonts w:ascii="Tahoma" w:hAnsi="Tahoma" w:cs="Tahoma" w:hint="cs"/>
            <w:sz w:val="22"/>
            <w:szCs w:val="22"/>
            <w:rtl/>
          </w:rPr>
          <w:t xml:space="preserve">. אם לא נבדוק אם המעלה </w:t>
        </w:r>
      </w:ins>
      <w:ins w:id="2616" w:author="רינת אביטל" w:date="2022-05-10T11:46:00Z">
        <w:r w:rsidR="005B0922">
          <w:rPr>
            <w:rFonts w:ascii="Tahoma" w:hAnsi="Tahoma" w:cs="Tahoma" w:hint="cs"/>
            <w:sz w:val="22"/>
            <w:szCs w:val="22"/>
            <w:rtl/>
          </w:rPr>
          <w:t xml:space="preserve">של האיבר גדולה מ </w:t>
        </w:r>
        <w:r w:rsidR="005B0922">
          <w:rPr>
            <w:rFonts w:ascii="Tahoma" w:hAnsi="Tahoma" w:cs="Tahoma"/>
            <w:sz w:val="22"/>
            <w:szCs w:val="22"/>
            <w:rtl/>
          </w:rPr>
          <w:t>–</w:t>
        </w:r>
        <w:r w:rsidR="005B0922">
          <w:rPr>
            <w:rFonts w:ascii="Tahoma" w:hAnsi="Tahoma" w:cs="Tahoma" w:hint="cs"/>
            <w:sz w:val="22"/>
            <w:szCs w:val="22"/>
            <w:rtl/>
          </w:rPr>
          <w:t xml:space="preserve"> 1 או שהיא </w:t>
        </w:r>
      </w:ins>
      <w:ins w:id="2617" w:author="רינת אביטל" w:date="2022-05-10T11:47:00Z">
        <w:r w:rsidR="005B0922">
          <w:rPr>
            <w:rFonts w:ascii="Tahoma" w:hAnsi="Tahoma" w:cs="Tahoma" w:hint="cs"/>
            <w:sz w:val="22"/>
            <w:szCs w:val="22"/>
            <w:rtl/>
          </w:rPr>
          <w:t xml:space="preserve">0 שאז זה אומר שהאיבר הוא </w:t>
        </w:r>
      </w:ins>
      <w:ins w:id="2618" w:author="רינת אביטל" w:date="2022-05-10T11:48:00Z">
        <w:r w:rsidR="005B0922">
          <w:rPr>
            <w:rFonts w:ascii="Tahoma" w:hAnsi="Tahoma" w:cs="Tahoma" w:hint="cs"/>
            <w:sz w:val="22"/>
            <w:szCs w:val="22"/>
            <w:rtl/>
          </w:rPr>
          <w:t>מספר בודד.</w:t>
        </w:r>
      </w:ins>
    </w:p>
    <w:p w14:paraId="56E0282D" w14:textId="42BD2854" w:rsidR="005B0922" w:rsidRDefault="005B0922" w:rsidP="005B0922">
      <w:pPr>
        <w:bidi/>
        <w:spacing w:line="360" w:lineRule="auto"/>
        <w:rPr>
          <w:ins w:id="2619" w:author="רינת אביטל" w:date="2022-05-10T11:56:00Z"/>
          <w:rFonts w:ascii="Tahoma" w:hAnsi="Tahoma" w:cs="Tahoma"/>
          <w:sz w:val="22"/>
          <w:szCs w:val="22"/>
          <w:rtl/>
        </w:rPr>
      </w:pPr>
      <w:ins w:id="2620" w:author="רינת אביטל" w:date="2022-05-10T11:48:00Z">
        <w:r>
          <w:rPr>
            <w:rFonts w:ascii="Tahoma" w:hAnsi="Tahoma" w:cs="Tahoma" w:hint="cs"/>
            <w:sz w:val="22"/>
            <w:szCs w:val="22"/>
            <w:rtl/>
          </w:rPr>
          <w:t xml:space="preserve">אם </w:t>
        </w:r>
        <w:r w:rsidR="00C63DC6">
          <w:rPr>
            <w:rFonts w:ascii="Tahoma" w:hAnsi="Tahoma" w:cs="Tahoma" w:hint="cs"/>
            <w:sz w:val="22"/>
            <w:szCs w:val="22"/>
            <w:rtl/>
          </w:rPr>
          <w:t xml:space="preserve">המקום השני מהסוף הוא </w:t>
        </w:r>
      </w:ins>
      <w:ins w:id="2621" w:author="רינת אביטל" w:date="2022-05-10T11:49:00Z">
        <w:r w:rsidR="00C63DC6">
          <w:rPr>
            <w:rFonts w:ascii="Tahoma" w:hAnsi="Tahoma" w:cs="Tahoma" w:hint="cs"/>
            <w:sz w:val="22"/>
            <w:szCs w:val="22"/>
            <w:rtl/>
          </w:rPr>
          <w:t>גג (סימ</w:t>
        </w:r>
      </w:ins>
      <w:ins w:id="2622" w:author="רינת אביטל" w:date="2022-05-10T11:52:00Z">
        <w:r w:rsidR="00E777A9">
          <w:rPr>
            <w:rFonts w:ascii="Tahoma" w:hAnsi="Tahoma" w:cs="Tahoma" w:hint="cs"/>
            <w:sz w:val="22"/>
            <w:szCs w:val="22"/>
            <w:rtl/>
          </w:rPr>
          <w:t>ן</w:t>
        </w:r>
      </w:ins>
      <w:ins w:id="2623" w:author="רינת אביטל" w:date="2022-05-10T11:49:00Z">
        <w:r w:rsidR="00C63DC6">
          <w:rPr>
            <w:rFonts w:ascii="Tahoma" w:hAnsi="Tahoma" w:cs="Tahoma" w:hint="cs"/>
            <w:sz w:val="22"/>
            <w:szCs w:val="22"/>
            <w:rtl/>
          </w:rPr>
          <w:t xml:space="preserve"> מעלה </w:t>
        </w:r>
        <w:r w:rsidR="00C63DC6">
          <w:rPr>
            <w:rFonts w:ascii="Tahoma" w:hAnsi="Tahoma" w:cs="Tahoma"/>
            <w:sz w:val="22"/>
            <w:szCs w:val="22"/>
            <w:rtl/>
          </w:rPr>
          <w:t>–</w:t>
        </w:r>
        <w:r w:rsidR="00C63DC6">
          <w:rPr>
            <w:rFonts w:ascii="Tahoma" w:hAnsi="Tahoma" w:cs="Tahoma" w:hint="cs"/>
            <w:sz w:val="22"/>
            <w:szCs w:val="22"/>
            <w:rtl/>
          </w:rPr>
          <w:t xml:space="preserve"> דרגה) אזי נדע שהאיבר האחרון באיבר הוא המעלה של </w:t>
        </w:r>
      </w:ins>
      <w:ins w:id="2624" w:author="רינת אביטל" w:date="2022-05-10T11:50:00Z">
        <w:r w:rsidR="00C63DC6">
          <w:rPr>
            <w:rFonts w:ascii="Tahoma" w:hAnsi="Tahoma" w:cs="Tahoma" w:hint="cs"/>
            <w:sz w:val="22"/>
            <w:szCs w:val="22"/>
            <w:rtl/>
          </w:rPr>
          <w:t xml:space="preserve">האיבר. אחרת אם לא קיים גג סימן </w:t>
        </w:r>
      </w:ins>
      <w:ins w:id="2625" w:author="רינת אביטל" w:date="2022-05-10T11:51:00Z">
        <w:r w:rsidR="00C63DC6">
          <w:rPr>
            <w:rFonts w:ascii="Tahoma" w:hAnsi="Tahoma" w:cs="Tahoma" w:hint="cs"/>
            <w:sz w:val="22"/>
            <w:szCs w:val="22"/>
            <w:rtl/>
          </w:rPr>
          <w:t>שאין מעלה באיבר והוא רק מספר בודד.</w:t>
        </w:r>
      </w:ins>
      <w:ins w:id="2626" w:author="רינת אביטל" w:date="2022-05-10T11:53:00Z">
        <w:r w:rsidR="00E777A9">
          <w:rPr>
            <w:rFonts w:ascii="Tahoma" w:hAnsi="Tahoma" w:cs="Tahoma" w:hint="cs"/>
            <w:sz w:val="22"/>
            <w:szCs w:val="22"/>
            <w:rtl/>
          </w:rPr>
          <w:t xml:space="preserve"> </w:t>
        </w:r>
      </w:ins>
    </w:p>
    <w:p w14:paraId="22B1F6B0" w14:textId="3468E8CD" w:rsidR="00E777A9" w:rsidRDefault="00E777A9" w:rsidP="00E777A9">
      <w:pPr>
        <w:bidi/>
        <w:spacing w:line="360" w:lineRule="auto"/>
        <w:rPr>
          <w:ins w:id="2627" w:author="רינת אביטל" w:date="2022-05-10T12:20:00Z"/>
          <w:rFonts w:ascii="Tahoma" w:hAnsi="Tahoma" w:cs="Tahoma"/>
          <w:sz w:val="22"/>
          <w:szCs w:val="22"/>
          <w:rtl/>
        </w:rPr>
      </w:pPr>
      <w:ins w:id="2628" w:author="רינת אביטל" w:date="2022-05-10T11:56:00Z">
        <w:r>
          <w:rPr>
            <w:rFonts w:ascii="Tahoma" w:hAnsi="Tahoma" w:cs="Tahoma" w:hint="cs"/>
            <w:sz w:val="22"/>
            <w:szCs w:val="22"/>
            <w:rtl/>
          </w:rPr>
          <w:lastRenderedPageBreak/>
          <w:t xml:space="preserve">אחרי </w:t>
        </w:r>
        <w:r w:rsidR="00882871">
          <w:rPr>
            <w:rFonts w:ascii="Tahoma" w:hAnsi="Tahoma" w:cs="Tahoma" w:hint="cs"/>
            <w:sz w:val="22"/>
            <w:szCs w:val="22"/>
            <w:rtl/>
          </w:rPr>
          <w:t>ש</w:t>
        </w:r>
      </w:ins>
      <w:ins w:id="2629" w:author="רינת אביטל" w:date="2022-05-10T11:57:00Z">
        <w:r w:rsidR="00882871">
          <w:rPr>
            <w:rFonts w:ascii="Tahoma" w:hAnsi="Tahoma" w:cs="Tahoma" w:hint="cs"/>
            <w:sz w:val="22"/>
            <w:szCs w:val="22"/>
            <w:rtl/>
          </w:rPr>
          <w:t xml:space="preserve">חישבנו את מעלת האיבר </w:t>
        </w:r>
      </w:ins>
      <w:ins w:id="2630" w:author="רינת אביטל" w:date="2022-05-10T11:58:00Z">
        <w:r w:rsidR="00882871">
          <w:rPr>
            <w:rFonts w:ascii="Tahoma" w:hAnsi="Tahoma" w:cs="Tahoma" w:hint="cs"/>
            <w:sz w:val="22"/>
            <w:szCs w:val="22"/>
            <w:rtl/>
          </w:rPr>
          <w:t xml:space="preserve">נעבור לחשב את האופרטור </w:t>
        </w:r>
      </w:ins>
      <w:ins w:id="2631" w:author="רינת אביטל" w:date="2022-05-10T12:02:00Z">
        <w:r w:rsidR="00EE3552">
          <w:rPr>
            <w:rFonts w:ascii="Tahoma" w:hAnsi="Tahoma" w:cs="Tahoma" w:hint="cs"/>
            <w:sz w:val="22"/>
            <w:szCs w:val="22"/>
            <w:rtl/>
          </w:rPr>
          <w:t xml:space="preserve">ואת </w:t>
        </w:r>
      </w:ins>
      <w:ins w:id="2632" w:author="רינת אביטל" w:date="2022-05-10T12:05:00Z">
        <w:r w:rsidR="00EE3552">
          <w:rPr>
            <w:rFonts w:ascii="Tahoma" w:hAnsi="Tahoma" w:cs="Tahoma" w:hint="cs"/>
            <w:sz w:val="22"/>
            <w:szCs w:val="22"/>
            <w:rtl/>
          </w:rPr>
          <w:t xml:space="preserve">הערך של </w:t>
        </w:r>
      </w:ins>
      <w:ins w:id="2633" w:author="רינת אביטל" w:date="2022-05-10T12:06:00Z">
        <w:r w:rsidR="00205D67">
          <w:rPr>
            <w:rFonts w:ascii="Tahoma" w:hAnsi="Tahoma" w:cs="Tahoma" w:hint="cs"/>
            <w:sz w:val="22"/>
            <w:szCs w:val="22"/>
            <w:rtl/>
          </w:rPr>
          <w:t>האיבר</w:t>
        </w:r>
      </w:ins>
      <w:ins w:id="2634" w:author="רינת אביטל" w:date="2022-05-10T12:07:00Z">
        <w:r w:rsidR="00205D67">
          <w:rPr>
            <w:rFonts w:ascii="Tahoma" w:hAnsi="Tahoma" w:cs="Tahoma" w:hint="cs"/>
            <w:sz w:val="22"/>
            <w:szCs w:val="22"/>
            <w:rtl/>
          </w:rPr>
          <w:t xml:space="preserve"> ע"י הפונק</w:t>
        </w:r>
      </w:ins>
      <w:ins w:id="2635" w:author="רינת אביטל" w:date="2022-05-10T12:08:00Z">
        <w:r w:rsidR="00205D67">
          <w:rPr>
            <w:rFonts w:ascii="Tahoma" w:hAnsi="Tahoma" w:cs="Tahoma" w:hint="cs"/>
            <w:sz w:val="22"/>
            <w:szCs w:val="22"/>
            <w:rtl/>
          </w:rPr>
          <w:t xml:space="preserve">ציה </w:t>
        </w:r>
        <w:proofErr w:type="spellStart"/>
        <w:r w:rsidR="00205D67">
          <w:rPr>
            <w:rFonts w:ascii="Cascadia Mono" w:eastAsiaTheme="minorEastAsia" w:hAnsi="Cascadia Mono" w:cs="Cascadia Mono"/>
            <w:color w:val="000000"/>
            <w:sz w:val="19"/>
            <w:szCs w:val="19"/>
          </w:rPr>
          <w:t>calcOperator</w:t>
        </w:r>
      </w:ins>
      <w:proofErr w:type="spellEnd"/>
      <w:ins w:id="2636" w:author="רינת אביטל" w:date="2022-05-10T12:10:00Z">
        <w:r w:rsidR="00205D67">
          <w:rPr>
            <w:rFonts w:ascii="Tahoma" w:hAnsi="Tahoma" w:cs="Tahoma" w:hint="cs"/>
            <w:sz w:val="22"/>
            <w:szCs w:val="22"/>
            <w:rtl/>
          </w:rPr>
          <w:t xml:space="preserve">. </w:t>
        </w:r>
      </w:ins>
      <w:ins w:id="2637" w:author="רינת אביטל" w:date="2022-05-10T12:11:00Z">
        <w:r w:rsidR="00205D67">
          <w:rPr>
            <w:rFonts w:ascii="Tahoma" w:hAnsi="Tahoma" w:cs="Tahoma" w:hint="cs"/>
            <w:sz w:val="22"/>
            <w:szCs w:val="22"/>
            <w:rtl/>
          </w:rPr>
          <w:t xml:space="preserve">הפונקציה מקבלת את מחרוזת של האיבר </w:t>
        </w:r>
      </w:ins>
      <w:ins w:id="2638" w:author="רינת אביטל" w:date="2022-05-10T12:12:00Z">
        <w:r w:rsidR="00B05D17">
          <w:rPr>
            <w:rFonts w:ascii="Tahoma" w:hAnsi="Tahoma" w:cs="Tahoma" w:hint="cs"/>
            <w:sz w:val="22"/>
            <w:szCs w:val="22"/>
            <w:rtl/>
          </w:rPr>
          <w:t>ואת אובייקט</w:t>
        </w:r>
      </w:ins>
      <w:ins w:id="2639" w:author="רינת אביטל" w:date="2022-05-10T12:13:00Z">
        <w:r w:rsidR="00B05D17">
          <w:rPr>
            <w:rFonts w:ascii="Tahoma" w:hAnsi="Tahoma" w:cs="Tahoma" w:hint="cs"/>
            <w:sz w:val="22"/>
            <w:szCs w:val="22"/>
            <w:rtl/>
          </w:rPr>
          <w:t xml:space="preserve"> האופרטור</w:t>
        </w:r>
      </w:ins>
      <w:ins w:id="2640" w:author="רינת אביטל" w:date="2022-05-10T12:12:00Z">
        <w:r w:rsidR="00B05D17">
          <w:rPr>
            <w:rFonts w:ascii="Tahoma" w:hAnsi="Tahoma" w:cs="Tahoma" w:hint="cs"/>
            <w:sz w:val="22"/>
            <w:szCs w:val="22"/>
            <w:rtl/>
          </w:rPr>
          <w:t xml:space="preserve"> </w:t>
        </w:r>
      </w:ins>
      <w:ins w:id="2641" w:author="רינת אביטל" w:date="2022-05-10T12:13:00Z">
        <w:r w:rsidR="00B05D17">
          <w:rPr>
            <w:rFonts w:ascii="Tahoma" w:hAnsi="Tahoma" w:cs="Tahoma" w:hint="cs"/>
            <w:sz w:val="22"/>
            <w:szCs w:val="22"/>
            <w:rtl/>
          </w:rPr>
          <w:t>ו</w:t>
        </w:r>
      </w:ins>
      <w:ins w:id="2642" w:author="רינת אביטל" w:date="2022-05-10T12:16:00Z">
        <w:r w:rsidR="00B05D17">
          <w:rPr>
            <w:rFonts w:ascii="Tahoma" w:hAnsi="Tahoma" w:cs="Tahoma" w:hint="cs"/>
            <w:sz w:val="22"/>
            <w:szCs w:val="22"/>
            <w:rtl/>
          </w:rPr>
          <w:t xml:space="preserve">מכניסה לאובייקט האיבר </w:t>
        </w:r>
        <w:r w:rsidR="00345E60">
          <w:rPr>
            <w:rFonts w:ascii="Tahoma" w:hAnsi="Tahoma" w:cs="Tahoma" w:hint="cs"/>
            <w:sz w:val="22"/>
            <w:szCs w:val="22"/>
            <w:rtl/>
          </w:rPr>
          <w:t>את האופרטו</w:t>
        </w:r>
      </w:ins>
      <w:ins w:id="2643" w:author="רינת אביטל" w:date="2022-05-10T12:17:00Z">
        <w:r w:rsidR="00345E60">
          <w:rPr>
            <w:rFonts w:ascii="Tahoma" w:hAnsi="Tahoma" w:cs="Tahoma" w:hint="cs"/>
            <w:sz w:val="22"/>
            <w:szCs w:val="22"/>
            <w:rtl/>
          </w:rPr>
          <w:t xml:space="preserve">ר (+/-) </w:t>
        </w:r>
      </w:ins>
      <w:ins w:id="2644" w:author="רינת אביטל" w:date="2022-05-10T12:18:00Z">
        <w:r w:rsidR="00345E60">
          <w:rPr>
            <w:rFonts w:ascii="Tahoma" w:hAnsi="Tahoma" w:cs="Tahoma" w:hint="cs"/>
            <w:sz w:val="22"/>
            <w:szCs w:val="22"/>
            <w:rtl/>
          </w:rPr>
          <w:t>בהתאמה</w:t>
        </w:r>
      </w:ins>
      <w:ins w:id="2645" w:author="רינת אביטל" w:date="2022-05-10T12:20:00Z">
        <w:r w:rsidR="00345E60">
          <w:rPr>
            <w:rFonts w:ascii="Tahoma" w:hAnsi="Tahoma" w:cs="Tahoma" w:hint="cs"/>
            <w:sz w:val="22"/>
            <w:szCs w:val="22"/>
            <w:rtl/>
          </w:rPr>
          <w:t>.</w:t>
        </w:r>
      </w:ins>
    </w:p>
    <w:p w14:paraId="1C803644" w14:textId="140D88FC" w:rsidR="00452F36" w:rsidRDefault="00345E60" w:rsidP="00452F36">
      <w:pPr>
        <w:bidi/>
        <w:spacing w:line="360" w:lineRule="auto"/>
        <w:rPr>
          <w:ins w:id="2646" w:author="רינת אביטל" w:date="2022-05-10T12:30:00Z"/>
          <w:rFonts w:ascii="Tahoma" w:hAnsi="Tahoma" w:cs="Tahoma"/>
          <w:sz w:val="22"/>
          <w:szCs w:val="22"/>
          <w:rtl/>
        </w:rPr>
      </w:pPr>
      <w:ins w:id="2647" w:author="רינת אביטל" w:date="2022-05-10T12:20:00Z">
        <w:r>
          <w:rPr>
            <w:rFonts w:ascii="Tahoma" w:hAnsi="Tahoma" w:cs="Tahoma" w:hint="cs"/>
            <w:sz w:val="22"/>
            <w:szCs w:val="22"/>
            <w:rtl/>
          </w:rPr>
          <w:t xml:space="preserve">אם </w:t>
        </w:r>
      </w:ins>
      <w:ins w:id="2648" w:author="רינת אביטל" w:date="2022-05-10T12:22:00Z">
        <w:r w:rsidR="00452F36">
          <w:rPr>
            <w:rFonts w:ascii="Tahoma" w:hAnsi="Tahoma" w:cs="Tahoma" w:hint="cs"/>
            <w:sz w:val="22"/>
            <w:szCs w:val="22"/>
            <w:rtl/>
          </w:rPr>
          <w:t xml:space="preserve">מחרוזת האיבר במקום הראשון </w:t>
        </w:r>
      </w:ins>
      <w:ins w:id="2649" w:author="רינת אביטל" w:date="2022-05-10T12:23:00Z">
        <w:r w:rsidR="00452F36">
          <w:rPr>
            <w:rFonts w:ascii="Tahoma" w:hAnsi="Tahoma" w:cs="Tahoma" w:hint="cs"/>
            <w:sz w:val="22"/>
            <w:szCs w:val="22"/>
            <w:rtl/>
          </w:rPr>
          <w:t xml:space="preserve">הוא ' </w:t>
        </w:r>
        <w:r w:rsidR="00452F36">
          <w:rPr>
            <w:rFonts w:ascii="Tahoma" w:hAnsi="Tahoma" w:cs="Tahoma" w:hint="cs"/>
            <w:sz w:val="22"/>
            <w:szCs w:val="22"/>
          </w:rPr>
          <w:t>X</w:t>
        </w:r>
        <w:r w:rsidR="00452F36">
          <w:rPr>
            <w:rFonts w:ascii="Tahoma" w:hAnsi="Tahoma" w:cs="Tahoma" w:hint="cs"/>
            <w:sz w:val="22"/>
            <w:szCs w:val="22"/>
            <w:rtl/>
          </w:rPr>
          <w:t xml:space="preserve"> ' אזי ערך האיבר הוא </w:t>
        </w:r>
        <w:r w:rsidR="00452F36">
          <w:rPr>
            <w:rFonts w:ascii="Tahoma" w:hAnsi="Tahoma" w:cs="Tahoma"/>
            <w:sz w:val="22"/>
            <w:szCs w:val="22"/>
            <w:rtl/>
          </w:rPr>
          <w:t>–</w:t>
        </w:r>
        <w:r w:rsidR="00452F36">
          <w:rPr>
            <w:rFonts w:ascii="Tahoma" w:hAnsi="Tahoma" w:cs="Tahoma" w:hint="cs"/>
            <w:sz w:val="22"/>
            <w:szCs w:val="22"/>
            <w:rtl/>
          </w:rPr>
          <w:t xml:space="preserve"> 1 אח</w:t>
        </w:r>
      </w:ins>
      <w:ins w:id="2650" w:author="רינת אביטל" w:date="2022-05-10T12:24:00Z">
        <w:r w:rsidR="00452F36">
          <w:rPr>
            <w:rFonts w:ascii="Tahoma" w:hAnsi="Tahoma" w:cs="Tahoma" w:hint="cs"/>
            <w:sz w:val="22"/>
            <w:szCs w:val="22"/>
            <w:rtl/>
          </w:rPr>
          <w:t xml:space="preserve">רת נוריד מהמחרוזת ע"י </w:t>
        </w:r>
        <w:r w:rsidR="00452F36">
          <w:rPr>
            <w:rFonts w:ascii="Tahoma" w:hAnsi="Tahoma" w:cs="Tahoma"/>
            <w:sz w:val="22"/>
            <w:szCs w:val="22"/>
          </w:rPr>
          <w:t xml:space="preserve">split </w:t>
        </w:r>
        <w:r w:rsidR="00452F36">
          <w:rPr>
            <w:rFonts w:ascii="Tahoma" w:hAnsi="Tahoma" w:cs="Tahoma" w:hint="cs"/>
            <w:sz w:val="22"/>
            <w:szCs w:val="22"/>
            <w:rtl/>
          </w:rPr>
          <w:t xml:space="preserve"> את כל </w:t>
        </w:r>
      </w:ins>
      <w:ins w:id="2651" w:author="רינת אביטל" w:date="2022-05-10T12:32:00Z">
        <w:r w:rsidR="00214C83">
          <w:rPr>
            <w:rFonts w:ascii="Tahoma" w:hAnsi="Tahoma" w:cs="Tahoma" w:hint="cs"/>
            <w:sz w:val="22"/>
            <w:szCs w:val="22"/>
            <w:rtl/>
          </w:rPr>
          <w:t>התווי</w:t>
        </w:r>
        <w:r w:rsidR="00214C83">
          <w:rPr>
            <w:rFonts w:ascii="Tahoma" w:hAnsi="Tahoma" w:cs="Tahoma" w:hint="eastAsia"/>
            <w:sz w:val="22"/>
            <w:szCs w:val="22"/>
            <w:rtl/>
          </w:rPr>
          <w:t>ם</w:t>
        </w:r>
      </w:ins>
      <w:ins w:id="2652" w:author="רינת אביטל" w:date="2022-05-10T12:24:00Z">
        <w:r w:rsidR="00452F36">
          <w:rPr>
            <w:rFonts w:ascii="Tahoma" w:hAnsi="Tahoma" w:cs="Tahoma" w:hint="cs"/>
            <w:sz w:val="22"/>
            <w:szCs w:val="22"/>
            <w:rtl/>
          </w:rPr>
          <w:t xml:space="preserve"> </w:t>
        </w:r>
      </w:ins>
      <w:ins w:id="2653" w:author="רינת אביטל" w:date="2022-05-10T12:25:00Z">
        <w:r w:rsidR="00452F36">
          <w:rPr>
            <w:rFonts w:ascii="Tahoma" w:hAnsi="Tahoma" w:cs="Tahoma" w:hint="cs"/>
            <w:sz w:val="22"/>
            <w:szCs w:val="22"/>
            <w:rtl/>
          </w:rPr>
          <w:t>חוץ מתו מספרי ואז ממינים ולוקחים את</w:t>
        </w:r>
      </w:ins>
      <w:ins w:id="2654" w:author="רינת אביטל" w:date="2022-05-10T12:26:00Z">
        <w:r w:rsidR="00452F36">
          <w:rPr>
            <w:rFonts w:ascii="Tahoma" w:hAnsi="Tahoma" w:cs="Tahoma" w:hint="cs"/>
            <w:sz w:val="22"/>
            <w:szCs w:val="22"/>
            <w:rtl/>
          </w:rPr>
          <w:t xml:space="preserve"> המקום הראשון שהוא ערך האיבר. ו</w:t>
        </w:r>
        <w:r w:rsidR="004F3E29">
          <w:rPr>
            <w:rFonts w:ascii="Tahoma" w:hAnsi="Tahoma" w:cs="Tahoma" w:hint="cs"/>
            <w:sz w:val="22"/>
            <w:szCs w:val="22"/>
            <w:rtl/>
          </w:rPr>
          <w:t>כאן סי</w:t>
        </w:r>
      </w:ins>
      <w:ins w:id="2655" w:author="רינת אביטל" w:date="2022-05-10T12:27:00Z">
        <w:r w:rsidR="004F3E29">
          <w:rPr>
            <w:rFonts w:ascii="Tahoma" w:hAnsi="Tahoma" w:cs="Tahoma" w:hint="cs"/>
            <w:sz w:val="22"/>
            <w:szCs w:val="22"/>
            <w:rtl/>
          </w:rPr>
          <w:t>ימנו להכניס לאובייקט האיבר את כל נתוני האיבר. וחוזרים בחזרה לפונקציה</w:t>
        </w:r>
      </w:ins>
      <w:ins w:id="2656" w:author="רינת אביטל" w:date="2022-05-10T12:28:00Z">
        <w:r w:rsidR="004F3E29">
          <w:rPr>
            <w:rFonts w:ascii="Tahoma" w:hAnsi="Tahoma" w:cs="Tahoma" w:hint="cs"/>
            <w:sz w:val="22"/>
            <w:szCs w:val="22"/>
            <w:rtl/>
          </w:rPr>
          <w:t xml:space="preserve"> </w:t>
        </w:r>
        <w:proofErr w:type="spellStart"/>
        <w:r w:rsidR="004F3E29">
          <w:rPr>
            <w:rFonts w:ascii="Cascadia Mono" w:eastAsiaTheme="minorEastAsia" w:hAnsi="Cascadia Mono" w:cs="Cascadia Mono"/>
            <w:color w:val="000000"/>
            <w:sz w:val="19"/>
            <w:szCs w:val="19"/>
          </w:rPr>
          <w:t>getEquationFromStr</w:t>
        </w:r>
        <w:proofErr w:type="spellEnd"/>
        <w:r w:rsidR="004F3E29">
          <w:rPr>
            <w:rFonts w:ascii="Tahoma" w:hAnsi="Tahoma" w:cs="Tahoma" w:hint="cs"/>
            <w:sz w:val="22"/>
            <w:szCs w:val="22"/>
            <w:rtl/>
          </w:rPr>
          <w:t xml:space="preserve"> ששם מכניסים את אובייק</w:t>
        </w:r>
      </w:ins>
      <w:ins w:id="2657" w:author="רינת אביטל" w:date="2022-05-10T12:29:00Z">
        <w:r w:rsidR="004F3E29">
          <w:rPr>
            <w:rFonts w:ascii="Tahoma" w:hAnsi="Tahoma" w:cs="Tahoma" w:hint="cs"/>
            <w:sz w:val="22"/>
            <w:szCs w:val="22"/>
            <w:rtl/>
          </w:rPr>
          <w:t xml:space="preserve">ט האיבר לתוך רשימת הפרמטרים של המשוואה. וכך עוברים על כל אברי </w:t>
        </w:r>
      </w:ins>
      <w:ins w:id="2658" w:author="רינת אביטל" w:date="2022-05-10T12:35:00Z">
        <w:r w:rsidR="00214C83">
          <w:rPr>
            <w:rFonts w:ascii="Tahoma" w:hAnsi="Tahoma" w:cs="Tahoma" w:hint="cs"/>
            <w:sz w:val="22"/>
            <w:szCs w:val="22"/>
            <w:rtl/>
          </w:rPr>
          <w:t>המשוואה</w:t>
        </w:r>
      </w:ins>
      <w:ins w:id="2659" w:author="רינת אביטל" w:date="2022-05-10T12:30:00Z">
        <w:r w:rsidR="004F3E29">
          <w:rPr>
            <w:rFonts w:ascii="Tahoma" w:hAnsi="Tahoma" w:cs="Tahoma" w:hint="cs"/>
            <w:sz w:val="22"/>
            <w:szCs w:val="22"/>
            <w:rtl/>
          </w:rPr>
          <w:t>.</w:t>
        </w:r>
      </w:ins>
    </w:p>
    <w:p w14:paraId="4DFCCFC4" w14:textId="1EE854DC" w:rsidR="00214C83" w:rsidRDefault="004F3E29" w:rsidP="00214C83">
      <w:pPr>
        <w:bidi/>
        <w:spacing w:line="360" w:lineRule="auto"/>
        <w:rPr>
          <w:ins w:id="2660" w:author="רינת אביטל" w:date="2022-05-10T12:35:00Z"/>
          <w:rFonts w:ascii="Tahoma" w:hAnsi="Tahoma" w:cs="Tahoma"/>
          <w:sz w:val="22"/>
          <w:szCs w:val="22"/>
          <w:rtl/>
        </w:rPr>
      </w:pPr>
      <w:ins w:id="2661" w:author="רינת אביטל" w:date="2022-05-10T12:30:00Z">
        <w:r>
          <w:rPr>
            <w:rFonts w:ascii="Tahoma" w:hAnsi="Tahoma" w:cs="Tahoma" w:hint="cs"/>
            <w:sz w:val="22"/>
            <w:szCs w:val="22"/>
            <w:rtl/>
          </w:rPr>
          <w:t>לבסוף כאשר רשימת הפרמטרים מלאה, ברצ</w:t>
        </w:r>
      </w:ins>
      <w:ins w:id="2662" w:author="רינת אביטל" w:date="2022-05-10T12:31:00Z">
        <w:r>
          <w:rPr>
            <w:rFonts w:ascii="Tahoma" w:hAnsi="Tahoma" w:cs="Tahoma" w:hint="cs"/>
            <w:sz w:val="22"/>
            <w:szCs w:val="22"/>
            <w:rtl/>
          </w:rPr>
          <w:t xml:space="preserve">וני לבדוק את המעלה בגבוה ביותר ואת כמות האיברים </w:t>
        </w:r>
      </w:ins>
      <w:ins w:id="2663" w:author="רינת אביטל" w:date="2022-05-10T12:32:00Z">
        <w:r>
          <w:rPr>
            <w:rFonts w:ascii="Tahoma" w:hAnsi="Tahoma" w:cs="Tahoma" w:hint="cs"/>
            <w:sz w:val="22"/>
            <w:szCs w:val="22"/>
            <w:rtl/>
          </w:rPr>
          <w:t>משוואה.</w:t>
        </w:r>
        <w:r w:rsidR="00214C83">
          <w:rPr>
            <w:rFonts w:ascii="Tahoma" w:hAnsi="Tahoma" w:cs="Tahoma" w:hint="cs"/>
            <w:sz w:val="22"/>
            <w:szCs w:val="22"/>
            <w:rtl/>
          </w:rPr>
          <w:t xml:space="preserve"> לכן נמיין את רשימת הפרמטרים ע</w:t>
        </w:r>
      </w:ins>
      <w:ins w:id="2664" w:author="רינת אביטל" w:date="2022-05-10T12:33:00Z">
        <w:r w:rsidR="00214C83">
          <w:rPr>
            <w:rFonts w:ascii="Tahoma" w:hAnsi="Tahoma" w:cs="Tahoma" w:hint="cs"/>
            <w:sz w:val="22"/>
            <w:szCs w:val="22"/>
            <w:rtl/>
          </w:rPr>
          <w:t xml:space="preserve">"פ המעלה של האיברים </w:t>
        </w:r>
      </w:ins>
      <w:ins w:id="2665" w:author="רינת אביטל" w:date="2022-05-10T12:34:00Z">
        <w:r w:rsidR="00214C83">
          <w:rPr>
            <w:rFonts w:ascii="Tahoma" w:hAnsi="Tahoma" w:cs="Tahoma" w:hint="cs"/>
            <w:sz w:val="22"/>
            <w:szCs w:val="22"/>
            <w:rtl/>
          </w:rPr>
          <w:t>מהגבוה לנמוך</w:t>
        </w:r>
      </w:ins>
      <w:ins w:id="2666" w:author="רינת אביטל" w:date="2022-05-10T12:33:00Z">
        <w:r w:rsidR="00214C83">
          <w:rPr>
            <w:rFonts w:ascii="Tahoma" w:hAnsi="Tahoma" w:cs="Tahoma" w:hint="cs"/>
            <w:sz w:val="22"/>
            <w:szCs w:val="22"/>
            <w:rtl/>
          </w:rPr>
          <w:t>, וניקח את ה</w:t>
        </w:r>
      </w:ins>
      <w:ins w:id="2667" w:author="רינת אביטל" w:date="2022-05-10T12:34:00Z">
        <w:r w:rsidR="00214C83">
          <w:rPr>
            <w:rFonts w:ascii="Tahoma" w:hAnsi="Tahoma" w:cs="Tahoma" w:hint="cs"/>
            <w:sz w:val="22"/>
            <w:szCs w:val="22"/>
            <w:rtl/>
          </w:rPr>
          <w:t>מעלה של האיבר הראשון אחרי המיון. וכן נכניס</w:t>
        </w:r>
      </w:ins>
      <w:ins w:id="2668" w:author="רינת אביטל" w:date="2022-05-10T12:35:00Z">
        <w:r w:rsidR="00214C83">
          <w:rPr>
            <w:rFonts w:ascii="Tahoma" w:hAnsi="Tahoma" w:cs="Tahoma" w:hint="cs"/>
            <w:sz w:val="22"/>
            <w:szCs w:val="22"/>
            <w:rtl/>
          </w:rPr>
          <w:t xml:space="preserve"> את כמות האיברים.</w:t>
        </w:r>
      </w:ins>
    </w:p>
    <w:p w14:paraId="520C4E58" w14:textId="4345BD90" w:rsidR="00214C83" w:rsidRPr="004F3E29" w:rsidRDefault="00214C83" w:rsidP="00214C83">
      <w:pPr>
        <w:bidi/>
        <w:spacing w:line="360" w:lineRule="auto"/>
        <w:rPr>
          <w:ins w:id="2669" w:author="רינת אביטל" w:date="2022-05-10T11:25:00Z"/>
          <w:rFonts w:ascii="Tahoma" w:hAnsi="Tahoma" w:cs="Tahoma" w:hint="cs"/>
          <w:sz w:val="22"/>
          <w:szCs w:val="22"/>
          <w:rtl/>
        </w:rPr>
      </w:pPr>
      <w:ins w:id="2670" w:author="רינת אביטל" w:date="2022-05-10T12:35:00Z">
        <w:r>
          <w:rPr>
            <w:rFonts w:ascii="Tahoma" w:hAnsi="Tahoma" w:cs="Tahoma" w:hint="cs"/>
            <w:sz w:val="22"/>
            <w:szCs w:val="22"/>
            <w:rtl/>
          </w:rPr>
          <w:t>וכך יצרנו אובייקט משוואה המכיל מידע</w:t>
        </w:r>
      </w:ins>
      <w:ins w:id="2671" w:author="רינת אביטל" w:date="2022-05-10T12:36:00Z">
        <w:r>
          <w:rPr>
            <w:rFonts w:ascii="Tahoma" w:hAnsi="Tahoma" w:cs="Tahoma" w:hint="cs"/>
            <w:sz w:val="22"/>
            <w:szCs w:val="22"/>
            <w:rtl/>
          </w:rPr>
          <w:t xml:space="preserve"> על המשוואה: מעלה הגבוה ביותר, כמות האיברים ורשימת פרמטרים </w:t>
        </w:r>
        <w:r>
          <w:rPr>
            <w:rFonts w:ascii="Tahoma" w:hAnsi="Tahoma" w:cs="Tahoma"/>
            <w:sz w:val="22"/>
            <w:szCs w:val="22"/>
            <w:rtl/>
          </w:rPr>
          <w:t>–</w:t>
        </w:r>
        <w:r>
          <w:rPr>
            <w:rFonts w:ascii="Tahoma" w:hAnsi="Tahoma" w:cs="Tahoma" w:hint="cs"/>
            <w:sz w:val="22"/>
            <w:szCs w:val="22"/>
            <w:rtl/>
          </w:rPr>
          <w:t xml:space="preserve"> איברים.</w:t>
        </w:r>
      </w:ins>
    </w:p>
    <w:p w14:paraId="27053C1C" w14:textId="77777777" w:rsidR="00D139F1" w:rsidRDefault="00D139F1" w:rsidP="00D139F1">
      <w:pPr>
        <w:bidi/>
        <w:spacing w:after="240" w:line="360" w:lineRule="auto"/>
        <w:jc w:val="center"/>
        <w:rPr>
          <w:ins w:id="2672" w:author="רינת אביטל" w:date="2022-05-10T10:56:00Z"/>
          <w:rFonts w:ascii="Tahoma" w:hAnsi="Tahoma" w:cs="Tahoma"/>
          <w:b/>
          <w:bCs/>
          <w:color w:val="ED7D31" w:themeColor="accent2"/>
          <w:sz w:val="22"/>
          <w:szCs w:val="22"/>
          <w:u w:val="single"/>
          <w:rtl/>
        </w:rPr>
      </w:pPr>
    </w:p>
    <w:p w14:paraId="4CBCAE97" w14:textId="77777777" w:rsidR="00D139F1" w:rsidRDefault="00D139F1" w:rsidP="00D139F1">
      <w:pPr>
        <w:bidi/>
        <w:spacing w:after="240" w:line="360" w:lineRule="auto"/>
        <w:jc w:val="center"/>
        <w:rPr>
          <w:ins w:id="2673" w:author="רינת אביטל" w:date="2022-05-10T10:56:00Z"/>
          <w:rFonts w:ascii="Tahoma" w:hAnsi="Tahoma" w:cs="Tahoma"/>
          <w:b/>
          <w:bCs/>
          <w:color w:val="ED7D31" w:themeColor="accent2"/>
          <w:sz w:val="22"/>
          <w:szCs w:val="22"/>
          <w:u w:val="single"/>
          <w:rtl/>
        </w:rPr>
      </w:pPr>
    </w:p>
    <w:p w14:paraId="72695579" w14:textId="77777777" w:rsidR="00D139F1" w:rsidRDefault="00D139F1" w:rsidP="00D139F1">
      <w:pPr>
        <w:bidi/>
        <w:spacing w:after="240" w:line="360" w:lineRule="auto"/>
        <w:jc w:val="center"/>
        <w:rPr>
          <w:ins w:id="2674" w:author="רינת אביטל" w:date="2022-05-10T10:56:00Z"/>
          <w:rFonts w:ascii="Tahoma" w:hAnsi="Tahoma" w:cs="Tahoma"/>
          <w:b/>
          <w:bCs/>
          <w:color w:val="ED7D31" w:themeColor="accent2"/>
          <w:sz w:val="22"/>
          <w:szCs w:val="22"/>
          <w:u w:val="single"/>
          <w:rtl/>
        </w:rPr>
      </w:pPr>
    </w:p>
    <w:p w14:paraId="0F4D5449" w14:textId="77777777" w:rsidR="00D139F1" w:rsidRDefault="00D139F1" w:rsidP="00D139F1">
      <w:pPr>
        <w:bidi/>
        <w:spacing w:after="240" w:line="360" w:lineRule="auto"/>
        <w:jc w:val="center"/>
        <w:rPr>
          <w:ins w:id="2675" w:author="רינת אביטל" w:date="2022-05-10T10:56:00Z"/>
          <w:rFonts w:ascii="Tahoma" w:hAnsi="Tahoma" w:cs="Tahoma"/>
          <w:b/>
          <w:bCs/>
          <w:color w:val="ED7D31" w:themeColor="accent2"/>
          <w:sz w:val="22"/>
          <w:szCs w:val="22"/>
          <w:u w:val="single"/>
          <w:rtl/>
        </w:rPr>
      </w:pPr>
    </w:p>
    <w:p w14:paraId="0ADEE883" w14:textId="77777777" w:rsidR="00D139F1" w:rsidRDefault="00D139F1" w:rsidP="00D139F1">
      <w:pPr>
        <w:bidi/>
        <w:spacing w:after="240" w:line="360" w:lineRule="auto"/>
        <w:jc w:val="center"/>
        <w:rPr>
          <w:ins w:id="2676" w:author="רינת אביטל" w:date="2022-05-10T10:56:00Z"/>
          <w:rFonts w:ascii="Tahoma" w:hAnsi="Tahoma" w:cs="Tahoma"/>
          <w:b/>
          <w:bCs/>
          <w:color w:val="ED7D31" w:themeColor="accent2"/>
          <w:sz w:val="22"/>
          <w:szCs w:val="22"/>
          <w:u w:val="single"/>
          <w:rtl/>
        </w:rPr>
      </w:pPr>
    </w:p>
    <w:p w14:paraId="66E98CC2" w14:textId="77777777" w:rsidR="00D139F1" w:rsidRDefault="00D139F1" w:rsidP="00D139F1">
      <w:pPr>
        <w:bidi/>
        <w:spacing w:after="240" w:line="360" w:lineRule="auto"/>
        <w:jc w:val="center"/>
        <w:rPr>
          <w:ins w:id="2677" w:author="רינת אביטל" w:date="2022-05-10T10:56:00Z"/>
          <w:rFonts w:ascii="Tahoma" w:hAnsi="Tahoma" w:cs="Tahoma"/>
          <w:b/>
          <w:bCs/>
          <w:color w:val="ED7D31" w:themeColor="accent2"/>
          <w:sz w:val="22"/>
          <w:szCs w:val="22"/>
          <w:u w:val="single"/>
          <w:rtl/>
        </w:rPr>
      </w:pPr>
    </w:p>
    <w:p w14:paraId="3CAC9BF4" w14:textId="77777777" w:rsidR="00D139F1" w:rsidRDefault="00D139F1" w:rsidP="00D139F1">
      <w:pPr>
        <w:bidi/>
        <w:spacing w:after="240" w:line="360" w:lineRule="auto"/>
        <w:jc w:val="center"/>
        <w:rPr>
          <w:ins w:id="2678" w:author="רינת אביטל" w:date="2022-05-10T10:56:00Z"/>
          <w:rFonts w:ascii="Tahoma" w:hAnsi="Tahoma" w:cs="Tahoma"/>
          <w:b/>
          <w:bCs/>
          <w:color w:val="ED7D31" w:themeColor="accent2"/>
          <w:sz w:val="22"/>
          <w:szCs w:val="22"/>
          <w:u w:val="single"/>
          <w:rtl/>
        </w:rPr>
      </w:pPr>
    </w:p>
    <w:p w14:paraId="25304783" w14:textId="169DBEC7" w:rsidR="00BD575D" w:rsidRDefault="00F31DDB" w:rsidP="00D139F1">
      <w:pPr>
        <w:bidi/>
        <w:spacing w:after="240" w:line="360" w:lineRule="auto"/>
        <w:jc w:val="center"/>
        <w:rPr>
          <w:rFonts w:ascii="Tahoma" w:hAnsi="Tahoma" w:cs="Tahoma"/>
          <w:b/>
          <w:bCs/>
          <w:color w:val="ED7D31" w:themeColor="accent2"/>
          <w:sz w:val="22"/>
          <w:szCs w:val="22"/>
          <w:u w:val="single"/>
        </w:rPr>
      </w:pPr>
      <w:r>
        <w:rPr>
          <w:rFonts w:ascii="Tahoma" w:hAnsi="Tahoma" w:cs="Tahoma"/>
          <w:b/>
          <w:bCs/>
          <w:color w:val="ED7D31" w:themeColor="accent2"/>
          <w:sz w:val="22"/>
          <w:szCs w:val="22"/>
          <w:u w:val="single"/>
          <w:rtl/>
        </w:rPr>
        <w:t xml:space="preserve">מחלקת </w:t>
      </w:r>
      <w:proofErr w:type="spellStart"/>
      <w:r>
        <w:rPr>
          <w:rFonts w:ascii="Tahoma" w:hAnsi="Tahoma" w:cs="Tahoma"/>
          <w:b/>
          <w:bCs/>
          <w:color w:val="ED7D31" w:themeColor="accent2"/>
          <w:sz w:val="22"/>
          <w:szCs w:val="22"/>
          <w:u w:val="single"/>
        </w:rPr>
        <w:t>TspFunctions</w:t>
      </w:r>
      <w:proofErr w:type="spellEnd"/>
      <w:r>
        <w:rPr>
          <w:rFonts w:ascii="Tahoma" w:hAnsi="Tahoma" w:cs="Tahoma"/>
          <w:b/>
          <w:bCs/>
          <w:color w:val="ED7D31" w:themeColor="accent2"/>
          <w:sz w:val="22"/>
          <w:szCs w:val="22"/>
          <w:u w:val="single"/>
          <w:rtl/>
        </w:rPr>
        <w:t xml:space="preserve">  מציאת המסלול האופטימלי</w:t>
      </w:r>
      <w:bookmarkEnd w:id="2573"/>
    </w:p>
    <w:p w14:paraId="4834398B" w14:textId="77777777"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Pr>
        <w:t>Traveling salesman problem</w:t>
      </w:r>
      <w:r>
        <w:rPr>
          <w:rFonts w:ascii="Tahoma" w:hAnsi="Tahoma" w:cs="Tahoma"/>
          <w:b/>
          <w:bCs/>
          <w:sz w:val="22"/>
          <w:szCs w:val="22"/>
          <w:rtl/>
        </w:rPr>
        <w:t xml:space="preserve"> - בעיית הסוכן הנוסע </w:t>
      </w:r>
    </w:p>
    <w:p w14:paraId="169051E1" w14:textId="77777777"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t>הגדרה והסבר:</w:t>
      </w:r>
    </w:p>
    <w:p w14:paraId="39A1EA0C"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בעיית 'הסוכן הנוסע' היא בעיה ידועה בתורת הגרפים ובסיבוכיות, המיוצגת ע"י בעיה של סוכן נוסע. הסוכן צריך לעבור בערים רבות המחוברות בניהן ברשת כבישים, בעייתו של הסוכן הנוסע היא - בחירת המסלול הקצר ביותר העובר בין כל ערי היעד שלו.</w:t>
      </w:r>
    </w:p>
    <w:p w14:paraId="139CA8E0"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lastRenderedPageBreak/>
        <w:t xml:space="preserve">הפתרון "הברוטלי" לבעיה זו, הוא בדיקת כל המסלולים האפשריים. אבל, בבעיה שבה יש </w:t>
      </w:r>
      <w:r>
        <w:rPr>
          <w:rFonts w:ascii="Tahoma" w:hAnsi="Tahoma" w:cs="Tahoma"/>
          <w:sz w:val="22"/>
          <w:szCs w:val="22"/>
        </w:rPr>
        <w:t>n</w:t>
      </w:r>
      <w:r>
        <w:rPr>
          <w:rFonts w:ascii="Tahoma" w:hAnsi="Tahoma" w:cs="Tahoma"/>
          <w:sz w:val="22"/>
          <w:szCs w:val="22"/>
          <w:rtl/>
        </w:rPr>
        <w:t xml:space="preserve"> ערים, יש לבדוק מספר ענק של !</w:t>
      </w:r>
      <w:r>
        <w:rPr>
          <w:rFonts w:ascii="Tahoma" w:hAnsi="Tahoma" w:cs="Tahoma"/>
          <w:sz w:val="22"/>
          <w:szCs w:val="22"/>
        </w:rPr>
        <w:t>n</w:t>
      </w:r>
      <w:r>
        <w:rPr>
          <w:rFonts w:ascii="Tahoma" w:hAnsi="Tahoma" w:cs="Tahoma"/>
          <w:sz w:val="22"/>
          <w:szCs w:val="22"/>
          <w:rtl/>
        </w:rPr>
        <w:t xml:space="preserve"> (עצרת) אפשרויות - מה שהופך שיטה זו ללא מעשית ולא יעילה גם בעזרת מחשבים רבי עוצמה.</w:t>
      </w:r>
    </w:p>
    <w:p w14:paraId="7C075D08"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פתרון הבעיה הוא קשה מבחינה אלגוריתמית, ועל פי רוב נעשה ניסיון למציאת פתרון הקרוב לאופטימלי, באמצעות אלגוריתם קירוב. אלגוריתם "חמדן" (סוג של אלגוריתם המעדיף את הפתרון המשתלם הניכר בטווח הבדיקה מידי) אף הוא משמש כדרך מעשית לפתרון שאינו מבטיח אופטימליות.</w:t>
      </w:r>
    </w:p>
    <w:p w14:paraId="4188FCEF" w14:textId="77777777" w:rsidR="00BD575D" w:rsidRDefault="00F31DDB">
      <w:pPr>
        <w:bidi/>
        <w:spacing w:after="240" w:line="360" w:lineRule="auto"/>
        <w:jc w:val="both"/>
        <w:rPr>
          <w:rFonts w:ascii="Tahoma" w:hAnsi="Tahoma" w:cs="Tahoma"/>
          <w:color w:val="000000"/>
          <w:sz w:val="22"/>
          <w:szCs w:val="22"/>
          <w:rtl/>
        </w:rPr>
      </w:pPr>
      <w:r>
        <w:rPr>
          <w:rFonts w:ascii="Tahoma" w:hAnsi="Tahoma" w:cs="Tahoma"/>
          <w:color w:val="000000"/>
          <w:sz w:val="22"/>
          <w:szCs w:val="22"/>
          <w:rtl/>
        </w:rPr>
        <w:t>נדייק בניסוח הבעיה: גרף הוא מבנה מתמטי המאפשר להציג בעיות רבות ושונות מחיי היום-יום. יש בו קודקודים (או צמתים) וצלעות (או קשתות). דוגמאות אפשריות: מפת כבישים, רשת מסילות ברזל, רשת צינורות להולכת מים ומפות של מדינות. במקרה של הסוכן הנוסע נתונה מפה ובה מסומנות ערים. כל עיר היא קודקוד, בין כל שתי ערים יש כביש (שהוא צלע) ועליו כתוב ארכו. ברצוננו למצוא מסלול העובר דרך כל הערים אשר ארכו מינימאלי (מבין כל המסלולים האפשריים). זוהי בעיית חישוב: יש לחשב את המסלול הקצר ביותר העובר דרך כל הערים</w:t>
      </w:r>
      <w:r>
        <w:rPr>
          <w:rFonts w:ascii="Tahoma" w:hAnsi="Tahoma" w:cs="Tahoma"/>
          <w:color w:val="000000"/>
          <w:sz w:val="22"/>
          <w:szCs w:val="22"/>
        </w:rPr>
        <w:t>.</w:t>
      </w:r>
      <w:r>
        <w:rPr>
          <w:rFonts w:ascii="Tahoma" w:hAnsi="Tahoma" w:cs="Tahoma"/>
          <w:color w:val="000000"/>
          <w:sz w:val="22"/>
          <w:szCs w:val="22"/>
        </w:rPr>
        <w:br/>
      </w:r>
      <w:r>
        <w:rPr>
          <w:rFonts w:ascii="Tahoma" w:hAnsi="Tahoma" w:cs="Tahoma"/>
          <w:color w:val="000000"/>
          <w:sz w:val="22"/>
          <w:szCs w:val="22"/>
          <w:rtl/>
        </w:rPr>
        <w:t>דרך אחרת לניסוח הבעיה היא לא כבעיית חישוב אלא כבעיית הכרעה: נוסף לטבלת המרחקים (בין כל שתי ערים) הנתונה, נתון גם אורך המסלול המבוקש. השאלה היא האם קיים מסלול העובר דרך כל הערים, אשר ארכו אינו עולה על האורך הזה. התשובה המתבקשת פה היא "כן" או "לא</w:t>
      </w:r>
      <w:r>
        <w:rPr>
          <w:rFonts w:ascii="Tahoma" w:hAnsi="Tahoma" w:cs="Tahoma"/>
          <w:color w:val="000000"/>
          <w:sz w:val="22"/>
          <w:szCs w:val="22"/>
        </w:rPr>
        <w:t>".</w:t>
      </w:r>
    </w:p>
    <w:p w14:paraId="3F5C2E92" w14:textId="77777777" w:rsidR="00BD575D" w:rsidRDefault="00F31DDB">
      <w:pPr>
        <w:bidi/>
        <w:spacing w:after="240" w:line="360" w:lineRule="auto"/>
        <w:jc w:val="both"/>
        <w:rPr>
          <w:rFonts w:ascii="Tahoma" w:hAnsi="Tahoma" w:cs="Tahoma"/>
          <w:color w:val="000000"/>
          <w:sz w:val="22"/>
          <w:szCs w:val="22"/>
        </w:rPr>
      </w:pPr>
      <w:r>
        <w:rPr>
          <w:rFonts w:ascii="Tahoma" w:hAnsi="Tahoma" w:cs="Tahoma"/>
          <w:color w:val="000000"/>
          <w:sz w:val="22"/>
          <w:szCs w:val="22"/>
          <w:rtl/>
        </w:rPr>
        <w:t>לא קשה להבין שהבעיה, בשני ניסוחיה, פתירה, שהרי תמיד אפשר לעבור על כל המסלולים האפשריים. צריך רק לבחור תמורה (פרמוטציה) של הערים, ולעבור בין הערים לפי סידרן בתמורה. כך, אם מספר הערים הוא</w:t>
      </w:r>
      <w:r>
        <w:rPr>
          <w:rFonts w:ascii="Tahoma" w:hAnsi="Tahoma" w:cs="Tahoma"/>
          <w:color w:val="000000"/>
          <w:sz w:val="22"/>
          <w:szCs w:val="22"/>
        </w:rPr>
        <w:t xml:space="preserve">n </w:t>
      </w:r>
      <w:r>
        <w:rPr>
          <w:rFonts w:ascii="Tahoma" w:hAnsi="Tahoma" w:cs="Tahoma"/>
          <w:color w:val="000000"/>
          <w:sz w:val="22"/>
          <w:szCs w:val="22"/>
          <w:rtl/>
        </w:rPr>
        <w:t>, אז יש בסך הכל</w:t>
      </w:r>
      <w:r>
        <w:rPr>
          <w:rFonts w:ascii="Tahoma" w:hAnsi="Tahoma" w:cs="Tahoma"/>
          <w:color w:val="000000"/>
          <w:sz w:val="22"/>
          <w:szCs w:val="22"/>
        </w:rPr>
        <w:t> </w:t>
      </w:r>
      <w:r>
        <w:rPr>
          <w:rFonts w:ascii="Tahoma" w:hAnsi="Tahoma" w:cs="Tahoma"/>
          <w:color w:val="000000"/>
          <w:sz w:val="22"/>
          <w:szCs w:val="22"/>
          <w:rtl/>
        </w:rPr>
        <w:t xml:space="preserve">יש </w:t>
      </w:r>
      <w:r>
        <w:rPr>
          <w:rFonts w:ascii="Tahoma" w:hAnsi="Tahoma" w:cs="Tahoma"/>
          <w:color w:val="000000"/>
          <w:sz w:val="22"/>
          <w:szCs w:val="22"/>
        </w:rPr>
        <w:t>n!</w:t>
      </w:r>
      <w:r>
        <w:rPr>
          <w:rFonts w:ascii="Tahoma" w:hAnsi="Tahoma" w:cs="Tahoma"/>
          <w:color w:val="000000"/>
          <w:sz w:val="22"/>
          <w:szCs w:val="22"/>
          <w:rtl/>
        </w:rPr>
        <w:t xml:space="preserve"> מסלולים אפשריים (כי אסור לעבור בעיר אחת פעמיים) – זה מספר סופי. לכל מסלול כזה אפשר לחשב (והפעם בקלות) את ארכו – ולבחור את הקצר ביותר</w:t>
      </w:r>
      <w:r>
        <w:rPr>
          <w:rFonts w:ascii="Tahoma" w:hAnsi="Tahoma" w:cs="Tahoma"/>
          <w:color w:val="000000"/>
          <w:sz w:val="22"/>
          <w:szCs w:val="22"/>
        </w:rPr>
        <w:t>.</w:t>
      </w:r>
    </w:p>
    <w:p w14:paraId="4E737765" w14:textId="77777777" w:rsidR="00BD575D" w:rsidRDefault="00F31DDB">
      <w:pPr>
        <w:bidi/>
        <w:spacing w:after="240" w:line="360" w:lineRule="auto"/>
        <w:jc w:val="both"/>
        <w:rPr>
          <w:rFonts w:ascii="Tahoma" w:hAnsi="Tahoma" w:cs="Tahoma"/>
          <w:color w:val="000000"/>
          <w:sz w:val="22"/>
          <w:szCs w:val="22"/>
          <w:rtl/>
        </w:rPr>
      </w:pPr>
      <w:r>
        <w:rPr>
          <w:rFonts w:ascii="Tahoma" w:hAnsi="Tahoma" w:cs="Tahoma"/>
          <w:noProof/>
          <w:color w:val="000000"/>
          <w:sz w:val="22"/>
          <w:szCs w:val="22"/>
        </w:rPr>
        <w:drawing>
          <wp:anchor distT="0" distB="0" distL="114300" distR="114300" simplePos="0" relativeHeight="251791360" behindDoc="0" locked="0" layoutInCell="1" allowOverlap="1" wp14:anchorId="57504DEA" wp14:editId="5D818A27">
            <wp:simplePos x="0" y="0"/>
            <wp:positionH relativeFrom="margin">
              <wp:posOffset>-124587</wp:posOffset>
            </wp:positionH>
            <wp:positionV relativeFrom="paragraph">
              <wp:posOffset>382778</wp:posOffset>
            </wp:positionV>
            <wp:extent cx="2267585" cy="1995170"/>
            <wp:effectExtent l="0" t="0" r="0" b="508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l="17250" t="12771" r="18910" b="15174"/>
                    <a:stretch/>
                  </pic:blipFill>
                  <pic:spPr bwMode="auto">
                    <a:xfrm>
                      <a:off x="0" y="0"/>
                      <a:ext cx="2267585" cy="1995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ahoma" w:hAnsi="Tahoma" w:cs="Tahoma"/>
          <w:color w:val="000000"/>
          <w:sz w:val="22"/>
          <w:szCs w:val="22"/>
          <w:rtl/>
        </w:rPr>
        <w:t>אם כן, מה הבעיה? הבעיה שמספר הפעולות גדול מדי – הוא גדול יותר מכל חזקה קבועה של</w:t>
      </w:r>
      <w:r>
        <w:rPr>
          <w:rFonts w:ascii="Tahoma" w:hAnsi="Tahoma" w:cs="Tahoma"/>
          <w:color w:val="000000"/>
          <w:sz w:val="22"/>
          <w:szCs w:val="22"/>
        </w:rPr>
        <w:t xml:space="preserve"> N </w:t>
      </w:r>
      <w:r>
        <w:rPr>
          <w:rFonts w:ascii="Tahoma" w:hAnsi="Tahoma" w:cs="Tahoma"/>
          <w:color w:val="000000"/>
          <w:sz w:val="22"/>
          <w:szCs w:val="22"/>
          <w:rtl/>
        </w:rPr>
        <w:t>כאשר</w:t>
      </w:r>
      <w:r>
        <w:rPr>
          <w:rFonts w:ascii="Tahoma" w:hAnsi="Tahoma" w:cs="Tahoma"/>
          <w:color w:val="000000"/>
          <w:sz w:val="22"/>
          <w:szCs w:val="22"/>
        </w:rPr>
        <w:t xml:space="preserve"> N </w:t>
      </w:r>
      <w:r>
        <w:rPr>
          <w:rFonts w:ascii="Tahoma" w:hAnsi="Tahoma" w:cs="Tahoma"/>
          <w:color w:val="000000"/>
          <w:sz w:val="22"/>
          <w:szCs w:val="22"/>
          <w:rtl/>
        </w:rPr>
        <w:t>הולך וגדל</w:t>
      </w:r>
      <w:r>
        <w:rPr>
          <w:rFonts w:ascii="Tahoma" w:hAnsi="Tahoma" w:cs="Tahoma"/>
          <w:color w:val="000000"/>
          <w:sz w:val="22"/>
          <w:szCs w:val="22"/>
        </w:rPr>
        <w:t>) .</w:t>
      </w:r>
      <w:r>
        <w:rPr>
          <w:rFonts w:ascii="Tahoma" w:hAnsi="Tahoma" w:cs="Tahoma"/>
          <w:color w:val="000000"/>
          <w:sz w:val="22"/>
          <w:szCs w:val="22"/>
          <w:rtl/>
        </w:rPr>
        <w:t>לכן האלגוריתם הזה אינו יעיל)</w:t>
      </w:r>
    </w:p>
    <w:p w14:paraId="3EB84E29" w14:textId="77777777" w:rsidR="00BD575D" w:rsidRDefault="00F31DDB">
      <w:pPr>
        <w:bidi/>
        <w:spacing w:after="240" w:line="360" w:lineRule="auto"/>
        <w:jc w:val="both"/>
        <w:rPr>
          <w:rFonts w:ascii="Tahoma" w:hAnsi="Tahoma" w:cs="Tahoma"/>
          <w:sz w:val="22"/>
          <w:szCs w:val="22"/>
          <w:rtl/>
        </w:rPr>
      </w:pPr>
      <w:r>
        <w:rPr>
          <w:rFonts w:ascii="Tahoma" w:hAnsi="Tahoma" w:cs="Tahoma"/>
          <w:color w:val="000000"/>
          <w:sz w:val="22"/>
          <w:szCs w:val="22"/>
          <w:rtl/>
        </w:rPr>
        <w:t>הטבלה הבאה מדגימה כיצד פונקציית העצרת גדלה הרבה יותר מהר מפונקציה ריבועית. פונקציית העצרת "מנצחת" גם כל חזקה קבועה אחרת</w:t>
      </w:r>
      <w:r>
        <w:rPr>
          <w:rFonts w:ascii="Tahoma" w:hAnsi="Tahoma" w:cs="Tahoma"/>
          <w:color w:val="000000"/>
          <w:sz w:val="22"/>
          <w:szCs w:val="22"/>
        </w:rPr>
        <w:t>.</w:t>
      </w:r>
    </w:p>
    <w:p w14:paraId="3F9B4706" w14:textId="77777777" w:rsidR="00BD575D" w:rsidRDefault="00F31DDB">
      <w:pPr>
        <w:pStyle w:val="rtecenter"/>
        <w:shd w:val="clear" w:color="auto" w:fill="FFFFFF"/>
        <w:bidi/>
        <w:spacing w:beforeAutospacing="0" w:after="240" w:afterAutospacing="0" w:line="360" w:lineRule="auto"/>
        <w:jc w:val="both"/>
        <w:rPr>
          <w:rFonts w:ascii="Tahoma" w:hAnsi="Tahoma" w:cs="Tahoma"/>
          <w:color w:val="000000"/>
          <w:sz w:val="22"/>
          <w:szCs w:val="22"/>
          <w:rtl/>
        </w:rPr>
      </w:pPr>
      <w:r>
        <w:rPr>
          <w:rFonts w:ascii="Tahoma" w:hAnsi="Tahoma" w:cs="Tahoma"/>
          <w:color w:val="000000"/>
          <w:sz w:val="22"/>
          <w:szCs w:val="22"/>
        </w:rPr>
        <w:br/>
      </w:r>
      <w:r>
        <w:rPr>
          <w:rFonts w:ascii="Tahoma" w:hAnsi="Tahoma" w:cs="Tahoma"/>
          <w:color w:val="000000"/>
          <w:sz w:val="22"/>
          <w:szCs w:val="22"/>
          <w:rtl/>
        </w:rPr>
        <w:t xml:space="preserve">בעיית הסוכן הנוסע, בגרסתה ההכרעתית (כלומר זאת ששואלת האם קיים מסלול שארכו פחות ממספר נתון) </w:t>
      </w:r>
      <w:r>
        <w:rPr>
          <w:rFonts w:ascii="Tahoma" w:hAnsi="Tahoma" w:cs="Tahoma"/>
          <w:color w:val="000000"/>
          <w:sz w:val="22"/>
          <w:szCs w:val="22"/>
          <w:rtl/>
        </w:rPr>
        <w:lastRenderedPageBreak/>
        <w:t>היא בעיה</w:t>
      </w:r>
      <w:r>
        <w:rPr>
          <w:rFonts w:ascii="Tahoma" w:hAnsi="Tahoma" w:cs="Tahoma"/>
          <w:color w:val="000000"/>
          <w:sz w:val="22"/>
          <w:szCs w:val="22"/>
        </w:rPr>
        <w:t xml:space="preserve"> NP-</w:t>
      </w:r>
      <w:r>
        <w:rPr>
          <w:rFonts w:ascii="Tahoma" w:hAnsi="Tahoma" w:cs="Tahoma"/>
          <w:color w:val="000000"/>
          <w:sz w:val="22"/>
          <w:szCs w:val="22"/>
          <w:rtl/>
        </w:rPr>
        <w:t>קשה. מהי בעיה</w:t>
      </w:r>
      <w:r>
        <w:rPr>
          <w:rFonts w:ascii="Tahoma" w:hAnsi="Tahoma" w:cs="Tahoma"/>
          <w:color w:val="000000"/>
          <w:sz w:val="22"/>
          <w:szCs w:val="22"/>
        </w:rPr>
        <w:t xml:space="preserve"> NP-</w:t>
      </w:r>
      <w:r>
        <w:rPr>
          <w:rFonts w:ascii="Tahoma" w:hAnsi="Tahoma" w:cs="Tahoma"/>
          <w:color w:val="000000"/>
          <w:sz w:val="22"/>
          <w:szCs w:val="22"/>
          <w:rtl/>
        </w:rPr>
        <w:t>קשה? מהם ראשי התיבות הללו? הדבר קשור ליעילות של אלגוריתמים</w:t>
      </w:r>
      <w:r>
        <w:rPr>
          <w:rFonts w:ascii="Tahoma" w:hAnsi="Tahoma" w:cs="Tahoma"/>
          <w:color w:val="000000"/>
          <w:sz w:val="22"/>
          <w:szCs w:val="22"/>
        </w:rPr>
        <w:t>.</w:t>
      </w:r>
      <w:bookmarkStart w:id="2679" w:name="NP"/>
      <w:bookmarkEnd w:id="2679"/>
    </w:p>
    <w:p w14:paraId="430079A3" w14:textId="77777777" w:rsidR="00BD575D" w:rsidRDefault="00F31DDB">
      <w:pPr>
        <w:bidi/>
        <w:spacing w:after="240" w:line="360" w:lineRule="auto"/>
        <w:jc w:val="both"/>
        <w:rPr>
          <w:rFonts w:ascii="Tahoma" w:hAnsi="Tahoma" w:cs="Tahoma"/>
          <w:color w:val="000000"/>
          <w:sz w:val="22"/>
          <w:szCs w:val="22"/>
          <w:rtl/>
        </w:rPr>
      </w:pPr>
      <w:r>
        <w:rPr>
          <w:rFonts w:ascii="Tahoma" w:hAnsi="Tahoma" w:cs="Tahoma"/>
          <w:color w:val="000000"/>
          <w:sz w:val="22"/>
          <w:szCs w:val="22"/>
          <w:rtl/>
        </w:rPr>
        <w:t>יעילותו של אלגוריתם נמדדת לפי מספר פרמטרים. המרכזי שבהם הוא זמן הריצה – מספר הפעולות הנדרשות בתלות בגודל הקלט</w:t>
      </w:r>
      <w:r>
        <w:rPr>
          <w:rFonts w:ascii="Tahoma" w:hAnsi="Tahoma" w:cs="Tahoma"/>
          <w:color w:val="000000"/>
          <w:sz w:val="22"/>
          <w:szCs w:val="22"/>
        </w:rPr>
        <w:t>.</w:t>
      </w:r>
    </w:p>
    <w:p w14:paraId="04472E7F" w14:textId="77777777" w:rsidR="00BD575D" w:rsidRDefault="00F31DDB">
      <w:pPr>
        <w:bidi/>
        <w:spacing w:after="240" w:line="360" w:lineRule="auto"/>
        <w:jc w:val="both"/>
        <w:rPr>
          <w:rFonts w:ascii="Tahoma" w:hAnsi="Tahoma" w:cs="Tahoma"/>
          <w:color w:val="000000"/>
          <w:sz w:val="22"/>
          <w:szCs w:val="22"/>
          <w:rtl/>
        </w:rPr>
      </w:pPr>
      <w:r>
        <w:rPr>
          <w:rFonts w:ascii="Tahoma" w:hAnsi="Tahoma" w:cs="Tahoma"/>
          <w:color w:val="000000"/>
          <w:sz w:val="22"/>
          <w:szCs w:val="22"/>
          <w:rtl/>
        </w:rPr>
        <w:t>איך מודדים את גודל הקלט? במקרה של הסוכן הנוסע, גודל הקלט הוא מספר הערים (כלומר מספר הקודקודים). נהוג לומר שאלגוריתם הוא יעיל אם מספר הפעולות שהוא עושה הוא פולינומי בגודל הקלט, כלומר, מספר הפעולות קטן מגודל הקלט בחזקה קבועה. למחלקת בעיות ההכרעה שניתנות לפתרון במספר פולינומי של פעולות מחשב קוראים בשם</w:t>
      </w:r>
      <w:r>
        <w:rPr>
          <w:rFonts w:ascii="Tahoma" w:hAnsi="Tahoma" w:cs="Tahoma"/>
          <w:color w:val="000000"/>
          <w:sz w:val="22"/>
          <w:szCs w:val="22"/>
        </w:rPr>
        <w:t xml:space="preserve"> P – </w:t>
      </w:r>
      <w:r>
        <w:rPr>
          <w:rFonts w:ascii="Tahoma" w:hAnsi="Tahoma" w:cs="Tahoma"/>
          <w:color w:val="000000"/>
          <w:sz w:val="22"/>
          <w:szCs w:val="22"/>
          <w:rtl/>
        </w:rPr>
        <w:t>קיצור של</w:t>
      </w:r>
      <w:r>
        <w:rPr>
          <w:rFonts w:ascii="Tahoma" w:hAnsi="Tahoma" w:cs="Tahoma"/>
          <w:color w:val="000000"/>
          <w:sz w:val="22"/>
          <w:szCs w:val="22"/>
        </w:rPr>
        <w:t xml:space="preserve">Polynomial </w:t>
      </w:r>
      <w:r>
        <w:rPr>
          <w:rFonts w:ascii="Tahoma" w:hAnsi="Tahoma" w:cs="Tahoma"/>
          <w:color w:val="000000"/>
          <w:sz w:val="22"/>
          <w:szCs w:val="22"/>
          <w:rtl/>
        </w:rPr>
        <w:t>. מהן פעולות המחשב המותרות? מדובר בפעולות דטרמיניסטיות, כלומר אם נריץ תוכנית מחשב המשתמשת רק בפעולות דטרמיניסטיות פעמיים על אותו הקלט, מובטח שנגיע לאותו הפתרון. הייתכן אחרת? כן, אם נצרף למשפחת הפעולות גם ניחושים התמונה עשויה להשתנות. ואכן, בעיות הכרעה שניתן לפתור במספר פולינומי של פעולות, אבל בין הפעולות מותר גם לנחש ניחושים (מוצלחים) נקראות</w:t>
      </w:r>
      <w:r>
        <w:rPr>
          <w:rFonts w:ascii="Tahoma" w:hAnsi="Tahoma" w:cs="Tahoma"/>
          <w:color w:val="000000"/>
          <w:sz w:val="22"/>
          <w:szCs w:val="22"/>
        </w:rPr>
        <w:t xml:space="preserve"> NP –  Nondeterministic Polynomial </w:t>
      </w:r>
      <w:r>
        <w:rPr>
          <w:rFonts w:ascii="Tahoma" w:hAnsi="Tahoma" w:cs="Tahoma"/>
          <w:color w:val="000000"/>
          <w:sz w:val="22"/>
          <w:szCs w:val="22"/>
          <w:rtl/>
        </w:rPr>
        <w:t xml:space="preserve"> כלומר, מותר במהלך האלגוריתם לקבל החלטות על סמך ניחושים, וקיימים ניחושים מוצלחים שיביאו אותנו לתוצאה המבוקשת. ההגדרה הזאת אולי נראית מסובכת ובלתי ברורה, אבל אפשר להסיק ממנה, די בקלות, אפיון אחר של המחלקה</w:t>
      </w:r>
      <w:r>
        <w:rPr>
          <w:rFonts w:ascii="Tahoma" w:hAnsi="Tahoma" w:cs="Tahoma"/>
          <w:color w:val="000000"/>
          <w:sz w:val="22"/>
          <w:szCs w:val="22"/>
        </w:rPr>
        <w:t xml:space="preserve"> NP: </w:t>
      </w:r>
      <w:r>
        <w:rPr>
          <w:rFonts w:ascii="Tahoma" w:hAnsi="Tahoma" w:cs="Tahoma"/>
          <w:color w:val="000000"/>
          <w:sz w:val="22"/>
          <w:szCs w:val="22"/>
          <w:rtl/>
        </w:rPr>
        <w:t>בעיית הכרעה שייכת למחלקה</w:t>
      </w:r>
      <w:r>
        <w:rPr>
          <w:rFonts w:ascii="Tahoma" w:hAnsi="Tahoma" w:cs="Tahoma"/>
          <w:color w:val="000000"/>
          <w:sz w:val="22"/>
          <w:szCs w:val="22"/>
        </w:rPr>
        <w:t xml:space="preserve"> NP </w:t>
      </w:r>
      <w:r>
        <w:rPr>
          <w:rFonts w:ascii="Tahoma" w:hAnsi="Tahoma" w:cs="Tahoma"/>
          <w:color w:val="000000"/>
          <w:sz w:val="22"/>
          <w:szCs w:val="22"/>
          <w:rtl/>
        </w:rPr>
        <w:t>אם, עם קצת עזרה מחבר, ניתן לוודא את נכונות פתרונה. הכוונה היא לכך שאם חבר טוען שהוא פתר בעיה כזאת (לחיוב) אז הוא יכול לספק לנו הוכחה, שאותה יהיה לנו קל לבדוק. לדוגמא, אם בבעיית הסוכן הנוסע יטען חברנו שיש לו מסלול העובר בכל הערים, והמסלול קצר יותר מהחסם הנתון, אז נבקש ממנו את המסלול ובקלי קלות (כלומר בזמן פולינומי) נוכל לבדוק את אורך המסלול ונשתכנע בצדקתו.</w:t>
      </w:r>
    </w:p>
    <w:p w14:paraId="39CF6E2B" w14:textId="77777777"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t xml:space="preserve">סקירה על סוגי פתרונות </w:t>
      </w:r>
      <w:r>
        <w:rPr>
          <w:rFonts w:ascii="Tahoma" w:hAnsi="Tahoma" w:cs="Tahoma"/>
          <w:b/>
          <w:bCs/>
          <w:sz w:val="22"/>
          <w:szCs w:val="22"/>
        </w:rPr>
        <w:t xml:space="preserve"> TSP </w:t>
      </w:r>
      <w:r>
        <w:rPr>
          <w:rFonts w:ascii="Tahoma" w:hAnsi="Tahoma" w:cs="Tahoma"/>
          <w:b/>
          <w:bCs/>
          <w:sz w:val="22"/>
          <w:szCs w:val="22"/>
          <w:rtl/>
        </w:rPr>
        <w:t>מוצעים:</w:t>
      </w:r>
    </w:p>
    <w:p w14:paraId="65C22BA7" w14:textId="77777777" w:rsidR="00BD575D" w:rsidRDefault="0022626E">
      <w:pPr>
        <w:numPr>
          <w:ilvl w:val="0"/>
          <w:numId w:val="3"/>
        </w:numPr>
        <w:shd w:val="clear" w:color="auto" w:fill="FFFFFF"/>
        <w:bidi/>
        <w:spacing w:after="240" w:line="360" w:lineRule="auto"/>
        <w:ind w:left="0" w:right="384"/>
        <w:jc w:val="both"/>
        <w:rPr>
          <w:rFonts w:ascii="Tahoma" w:hAnsi="Tahoma" w:cs="Tahoma"/>
          <w:sz w:val="22"/>
          <w:szCs w:val="22"/>
        </w:rPr>
      </w:pPr>
      <w:hyperlink r:id="rId42" w:tooltip="אלגוריתם" w:history="1">
        <w:r w:rsidR="00F31DDB">
          <w:rPr>
            <w:rStyle w:val="Hyperlink"/>
            <w:rFonts w:ascii="Tahoma" w:hAnsi="Tahoma" w:cs="Tahoma"/>
            <w:color w:val="auto"/>
            <w:sz w:val="22"/>
            <w:szCs w:val="22"/>
            <w:u w:val="none"/>
            <w:rtl/>
          </w:rPr>
          <w:t>אלגוריתמים</w:t>
        </w:r>
      </w:hyperlink>
      <w:r w:rsidR="00F31DDB">
        <w:rPr>
          <w:rFonts w:ascii="Tahoma" w:hAnsi="Tahoma" w:cs="Tahoma"/>
          <w:sz w:val="22"/>
          <w:szCs w:val="22"/>
        </w:rPr>
        <w:t> </w:t>
      </w:r>
      <w:r w:rsidR="00F31DDB">
        <w:rPr>
          <w:rFonts w:ascii="Tahoma" w:hAnsi="Tahoma" w:cs="Tahoma"/>
          <w:sz w:val="22"/>
          <w:szCs w:val="22"/>
          <w:rtl/>
        </w:rPr>
        <w:t>למציאת פתרון מדויק (יעבדו בזמן סביר רק עבור מספר קטן של ערים).</w:t>
      </w:r>
    </w:p>
    <w:p w14:paraId="6511A32C" w14:textId="77777777" w:rsidR="00BD575D" w:rsidRDefault="00F31DDB">
      <w:pPr>
        <w:numPr>
          <w:ilvl w:val="0"/>
          <w:numId w:val="3"/>
        </w:numPr>
        <w:shd w:val="clear" w:color="auto" w:fill="FFFFFF"/>
        <w:bidi/>
        <w:spacing w:after="240" w:line="360" w:lineRule="auto"/>
        <w:ind w:left="0" w:right="384"/>
        <w:jc w:val="both"/>
        <w:rPr>
          <w:rFonts w:ascii="Tahoma" w:hAnsi="Tahoma" w:cs="Tahoma"/>
          <w:sz w:val="22"/>
          <w:szCs w:val="22"/>
        </w:rPr>
      </w:pPr>
      <w:r>
        <w:rPr>
          <w:rFonts w:ascii="Tahoma" w:hAnsi="Tahoma" w:cs="Tahoma"/>
          <w:sz w:val="22"/>
          <w:szCs w:val="22"/>
          <w:rtl/>
        </w:rPr>
        <w:t>תכנון אלגוריתמים </w:t>
      </w:r>
      <w:hyperlink r:id="rId43" w:tooltip="היוריסטיקה" w:history="1">
        <w:r>
          <w:rPr>
            <w:rStyle w:val="Hyperlink"/>
            <w:rFonts w:ascii="Tahoma" w:hAnsi="Tahoma" w:cs="Tahoma"/>
            <w:color w:val="auto"/>
            <w:sz w:val="22"/>
            <w:szCs w:val="22"/>
            <w:u w:val="none"/>
            <w:rtl/>
          </w:rPr>
          <w:t>היוריסטים</w:t>
        </w:r>
      </w:hyperlink>
      <w:r>
        <w:rPr>
          <w:rFonts w:ascii="Tahoma" w:hAnsi="Tahoma" w:cs="Tahoma"/>
          <w:sz w:val="22"/>
          <w:szCs w:val="22"/>
        </w:rPr>
        <w:t> </w:t>
      </w:r>
      <w:r>
        <w:rPr>
          <w:rFonts w:ascii="Tahoma" w:hAnsi="Tahoma" w:cs="Tahoma"/>
          <w:sz w:val="22"/>
          <w:szCs w:val="22"/>
          <w:rtl/>
        </w:rPr>
        <w:t>למציאת קירובים טובים לפתרון, אך לא פתרונות מדויקים מוכחים</w:t>
      </w:r>
      <w:r>
        <w:rPr>
          <w:rFonts w:ascii="Tahoma" w:hAnsi="Tahoma" w:cs="Tahoma"/>
          <w:sz w:val="22"/>
          <w:szCs w:val="22"/>
        </w:rPr>
        <w:t>.</w:t>
      </w:r>
    </w:p>
    <w:p w14:paraId="70ADB256" w14:textId="77777777" w:rsidR="00BD575D" w:rsidRDefault="00F31DDB">
      <w:pPr>
        <w:numPr>
          <w:ilvl w:val="0"/>
          <w:numId w:val="3"/>
        </w:numPr>
        <w:shd w:val="clear" w:color="auto" w:fill="FFFFFF"/>
        <w:bidi/>
        <w:spacing w:after="240" w:line="360" w:lineRule="auto"/>
        <w:ind w:left="0" w:right="384"/>
        <w:jc w:val="both"/>
        <w:rPr>
          <w:rFonts w:ascii="Tahoma" w:hAnsi="Tahoma" w:cs="Tahoma"/>
          <w:color w:val="000000" w:themeColor="text1"/>
          <w:sz w:val="22"/>
          <w:szCs w:val="22"/>
          <w:rtl/>
        </w:rPr>
      </w:pPr>
      <w:r>
        <w:rPr>
          <w:rFonts w:ascii="Tahoma" w:hAnsi="Tahoma" w:cs="Tahoma"/>
          <w:color w:val="000000" w:themeColor="text1"/>
          <w:sz w:val="22"/>
          <w:szCs w:val="22"/>
          <w:rtl/>
        </w:rPr>
        <w:t xml:space="preserve">מציאת מקרים פרטיים של הבעיה להם קיימים פתרונות מדויקים. </w:t>
      </w:r>
    </w:p>
    <w:p w14:paraId="529F87E6" w14:textId="77777777" w:rsidR="00BD575D" w:rsidRDefault="00F31DDB">
      <w:pPr>
        <w:pStyle w:val="NormalWeb"/>
        <w:shd w:val="clear" w:color="auto" w:fill="FFFFFF"/>
        <w:bidi/>
        <w:spacing w:beforeAutospacing="0" w:after="240" w:afterAutospacing="0" w:line="360" w:lineRule="auto"/>
        <w:jc w:val="both"/>
        <w:rPr>
          <w:rFonts w:ascii="Tahoma" w:hAnsi="Tahoma" w:cs="Tahoma"/>
          <w:color w:val="000000" w:themeColor="text1"/>
          <w:sz w:val="22"/>
          <w:szCs w:val="22"/>
        </w:rPr>
      </w:pPr>
      <w:r>
        <w:rPr>
          <w:rFonts w:ascii="Tahoma" w:hAnsi="Tahoma" w:cs="Tahoma"/>
          <w:color w:val="000000" w:themeColor="text1"/>
          <w:sz w:val="22"/>
          <w:szCs w:val="22"/>
          <w:rtl/>
        </w:rPr>
        <w:t>למרות שהבעיה קשה לחישוב, כיום ידועות מספר </w:t>
      </w:r>
      <w:hyperlink r:id="rId44" w:tooltip="היוריסטיקה" w:history="1">
        <w:r>
          <w:rPr>
            <w:rStyle w:val="Hyperlink"/>
            <w:rFonts w:ascii="Tahoma" w:hAnsi="Tahoma" w:cs="Tahoma"/>
            <w:color w:val="000000" w:themeColor="text1"/>
            <w:sz w:val="22"/>
            <w:szCs w:val="22"/>
            <w:u w:val="none"/>
            <w:rtl/>
          </w:rPr>
          <w:t>היוריסטיקות</w:t>
        </w:r>
      </w:hyperlink>
      <w:r>
        <w:rPr>
          <w:rFonts w:ascii="Tahoma" w:hAnsi="Tahoma" w:cs="Tahoma"/>
          <w:color w:val="000000" w:themeColor="text1"/>
          <w:sz w:val="22"/>
          <w:szCs w:val="22"/>
        </w:rPr>
        <w:t> </w:t>
      </w:r>
      <w:r>
        <w:rPr>
          <w:rFonts w:ascii="Tahoma" w:hAnsi="Tahoma" w:cs="Tahoma"/>
          <w:color w:val="000000" w:themeColor="text1"/>
          <w:sz w:val="22"/>
          <w:szCs w:val="22"/>
          <w:rtl/>
        </w:rPr>
        <w:t xml:space="preserve">לפתרונות מקורבים שלה. </w:t>
      </w:r>
    </w:p>
    <w:p w14:paraId="4D2D69BB" w14:textId="77777777" w:rsidR="00BD575D" w:rsidRDefault="00F31DDB">
      <w:pPr>
        <w:bidi/>
        <w:spacing w:after="240" w:line="360" w:lineRule="auto"/>
        <w:jc w:val="both"/>
        <w:rPr>
          <w:rFonts w:ascii="Tahoma" w:hAnsi="Tahoma" w:cs="Tahoma"/>
          <w:color w:val="222222"/>
          <w:sz w:val="22"/>
          <w:szCs w:val="22"/>
          <w:rtl/>
        </w:rPr>
      </w:pPr>
      <w:r>
        <w:rPr>
          <w:rFonts w:ascii="Tahoma" w:hAnsi="Tahoma" w:cs="Tahoma"/>
          <w:color w:val="000000" w:themeColor="text1"/>
          <w:sz w:val="22"/>
          <w:szCs w:val="22"/>
          <w:rtl/>
        </w:rPr>
        <w:t>דוגמה ל</w:t>
      </w:r>
      <w:hyperlink r:id="rId45" w:tooltip="אלגוריתם חמדן" w:history="1">
        <w:r>
          <w:rPr>
            <w:rStyle w:val="Hyperlink"/>
            <w:rFonts w:ascii="Tahoma" w:hAnsi="Tahoma" w:cs="Tahoma"/>
            <w:color w:val="000000" w:themeColor="text1"/>
            <w:sz w:val="22"/>
            <w:szCs w:val="22"/>
            <w:u w:val="none"/>
            <w:rtl/>
          </w:rPr>
          <w:t>אלגוריתם חמדן</w:t>
        </w:r>
      </w:hyperlink>
      <w:r>
        <w:rPr>
          <w:rFonts w:ascii="Tahoma" w:hAnsi="Tahoma" w:cs="Tahoma"/>
          <w:color w:val="000000" w:themeColor="text1"/>
          <w:sz w:val="22"/>
          <w:szCs w:val="22"/>
        </w:rPr>
        <w:t> </w:t>
      </w:r>
      <w:r>
        <w:rPr>
          <w:rFonts w:ascii="Tahoma" w:hAnsi="Tahoma" w:cs="Tahoma"/>
          <w:color w:val="000000" w:themeColor="text1"/>
          <w:sz w:val="22"/>
          <w:szCs w:val="22"/>
          <w:rtl/>
        </w:rPr>
        <w:t xml:space="preserve">המחפש קירוב למסלול הקצר ביותר היא "שיטת השכן הקרוב". בשיטה זו בכל צעד הסוכן יפנה לעיר הקרובה אליו ביותר שעדיין לא ביקר בה. בעזרת </w:t>
      </w:r>
      <w:r>
        <w:rPr>
          <w:rFonts w:ascii="Tahoma" w:hAnsi="Tahoma" w:cs="Tahoma"/>
          <w:color w:val="222222"/>
          <w:sz w:val="22"/>
          <w:szCs w:val="22"/>
          <w:rtl/>
        </w:rPr>
        <w:t xml:space="preserve">אלגוריתם זה ניתן לקבל במהירות מסלול קצר ויעיל. עבור מספר מסוים של ערים בפיזור אקראי לרוב יתקבל </w:t>
      </w:r>
      <w:r>
        <w:rPr>
          <w:rFonts w:ascii="Tahoma" w:hAnsi="Tahoma" w:cs="Tahoma"/>
          <w:color w:val="222222"/>
          <w:sz w:val="22"/>
          <w:szCs w:val="22"/>
          <w:rtl/>
        </w:rPr>
        <w:lastRenderedPageBreak/>
        <w:t>מסלול ארוך ב-25% מהמסלול הקצר ביותר</w:t>
      </w:r>
      <w:r>
        <w:rPr>
          <w:rFonts w:ascii="Tahoma" w:hAnsi="Tahoma" w:cs="Tahoma"/>
          <w:color w:val="222222"/>
          <w:sz w:val="22"/>
          <w:szCs w:val="22"/>
        </w:rPr>
        <w:t>.</w:t>
      </w:r>
      <w:r>
        <w:rPr>
          <w:rFonts w:ascii="Tahoma" w:hAnsi="Tahoma" w:cs="Tahoma"/>
          <w:color w:val="222222"/>
          <w:sz w:val="22"/>
          <w:szCs w:val="22"/>
          <w:rtl/>
        </w:rPr>
        <w:t xml:space="preserve"> עם זאת, קיימים סידורי ערים מיוחדים שגורמים לאלגוריתם זה להניב את התוצאה הגרועה ביותר (!).</w:t>
      </w:r>
    </w:p>
    <w:p w14:paraId="623E0957" w14:textId="77777777" w:rsidR="00BD575D" w:rsidRDefault="00F31DDB">
      <w:pPr>
        <w:bidi/>
        <w:spacing w:after="240" w:line="360" w:lineRule="auto"/>
        <w:jc w:val="both"/>
        <w:rPr>
          <w:rFonts w:ascii="Tahoma" w:hAnsi="Tahoma" w:cs="Tahoma"/>
          <w:color w:val="222222"/>
          <w:sz w:val="22"/>
          <w:szCs w:val="22"/>
          <w:rtl/>
        </w:rPr>
      </w:pPr>
      <w:r>
        <w:rPr>
          <w:rFonts w:ascii="Tahoma" w:hAnsi="Tahoma" w:cs="Tahoma"/>
          <w:color w:val="222222"/>
          <w:sz w:val="22"/>
          <w:szCs w:val="22"/>
          <w:rtl/>
        </w:rPr>
        <w:t>שיטות נוספות הן הגבלות חיפוש, בעת ריצת האלגוריתם מחפשים את היעד הבא לבקר בו. ניתן להגביל את החיפושים כדי שזמן הריצה יהיה סביר.</w:t>
      </w:r>
    </w:p>
    <w:p w14:paraId="00F949B8" w14:textId="77777777" w:rsidR="00BD575D" w:rsidRDefault="00F31DDB">
      <w:pPr>
        <w:bidi/>
        <w:spacing w:after="240" w:line="360" w:lineRule="auto"/>
        <w:jc w:val="both"/>
        <w:rPr>
          <w:rStyle w:val="mw-headline"/>
          <w:rFonts w:ascii="Tahoma" w:hAnsi="Tahoma" w:cs="Tahoma"/>
          <w:color w:val="000000"/>
          <w:sz w:val="22"/>
          <w:szCs w:val="22"/>
          <w:rtl/>
        </w:rPr>
      </w:pPr>
      <w:r>
        <w:rPr>
          <w:rStyle w:val="mw-headline"/>
          <w:rFonts w:ascii="Tahoma" w:hAnsi="Tahoma" w:cs="Tahoma"/>
          <w:color w:val="000000"/>
          <w:sz w:val="22"/>
          <w:szCs w:val="22"/>
          <w:rtl/>
        </w:rPr>
        <w:t>מגבלות חיפוש נפוצות: הגבלת זמן חיפוש, הגבלת חיפוש לכל איטרציה (שכן) ועוד.</w:t>
      </w:r>
    </w:p>
    <w:p w14:paraId="768DB5AA" w14:textId="77777777"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t xml:space="preserve">מימושי פתרונות </w:t>
      </w:r>
      <w:r>
        <w:rPr>
          <w:rFonts w:ascii="Tahoma" w:hAnsi="Tahoma" w:cs="Tahoma"/>
          <w:b/>
          <w:bCs/>
          <w:sz w:val="22"/>
          <w:szCs w:val="22"/>
        </w:rPr>
        <w:t>TSP</w:t>
      </w:r>
      <w:r>
        <w:rPr>
          <w:rFonts w:ascii="Tahoma" w:hAnsi="Tahoma" w:cs="Tahoma"/>
          <w:b/>
          <w:bCs/>
          <w:sz w:val="22"/>
          <w:szCs w:val="22"/>
          <w:rtl/>
        </w:rPr>
        <w:t xml:space="preserve"> בפרויקט:</w:t>
      </w:r>
    </w:p>
    <w:p w14:paraId="357F1FD7"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בתרגום הבעיה לנתונינו, הסוכן הוא הקונה, והערים הם המוצרים. אם כי השוני הבולט הוא בפריסת השטח - מרחק בין ערים אינו דומה למרחק בין מוצרים בחנות. </w:t>
      </w:r>
    </w:p>
    <w:p w14:paraId="68F53B77"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הפועל היוצא מהבדל זה הוא הצורך בדיוק מושלם. כמו כן, ניתן לראות כי התכנית מתאימה לקלטים קטנים ופחות לרשימות מוצרים ארוכות, כך שניתן להשתמש בפונקציה המדויקת. עובדה זו השפיעה על ההחלטה לכתוב קוד עצמאי</w:t>
      </w:r>
      <w:r>
        <w:rPr>
          <w:rFonts w:ascii="Tahoma" w:hAnsi="Tahoma" w:cs="Tahoma" w:hint="cs"/>
          <w:sz w:val="22"/>
          <w:szCs w:val="22"/>
          <w:rtl/>
        </w:rPr>
        <w:t>, נפרט את השיקולים שהביאו לקבלתה:</w:t>
      </w:r>
      <w:r>
        <w:rPr>
          <w:rFonts w:ascii="Tahoma" w:hAnsi="Tahoma" w:cs="Tahoma"/>
          <w:sz w:val="22"/>
          <w:szCs w:val="22"/>
          <w:rtl/>
        </w:rPr>
        <w:t xml:space="preserve"> </w:t>
      </w:r>
    </w:p>
    <w:p w14:paraId="22F7458F"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הרעיון של ניווט ומציאת מסלול קיים כבר ומיושם בהרבה מאד מערכות, וישנם אף שירותים חיצונים של חישובי מרחק (כגון ספרית </w:t>
      </w:r>
      <w:r>
        <w:rPr>
          <w:rFonts w:ascii="Tahoma" w:hAnsi="Tahoma" w:cs="Tahoma"/>
          <w:sz w:val="22"/>
          <w:szCs w:val="22"/>
        </w:rPr>
        <w:t>orTools</w:t>
      </w:r>
      <w:r>
        <w:rPr>
          <w:rFonts w:ascii="Tahoma" w:hAnsi="Tahoma" w:cs="Tahoma"/>
          <w:sz w:val="22"/>
          <w:szCs w:val="22"/>
          <w:rtl/>
        </w:rPr>
        <w:t xml:space="preserve"> של </w:t>
      </w:r>
      <w:r>
        <w:rPr>
          <w:rFonts w:ascii="Tahoma" w:hAnsi="Tahoma" w:cs="Tahoma"/>
          <w:sz w:val="22"/>
          <w:szCs w:val="22"/>
        </w:rPr>
        <w:t>google</w:t>
      </w:r>
      <w:r>
        <w:rPr>
          <w:rFonts w:ascii="Tahoma" w:hAnsi="Tahoma" w:cs="Tahoma"/>
          <w:sz w:val="22"/>
          <w:szCs w:val="22"/>
          <w:rtl/>
        </w:rPr>
        <w:t>,</w:t>
      </w:r>
      <w:r>
        <w:rPr>
          <w:rFonts w:ascii="Tahoma" w:hAnsi="Tahoma" w:cs="Tahoma"/>
          <w:sz w:val="22"/>
          <w:szCs w:val="22"/>
        </w:rPr>
        <w:t xml:space="preserve">tsplib.net </w:t>
      </w:r>
      <w:r>
        <w:rPr>
          <w:rFonts w:ascii="Tahoma" w:hAnsi="Tahoma" w:cs="Tahoma"/>
          <w:sz w:val="22"/>
          <w:szCs w:val="22"/>
          <w:rtl/>
        </w:rPr>
        <w:t xml:space="preserve"> העוטפת את ספרית </w:t>
      </w:r>
      <w:r>
        <w:rPr>
          <w:rFonts w:ascii="Tahoma" w:hAnsi="Tahoma" w:cs="Tahoma"/>
          <w:sz w:val="22"/>
          <w:szCs w:val="22"/>
        </w:rPr>
        <w:t>TSPLIB</w:t>
      </w:r>
      <w:r>
        <w:rPr>
          <w:rFonts w:ascii="Tahoma" w:hAnsi="Tahoma" w:cs="Tahoma"/>
          <w:sz w:val="22"/>
          <w:szCs w:val="22"/>
          <w:rtl/>
        </w:rPr>
        <w:t xml:space="preserve">) שממשים זאת ומאפשרים שימוש נוח בלא להזיע כמעט. </w:t>
      </w:r>
    </w:p>
    <w:p w14:paraId="0334460F"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לאחר ניסויים ובדיקות נוכחנו לראות כי הפתרונות </w:t>
      </w:r>
      <w:r>
        <w:rPr>
          <w:rFonts w:ascii="Tahoma" w:hAnsi="Tahoma" w:cs="Tahoma" w:hint="cs"/>
          <w:sz w:val="22"/>
          <w:szCs w:val="22"/>
          <w:rtl/>
        </w:rPr>
        <w:t xml:space="preserve">הנ"ל </w:t>
      </w:r>
      <w:r>
        <w:rPr>
          <w:rFonts w:ascii="Tahoma" w:hAnsi="Tahoma" w:cs="Tahoma"/>
          <w:sz w:val="22"/>
          <w:szCs w:val="22"/>
          <w:rtl/>
        </w:rPr>
        <w:t xml:space="preserve">אינם מתאימים ואינם נצרכים עבורנו. שירותים אלו יפים ונכונים במערכות הנדרשות להם כגון חישובי </w:t>
      </w:r>
      <w:r>
        <w:rPr>
          <w:rFonts w:ascii="Tahoma" w:hAnsi="Tahoma" w:cs="Tahoma"/>
          <w:sz w:val="22"/>
          <w:szCs w:val="22"/>
        </w:rPr>
        <w:t>TSP</w:t>
      </w:r>
      <w:r>
        <w:rPr>
          <w:rFonts w:ascii="Tahoma" w:hAnsi="Tahoma" w:cs="Tahoma"/>
          <w:sz w:val="22"/>
          <w:szCs w:val="22"/>
          <w:rtl/>
        </w:rPr>
        <w:t xml:space="preserve"> עם אילוצי קיבולת\זמן, כשהשטחים הנידונים הם מרחקי ערים/ארצות וכו'</w:t>
      </w:r>
      <w:r>
        <w:rPr>
          <w:rFonts w:ascii="Tahoma" w:hAnsi="Tahoma" w:cs="Tahoma" w:hint="cs"/>
          <w:sz w:val="22"/>
          <w:szCs w:val="22"/>
          <w:rtl/>
        </w:rPr>
        <w:t xml:space="preserve">. אולם </w:t>
      </w:r>
      <w:r>
        <w:rPr>
          <w:rFonts w:ascii="Tahoma" w:hAnsi="Tahoma" w:cs="Tahoma"/>
          <w:sz w:val="22"/>
          <w:szCs w:val="22"/>
          <w:rtl/>
        </w:rPr>
        <w:t xml:space="preserve">המערכת שלנו, לעומת זאת, עובדת על שטח פנים שאף אם מתפרס מאד </w:t>
      </w:r>
      <w:r>
        <w:rPr>
          <w:rFonts w:ascii="Tahoma" w:hAnsi="Tahoma" w:cs="Tahoma" w:hint="cs"/>
          <w:sz w:val="22"/>
          <w:szCs w:val="22"/>
          <w:rtl/>
        </w:rPr>
        <w:t xml:space="preserve">- </w:t>
      </w:r>
      <w:r>
        <w:rPr>
          <w:rFonts w:ascii="Tahoma" w:hAnsi="Tahoma" w:cs="Tahoma"/>
          <w:sz w:val="22"/>
          <w:szCs w:val="22"/>
          <w:rtl/>
        </w:rPr>
        <w:t xml:space="preserve">אינו חוצה מרחקים, לכן דרישתה העיקרית היא דיוק, ומקסימלי. מעבר לכך החישוב הוא </w:t>
      </w:r>
      <w:r>
        <w:rPr>
          <w:rFonts w:ascii="Tahoma" w:hAnsi="Tahoma" w:cs="Tahoma"/>
          <w:sz w:val="22"/>
          <w:szCs w:val="22"/>
        </w:rPr>
        <w:t>TSP</w:t>
      </w:r>
      <w:r>
        <w:rPr>
          <w:rFonts w:ascii="Tahoma" w:hAnsi="Tahoma" w:cs="Tahoma"/>
          <w:sz w:val="22"/>
          <w:szCs w:val="22"/>
          <w:rtl/>
        </w:rPr>
        <w:t xml:space="preserve"> בסיסי ללא אילוצים, </w:t>
      </w:r>
      <w:r>
        <w:rPr>
          <w:rFonts w:ascii="Tahoma" w:hAnsi="Tahoma" w:cs="Tahoma" w:hint="cs"/>
          <w:sz w:val="22"/>
          <w:szCs w:val="22"/>
          <w:rtl/>
        </w:rPr>
        <w:t xml:space="preserve">ועם הרבה רצון נוכל </w:t>
      </w:r>
      <w:r>
        <w:rPr>
          <w:rFonts w:ascii="Tahoma" w:hAnsi="Tahoma" w:cs="Tahoma"/>
          <w:sz w:val="22"/>
          <w:szCs w:val="22"/>
          <w:rtl/>
        </w:rPr>
        <w:t>בהחלט</w:t>
      </w:r>
      <w:r>
        <w:rPr>
          <w:rFonts w:ascii="Tahoma" w:hAnsi="Tahoma" w:cs="Tahoma" w:hint="cs"/>
          <w:sz w:val="22"/>
          <w:szCs w:val="22"/>
          <w:rtl/>
        </w:rPr>
        <w:t xml:space="preserve"> להצליח</w:t>
      </w:r>
      <w:r>
        <w:rPr>
          <w:rFonts w:ascii="Tahoma" w:hAnsi="Tahoma" w:cs="Tahoma"/>
          <w:sz w:val="22"/>
          <w:szCs w:val="22"/>
          <w:rtl/>
        </w:rPr>
        <w:t xml:space="preserve"> להתמודד אתו בכוחות עצמינו.</w:t>
      </w:r>
      <w:r>
        <w:rPr>
          <w:rFonts w:ascii="Tahoma" w:hAnsi="Tahoma" w:cs="Tahoma" w:hint="cs"/>
          <w:sz w:val="22"/>
          <w:szCs w:val="22"/>
          <w:rtl/>
        </w:rPr>
        <w:t xml:space="preserve"> </w:t>
      </w:r>
    </w:p>
    <w:p w14:paraId="07706F64"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לכן החלטנו לקחת את כתיבת אלגוריתם </w:t>
      </w:r>
      <w:r>
        <w:rPr>
          <w:rFonts w:ascii="Tahoma" w:hAnsi="Tahoma" w:cs="Tahoma"/>
          <w:sz w:val="22"/>
          <w:szCs w:val="22"/>
        </w:rPr>
        <w:t xml:space="preserve">TSP </w:t>
      </w:r>
      <w:r>
        <w:rPr>
          <w:rFonts w:ascii="Tahoma" w:hAnsi="Tahoma" w:cs="Tahoma"/>
          <w:sz w:val="22"/>
          <w:szCs w:val="22"/>
          <w:rtl/>
        </w:rPr>
        <w:t xml:space="preserve"> יעיל כיעד בפרויקט, וניתן לומר שזהו יעד </w:t>
      </w:r>
      <w:r>
        <w:rPr>
          <w:rFonts w:ascii="Tahoma" w:hAnsi="Tahoma" w:cs="Tahoma" w:hint="cs"/>
          <w:sz w:val="22"/>
          <w:szCs w:val="22"/>
          <w:rtl/>
        </w:rPr>
        <w:t xml:space="preserve">סופר </w:t>
      </w:r>
      <w:r>
        <w:rPr>
          <w:rFonts w:ascii="Tahoma" w:hAnsi="Tahoma" w:cs="Tahoma"/>
          <w:sz w:val="22"/>
          <w:szCs w:val="22"/>
          <w:rtl/>
        </w:rPr>
        <w:t xml:space="preserve">מאתגר. </w:t>
      </w:r>
    </w:p>
    <w:p w14:paraId="7F6DFCCF"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פרוט על המחלקה </w:t>
      </w:r>
      <w:r>
        <w:rPr>
          <w:rFonts w:ascii="Tahoma" w:hAnsi="Tahoma" w:cs="Tahoma"/>
          <w:color w:val="2B91AF"/>
          <w:sz w:val="22"/>
          <w:szCs w:val="22"/>
        </w:rPr>
        <w:t>TspFunctions</w:t>
      </w:r>
      <w:r>
        <w:rPr>
          <w:rFonts w:ascii="Tahoma" w:hAnsi="Tahoma" w:cs="Tahoma"/>
          <w:sz w:val="22"/>
          <w:szCs w:val="22"/>
          <w:rtl/>
        </w:rPr>
        <w:t xml:space="preserve"> :</w:t>
      </w:r>
    </w:p>
    <w:p w14:paraId="39888BD9"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במחלקה זו קיימת פונקציה </w:t>
      </w:r>
      <w:r>
        <w:rPr>
          <w:rFonts w:ascii="Tahoma" w:hAnsi="Tahoma" w:cs="Tahoma"/>
          <w:color w:val="2B91AF"/>
          <w:sz w:val="22"/>
          <w:szCs w:val="22"/>
        </w:rPr>
        <w:t>ManageTsp</w:t>
      </w:r>
      <w:r>
        <w:rPr>
          <w:rFonts w:ascii="Tahoma" w:hAnsi="Tahoma" w:cs="Tahoma"/>
          <w:sz w:val="22"/>
          <w:szCs w:val="22"/>
          <w:rtl/>
        </w:rPr>
        <w:t xml:space="preserve"> – הפונקציה הראשית. הנקראת ע"י מחלקת </w:t>
      </w:r>
      <w:r>
        <w:rPr>
          <w:rFonts w:ascii="Tahoma" w:eastAsiaTheme="minorEastAsia" w:hAnsi="Tahoma" w:cs="Tahoma"/>
          <w:color w:val="2B91AF"/>
          <w:sz w:val="22"/>
          <w:szCs w:val="22"/>
        </w:rPr>
        <w:t>TravelComputer</w:t>
      </w:r>
      <w:r>
        <w:rPr>
          <w:rFonts w:ascii="Tahoma" w:hAnsi="Tahoma" w:cs="Tahoma"/>
          <w:sz w:val="22"/>
          <w:szCs w:val="22"/>
          <w:rtl/>
        </w:rPr>
        <w:t xml:space="preserve">. היא מקבלת את מטריצת המרחקים של האזורים ומפעילה את פונקציות הקירוב השונות או לחילופין את הפונקציה המדויקת במידה ומדובר בעד 10 אזורים בלבד. </w:t>
      </w:r>
    </w:p>
    <w:p w14:paraId="4669DBB9"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פונק</w:t>
      </w:r>
      <w:r>
        <w:rPr>
          <w:rFonts w:ascii="Tahoma" w:hAnsi="Tahoma" w:cs="Tahoma"/>
          <w:color w:val="222222"/>
          <w:sz w:val="22"/>
          <w:szCs w:val="22"/>
          <w:rtl/>
        </w:rPr>
        <w:t xml:space="preserve">ציות הקירוב הן בעצם </w:t>
      </w:r>
      <w:r>
        <w:rPr>
          <w:rFonts w:ascii="Tahoma" w:hAnsi="Tahoma" w:cs="Tahoma"/>
          <w:sz w:val="22"/>
          <w:szCs w:val="22"/>
          <w:rtl/>
        </w:rPr>
        <w:t>האלגוריתמים </w:t>
      </w:r>
      <w:hyperlink r:id="rId46" w:tooltip="היוריסטיקה" w:history="1">
        <w:r>
          <w:rPr>
            <w:rStyle w:val="Hyperlink"/>
            <w:rFonts w:ascii="Tahoma" w:hAnsi="Tahoma" w:cs="Tahoma"/>
            <w:color w:val="auto"/>
            <w:sz w:val="22"/>
            <w:szCs w:val="22"/>
            <w:u w:val="none"/>
            <w:rtl/>
          </w:rPr>
          <w:t>היוריסטים</w:t>
        </w:r>
      </w:hyperlink>
      <w:r>
        <w:rPr>
          <w:rFonts w:ascii="Tahoma" w:hAnsi="Tahoma" w:cs="Tahoma"/>
          <w:sz w:val="22"/>
          <w:szCs w:val="22"/>
          <w:rtl/>
        </w:rPr>
        <w:t xml:space="preserve"> המוזכרים. כרגע השתמשנו ב-3 שיטות שונות, אולם מבנה המחלקה מאפשר דינמיות וניתן להוסיף צורות חישוב נוספות.</w:t>
      </w:r>
    </w:p>
    <w:p w14:paraId="661F2484" w14:textId="77777777"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lastRenderedPageBreak/>
        <w:t>במקרה שתתקבל תוצאה זהה בכמה פונקציות קירוב, נעדיף את המסלול שחושב ע" ה-</w:t>
      </w:r>
      <w:r>
        <w:rPr>
          <w:rFonts w:ascii="Consolas" w:eastAsiaTheme="minorEastAsia" w:hAnsi="Consolas" w:cs="Consolas"/>
          <w:color w:val="000000"/>
          <w:sz w:val="19"/>
          <w:szCs w:val="19"/>
        </w:rPr>
        <w:t xml:space="preserve"> </w:t>
      </w:r>
      <w:r>
        <w:rPr>
          <w:rFonts w:ascii="Tahoma" w:hAnsi="Tahoma" w:cs="Tahoma"/>
          <w:sz w:val="22"/>
          <w:szCs w:val="22"/>
        </w:rPr>
        <w:t>Greedytsp</w:t>
      </w:r>
      <w:r>
        <w:rPr>
          <w:rFonts w:ascii="Tahoma" w:hAnsi="Tahoma" w:cs="Tahoma" w:hint="cs"/>
          <w:sz w:val="22"/>
          <w:szCs w:val="22"/>
          <w:rtl/>
        </w:rPr>
        <w:t xml:space="preserve"> היות ומסלול זה, איסוף המוצר הקרוב ביותר בכל פעם, היא הנוחה והאינטואיטיבית ביותר למשתמש האנושי.</w:t>
      </w:r>
    </w:p>
    <w:p w14:paraId="53C8D3C3"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את הפונקציות מימשנו במקביליות כדי לקבל תוצאה מיטבית במינימום זמן, הרצה במקביליות התאפשרה ע"י שימוש ביכולות אסינכרוניות של תשתיות תוכנה המובנות ב</w:t>
      </w:r>
      <w:r>
        <w:rPr>
          <w:rFonts w:ascii="Tahoma" w:hAnsi="Tahoma" w:cs="Tahoma"/>
          <w:sz w:val="22"/>
          <w:szCs w:val="22"/>
        </w:rPr>
        <w:t xml:space="preserve">.net </w:t>
      </w:r>
      <w:r>
        <w:rPr>
          <w:rFonts w:ascii="Tahoma" w:hAnsi="Tahoma" w:cs="Tahoma"/>
          <w:sz w:val="22"/>
          <w:szCs w:val="22"/>
          <w:rtl/>
        </w:rPr>
        <w:t xml:space="preserve"> כשכך מופעלות פונקציות הקירוב כולן בו זמנית, כל אחת מטופלת ע"י </w:t>
      </w:r>
      <w:r>
        <w:rPr>
          <w:rFonts w:ascii="Tahoma" w:eastAsiaTheme="minorEastAsia" w:hAnsi="Tahoma" w:cs="Tahoma"/>
          <w:color w:val="000000"/>
          <w:sz w:val="22"/>
          <w:szCs w:val="22"/>
        </w:rPr>
        <w:t>Task</w:t>
      </w:r>
      <w:r>
        <w:rPr>
          <w:rFonts w:ascii="Tahoma" w:hAnsi="Tahoma" w:cs="Tahoma"/>
          <w:sz w:val="22"/>
          <w:szCs w:val="22"/>
          <w:rtl/>
        </w:rPr>
        <w:t xml:space="preserve"> אחר.</w:t>
      </w:r>
    </w:p>
    <w:p w14:paraId="5A70CAB0" w14:textId="77777777" w:rsidR="00BD575D" w:rsidRDefault="00F31DDB">
      <w:pPr>
        <w:bidi/>
        <w:spacing w:after="240" w:line="360" w:lineRule="auto"/>
        <w:jc w:val="both"/>
        <w:rPr>
          <w:rFonts w:ascii="Tahoma" w:hAnsi="Tahoma" w:cs="Tahoma"/>
          <w:b/>
          <w:bCs/>
          <w:sz w:val="22"/>
          <w:szCs w:val="22"/>
          <w:rtl/>
        </w:rPr>
      </w:pPr>
      <w:r>
        <w:rPr>
          <w:rFonts w:ascii="Tahoma" w:hAnsi="Tahoma" w:cs="Tahoma" w:hint="cs"/>
          <w:b/>
          <w:bCs/>
          <w:sz w:val="22"/>
          <w:szCs w:val="22"/>
          <w:rtl/>
        </w:rPr>
        <w:t xml:space="preserve">בואו תראו את זה </w:t>
      </w:r>
      <w:r>
        <w:rPr>
          <w:rFonts w:ascii="Tahoma" w:hAnsi="Tahoma" w:cs="Tahoma"/>
          <w:b/>
          <w:bCs/>
          <w:sz w:val="22"/>
          <w:szCs w:val="22"/>
          <w:rtl/>
        </w:rPr>
        <w:t xml:space="preserve"> </w:t>
      </w:r>
      <w:r>
        <w:rPr>
          <w:rFonts w:ascii="Tahoma" w:hAnsi="Tahoma" w:cs="Tahoma" w:hint="cs"/>
          <w:b/>
          <w:bCs/>
          <w:sz w:val="22"/>
          <w:szCs w:val="22"/>
          <w:rtl/>
        </w:rPr>
        <w:t>קורה</w:t>
      </w:r>
      <w:r>
        <w:rPr>
          <w:rFonts w:ascii="Tahoma" w:hAnsi="Tahoma" w:cs="Tahoma"/>
          <w:b/>
          <w:bCs/>
          <w:sz w:val="22"/>
          <w:szCs w:val="22"/>
          <w:rtl/>
        </w:rPr>
        <w:t>:</w:t>
      </w:r>
    </w:p>
    <w:p w14:paraId="341C9C87" w14:textId="77777777"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ManageTsp(Cell[,] matrixToTsp,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dest,</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lenMat)</w:t>
      </w:r>
    </w:p>
    <w:p w14:paraId="48ADB1AC"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r>
        <w:rPr>
          <w:rFonts w:ascii="Consolas" w:eastAsiaTheme="minorEastAsia" w:hAnsi="Consolas" w:cs="Consolas"/>
          <w:color w:val="008000"/>
          <w:sz w:val="19"/>
          <w:szCs w:val="19"/>
        </w:rPr>
        <w:t>//</w:t>
      </w:r>
      <w:r>
        <w:rPr>
          <w:rFonts w:ascii="Consolas" w:eastAsiaTheme="minorEastAsia" w:hAnsi="Consolas"/>
          <w:color w:val="008000"/>
          <w:sz w:val="19"/>
          <w:szCs w:val="19"/>
          <w:rtl/>
        </w:rPr>
        <w:t>הפונקציה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תפעיל</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סוכן</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נוסע</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מתאים</w:t>
      </w:r>
    </w:p>
    <w:p w14:paraId="4A85EA07"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lenResult = dest + 1;</w:t>
      </w:r>
    </w:p>
    <w:p w14:paraId="0E6FE085"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bool</w:t>
      </w:r>
      <w:r>
        <w:rPr>
          <w:rFonts w:ascii="Consolas" w:eastAsiaTheme="minorEastAsia" w:hAnsi="Consolas" w:cs="Consolas"/>
          <w:color w:val="000000"/>
          <w:sz w:val="19"/>
          <w:szCs w:val="19"/>
        </w:rPr>
        <w:t xml:space="preserve">[] visited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bool</w:t>
      </w:r>
      <w:r>
        <w:rPr>
          <w:rFonts w:ascii="Consolas" w:eastAsiaTheme="minorEastAsia" w:hAnsi="Consolas" w:cs="Consolas"/>
          <w:color w:val="000000"/>
          <w:sz w:val="19"/>
          <w:szCs w:val="19"/>
        </w:rPr>
        <w:t>[lenResult];</w:t>
      </w:r>
    </w:p>
    <w:p w14:paraId="7504F6DA"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8000"/>
          <w:sz w:val="19"/>
          <w:szCs w:val="19"/>
        </w:rPr>
        <w:t>//the result array should be of type 'answer'.</w:t>
      </w:r>
    </w:p>
    <w:p w14:paraId="5A7EED4C"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result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[dest+1];</w:t>
      </w:r>
    </w:p>
    <w:p w14:paraId="52627039"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arr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[lenResult];</w:t>
      </w:r>
    </w:p>
    <w:p w14:paraId="25781EF7"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 = 0; i &lt; lenResult; i++)</w:t>
      </w:r>
    </w:p>
    <w:p w14:paraId="0C489E8F"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58F78999"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result[i] = 0;</w:t>
      </w:r>
    </w:p>
    <w:p w14:paraId="2B668E85"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arr[i] = 0;</w:t>
      </w:r>
    </w:p>
    <w:p w14:paraId="1876594A"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0F4C1E9D"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8000"/>
          <w:sz w:val="19"/>
          <w:szCs w:val="19"/>
        </w:rPr>
        <w:t xml:space="preserve">// Mark 0th node as visited </w:t>
      </w:r>
    </w:p>
    <w:p w14:paraId="763F1F62"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visited[0] = </w:t>
      </w:r>
      <w:r>
        <w:rPr>
          <w:rFonts w:ascii="Consolas" w:eastAsiaTheme="minorEastAsia" w:hAnsi="Consolas" w:cs="Consolas"/>
          <w:color w:val="0000FF"/>
          <w:sz w:val="19"/>
          <w:szCs w:val="19"/>
        </w:rPr>
        <w:t>true</w:t>
      </w:r>
      <w:r>
        <w:rPr>
          <w:rFonts w:ascii="Consolas" w:eastAsiaTheme="minorEastAsia" w:hAnsi="Consolas" w:cs="Consolas"/>
          <w:color w:val="000000"/>
          <w:sz w:val="19"/>
          <w:szCs w:val="19"/>
        </w:rPr>
        <w:t>;</w:t>
      </w:r>
    </w:p>
    <w:p w14:paraId="6EA3F533"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ans =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.MaxValue;</w:t>
      </w:r>
    </w:p>
    <w:p w14:paraId="23029672"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curPos = 0, count = 1, cost = 0, startIndex=0; </w:t>
      </w:r>
      <w:r>
        <w:rPr>
          <w:rFonts w:ascii="Consolas" w:eastAsiaTheme="minorEastAsia" w:hAnsi="Consolas" w:cs="Consolas"/>
          <w:color w:val="0000FF"/>
          <w:sz w:val="19"/>
          <w:szCs w:val="19"/>
        </w:rPr>
        <w:t>bool</w:t>
      </w:r>
      <w:r>
        <w:rPr>
          <w:rFonts w:ascii="Consolas" w:eastAsiaTheme="minorEastAsia" w:hAnsi="Consolas" w:cs="Consolas"/>
          <w:color w:val="000000"/>
          <w:sz w:val="19"/>
          <w:szCs w:val="19"/>
        </w:rPr>
        <w:t xml:space="preserve"> aprox = </w:t>
      </w:r>
      <w:r>
        <w:rPr>
          <w:rFonts w:ascii="Consolas" w:eastAsiaTheme="minorEastAsia" w:hAnsi="Consolas" w:cs="Consolas"/>
          <w:color w:val="0000FF"/>
          <w:sz w:val="19"/>
          <w:szCs w:val="19"/>
        </w:rPr>
        <w:t>false</w:t>
      </w:r>
      <w:r>
        <w:rPr>
          <w:rFonts w:ascii="Consolas" w:eastAsiaTheme="minorEastAsia" w:hAnsi="Consolas" w:cs="Consolas"/>
          <w:color w:val="000000"/>
          <w:sz w:val="19"/>
          <w:szCs w:val="19"/>
        </w:rPr>
        <w:t>;</w:t>
      </w:r>
    </w:p>
    <w:p w14:paraId="35526310"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8000"/>
          <w:sz w:val="19"/>
          <w:szCs w:val="19"/>
        </w:rPr>
        <w:t>//</w:t>
      </w:r>
      <w:r>
        <w:rPr>
          <w:rFonts w:ascii="Consolas" w:eastAsiaTheme="minorEastAsia" w:hAnsi="Consolas"/>
          <w:color w:val="008000"/>
          <w:sz w:val="19"/>
          <w:szCs w:val="19"/>
          <w:rtl/>
        </w:rPr>
        <w:t>עבור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מספר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קטן</w:t>
      </w:r>
    </w:p>
    <w:p w14:paraId="34AF39E0"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(lenResult &lt;= 10)</w:t>
      </w:r>
    </w:p>
    <w:p w14:paraId="414C10C7"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1E2C8A4C"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ans = OurTsp(matrixToTsp, visited,curPos, lenMat, count, cost, ans, result, arr, </w:t>
      </w:r>
    </w:p>
    <w:p w14:paraId="2DC23D95"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aprox, dest);</w:t>
      </w:r>
    </w:p>
    <w:p w14:paraId="0FC14AE8"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result;</w:t>
      </w:r>
    </w:p>
    <w:p w14:paraId="05636E97"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52965532"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else</w:t>
      </w:r>
    </w:p>
    <w:p w14:paraId="6C4F3DCC"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3702A4C2"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greedyWay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[lenResult], approximatelyWay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[lenResult], </w:t>
      </w:r>
    </w:p>
    <w:p w14:paraId="7B7784CF"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randomWay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[lenResult], BestRandomWay=</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[lenResult];</w:t>
      </w:r>
    </w:p>
    <w:p w14:paraId="332EED57"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8000"/>
          <w:sz w:val="19"/>
          <w:szCs w:val="19"/>
        </w:rPr>
        <w:t>//</w:t>
      </w:r>
      <w:r>
        <w:rPr>
          <w:rFonts w:ascii="Consolas" w:eastAsiaTheme="minorEastAsia" w:hAnsi="Consolas"/>
          <w:color w:val="008000"/>
          <w:sz w:val="19"/>
          <w:szCs w:val="19"/>
          <w:rtl/>
        </w:rPr>
        <w:t>מקביליות</w:t>
      </w:r>
    </w:p>
    <w:p w14:paraId="2A53EB10"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Task&lt;</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&gt; greedyTask = Task&lt;</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&gt;.Factory.StartNew(() =&gt; Greedytsp(matrixToTsp, lenMat, </w:t>
      </w:r>
    </w:p>
    <w:p w14:paraId="706D9116"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startIndex, greedyWay, dest));</w:t>
      </w:r>
    </w:p>
    <w:p w14:paraId="3663F5C0"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Task&lt;</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&gt; approximateTask = Task&lt;</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&gt;.Factory.StartNew(() =&gt; </w:t>
      </w:r>
    </w:p>
    <w:p w14:paraId="33D78ADC"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ApproximatelyTsp(matrixToTsp, visited,curPos, lenMat, count, cost, ans, arr, </w:t>
      </w:r>
    </w:p>
    <w:p w14:paraId="6EF6F807"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startIndex, approximatelyWay));</w:t>
      </w:r>
    </w:p>
    <w:p w14:paraId="13962A25"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Task&lt;</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&gt; randomtask = Task&lt;</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&gt;.Factory.StartNew(() =&gt; ManagerandomTsp(matrixToTsp, </w:t>
      </w:r>
    </w:p>
    <w:p w14:paraId="02DB7BD3"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lenMat, startIndex,dest, randomWay, BestRandomWay));</w:t>
      </w:r>
    </w:p>
    <w:p w14:paraId="392A11D6"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8000"/>
          <w:sz w:val="19"/>
          <w:szCs w:val="19"/>
        </w:rPr>
        <w:t>//</w:t>
      </w:r>
      <w:r>
        <w:rPr>
          <w:rFonts w:ascii="Consolas" w:eastAsiaTheme="minorEastAsia" w:hAnsi="Consolas"/>
          <w:color w:val="008000"/>
          <w:sz w:val="19"/>
          <w:szCs w:val="19"/>
          <w:rtl/>
        </w:rPr>
        <w:t>החזרת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האופטימלי</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ביותר</w:t>
      </w:r>
    </w:p>
    <w:p w14:paraId="1DFB23D3"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(greedyTask.Result &lt;= approximateTask.Result &amp;&amp; greedyTask.Result &lt;= </w:t>
      </w:r>
    </w:p>
    <w:p w14:paraId="469A2168"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randomtask.Result)</w:t>
      </w:r>
    </w:p>
    <w:p w14:paraId="22005EC3"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greedyWay;</w:t>
      </w:r>
    </w:p>
    <w:p w14:paraId="0340195D"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(randomtask.Result &lt; approximateTask.Result)</w:t>
      </w:r>
    </w:p>
    <w:p w14:paraId="4D19B2F1"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BestRandomWay;</w:t>
      </w:r>
    </w:p>
    <w:p w14:paraId="6DF29D32"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approximatelyWay;</w:t>
      </w:r>
    </w:p>
    <w:p w14:paraId="0F856940"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0C2366E3" w14:textId="77777777" w:rsidR="00BD575D" w:rsidRDefault="00F31DDB">
      <w:pPr>
        <w:shd w:val="clear" w:color="auto" w:fill="FFF2CC" w:themeFill="accent4" w:themeFillTint="33"/>
        <w:bidi/>
        <w:spacing w:after="240" w:line="360" w:lineRule="auto"/>
        <w:jc w:val="right"/>
        <w:rPr>
          <w:rFonts w:ascii="Consolas" w:eastAsiaTheme="minorEastAsia" w:hAnsi="Consolas" w:cs="Consolas"/>
          <w:color w:val="0000FF"/>
          <w:sz w:val="19"/>
          <w:szCs w:val="19"/>
          <w:rtl/>
        </w:rPr>
      </w:pPr>
      <w:r>
        <w:rPr>
          <w:rFonts w:ascii="Consolas" w:eastAsiaTheme="minorEastAsia" w:hAnsi="Consolas" w:cs="Consolas"/>
          <w:color w:val="000000"/>
          <w:sz w:val="19"/>
          <w:szCs w:val="19"/>
        </w:rPr>
        <w:t>}</w:t>
      </w:r>
    </w:p>
    <w:p w14:paraId="452ED381" w14:textId="77777777" w:rsidR="00BD575D" w:rsidRDefault="00F31DDB">
      <w:pPr>
        <w:bidi/>
        <w:spacing w:after="240" w:line="360" w:lineRule="auto"/>
        <w:jc w:val="both"/>
        <w:rPr>
          <w:rFonts w:ascii="Tahoma" w:hAnsi="Tahoma" w:cs="Tahoma"/>
          <w:noProof/>
          <w:sz w:val="22"/>
          <w:szCs w:val="22"/>
          <w:rtl/>
        </w:rPr>
      </w:pPr>
      <w:r>
        <w:rPr>
          <w:rFonts w:ascii="Tahoma" w:hAnsi="Tahoma" w:cs="Tahoma"/>
          <w:sz w:val="22"/>
          <w:szCs w:val="22"/>
          <w:rtl/>
        </w:rPr>
        <w:lastRenderedPageBreak/>
        <w:t xml:space="preserve">הפונקציה הראשית יוצרת </w:t>
      </w:r>
      <w:r>
        <w:rPr>
          <w:rFonts w:ascii="Tahoma" w:hAnsi="Tahoma" w:cs="Tahoma"/>
          <w:sz w:val="22"/>
          <w:szCs w:val="22"/>
        </w:rPr>
        <w:t>task</w:t>
      </w:r>
      <w:r>
        <w:rPr>
          <w:rFonts w:ascii="Tahoma" w:hAnsi="Tahoma" w:cs="Tahoma"/>
          <w:sz w:val="22"/>
          <w:szCs w:val="22"/>
          <w:rtl/>
        </w:rPr>
        <w:t>ים – משימות כמספר פונקציות הקירוב, כשכל משימה אחראית על זימון פונקציה אחרת. הפונקציה הראשית תשווה את תוצאות הפונקציות ותבחר את האופטימלית מבניהם כך שהתוצאה הסופית תהיה יעילה ביותר.</w:t>
      </w:r>
    </w:p>
    <w:p w14:paraId="3074C8D1" w14:textId="77777777" w:rsidR="00BD575D" w:rsidRDefault="00F31DDB">
      <w:pPr>
        <w:bidi/>
        <w:spacing w:after="240" w:line="360" w:lineRule="auto"/>
        <w:jc w:val="both"/>
        <w:rPr>
          <w:rFonts w:ascii="Tahoma" w:hAnsi="Tahoma" w:cs="Tahoma"/>
          <w:noProof/>
          <w:sz w:val="22"/>
          <w:szCs w:val="22"/>
          <w:rtl/>
        </w:rPr>
      </w:pPr>
      <w:r>
        <w:rPr>
          <w:rFonts w:ascii="Tahoma" w:hAnsi="Tahoma" w:cs="Tahoma" w:hint="cs"/>
          <w:noProof/>
          <w:sz w:val="22"/>
          <w:szCs w:val="22"/>
          <w:rtl/>
        </w:rPr>
        <w:t xml:space="preserve">הפונקציות ישתמשו בפונקציה </w:t>
      </w:r>
      <w:r>
        <w:rPr>
          <w:rFonts w:ascii="Consolas" w:eastAsiaTheme="minorEastAsia" w:hAnsi="Consolas" w:cs="Consolas"/>
          <w:color w:val="000000"/>
          <w:sz w:val="19"/>
          <w:szCs w:val="19"/>
        </w:rPr>
        <w:t>BestCash</w:t>
      </w:r>
      <w:r>
        <w:rPr>
          <w:rFonts w:ascii="Tahoma" w:hAnsi="Tahoma" w:cs="Tahoma" w:hint="cs"/>
          <w:noProof/>
          <w:sz w:val="22"/>
          <w:szCs w:val="22"/>
          <w:rtl/>
        </w:rPr>
        <w:t xml:space="preserve"> לבחירת נקודת הקופה האופטימלית, הקרובה ביותר לאינדקס הקודם שנבחר. פונקציה זו עוברת בלולאה החל מהאינדקס </w:t>
      </w:r>
      <w:r>
        <w:rPr>
          <w:rFonts w:ascii="Consolas" w:eastAsiaTheme="minorEastAsia" w:hAnsi="Consolas" w:cs="Consolas"/>
          <w:color w:val="000000"/>
          <w:sz w:val="19"/>
          <w:szCs w:val="19"/>
        </w:rPr>
        <w:t>dest</w:t>
      </w:r>
      <w:r>
        <w:rPr>
          <w:rFonts w:ascii="Tahoma" w:hAnsi="Tahoma" w:cs="Tahoma" w:hint="cs"/>
          <w:noProof/>
          <w:sz w:val="22"/>
          <w:szCs w:val="22"/>
          <w:rtl/>
        </w:rPr>
        <w:t xml:space="preserve"> המציין את אינדקס הקופה הראשונה, עד לסיום המעבר על המערך, שגודלו התקבל כ-</w:t>
      </w:r>
      <w:r>
        <w:rPr>
          <w:rFonts w:ascii="Consolas" w:eastAsiaTheme="minorEastAsia" w:hAnsi="Consolas" w:cs="Consolas"/>
          <w:color w:val="000000"/>
          <w:sz w:val="19"/>
          <w:szCs w:val="19"/>
        </w:rPr>
        <w:t>lenMatrix</w:t>
      </w:r>
      <w:r>
        <w:rPr>
          <w:rFonts w:ascii="Consolas" w:eastAsiaTheme="minorEastAsia" w:hAnsi="Consolas" w:cs="Consolas" w:hint="cs"/>
          <w:color w:val="000000"/>
          <w:sz w:val="19"/>
          <w:szCs w:val="19"/>
          <w:rtl/>
        </w:rPr>
        <w:t>.</w:t>
      </w:r>
    </w:p>
    <w:p w14:paraId="0B48C24F" w14:textId="77777777"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BestCash(</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dest,</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lenMatrix,</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beforeIndex,Cell[,] matrixToTsp)</w:t>
      </w:r>
    </w:p>
    <w:p w14:paraId="01531603"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6B80253D"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sumMin =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.MaxValue, iMin = 0;</w:t>
      </w:r>
    </w:p>
    <w:p w14:paraId="2E217F30"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k = dest; k &lt; lenMatrix; k++)</w:t>
      </w:r>
    </w:p>
    <w:p w14:paraId="5619145A"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B2E9837"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(matrixToTsp[beforeIndex, dest].distance &lt; sumMin)</w:t>
      </w:r>
    </w:p>
    <w:p w14:paraId="65922F73"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 iMin = k; sumMin = matrixToTsp[beforeIndex, dest].distance; }</w:t>
      </w:r>
    </w:p>
    <w:p w14:paraId="343334D5"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B7E91FE"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iMin;</w:t>
      </w:r>
    </w:p>
    <w:p w14:paraId="31B3831C" w14:textId="77777777" w:rsidR="00BD575D" w:rsidRDefault="00F31DDB">
      <w:pPr>
        <w:shd w:val="clear" w:color="auto" w:fill="FFF2CC" w:themeFill="accent4" w:themeFillTint="33"/>
        <w:bidi/>
        <w:spacing w:after="240" w:line="360" w:lineRule="auto"/>
        <w:jc w:val="right"/>
        <w:rPr>
          <w:rFonts w:ascii="Tahoma" w:hAnsi="Tahoma" w:cs="Tahoma"/>
          <w:noProof/>
          <w:sz w:val="22"/>
          <w:szCs w:val="22"/>
          <w:rtl/>
        </w:rPr>
      </w:pPr>
      <w:r>
        <w:rPr>
          <w:rFonts w:ascii="Consolas" w:eastAsiaTheme="minorEastAsia" w:hAnsi="Consolas" w:cs="Consolas"/>
          <w:color w:val="000000"/>
          <w:sz w:val="19"/>
          <w:szCs w:val="19"/>
        </w:rPr>
        <w:t>}</w:t>
      </w:r>
    </w:p>
    <w:p w14:paraId="4EB987BD"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הפונקציה </w:t>
      </w:r>
      <w:r>
        <w:rPr>
          <w:rFonts w:ascii="Tahoma" w:hAnsi="Tahoma" w:cs="Tahoma"/>
          <w:color w:val="2B91AF"/>
          <w:sz w:val="22"/>
          <w:szCs w:val="22"/>
        </w:rPr>
        <w:t>OurTsp</w:t>
      </w:r>
      <w:r>
        <w:rPr>
          <w:rFonts w:ascii="Tahoma" w:hAnsi="Tahoma" w:cs="Tahoma"/>
          <w:sz w:val="22"/>
          <w:szCs w:val="22"/>
          <w:rtl/>
        </w:rPr>
        <w:t xml:space="preserve"> היא המדויקת, כלומר מחזירה בהכרח תשובה אופטימלית. היא עוברת על כל המסלולים האפשריים (</w:t>
      </w:r>
      <w:r>
        <w:rPr>
          <w:rFonts w:ascii="Tahoma" w:hAnsi="Tahoma" w:cs="Tahoma"/>
          <w:sz w:val="22"/>
          <w:szCs w:val="22"/>
        </w:rPr>
        <w:t>n!</w:t>
      </w:r>
      <w:r>
        <w:rPr>
          <w:rFonts w:ascii="Tahoma" w:hAnsi="Tahoma" w:cs="Tahoma"/>
          <w:sz w:val="22"/>
          <w:szCs w:val="22"/>
          <w:rtl/>
        </w:rPr>
        <w:t>) ומחזירה את המסלול האופטימלי. כמובן ניתן לבצע זאת רק עבור קלט נמוך במיוחד. (10)</w:t>
      </w:r>
      <w:r>
        <w:rPr>
          <w:rFonts w:ascii="Tahoma" w:hAnsi="Tahoma" w:cs="Tahoma" w:hint="cs"/>
          <w:sz w:val="22"/>
          <w:szCs w:val="22"/>
          <w:rtl/>
        </w:rPr>
        <w:t>. בהמשך נציג את הקוד שלה. השם שבחרנו לה משדר את רגש הפטרונות והשייכות לדבר שכל כך טרחנו עליו..</w:t>
      </w:r>
    </w:p>
    <w:p w14:paraId="3E992AD6"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 xml:space="preserve">פונקציית קרוב 1:  </w:t>
      </w:r>
      <w:r>
        <w:rPr>
          <w:rFonts w:ascii="Tahoma" w:hAnsi="Tahoma" w:cs="Tahoma"/>
          <w:sz w:val="22"/>
          <w:szCs w:val="22"/>
          <w:rtl/>
        </w:rPr>
        <w:t>הפתרון המוגבל;</w:t>
      </w:r>
    </w:p>
    <w:p w14:paraId="150D3108"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הפונקציה </w:t>
      </w:r>
      <w:r>
        <w:rPr>
          <w:rFonts w:ascii="Tahoma" w:hAnsi="Tahoma" w:cs="Tahoma"/>
          <w:color w:val="2B91AF"/>
          <w:sz w:val="22"/>
          <w:szCs w:val="22"/>
        </w:rPr>
        <w:t>ApproximatelyTsp</w:t>
      </w:r>
      <w:r>
        <w:rPr>
          <w:rFonts w:ascii="Tahoma" w:hAnsi="Tahoma" w:cs="Tahoma"/>
          <w:sz w:val="22"/>
          <w:szCs w:val="22"/>
          <w:rtl/>
        </w:rPr>
        <w:t xml:space="preserve"> מוגבלת בזמן חיפוש, ומבצעת את הפונקציה המדויקת במשך 10 שניות [היות והמערכת צריכה לספק ללקוח תשובה במהירות ככל האפשר]. הפונקציה תחזיר את התוצאה האופטימלית ביותר שהושגה במסגרת הגבלת הזמן.</w:t>
      </w:r>
    </w:p>
    <w:p w14:paraId="361EB8DA"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הפונקציה </w:t>
      </w:r>
      <w:r>
        <w:rPr>
          <w:rFonts w:ascii="Tahoma" w:hAnsi="Tahoma" w:cs="Tahoma"/>
          <w:color w:val="2B91AF"/>
          <w:sz w:val="22"/>
          <w:szCs w:val="22"/>
        </w:rPr>
        <w:t>OurTsp</w:t>
      </w:r>
      <w:r>
        <w:rPr>
          <w:rFonts w:ascii="Tahoma" w:hAnsi="Tahoma" w:cs="Tahoma"/>
          <w:sz w:val="22"/>
          <w:szCs w:val="22"/>
          <w:rtl/>
        </w:rPr>
        <w:t xml:space="preserve"> מקבלת משתנה בוליאני </w:t>
      </w:r>
      <w:r>
        <w:rPr>
          <w:rFonts w:ascii="Tahoma" w:hAnsi="Tahoma" w:cs="Tahoma"/>
          <w:sz w:val="22"/>
          <w:szCs w:val="22"/>
        </w:rPr>
        <w:t xml:space="preserve">approx </w:t>
      </w:r>
      <w:r>
        <w:rPr>
          <w:rFonts w:ascii="Tahoma" w:hAnsi="Tahoma" w:cs="Tahoma"/>
          <w:sz w:val="22"/>
          <w:szCs w:val="22"/>
          <w:rtl/>
        </w:rPr>
        <w:t xml:space="preserve"> המציין האם הפונקציה תרוץ בצורה מוגבלת או לא.</w:t>
      </w:r>
    </w:p>
    <w:p w14:paraId="53A65ED5"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Stopwatch stopwatch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Stopwatch();</w:t>
      </w:r>
    </w:p>
    <w:p w14:paraId="3090F0D7" w14:textId="77777777"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OurTsp(Cell[,] MatrixToTsp, </w:t>
      </w:r>
      <w:r>
        <w:rPr>
          <w:rFonts w:ascii="Consolas" w:eastAsiaTheme="minorEastAsia" w:hAnsi="Consolas" w:cs="Consolas"/>
          <w:color w:val="0000FF"/>
          <w:sz w:val="19"/>
          <w:szCs w:val="19"/>
        </w:rPr>
        <w:t>bool</w:t>
      </w:r>
      <w:r>
        <w:rPr>
          <w:rFonts w:ascii="Consolas" w:eastAsiaTheme="minorEastAsia" w:hAnsi="Consolas" w:cs="Consolas"/>
          <w:color w:val="000000"/>
          <w:sz w:val="19"/>
          <w:szCs w:val="19"/>
        </w:rPr>
        <w:t xml:space="preserve">[] visited,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currPos,</w:t>
      </w:r>
    </w:p>
    <w:p w14:paraId="43742B51" w14:textId="77777777"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lenMat,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count,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cost,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ans,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w:t>
      </w:r>
    </w:p>
    <w:p w14:paraId="5AAE99A4" w14:textId="77777777"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ResultIndexes,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arr, </w:t>
      </w:r>
      <w:r>
        <w:rPr>
          <w:rFonts w:ascii="Consolas" w:eastAsiaTheme="minorEastAsia" w:hAnsi="Consolas" w:cs="Consolas"/>
          <w:color w:val="0000FF"/>
          <w:sz w:val="19"/>
          <w:szCs w:val="19"/>
        </w:rPr>
        <w:t>bool</w:t>
      </w:r>
      <w:r>
        <w:rPr>
          <w:rFonts w:ascii="Consolas" w:eastAsiaTheme="minorEastAsia" w:hAnsi="Consolas" w:cs="Consolas"/>
          <w:color w:val="000000"/>
          <w:sz w:val="19"/>
          <w:szCs w:val="19"/>
        </w:rPr>
        <w:t xml:space="preserve"> approx,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dest)</w:t>
      </w:r>
    </w:p>
    <w:p w14:paraId="774912E6"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4966F817"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(approx)</w:t>
      </w:r>
    </w:p>
    <w:p w14:paraId="0E4871FC"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0C498C0B"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(currPos == 0)</w:t>
      </w:r>
    </w:p>
    <w:p w14:paraId="7C8E3E03"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stopwatch.Restart();</w:t>
      </w:r>
    </w:p>
    <w:p w14:paraId="77EDE5E2"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else</w:t>
      </w:r>
    </w:p>
    <w:p w14:paraId="7C990569"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(stopwatch.Elapsed.Seconds &gt;= 10)</w:t>
      </w:r>
    </w:p>
    <w:p w14:paraId="15718628"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ans;</w:t>
      </w:r>
    </w:p>
    <w:p w14:paraId="3F346D7F"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5959671E"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8000"/>
          <w:sz w:val="19"/>
          <w:szCs w:val="19"/>
        </w:rPr>
        <w:t>//</w:t>
      </w:r>
      <w:r>
        <w:rPr>
          <w:rFonts w:ascii="Consolas" w:eastAsiaTheme="minorEastAsia" w:hAnsi="Consolas"/>
          <w:color w:val="008000"/>
          <w:sz w:val="19"/>
          <w:szCs w:val="19"/>
          <w:rtl/>
        </w:rPr>
        <w:t>אם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זה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החוליה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האחרונה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וגם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יש</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גישה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לחולית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היעד</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החוליה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הנתונה</w:t>
      </w:r>
    </w:p>
    <w:p w14:paraId="55D5DCC3"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(count == dest &amp;&amp; MatrixToTsp[currPos, dest].distance &gt; 0)</w:t>
      </w:r>
    </w:p>
    <w:p w14:paraId="08831024"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270EECC0"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r>
        <w:rPr>
          <w:rFonts w:ascii="Consolas" w:eastAsiaTheme="minorEastAsia" w:hAnsi="Consolas" w:cs="Consolas"/>
          <w:color w:val="008000"/>
          <w:sz w:val="19"/>
          <w:szCs w:val="19"/>
        </w:rPr>
        <w:t>//</w:t>
      </w:r>
      <w:r>
        <w:rPr>
          <w:rFonts w:ascii="Consolas" w:eastAsiaTheme="minorEastAsia" w:hAnsi="Consolas"/>
          <w:color w:val="008000"/>
          <w:sz w:val="19"/>
          <w:szCs w:val="19"/>
          <w:rtl/>
        </w:rPr>
        <w:t>בוחר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היעד</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הכי</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קרוב</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הקופה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שהכי</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קרובה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למיקום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שנמצא</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בו</w:t>
      </w:r>
    </w:p>
    <w:p w14:paraId="029D5A05"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iMin = BestCash(dest, lenMat, currPos, MatrixToTsp);</w:t>
      </w:r>
    </w:p>
    <w:p w14:paraId="6993243E"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cost+=  MatrixToTsp[currPos, iMin].distance; </w:t>
      </w:r>
    </w:p>
    <w:p w14:paraId="4CE241BB"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(cost &lt; ans)</w:t>
      </w:r>
    </w:p>
    <w:p w14:paraId="1F00804C"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146A385"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ans =  cost;</w:t>
      </w:r>
    </w:p>
    <w:p w14:paraId="3DFC2332"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arr[dest] = iMin;</w:t>
      </w:r>
    </w:p>
    <w:p w14:paraId="0CDF1500"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w:t>
      </w:r>
      <w:r>
        <w:rPr>
          <w:rFonts w:ascii="Consolas" w:eastAsiaTheme="minorEastAsia" w:hAnsi="Consolas"/>
          <w:color w:val="008000"/>
          <w:sz w:val="19"/>
          <w:szCs w:val="19"/>
          <w:rtl/>
        </w:rPr>
        <w:t>תעתיק</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המערך</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למערך</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התוצאה</w:t>
      </w:r>
    </w:p>
    <w:p w14:paraId="653560B0"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 = 0; i &lt; dest+1; i++)</w:t>
      </w:r>
    </w:p>
    <w:p w14:paraId="4BCB28E9"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BED5ED7"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ResultIndexes[i] = arr[i];</w:t>
      </w:r>
    </w:p>
    <w:p w14:paraId="6C5C4308"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A847D73"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7CD5BDA"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ans;</w:t>
      </w:r>
    </w:p>
    <w:p w14:paraId="5C498113"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0AE9AFAA" w14:textId="77777777" w:rsidR="00BD575D" w:rsidRDefault="00BD575D">
      <w:pPr>
        <w:shd w:val="clear" w:color="auto" w:fill="FFF2CC" w:themeFill="accent4" w:themeFillTint="33"/>
        <w:autoSpaceDE w:val="0"/>
        <w:autoSpaceDN w:val="0"/>
        <w:adjustRightInd w:val="0"/>
        <w:rPr>
          <w:rFonts w:ascii="Consolas" w:eastAsiaTheme="minorEastAsia" w:hAnsi="Consolas" w:cs="Consolas"/>
          <w:color w:val="000000"/>
          <w:sz w:val="19"/>
          <w:szCs w:val="19"/>
        </w:rPr>
      </w:pPr>
    </w:p>
    <w:p w14:paraId="4204C69A" w14:textId="77777777" w:rsidR="00BD575D" w:rsidRDefault="00BD575D">
      <w:pPr>
        <w:shd w:val="clear" w:color="auto" w:fill="FFF2CC" w:themeFill="accent4" w:themeFillTint="33"/>
        <w:autoSpaceDE w:val="0"/>
        <w:autoSpaceDN w:val="0"/>
        <w:adjustRightInd w:val="0"/>
        <w:rPr>
          <w:rFonts w:ascii="Consolas" w:eastAsiaTheme="minorEastAsia" w:hAnsi="Consolas" w:cs="Consolas"/>
          <w:color w:val="000000"/>
          <w:sz w:val="19"/>
          <w:szCs w:val="19"/>
        </w:rPr>
      </w:pPr>
    </w:p>
    <w:p w14:paraId="4C43E47A"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8000"/>
          <w:sz w:val="19"/>
          <w:szCs w:val="19"/>
        </w:rPr>
        <w:t>//</w:t>
      </w:r>
      <w:r>
        <w:rPr>
          <w:rFonts w:ascii="Consolas" w:eastAsiaTheme="minorEastAsia" w:hAnsi="Consolas"/>
          <w:color w:val="008000"/>
          <w:sz w:val="19"/>
          <w:szCs w:val="19"/>
          <w:rtl/>
        </w:rPr>
        <w:t>תעבור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על</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הטיולים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של</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הרשימה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הסמוכה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לנקודה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הנוכחית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ותגדיל</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המונה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באחד</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ותתמחר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עי</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גרף</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הסמיכויות</w:t>
      </w:r>
      <w:r>
        <w:rPr>
          <w:rFonts w:ascii="Consolas" w:eastAsiaTheme="minorEastAsia" w:hAnsi="Consolas" w:cs="Consolas"/>
          <w:color w:val="008000"/>
          <w:sz w:val="19"/>
          <w:szCs w:val="19"/>
        </w:rPr>
        <w:t xml:space="preserve"> </w:t>
      </w:r>
    </w:p>
    <w:p w14:paraId="63A0F0B0"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 = 0; i &lt;= dest; i++)</w:t>
      </w:r>
    </w:p>
    <w:p w14:paraId="303E7E02"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6874E60B"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w:t>
      </w:r>
      <w:r>
        <w:rPr>
          <w:rFonts w:ascii="Consolas" w:eastAsiaTheme="minorEastAsia" w:hAnsi="Consolas"/>
          <w:color w:val="008000"/>
          <w:sz w:val="19"/>
          <w:szCs w:val="19"/>
          <w:rtl/>
        </w:rPr>
        <w:t>אם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זה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לא</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החוליה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הנוכחית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וגם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עוד</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לא</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עברו</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שם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אז</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תעבור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שם</w:t>
      </w:r>
    </w:p>
    <w:p w14:paraId="67AA3399"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(i != dest &amp;&amp; visited[i] == </w:t>
      </w:r>
      <w:r>
        <w:rPr>
          <w:rFonts w:ascii="Consolas" w:eastAsiaTheme="minorEastAsia" w:hAnsi="Consolas" w:cs="Consolas"/>
          <w:color w:val="0000FF"/>
          <w:sz w:val="19"/>
          <w:szCs w:val="19"/>
        </w:rPr>
        <w:t>false</w:t>
      </w:r>
      <w:r>
        <w:rPr>
          <w:rFonts w:ascii="Consolas" w:eastAsiaTheme="minorEastAsia" w:hAnsi="Consolas" w:cs="Consolas"/>
          <w:color w:val="000000"/>
          <w:sz w:val="19"/>
          <w:szCs w:val="19"/>
        </w:rPr>
        <w:t xml:space="preserve"> &amp;&amp; MatrixToTsp[currPos, i].distance &gt; 0)</w:t>
      </w:r>
    </w:p>
    <w:p w14:paraId="078A5B3D"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1DAE0CA"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visited[i] = </w:t>
      </w:r>
      <w:r>
        <w:rPr>
          <w:rFonts w:ascii="Consolas" w:eastAsiaTheme="minorEastAsia" w:hAnsi="Consolas" w:cs="Consolas"/>
          <w:color w:val="0000FF"/>
          <w:sz w:val="19"/>
          <w:szCs w:val="19"/>
        </w:rPr>
        <w:t>true</w:t>
      </w:r>
      <w:r>
        <w:rPr>
          <w:rFonts w:ascii="Consolas" w:eastAsiaTheme="minorEastAsia" w:hAnsi="Consolas" w:cs="Consolas"/>
          <w:color w:val="000000"/>
          <w:sz w:val="19"/>
          <w:szCs w:val="19"/>
        </w:rPr>
        <w:t>;</w:t>
      </w:r>
    </w:p>
    <w:p w14:paraId="24EE96FA"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arr[count] = i;</w:t>
      </w:r>
    </w:p>
    <w:p w14:paraId="7022B661"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ans = OurTsp(MatrixToTsp, visited, i, lenMat, count + 1,</w:t>
      </w:r>
    </w:p>
    <w:p w14:paraId="7EBBA4F7"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cost + Convert.ToInt32(MatrixToTsp[currPos, i].distance), ans, ResultIndexes, </w:t>
      </w:r>
    </w:p>
    <w:p w14:paraId="7FB49023"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arr, approx, dest);</w:t>
      </w:r>
    </w:p>
    <w:p w14:paraId="4D0A8B05"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 Mark ith node as unvisited </w:t>
      </w:r>
    </w:p>
    <w:p w14:paraId="288425D8"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visited[i] = </w:t>
      </w:r>
      <w:r>
        <w:rPr>
          <w:rFonts w:ascii="Consolas" w:eastAsiaTheme="minorEastAsia" w:hAnsi="Consolas" w:cs="Consolas"/>
          <w:color w:val="0000FF"/>
          <w:sz w:val="19"/>
          <w:szCs w:val="19"/>
        </w:rPr>
        <w:t>false</w:t>
      </w:r>
      <w:r>
        <w:rPr>
          <w:rFonts w:ascii="Consolas" w:eastAsiaTheme="minorEastAsia" w:hAnsi="Consolas" w:cs="Consolas"/>
          <w:color w:val="000000"/>
          <w:sz w:val="19"/>
          <w:szCs w:val="19"/>
        </w:rPr>
        <w:t>;</w:t>
      </w:r>
    </w:p>
    <w:p w14:paraId="70AC9FF0"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980BD8A"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4AF41AA5"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ans;</w:t>
      </w:r>
    </w:p>
    <w:p w14:paraId="11AEF8AC" w14:textId="77777777" w:rsidR="00BD575D" w:rsidRDefault="00F31DDB">
      <w:pPr>
        <w:shd w:val="clear" w:color="auto" w:fill="FFF2CC" w:themeFill="accent4" w:themeFillTint="33"/>
        <w:bidi/>
        <w:spacing w:after="240" w:line="360" w:lineRule="auto"/>
        <w:jc w:val="right"/>
        <w:rPr>
          <w:rFonts w:ascii="Tahoma" w:hAnsi="Tahoma" w:cs="Tahoma"/>
          <w:sz w:val="22"/>
          <w:szCs w:val="22"/>
          <w:rtl/>
        </w:rPr>
      </w:pPr>
      <w:r>
        <w:rPr>
          <w:rFonts w:ascii="Consolas" w:eastAsiaTheme="minorEastAsia" w:hAnsi="Consolas" w:cs="Consolas"/>
          <w:color w:val="000000"/>
          <w:sz w:val="19"/>
          <w:szCs w:val="19"/>
        </w:rPr>
        <w:t>}</w:t>
      </w:r>
      <w:r>
        <w:rPr>
          <w:rFonts w:ascii="Tahoma" w:hAnsi="Tahoma" w:cs="Tahoma"/>
          <w:sz w:val="22"/>
          <w:szCs w:val="22"/>
          <w:rtl/>
        </w:rPr>
        <w:t xml:space="preserve"> </w:t>
      </w:r>
    </w:p>
    <w:p w14:paraId="008691F7"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פונקציית </w:t>
      </w:r>
      <w:r>
        <w:rPr>
          <w:rFonts w:ascii="Tahoma" w:hAnsi="Tahoma" w:cs="Tahoma"/>
          <w:color w:val="2B91AF"/>
          <w:sz w:val="22"/>
          <w:szCs w:val="22"/>
        </w:rPr>
        <w:t>ApproximatelyTsp</w:t>
      </w:r>
      <w:r>
        <w:rPr>
          <w:rFonts w:ascii="Tahoma" w:hAnsi="Tahoma" w:cs="Tahoma"/>
          <w:sz w:val="22"/>
          <w:szCs w:val="22"/>
          <w:rtl/>
        </w:rPr>
        <w:t xml:space="preserve"> המפעילה את  </w:t>
      </w:r>
      <w:r>
        <w:rPr>
          <w:rFonts w:ascii="Tahoma" w:hAnsi="Tahoma" w:cs="Tahoma"/>
          <w:color w:val="2B91AF"/>
          <w:sz w:val="22"/>
          <w:szCs w:val="22"/>
        </w:rPr>
        <w:t>OurTsp</w:t>
      </w:r>
      <w:r>
        <w:rPr>
          <w:rFonts w:ascii="Tahoma" w:hAnsi="Tahoma" w:cs="Tahoma"/>
          <w:sz w:val="22"/>
          <w:szCs w:val="22"/>
          <w:rtl/>
        </w:rPr>
        <w:t xml:space="preserve"> כשהמשתנה </w:t>
      </w:r>
      <w:r>
        <w:rPr>
          <w:rFonts w:ascii="Tahoma" w:hAnsi="Tahoma" w:cs="Tahoma"/>
          <w:sz w:val="22"/>
          <w:szCs w:val="22"/>
        </w:rPr>
        <w:t>approx</w:t>
      </w:r>
      <w:r>
        <w:rPr>
          <w:rFonts w:ascii="Tahoma" w:hAnsi="Tahoma" w:cs="Tahoma"/>
          <w:sz w:val="22"/>
          <w:szCs w:val="22"/>
          <w:rtl/>
        </w:rPr>
        <w:t xml:space="preserve"> הוא חיובי.</w:t>
      </w:r>
    </w:p>
    <w:p w14:paraId="459A5C0A" w14:textId="77777777"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private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ApproximatelyTsp(Cell[,] matrixToTsp, </w:t>
      </w:r>
      <w:r>
        <w:rPr>
          <w:rFonts w:ascii="Consolas" w:eastAsiaTheme="minorEastAsia" w:hAnsi="Consolas" w:cs="Consolas"/>
          <w:color w:val="0000FF"/>
          <w:sz w:val="19"/>
          <w:szCs w:val="19"/>
        </w:rPr>
        <w:t>bool</w:t>
      </w:r>
      <w:r>
        <w:rPr>
          <w:rFonts w:ascii="Consolas" w:eastAsiaTheme="minorEastAsia" w:hAnsi="Consolas" w:cs="Consolas"/>
          <w:color w:val="000000"/>
          <w:sz w:val="19"/>
          <w:szCs w:val="19"/>
        </w:rPr>
        <w:t xml:space="preserve">[] visited,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currPos,</w:t>
      </w:r>
    </w:p>
    <w:p w14:paraId="4DC9C506" w14:textId="77777777"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lenMatrix,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count,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cost,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ans,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arr,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w:t>
      </w:r>
    </w:p>
    <w:p w14:paraId="509850DE" w14:textId="77777777"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startIndex,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approximatelyWay)</w:t>
      </w:r>
    </w:p>
    <w:p w14:paraId="7E633EBE"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406B0705"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ans=OurTsp(matrixToTsp, visited, currPos, lenMatrix, count, cost, ans,arr, approximatelyWay,</w:t>
      </w:r>
      <w:r>
        <w:rPr>
          <w:rFonts w:ascii="Consolas" w:eastAsiaTheme="minorEastAsia" w:hAnsi="Consolas" w:cs="Consolas"/>
          <w:color w:val="0000FF"/>
          <w:sz w:val="19"/>
          <w:szCs w:val="19"/>
        </w:rPr>
        <w:t>true</w:t>
      </w:r>
      <w:r>
        <w:rPr>
          <w:rFonts w:ascii="Consolas" w:eastAsiaTheme="minorEastAsia" w:hAnsi="Consolas" w:cs="Consolas"/>
          <w:color w:val="000000"/>
          <w:sz w:val="19"/>
          <w:szCs w:val="19"/>
        </w:rPr>
        <w:t xml:space="preserve">,lenMatrix-1);          </w:t>
      </w:r>
    </w:p>
    <w:p w14:paraId="64F9185E"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ans;</w:t>
      </w:r>
    </w:p>
    <w:p w14:paraId="4328A7EA" w14:textId="77777777" w:rsidR="00BD575D" w:rsidRDefault="00F31DDB">
      <w:pPr>
        <w:shd w:val="clear" w:color="auto" w:fill="FFF2CC" w:themeFill="accent4" w:themeFillTint="33"/>
        <w:bidi/>
        <w:spacing w:after="240" w:line="360" w:lineRule="auto"/>
        <w:jc w:val="right"/>
        <w:rPr>
          <w:rFonts w:ascii="Consolas" w:eastAsiaTheme="minorEastAsia" w:hAnsi="Consolas" w:cs="Consolas"/>
          <w:color w:val="0000FF"/>
          <w:sz w:val="18"/>
          <w:szCs w:val="18"/>
          <w:rtl/>
        </w:rPr>
      </w:pPr>
      <w:r>
        <w:rPr>
          <w:rFonts w:ascii="Consolas" w:eastAsiaTheme="minorEastAsia" w:hAnsi="Consolas" w:cs="Consolas"/>
          <w:color w:val="000000"/>
          <w:sz w:val="19"/>
          <w:szCs w:val="19"/>
        </w:rPr>
        <w:t>}</w:t>
      </w:r>
    </w:p>
    <w:p w14:paraId="09BE86B7" w14:textId="77777777"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t xml:space="preserve">פונקציית קירוב 2: </w:t>
      </w:r>
      <w:r>
        <w:rPr>
          <w:rFonts w:ascii="Tahoma" w:hAnsi="Tahoma" w:cs="Tahoma"/>
          <w:sz w:val="22"/>
          <w:szCs w:val="22"/>
          <w:rtl/>
        </w:rPr>
        <w:t>הפתרון החמדני;</w:t>
      </w:r>
    </w:p>
    <w:p w14:paraId="6D42D1A0"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הפונקציה </w:t>
      </w:r>
      <w:r>
        <w:rPr>
          <w:rFonts w:ascii="Tahoma" w:hAnsi="Tahoma" w:cs="Tahoma"/>
          <w:color w:val="2B91AF"/>
          <w:sz w:val="22"/>
          <w:szCs w:val="22"/>
        </w:rPr>
        <w:t>Greedytsp</w:t>
      </w:r>
      <w:r>
        <w:rPr>
          <w:rFonts w:ascii="Tahoma" w:hAnsi="Tahoma" w:cs="Tahoma"/>
          <w:sz w:val="22"/>
          <w:szCs w:val="22"/>
          <w:rtl/>
        </w:rPr>
        <w:t xml:space="preserve"> מממשת אלגוריתם חמדן בשיטת השכן הקרוב שהוזכרה.</w:t>
      </w:r>
    </w:p>
    <w:p w14:paraId="3770DB57" w14:textId="77777777"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Greedytsp(Cell[,] matrixToTsp,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lenMatrix,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startIndex,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w:t>
      </w:r>
    </w:p>
    <w:p w14:paraId="7F9B67F3" w14:textId="77777777"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resultIndex,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dest)</w:t>
      </w:r>
    </w:p>
    <w:p w14:paraId="07EFE332"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8EBA9D7"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lenResult = dest + 1;</w:t>
      </w:r>
    </w:p>
    <w:p w14:paraId="23DF6B2F"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Moved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[lenResult];</w:t>
      </w:r>
    </w:p>
    <w:p w14:paraId="4D1FA7E4"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Moved[startIndex] = 1;</w:t>
      </w:r>
    </w:p>
    <w:p w14:paraId="5278AA0C"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Path = 0;</w:t>
      </w:r>
    </w:p>
    <w:p w14:paraId="7A206E7D"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currentIndex = startIndex;</w:t>
      </w:r>
    </w:p>
    <w:p w14:paraId="493BB356"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min=0;</w:t>
      </w:r>
    </w:p>
    <w:p w14:paraId="125BC2E3"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minIndex = -1;</w:t>
      </w:r>
    </w:p>
    <w:p w14:paraId="65502D5E"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resultIndex[0] = startIndex;</w:t>
      </w:r>
    </w:p>
    <w:p w14:paraId="4FE9641C"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j = 0; j &lt;dest-1; j++)</w:t>
      </w:r>
    </w:p>
    <w:p w14:paraId="47B274C4"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43660F1"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min =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.MaxValue;</w:t>
      </w:r>
    </w:p>
    <w:p w14:paraId="5531B9F1"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 = 0; i &lt; dest; i++)</w:t>
      </w:r>
    </w:p>
    <w:p w14:paraId="6FB73BD3"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37EEF5B"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(Moved[i] != 1 &amp;&amp; matrixToTsp[currentIndex, i].distance != 0)</w:t>
      </w:r>
    </w:p>
    <w:p w14:paraId="17B170DE"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(min &gt; matrixToTsp[currentIndex, i].distance)</w:t>
      </w:r>
    </w:p>
    <w:p w14:paraId="0D43C354"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BA91659"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min = matrixToTsp[currentIndex, i].distance;</w:t>
      </w:r>
    </w:p>
    <w:p w14:paraId="20CB5450"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minIndex = i;</w:t>
      </w:r>
    </w:p>
    <w:p w14:paraId="336E3DD5"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746D3C5"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336F9AA"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resultIndex[j + 1] = minIndex;</w:t>
      </w:r>
    </w:p>
    <w:p w14:paraId="4F14EB70"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currentIndex = minIndex;</w:t>
      </w:r>
    </w:p>
    <w:p w14:paraId="70990B1D"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Moved[currentIndex] = 1;</w:t>
      </w:r>
    </w:p>
    <w:p w14:paraId="3A4C5929"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Path += min;</w:t>
      </w:r>
    </w:p>
    <w:p w14:paraId="1E055D07"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ECE94EF"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//TODO: </w:t>
      </w:r>
      <w:r>
        <w:rPr>
          <w:rFonts w:ascii="Consolas" w:eastAsiaTheme="minorEastAsia" w:hAnsi="Consolas"/>
          <w:color w:val="008000"/>
          <w:sz w:val="19"/>
          <w:szCs w:val="19"/>
          <w:rtl/>
        </w:rPr>
        <w:t>לבחור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נקודת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סיום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אופטימלית</w:t>
      </w:r>
    </w:p>
    <w:p w14:paraId="663461EC"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iMin = BestCash(dest, lenMatrix, currentIndex, matrixToTsp);</w:t>
      </w:r>
    </w:p>
    <w:p w14:paraId="029D976B"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resultIndex[dest] = iMin;</w:t>
      </w:r>
    </w:p>
    <w:p w14:paraId="72C6A0EF"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Path += matrixToTsp[currentIndex, iMin].distance;</w:t>
      </w:r>
    </w:p>
    <w:p w14:paraId="4918F274"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Path;</w:t>
      </w:r>
    </w:p>
    <w:p w14:paraId="5D1A1FD6" w14:textId="77777777" w:rsidR="00BD575D" w:rsidRDefault="00F31DDB">
      <w:pPr>
        <w:shd w:val="clear" w:color="auto" w:fill="FFF2CC" w:themeFill="accent4" w:themeFillTint="33"/>
        <w:bidi/>
        <w:spacing w:after="240" w:line="360" w:lineRule="auto"/>
        <w:jc w:val="right"/>
        <w:rPr>
          <w:rFonts w:ascii="Consolas" w:eastAsiaTheme="minorEastAsia" w:hAnsi="Consolas" w:cs="Consolas"/>
          <w:color w:val="0000FF"/>
          <w:sz w:val="19"/>
          <w:szCs w:val="19"/>
          <w:rtl/>
        </w:rPr>
      </w:pPr>
      <w:r>
        <w:rPr>
          <w:rFonts w:ascii="Consolas" w:eastAsiaTheme="minorEastAsia" w:hAnsi="Consolas" w:cs="Consolas"/>
          <w:color w:val="000000"/>
          <w:sz w:val="19"/>
          <w:szCs w:val="19"/>
        </w:rPr>
        <w:t xml:space="preserve">        }</w:t>
      </w:r>
    </w:p>
    <w:p w14:paraId="4E442A76"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 xml:space="preserve">פונקציית קירוב 3: </w:t>
      </w:r>
      <w:r>
        <w:rPr>
          <w:rFonts w:ascii="Tahoma" w:hAnsi="Tahoma" w:cs="Tahoma"/>
          <w:sz w:val="22"/>
          <w:szCs w:val="22"/>
          <w:rtl/>
        </w:rPr>
        <w:t>הפתרון הרנדומלי;</w:t>
      </w:r>
    </w:p>
    <w:p w14:paraId="281DC2EA"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הפונקציה </w:t>
      </w:r>
      <w:r>
        <w:rPr>
          <w:rFonts w:ascii="Tahoma" w:hAnsi="Tahoma" w:cs="Tahoma"/>
          <w:color w:val="2B91AF"/>
          <w:sz w:val="22"/>
          <w:szCs w:val="22"/>
        </w:rPr>
        <w:t>RandomTsp</w:t>
      </w:r>
      <w:r>
        <w:rPr>
          <w:rFonts w:ascii="Tahoma" w:hAnsi="Tahoma" w:cs="Tahoma"/>
          <w:sz w:val="22"/>
          <w:szCs w:val="22"/>
          <w:rtl/>
        </w:rPr>
        <w:t xml:space="preserve"> משתמשת גם היא ב </w:t>
      </w:r>
      <w:r>
        <w:rPr>
          <w:rFonts w:ascii="Tahoma" w:hAnsi="Tahoma" w:cs="Tahoma"/>
          <w:color w:val="000000"/>
          <w:sz w:val="22"/>
          <w:szCs w:val="22"/>
        </w:rPr>
        <w:t>Stopwatch</w:t>
      </w:r>
      <w:r>
        <w:rPr>
          <w:rFonts w:ascii="Tahoma" w:hAnsi="Tahoma" w:cs="Tahoma"/>
          <w:sz w:val="22"/>
          <w:szCs w:val="22"/>
          <w:rtl/>
        </w:rPr>
        <w:t xml:space="preserve"> להגבלת זמן. משימתה בעצם להגריל מסלולים אפשריים בטווח הזמן הקצוב כאשר כל הגרלה מושווית להגרלה שאחריה וזו האופטימלית יותר ממשיכה לסיבוב הבא. </w:t>
      </w:r>
    </w:p>
    <w:p w14:paraId="18CB60E1"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הרציונל שעומד מאחורי רעיון הניחושים (שעשוי אולי להשמע די אוילי) הוא לספק פתרון המקביל-משלים את הפתרון המוגבל, ה-</w:t>
      </w:r>
      <w:r>
        <w:rPr>
          <w:rFonts w:ascii="Tahoma" w:hAnsi="Tahoma" w:cs="Tahoma"/>
          <w:color w:val="2B91AF"/>
          <w:sz w:val="22"/>
          <w:szCs w:val="22"/>
        </w:rPr>
        <w:t>approximatelyTsp</w:t>
      </w:r>
      <w:r>
        <w:rPr>
          <w:rFonts w:ascii="Tahoma" w:hAnsi="Tahoma" w:cs="Tahoma"/>
          <w:sz w:val="22"/>
          <w:szCs w:val="22"/>
          <w:rtl/>
        </w:rPr>
        <w:t>.</w:t>
      </w:r>
    </w:p>
    <w:p w14:paraId="4D50515C"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בשימוש ב-</w:t>
      </w:r>
      <w:r>
        <w:rPr>
          <w:rFonts w:ascii="Tahoma" w:hAnsi="Tahoma" w:cs="Tahoma"/>
          <w:color w:val="000000"/>
          <w:sz w:val="22"/>
          <w:szCs w:val="22"/>
        </w:rPr>
        <w:t xml:space="preserve"> </w:t>
      </w:r>
      <w:r>
        <w:rPr>
          <w:rFonts w:ascii="Tahoma" w:hAnsi="Tahoma" w:cs="Tahoma"/>
          <w:color w:val="2B91AF"/>
          <w:sz w:val="22"/>
          <w:szCs w:val="22"/>
        </w:rPr>
        <w:t>approximatelyTsp</w:t>
      </w:r>
      <w:r>
        <w:rPr>
          <w:rFonts w:ascii="Tahoma" w:hAnsi="Tahoma" w:cs="Tahoma"/>
          <w:color w:val="2B91AF"/>
          <w:sz w:val="22"/>
          <w:szCs w:val="22"/>
          <w:rtl/>
        </w:rPr>
        <w:t>יתבצע</w:t>
      </w:r>
      <w:r>
        <w:rPr>
          <w:rFonts w:ascii="Tahoma" w:hAnsi="Tahoma" w:cs="Tahoma"/>
          <w:sz w:val="22"/>
          <w:szCs w:val="22"/>
          <w:rtl/>
        </w:rPr>
        <w:t xml:space="preserve"> חיפוש מסלול אופטימלי לפי הסדר, תוך בדיקת האפשרויות הראשונות, עד לעצירה.</w:t>
      </w:r>
    </w:p>
    <w:p w14:paraId="1D4E040D"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במידה והפתרון האופטימלי האמיתי מצוי דווקא לא לפי הסדר, יש סיכוי שלא יצליחו להגיע אליו מספיק מהר. לכן חיוני להשתמש באלגוריתם רנדומלי שאמנם הוא יוצא מחוץ לקופסא, אך יכול להשלים ולהגיע לפתרון אופטימלי שהפונקציה המוגבלת הקודמת לא הגיעה אליו. ואכן פתרונותיו יכולים להיטיב את התוצאות.</w:t>
      </w:r>
      <w:r>
        <w:rPr>
          <w:rFonts w:ascii="Tahoma" w:hAnsi="Tahoma" w:cs="Tahoma" w:hint="cs"/>
          <w:sz w:val="22"/>
          <w:szCs w:val="22"/>
          <w:rtl/>
        </w:rPr>
        <w:t xml:space="preserve"> הסבר מפורט על כך מובא לעיל אודות בעיות </w:t>
      </w:r>
      <w:r>
        <w:rPr>
          <w:rFonts w:ascii="Tahoma" w:hAnsi="Tahoma" w:cs="Tahoma" w:hint="cs"/>
          <w:sz w:val="22"/>
          <w:szCs w:val="22"/>
        </w:rPr>
        <w:t xml:space="preserve">NP </w:t>
      </w:r>
      <w:r>
        <w:rPr>
          <w:rFonts w:ascii="Tahoma" w:hAnsi="Tahoma" w:cs="Tahoma" w:hint="cs"/>
          <w:sz w:val="22"/>
          <w:szCs w:val="22"/>
          <w:rtl/>
        </w:rPr>
        <w:t>-קשות.</w:t>
      </w:r>
    </w:p>
    <w:p w14:paraId="54FE2117"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הפונקציה </w:t>
      </w:r>
      <w:r>
        <w:rPr>
          <w:rFonts w:ascii="Tahoma" w:hAnsi="Tahoma" w:cs="Tahoma"/>
          <w:color w:val="2B91AF"/>
          <w:sz w:val="22"/>
          <w:szCs w:val="22"/>
        </w:rPr>
        <w:t>ManagerandomTsp</w:t>
      </w:r>
      <w:r>
        <w:rPr>
          <w:rFonts w:ascii="Tahoma" w:hAnsi="Tahoma" w:cs="Tahoma"/>
          <w:sz w:val="22"/>
          <w:szCs w:val="22"/>
          <w:rtl/>
        </w:rPr>
        <w:t xml:space="preserve"> מפעילה בלולאה את </w:t>
      </w:r>
      <w:r>
        <w:rPr>
          <w:rFonts w:ascii="Tahoma" w:hAnsi="Tahoma" w:cs="Tahoma"/>
          <w:color w:val="2B91AF"/>
          <w:sz w:val="22"/>
          <w:szCs w:val="22"/>
        </w:rPr>
        <w:t>RandomTsp</w:t>
      </w:r>
      <w:r>
        <w:rPr>
          <w:rFonts w:ascii="Tahoma" w:hAnsi="Tahoma" w:cs="Tahoma"/>
          <w:sz w:val="22"/>
          <w:szCs w:val="22"/>
          <w:rtl/>
        </w:rPr>
        <w:t>, דואגת לשמור את תוצאות המסלול המוגרל בה בכל פעם, ותמיד מחזיקה את המסלול הטוב ביותר שהוגרל עד כה. בדרך זו תוכל להחזיר בסיום הריצה (בתום הזמן) את המסלול האופטימלי.</w:t>
      </w:r>
      <w:r>
        <w:rPr>
          <w:rFonts w:ascii="Tahoma" w:hAnsi="Tahoma" w:cs="Tahoma" w:hint="cs"/>
          <w:sz w:val="22"/>
          <w:szCs w:val="22"/>
          <w:rtl/>
        </w:rPr>
        <w:t xml:space="preserve">                  </w:t>
      </w:r>
    </w:p>
    <w:p w14:paraId="34485C4D" w14:textId="77777777"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private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ManagerandomTsp(Cell[,] matrixToTsp,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lenMatrix,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w:t>
      </w:r>
    </w:p>
    <w:p w14:paraId="5709D3DB" w14:textId="77777777"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startIndex,</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dest,</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randomyWay,</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 BestRandomWay)</w:t>
      </w:r>
    </w:p>
    <w:p w14:paraId="2F116941"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9FF9D48"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ans =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.MaxValue, temp;</w:t>
      </w:r>
    </w:p>
    <w:p w14:paraId="6E41B59C"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stopwatch.Restart();</w:t>
      </w:r>
    </w:p>
    <w:p w14:paraId="69E1156F"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while</w:t>
      </w:r>
      <w:r>
        <w:rPr>
          <w:rFonts w:ascii="Consolas" w:eastAsiaTheme="minorEastAsia" w:hAnsi="Consolas" w:cs="Consolas"/>
          <w:color w:val="000000"/>
          <w:sz w:val="19"/>
          <w:szCs w:val="19"/>
        </w:rPr>
        <w:t xml:space="preserve"> (stopwatch.Elapsed.Seconds &lt; 10)</w:t>
      </w:r>
    </w:p>
    <w:p w14:paraId="7B003596"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214BBC5"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temp = RandomTsp(matrixToTsp, lenMatrix, startIndex,dest, randomyWay);</w:t>
      </w:r>
    </w:p>
    <w:p w14:paraId="00744D36"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(temp &lt; ans)</w:t>
      </w:r>
    </w:p>
    <w:p w14:paraId="08C2BF87"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23A4648"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ans = temp;</w:t>
      </w:r>
    </w:p>
    <w:p w14:paraId="00A70BE5"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 = 0; i &lt; randomyWay.Length; i++)</w:t>
      </w:r>
    </w:p>
    <w:p w14:paraId="237FEFDA"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E213AFF"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BestRandomWay[i]=randomyWay[i];                       </w:t>
      </w:r>
    </w:p>
    <w:p w14:paraId="5BE1508E"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DDC449B"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640D32A"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FF1B89D"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ans;</w:t>
      </w:r>
    </w:p>
    <w:p w14:paraId="27444E61" w14:textId="77777777" w:rsidR="00BD575D" w:rsidRDefault="00BD575D">
      <w:pPr>
        <w:shd w:val="clear" w:color="auto" w:fill="FFF2CC" w:themeFill="accent4" w:themeFillTint="33"/>
        <w:autoSpaceDE w:val="0"/>
        <w:autoSpaceDN w:val="0"/>
        <w:adjustRightInd w:val="0"/>
        <w:rPr>
          <w:rFonts w:ascii="Consolas" w:eastAsiaTheme="minorEastAsia" w:hAnsi="Consolas" w:cs="Consolas"/>
          <w:color w:val="000000"/>
          <w:sz w:val="19"/>
          <w:szCs w:val="19"/>
        </w:rPr>
      </w:pPr>
    </w:p>
    <w:p w14:paraId="027FB616"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8790B1B" w14:textId="77777777" w:rsidR="00BD575D" w:rsidRDefault="00BD575D">
      <w:pPr>
        <w:shd w:val="clear" w:color="auto" w:fill="FFF2CC" w:themeFill="accent4" w:themeFillTint="33"/>
        <w:autoSpaceDE w:val="0"/>
        <w:autoSpaceDN w:val="0"/>
        <w:adjustRightInd w:val="0"/>
        <w:rPr>
          <w:rFonts w:ascii="Consolas" w:eastAsiaTheme="minorEastAsia" w:hAnsi="Consolas" w:cs="Consolas"/>
          <w:color w:val="000000"/>
          <w:sz w:val="19"/>
          <w:szCs w:val="19"/>
        </w:rPr>
      </w:pPr>
    </w:p>
    <w:p w14:paraId="56AC15F4" w14:textId="77777777"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private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RandomTsp(Cell[,]matrixToTsp,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lenMatrix,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startIndex,</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w:t>
      </w:r>
    </w:p>
    <w:p w14:paraId="22D307E3" w14:textId="77777777"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dest,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randomyWay)</w:t>
      </w:r>
    </w:p>
    <w:p w14:paraId="14E24591"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79384B2"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 = 0; i &lt; dest+1; i++)</w:t>
      </w:r>
    </w:p>
    <w:p w14:paraId="01568346"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EF6C967"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randomyWay[i] = -1;</w:t>
      </w:r>
    </w:p>
    <w:p w14:paraId="0C995E5F"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2C61B61"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ans = 0;</w:t>
      </w:r>
    </w:p>
    <w:p w14:paraId="35155346"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Random rnd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Random();</w:t>
      </w:r>
    </w:p>
    <w:p w14:paraId="0E2861CD"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matrixIndex=1;</w:t>
      </w:r>
    </w:p>
    <w:p w14:paraId="3E3C9FE2"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randomyWay[0] = startIndex;</w:t>
      </w:r>
    </w:p>
    <w:p w14:paraId="36CE7399"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randomIndex = startIndex, prev;</w:t>
      </w:r>
    </w:p>
    <w:p w14:paraId="29358DE6"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 = 1; i &lt; dest; i++)</w:t>
      </w:r>
    </w:p>
    <w:p w14:paraId="069177D1"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5AE3670"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prev = randomIndex;</w:t>
      </w:r>
    </w:p>
    <w:p w14:paraId="576B324A"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while</w:t>
      </w:r>
      <w:r>
        <w:rPr>
          <w:rFonts w:ascii="Consolas" w:eastAsiaTheme="minorEastAsia" w:hAnsi="Consolas" w:cs="Consolas"/>
          <w:color w:val="000000"/>
          <w:sz w:val="19"/>
          <w:szCs w:val="19"/>
        </w:rPr>
        <w:t xml:space="preserve"> (randomyWay[randomIndex]!=-1)</w:t>
      </w:r>
    </w:p>
    <w:p w14:paraId="46752549"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randomIndex = rnd.Next(1, dest);</w:t>
      </w:r>
    </w:p>
    <w:p w14:paraId="17244AA6"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randomyWay[randomIndex] = matrixIndex++;</w:t>
      </w:r>
    </w:p>
    <w:p w14:paraId="66506FB6"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ans += matrixToTsp[prev, randomIndex].distance;</w:t>
      </w:r>
    </w:p>
    <w:p w14:paraId="36DA75CE"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5E62DC2" w14:textId="77777777" w:rsidR="00BD575D" w:rsidRDefault="00BD575D">
      <w:pPr>
        <w:shd w:val="clear" w:color="auto" w:fill="FFF2CC" w:themeFill="accent4" w:themeFillTint="33"/>
        <w:autoSpaceDE w:val="0"/>
        <w:autoSpaceDN w:val="0"/>
        <w:adjustRightInd w:val="0"/>
        <w:rPr>
          <w:rFonts w:ascii="Consolas" w:eastAsiaTheme="minorEastAsia" w:hAnsi="Consolas" w:cs="Consolas"/>
          <w:color w:val="000000"/>
          <w:sz w:val="19"/>
          <w:szCs w:val="19"/>
        </w:rPr>
      </w:pPr>
    </w:p>
    <w:p w14:paraId="1A766816"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 </w:t>
      </w:r>
      <w:r>
        <w:rPr>
          <w:rFonts w:ascii="Consolas" w:eastAsiaTheme="minorEastAsia" w:hAnsi="Consolas"/>
          <w:color w:val="008000"/>
          <w:sz w:val="19"/>
          <w:szCs w:val="19"/>
          <w:rtl/>
        </w:rPr>
        <w:t>לבחור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נקודת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סיום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אופטימלית</w:t>
      </w:r>
    </w:p>
    <w:p w14:paraId="4B83CA2A"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iMin = BestCash(dest, lenMatrix, randomIndex, matrixToTsp);</w:t>
      </w:r>
    </w:p>
    <w:p w14:paraId="19EF939D"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randomyWay[dest] = iMin;</w:t>
      </w:r>
    </w:p>
    <w:p w14:paraId="16FEA629"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ans +=  matrixToTsp[randomIndex, iMin].distance;</w:t>
      </w:r>
    </w:p>
    <w:p w14:paraId="4239283E"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ans;        </w:t>
      </w:r>
    </w:p>
    <w:p w14:paraId="25C9B8F4" w14:textId="77777777" w:rsidR="00BD575D" w:rsidRDefault="00F31DDB">
      <w:pPr>
        <w:shd w:val="clear" w:color="auto" w:fill="FFF2CC" w:themeFill="accent4" w:themeFillTint="33"/>
        <w:bidi/>
        <w:spacing w:after="240" w:line="360" w:lineRule="auto"/>
        <w:jc w:val="right"/>
        <w:rPr>
          <w:rFonts w:ascii="Tahoma" w:hAnsi="Tahoma" w:cs="Tahoma"/>
          <w:sz w:val="22"/>
          <w:szCs w:val="22"/>
          <w:rtl/>
        </w:rPr>
      </w:pPr>
      <w:r>
        <w:rPr>
          <w:rFonts w:ascii="Consolas" w:eastAsiaTheme="minorEastAsia" w:hAnsi="Consolas" w:cs="Consolas"/>
          <w:color w:val="000000"/>
          <w:sz w:val="19"/>
          <w:szCs w:val="19"/>
        </w:rPr>
        <w:t>}</w:t>
      </w:r>
      <w:r>
        <w:rPr>
          <w:rFonts w:ascii="Tahoma" w:hAnsi="Tahoma" w:cs="Tahoma"/>
          <w:sz w:val="22"/>
          <w:szCs w:val="22"/>
        </w:rPr>
        <w:br w:type="page"/>
      </w:r>
    </w:p>
    <w:p w14:paraId="46C927BB" w14:textId="77777777" w:rsidR="00BD575D" w:rsidRDefault="00F31DDB">
      <w:pPr>
        <w:pStyle w:val="1"/>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pPr>
      <w:bookmarkStart w:id="2680" w:name="_Toc42553084"/>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lastRenderedPageBreak/>
        <w:t>תחומי לוגיקה נוספים</w:t>
      </w:r>
      <w:bookmarkEnd w:id="2680"/>
    </w:p>
    <w:p w14:paraId="2E060887" w14:textId="77777777" w:rsidR="00BD575D" w:rsidRDefault="00F31DDB">
      <w:pPr>
        <w:bidi/>
        <w:spacing w:after="240" w:line="360" w:lineRule="auto"/>
        <w:rPr>
          <w:rFonts w:ascii="Tahoma" w:hAnsi="Tahoma" w:cs="Tahoma"/>
          <w:b/>
          <w:bCs/>
          <w:color w:val="808080" w:themeColor="background1" w:themeShade="80"/>
          <w:sz w:val="22"/>
          <w:szCs w:val="22"/>
          <w:u w:val="single"/>
          <w:rtl/>
        </w:rPr>
      </w:pPr>
      <w:bookmarkStart w:id="2681" w:name="_Toc39972187"/>
      <w:r>
        <w:rPr>
          <w:rFonts w:ascii="Tahoma" w:hAnsi="Tahoma" w:cs="Tahoma" w:hint="cs"/>
          <w:b/>
          <w:bCs/>
          <w:color w:val="808080" w:themeColor="background1" w:themeShade="80"/>
          <w:sz w:val="22"/>
          <w:szCs w:val="22"/>
          <w:u w:val="single"/>
        </w:rPr>
        <w:t>A</w:t>
      </w:r>
      <w:r>
        <w:rPr>
          <w:rFonts w:ascii="Tahoma" w:hAnsi="Tahoma" w:cs="Tahoma"/>
          <w:b/>
          <w:bCs/>
          <w:color w:val="808080" w:themeColor="background1" w:themeShade="80"/>
          <w:sz w:val="22"/>
          <w:szCs w:val="22"/>
          <w:u w:val="single"/>
        </w:rPr>
        <w:t>lias</w:t>
      </w:r>
      <w:bookmarkEnd w:id="2681"/>
    </w:p>
    <w:p w14:paraId="3881E37B"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כשלקוח מזין את רשימת הקניות שלו, הוא זקוק לממשק נוח, חכם ומהיר, שלא ידרוש ממנו מאמץ וזמן רב. </w:t>
      </w:r>
    </w:p>
    <w:p w14:paraId="6A00C79D"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בממשק שפיתחנו הלקוח מתחיל להקיש את שם המוצר, ומקבל אופציות להשלמה שמסוננות לפי הטקסט שמקיש. הבעיה היא שהלקוח אינו יודע את הכינוי שבעלי החנות הגדירו לכל מוצר [הלקוח מקיש 'אבקת שוקו' אך שם המוצר הוא 'שוקולית'].</w:t>
      </w:r>
    </w:p>
    <w:p w14:paraId="3AF6BB63"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חיפוש חכם ושימוש בספריות שונות יכול אולי לפתור את העניין, אך היות שנקודה זו אינה נקודה מרכזית בפרויקט שלנו, אך בכל זאת נרצה לתת אפשרות לחיפוש נוח, הטלנו את התפקיד על בעלי החנויות, שאחראיים על הזנת הנתונים. נתונים אלו הם שיתופיים, כלומר, כלל בעלי החנויות יוכלו להשתמש בנתונים שהוזנו ע"י בעל חנות.</w:t>
      </w:r>
    </w:p>
    <w:p w14:paraId="267F8747"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במסד הנתונים הוספנו טבלה בשם </w:t>
      </w:r>
      <w:r>
        <w:rPr>
          <w:rFonts w:ascii="Tahoma" w:hAnsi="Tahoma" w:cs="Tahoma"/>
          <w:color w:val="2B91AF"/>
          <w:sz w:val="22"/>
          <w:szCs w:val="22"/>
          <w:rtl/>
        </w:rPr>
        <w:t>'</w:t>
      </w:r>
      <w:r>
        <w:rPr>
          <w:rFonts w:ascii="Tahoma" w:hAnsi="Tahoma" w:cs="Tahoma"/>
          <w:color w:val="2B91AF"/>
          <w:sz w:val="22"/>
          <w:szCs w:val="22"/>
        </w:rPr>
        <w:t>Alias</w:t>
      </w:r>
      <w:r>
        <w:rPr>
          <w:rFonts w:ascii="Tahoma" w:hAnsi="Tahoma" w:cs="Tahoma"/>
          <w:color w:val="2B91AF"/>
          <w:sz w:val="22"/>
          <w:szCs w:val="22"/>
          <w:rtl/>
        </w:rPr>
        <w:t>'</w:t>
      </w:r>
      <w:r>
        <w:rPr>
          <w:rFonts w:ascii="Tahoma" w:hAnsi="Tahoma" w:cs="Tahoma"/>
          <w:sz w:val="22"/>
          <w:szCs w:val="22"/>
          <w:rtl/>
        </w:rPr>
        <w:t>, בטבלה זו קיימים כל שמות המוצרים. לכל מוצר במערכת יש שם ראשי, וכן יש רשימת כינויים נוספים.</w:t>
      </w:r>
    </w:p>
    <w:p w14:paraId="05757F1F"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כשלקוח בוחר חנות, התוכנית מבקשת מהשרת את כל הכינויים [הראשיים והמשניים] שקיימים בחנות. היות שמאגר הנתונים משותף, ניתן לשער שלכל מוצר ישנם כינויים רבים, וכך הלקוח כותב את הרשימה בשפתו והמערכת תוכל 'להבין' למה כוונתו.</w:t>
      </w:r>
    </w:p>
    <w:p w14:paraId="079A70F4" w14:textId="77777777" w:rsidR="00BD575D" w:rsidRDefault="00F31DDB">
      <w:pPr>
        <w:bidi/>
        <w:spacing w:after="240" w:line="360" w:lineRule="auto"/>
        <w:rPr>
          <w:rFonts w:ascii="Tahoma" w:hAnsi="Tahoma" w:cs="Tahoma"/>
          <w:b/>
          <w:bCs/>
          <w:color w:val="808080" w:themeColor="background1" w:themeShade="80"/>
          <w:sz w:val="22"/>
          <w:szCs w:val="22"/>
          <w:u w:val="single"/>
          <w:rtl/>
        </w:rPr>
      </w:pPr>
      <w:bookmarkStart w:id="2682" w:name="_Toc39972188"/>
      <w:r>
        <w:rPr>
          <w:rFonts w:ascii="Tahoma" w:hAnsi="Tahoma" w:cs="Tahoma"/>
          <w:b/>
          <w:bCs/>
          <w:color w:val="808080" w:themeColor="background1" w:themeShade="80"/>
          <w:sz w:val="22"/>
          <w:szCs w:val="22"/>
          <w:u w:val="single"/>
          <w:rtl/>
        </w:rPr>
        <w:t>מחלקות</w:t>
      </w:r>
      <w:bookmarkEnd w:id="2682"/>
    </w:p>
    <w:p w14:paraId="4AEBE5F4"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כיון שהתכנית דינאמית, אפשרנו לבעל החנות למקם כל מוצר בכל מקום ללא הגבלת מחלקות. מבחינת המערכת- הטיפול במחלקות מיותר, אך יצרנו אותו לתצוגת המשתמש.</w:t>
      </w:r>
    </w:p>
    <w:p w14:paraId="56E1AD03"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בטבלת </w:t>
      </w:r>
      <w:r>
        <w:rPr>
          <w:rFonts w:ascii="Tahoma" w:hAnsi="Tahoma" w:cs="Tahoma"/>
          <w:color w:val="2B91AF"/>
          <w:sz w:val="22"/>
          <w:szCs w:val="22"/>
        </w:rPr>
        <w:t>Alias</w:t>
      </w:r>
      <w:r>
        <w:rPr>
          <w:rFonts w:ascii="Tahoma" w:hAnsi="Tahoma" w:cs="Tahoma"/>
          <w:sz w:val="22"/>
          <w:szCs w:val="22"/>
          <w:rtl/>
        </w:rPr>
        <w:t xml:space="preserve"> ישנו ערך </w:t>
      </w:r>
      <w:r>
        <w:rPr>
          <w:rFonts w:ascii="Tahoma" w:hAnsi="Tahoma" w:cs="Tahoma"/>
          <w:color w:val="2B91AF"/>
          <w:sz w:val="22"/>
          <w:szCs w:val="22"/>
        </w:rPr>
        <w:t>parent</w:t>
      </w:r>
      <w:r>
        <w:rPr>
          <w:rFonts w:ascii="Tahoma" w:hAnsi="Tahoma" w:cs="Tahoma"/>
          <w:sz w:val="22"/>
          <w:szCs w:val="22"/>
          <w:rtl/>
        </w:rPr>
        <w:t xml:space="preserve"> המכיל עבור כל כינוי ילד קוד כינוי אחר, של אביו. הדבר מאפשר יכולות רבות- קינון היררכי של כינויים, כך שכאשר מקשרים כינוי למוצר יודעים עליו דברים רבים [כששייכתי ל'שוש' את ההורה 'במבה' אני יודעת עליו שהוא מכיל בוטנים, חטיף, חטיף מלוח, ממתק, וכו'].</w:t>
      </w:r>
    </w:p>
    <w:p w14:paraId="2AB73118"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אפשרויות אלו אנו נותנות כ'אופציה לפיתוח עתידי'. למעשה, הלקוח אינו חשוף לצורת שמירת הנתונים. </w:t>
      </w:r>
      <w:r>
        <w:rPr>
          <w:rFonts w:ascii="Tahoma" w:hAnsi="Tahoma" w:cs="Tahoma" w:hint="cs"/>
          <w:sz w:val="22"/>
          <w:szCs w:val="22"/>
          <w:rtl/>
        </w:rPr>
        <w:t>מבחינת התצוגה קיימת הפרדה מוחלטת בין המחלקות לשאר שמות המוצרים.</w:t>
      </w:r>
    </w:p>
    <w:p w14:paraId="50E339DD"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כרגע הכינויים מתחלקים ל-2: כינויים שה</w:t>
      </w:r>
      <w:r>
        <w:rPr>
          <w:rFonts w:ascii="Tahoma" w:hAnsi="Tahoma" w:cs="Tahoma" w:hint="cs"/>
          <w:sz w:val="22"/>
          <w:szCs w:val="22"/>
          <w:rtl/>
        </w:rPr>
        <w:t>-</w:t>
      </w:r>
      <w:r>
        <w:rPr>
          <w:rFonts w:ascii="Tahoma" w:hAnsi="Tahoma" w:cs="Tahoma"/>
          <w:color w:val="2B91AF"/>
          <w:sz w:val="22"/>
          <w:szCs w:val="22"/>
        </w:rPr>
        <w:t>parent</w:t>
      </w:r>
      <w:r>
        <w:rPr>
          <w:rFonts w:ascii="Tahoma" w:hAnsi="Tahoma" w:cs="Tahoma"/>
          <w:sz w:val="22"/>
          <w:szCs w:val="22"/>
          <w:rtl/>
        </w:rPr>
        <w:t xml:space="preserve"> שלהם ריק - והם כינויים למחלקות, ובשאר הכינויים ב</w:t>
      </w:r>
      <w:r>
        <w:rPr>
          <w:rFonts w:ascii="Tahoma" w:hAnsi="Tahoma" w:cs="Tahoma"/>
          <w:color w:val="2B91AF"/>
          <w:sz w:val="22"/>
          <w:szCs w:val="22"/>
        </w:rPr>
        <w:t>parent</w:t>
      </w:r>
      <w:r>
        <w:rPr>
          <w:rFonts w:ascii="Tahoma" w:hAnsi="Tahoma" w:cs="Tahoma"/>
          <w:sz w:val="22"/>
          <w:szCs w:val="22"/>
        </w:rPr>
        <w:t xml:space="preserve"> </w:t>
      </w:r>
      <w:r>
        <w:rPr>
          <w:rFonts w:ascii="Tahoma" w:hAnsi="Tahoma" w:cs="Tahoma"/>
          <w:sz w:val="22"/>
          <w:szCs w:val="22"/>
          <w:rtl/>
        </w:rPr>
        <w:t xml:space="preserve"> יש קוד כינוי מהסוג הראשון.</w:t>
      </w:r>
    </w:p>
    <w:p w14:paraId="382FAC73"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lastRenderedPageBreak/>
        <w:t xml:space="preserve">בעל החנות יכול לשמור כינויים לקירות, </w:t>
      </w:r>
      <w:r>
        <w:rPr>
          <w:rFonts w:ascii="Tahoma" w:hAnsi="Tahoma" w:cs="Tahoma" w:hint="cs"/>
          <w:sz w:val="22"/>
          <w:szCs w:val="22"/>
          <w:rtl/>
        </w:rPr>
        <w:t>לסטנדים</w:t>
      </w:r>
      <w:r>
        <w:rPr>
          <w:rFonts w:ascii="Tahoma" w:hAnsi="Tahoma" w:cs="Tahoma"/>
          <w:sz w:val="22"/>
          <w:szCs w:val="22"/>
          <w:rtl/>
        </w:rPr>
        <w:t xml:space="preserve"> ולמדפים. כינויים אלו יהיו מסוג 'מחלקה'. נשתמש במידע זה לתצוגת החנות.</w:t>
      </w:r>
      <w:r>
        <w:rPr>
          <w:rFonts w:ascii="Tahoma" w:hAnsi="Tahoma" w:cs="Tahoma" w:hint="cs"/>
          <w:sz w:val="22"/>
          <w:szCs w:val="22"/>
          <w:rtl/>
        </w:rPr>
        <w:t xml:space="preserve"> למחלקות קיים שדה '</w:t>
      </w:r>
      <w:r>
        <w:rPr>
          <w:rFonts w:ascii="Tahoma" w:hAnsi="Tahoma" w:cs="Tahoma"/>
          <w:sz w:val="22"/>
          <w:szCs w:val="22"/>
        </w:rPr>
        <w:t>Color</w:t>
      </w:r>
      <w:r>
        <w:rPr>
          <w:rFonts w:ascii="Tahoma" w:hAnsi="Tahoma" w:cs="Tahoma" w:hint="cs"/>
          <w:sz w:val="22"/>
          <w:szCs w:val="22"/>
          <w:rtl/>
        </w:rPr>
        <w:t>'</w:t>
      </w:r>
      <w:r>
        <w:rPr>
          <w:rFonts w:ascii="Tahoma" w:hAnsi="Tahoma" w:cs="Tahoma"/>
          <w:sz w:val="22"/>
          <w:szCs w:val="22"/>
        </w:rPr>
        <w:t xml:space="preserve">  </w:t>
      </w:r>
      <w:r>
        <w:rPr>
          <w:rFonts w:ascii="Tahoma" w:hAnsi="Tahoma" w:cs="Tahoma" w:hint="cs"/>
          <w:sz w:val="22"/>
          <w:szCs w:val="22"/>
          <w:rtl/>
        </w:rPr>
        <w:t>המאפשר צביעת המפה בצבעים המתאימים למחלקות.</w:t>
      </w:r>
      <w:r>
        <w:rPr>
          <w:rFonts w:ascii="Tahoma" w:hAnsi="Tahoma" w:cs="Tahoma"/>
          <w:sz w:val="22"/>
          <w:szCs w:val="22"/>
          <w:rtl/>
        </w:rPr>
        <w:t xml:space="preserve"> בנוסף, כשבעל החנות בוחר מוצרים שקיימים בחנות מתוך מאגר המוצרים, יכול לעבור בין המחלקות ולראות את המוצרים בצורה ממוינת ונוחה.</w:t>
      </w:r>
    </w:p>
    <w:p w14:paraId="17F79777" w14:textId="77777777" w:rsidR="00BD575D" w:rsidRDefault="00F31DDB">
      <w:pPr>
        <w:bidi/>
        <w:spacing w:after="240" w:line="360" w:lineRule="auto"/>
        <w:rPr>
          <w:rFonts w:ascii="Tahoma" w:hAnsi="Tahoma" w:cs="Tahoma"/>
          <w:b/>
          <w:bCs/>
          <w:color w:val="808080" w:themeColor="background1" w:themeShade="80"/>
          <w:sz w:val="22"/>
          <w:szCs w:val="22"/>
          <w:u w:val="single"/>
        </w:rPr>
      </w:pPr>
      <w:bookmarkStart w:id="2683" w:name="_Toc39972189"/>
      <w:r>
        <w:rPr>
          <w:rFonts w:ascii="Tahoma" w:hAnsi="Tahoma" w:cs="Tahoma" w:hint="cs"/>
          <w:b/>
          <w:bCs/>
          <w:color w:val="808080" w:themeColor="background1" w:themeShade="80"/>
          <w:sz w:val="22"/>
          <w:szCs w:val="22"/>
          <w:u w:val="single"/>
        </w:rPr>
        <w:t>E</w:t>
      </w:r>
      <w:r>
        <w:rPr>
          <w:rFonts w:ascii="Tahoma" w:hAnsi="Tahoma" w:cs="Tahoma"/>
          <w:b/>
          <w:bCs/>
          <w:color w:val="808080" w:themeColor="background1" w:themeShade="80"/>
          <w:sz w:val="22"/>
          <w:szCs w:val="22"/>
          <w:u w:val="single"/>
        </w:rPr>
        <w:t>xtraAlias</w:t>
      </w:r>
      <w:bookmarkEnd w:id="2683"/>
    </w:p>
    <w:p w14:paraId="107A61FC"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במבנה הנתונים ההיררכי המוצרים מכילים את הכינויים, אך הכינויים אינם 'יודעים' באיזה מוצר הם מופיעים. לכן, בשביל לחסוך שאילתות מרובות, השרת ישלח רשימת </w:t>
      </w:r>
      <w:r>
        <w:rPr>
          <w:rFonts w:ascii="Tahoma" w:eastAsiaTheme="minorEastAsia" w:hAnsi="Tahoma" w:cs="Tahoma"/>
          <w:color w:val="2B91AF"/>
          <w:sz w:val="22"/>
          <w:szCs w:val="22"/>
        </w:rPr>
        <w:t>ExtraAlias</w:t>
      </w:r>
      <w:r>
        <w:rPr>
          <w:rFonts w:ascii="Tahoma" w:hAnsi="Tahoma" w:cs="Tahoma"/>
          <w:sz w:val="22"/>
          <w:szCs w:val="22"/>
          <w:rtl/>
        </w:rPr>
        <w:t xml:space="preserve"> במקום רשימת </w:t>
      </w:r>
      <w:r>
        <w:rPr>
          <w:rFonts w:ascii="Tahoma" w:hAnsi="Tahoma" w:cs="Tahoma"/>
          <w:color w:val="2B91AF"/>
          <w:sz w:val="22"/>
          <w:szCs w:val="22"/>
        </w:rPr>
        <w:t>Alias</w:t>
      </w:r>
      <w:r>
        <w:rPr>
          <w:rFonts w:ascii="Tahoma" w:hAnsi="Tahoma" w:cs="Tahoma"/>
          <w:sz w:val="22"/>
          <w:szCs w:val="22"/>
          <w:rtl/>
        </w:rPr>
        <w:t xml:space="preserve">. </w:t>
      </w:r>
    </w:p>
    <w:p w14:paraId="420DCB67"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המחלקה </w:t>
      </w:r>
      <w:r>
        <w:rPr>
          <w:rFonts w:ascii="Tahoma" w:eastAsiaTheme="minorEastAsia" w:hAnsi="Tahoma" w:cs="Tahoma"/>
          <w:color w:val="2B91AF"/>
          <w:sz w:val="22"/>
          <w:szCs w:val="22"/>
        </w:rPr>
        <w:t xml:space="preserve"> ExtraAlias</w:t>
      </w:r>
      <w:r>
        <w:rPr>
          <w:rFonts w:ascii="Tahoma" w:hAnsi="Tahoma" w:cs="Tahoma"/>
          <w:sz w:val="22"/>
          <w:szCs w:val="22"/>
          <w:rtl/>
        </w:rPr>
        <w:t>היא מחלקה היורשת מ</w:t>
      </w:r>
      <w:r>
        <w:rPr>
          <w:rFonts w:ascii="Tahoma" w:hAnsi="Tahoma" w:cs="Tahoma"/>
          <w:sz w:val="22"/>
          <w:szCs w:val="22"/>
        </w:rPr>
        <w:t xml:space="preserve"> </w:t>
      </w:r>
      <w:r>
        <w:rPr>
          <w:rFonts w:ascii="Tahoma" w:hAnsi="Tahoma" w:cs="Tahoma"/>
          <w:color w:val="2B91AF"/>
          <w:sz w:val="22"/>
          <w:szCs w:val="22"/>
        </w:rPr>
        <w:t>Alias</w:t>
      </w:r>
      <w:r>
        <w:rPr>
          <w:rFonts w:ascii="Tahoma" w:hAnsi="Tahoma" w:cs="Tahoma"/>
          <w:sz w:val="22"/>
          <w:szCs w:val="22"/>
          <w:rtl/>
        </w:rPr>
        <w:t>אך מכילה גם רשימת מוצרים. לאחר שהלקוח יבחר כינוי ויבחר את המוצר מתוך רשימת המוצרים שיש להם את הכינוי הזה [או, יבחר כברירת מחדל המוצר הראשון], תתבצע שאילתה שתמצא את מיקום המוצר בחנות.</w:t>
      </w:r>
    </w:p>
    <w:p w14:paraId="2640F381"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הפונקציה שמחשבת את ה</w:t>
      </w:r>
      <w:r>
        <w:rPr>
          <w:rFonts w:ascii="Tahoma" w:eastAsiaTheme="minorEastAsia" w:hAnsi="Tahoma" w:cs="Tahoma"/>
          <w:color w:val="2B91AF"/>
          <w:sz w:val="22"/>
          <w:szCs w:val="22"/>
        </w:rPr>
        <w:t>ExtraAlias</w:t>
      </w:r>
      <w:r>
        <w:rPr>
          <w:rFonts w:ascii="Tahoma" w:hAnsi="Tahoma" w:cs="Tahoma"/>
          <w:sz w:val="22"/>
          <w:szCs w:val="22"/>
          <w:rtl/>
        </w:rPr>
        <w:t xml:space="preserve"> של החנות ומוסיפה להם את המוצרים:</w:t>
      </w:r>
    </w:p>
    <w:p w14:paraId="24CA6179" w14:textId="77777777"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shd w:val="clear" w:color="auto" w:fill="FFC000" w:themeFill="accent4"/>
        </w:rPr>
        <w:t>public</w:t>
      </w:r>
      <w:r>
        <w:rPr>
          <w:rFonts w:ascii="Consolas" w:eastAsiaTheme="minorEastAsia" w:hAnsi="Consolas" w:cs="Consolas"/>
          <w:color w:val="000000"/>
          <w:sz w:val="19"/>
          <w:szCs w:val="19"/>
          <w:shd w:val="clear" w:color="auto" w:fill="FFC000" w:themeFill="accent4"/>
        </w:rPr>
        <w:t xml:space="preserve"> </w:t>
      </w:r>
      <w:r>
        <w:rPr>
          <w:rFonts w:ascii="Consolas" w:eastAsiaTheme="minorEastAsia" w:hAnsi="Consolas" w:cs="Consolas"/>
          <w:color w:val="0000FF"/>
          <w:sz w:val="19"/>
          <w:szCs w:val="19"/>
          <w:shd w:val="clear" w:color="auto" w:fill="FFC000" w:themeFill="accent4"/>
        </w:rPr>
        <w:t>static</w:t>
      </w:r>
      <w:r>
        <w:rPr>
          <w:rFonts w:ascii="Consolas" w:eastAsiaTheme="minorEastAsia" w:hAnsi="Consolas" w:cs="Consolas"/>
          <w:color w:val="000000"/>
          <w:sz w:val="19"/>
          <w:szCs w:val="19"/>
          <w:shd w:val="clear" w:color="auto" w:fill="FFC000" w:themeFill="accent4"/>
        </w:rPr>
        <w:t xml:space="preserve"> List&lt;ExtraAlias&gt; GetAliasesShop(</w:t>
      </w:r>
      <w:r>
        <w:rPr>
          <w:rFonts w:ascii="Consolas" w:eastAsiaTheme="minorEastAsia" w:hAnsi="Consolas" w:cs="Consolas"/>
          <w:color w:val="0000FF"/>
          <w:sz w:val="19"/>
          <w:szCs w:val="19"/>
          <w:shd w:val="clear" w:color="auto" w:fill="FFC000" w:themeFill="accent4"/>
        </w:rPr>
        <w:t>int</w:t>
      </w:r>
      <w:r>
        <w:rPr>
          <w:rFonts w:ascii="Consolas" w:eastAsiaTheme="minorEastAsia" w:hAnsi="Consolas" w:cs="Consolas"/>
          <w:color w:val="000000"/>
          <w:sz w:val="19"/>
          <w:szCs w:val="19"/>
          <w:shd w:val="clear" w:color="auto" w:fill="FFC000" w:themeFill="accent4"/>
        </w:rPr>
        <w:t xml:space="preserve"> codeShop)</w:t>
      </w:r>
    </w:p>
    <w:p w14:paraId="030A2EFC"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38B92CB9"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GeneralDB generalDB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GeneralDB();</w:t>
      </w:r>
    </w:p>
    <w:p w14:paraId="32F5915F"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Shop s = generalDB.MyDb.Shops.Where(x =&gt; x.Code == codeShop).First();</w:t>
      </w:r>
    </w:p>
    <w:p w14:paraId="11D6C407"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List&lt;Product&gt; products = s.ProductShops.Select(x=&gt;x.Product).ToList();</w:t>
      </w:r>
    </w:p>
    <w:p w14:paraId="772B0433"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List&lt;ExtraAlias&gt; extraAliases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List&lt;ExtraAlias&gt;();</w:t>
      </w:r>
    </w:p>
    <w:p w14:paraId="484D198E"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color w:val="000000"/>
          <w:sz w:val="19"/>
          <w:szCs w:val="19"/>
        </w:rPr>
        <w:t xml:space="preserve"> (var item </w:t>
      </w:r>
      <w:r>
        <w:rPr>
          <w:rFonts w:ascii="Consolas" w:eastAsiaTheme="minorEastAsia" w:hAnsi="Consolas" w:cs="Consolas"/>
          <w:color w:val="0000FF"/>
          <w:sz w:val="19"/>
          <w:szCs w:val="19"/>
        </w:rPr>
        <w:t>in</w:t>
      </w:r>
      <w:r>
        <w:rPr>
          <w:rFonts w:ascii="Consolas" w:eastAsiaTheme="minorEastAsia" w:hAnsi="Consolas" w:cs="Consolas"/>
          <w:color w:val="000000"/>
          <w:sz w:val="19"/>
          <w:szCs w:val="19"/>
        </w:rPr>
        <w:t xml:space="preserve"> products)</w:t>
      </w:r>
    </w:p>
    <w:p w14:paraId="50DA2E55"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D30533C"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color w:val="000000"/>
          <w:sz w:val="19"/>
          <w:szCs w:val="19"/>
        </w:rPr>
        <w:t xml:space="preserve"> (var item1 </w:t>
      </w:r>
      <w:r>
        <w:rPr>
          <w:rFonts w:ascii="Consolas" w:eastAsiaTheme="minorEastAsia" w:hAnsi="Consolas" w:cs="Consolas"/>
          <w:color w:val="0000FF"/>
          <w:sz w:val="19"/>
          <w:szCs w:val="19"/>
        </w:rPr>
        <w:t>in</w:t>
      </w:r>
      <w:r>
        <w:rPr>
          <w:rFonts w:ascii="Consolas" w:eastAsiaTheme="minorEastAsia" w:hAnsi="Consolas" w:cs="Consolas"/>
          <w:color w:val="000000"/>
          <w:sz w:val="19"/>
          <w:szCs w:val="19"/>
        </w:rPr>
        <w:t xml:space="preserve"> item.ProductAlias)</w:t>
      </w:r>
    </w:p>
    <w:p w14:paraId="21F61544"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89A9DD4"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extraAliases.Add(Converts.ToExtraAlias(item1.Alias));</w:t>
      </w:r>
    </w:p>
    <w:p w14:paraId="5EA5BCD5"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74A2A19"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extraAliases.Add(Converts.ToExtraAlias(item.Alias));</w:t>
      </w:r>
    </w:p>
    <w:p w14:paraId="133DB815"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1CBBD8B"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extraAliases.Distinct();</w:t>
      </w:r>
    </w:p>
    <w:p w14:paraId="40335503"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extraAliases = extraAliases</w:t>
      </w:r>
    </w:p>
    <w:p w14:paraId="0C5133ED"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.GroupBy(p =&gt; p.Code)</w:t>
      </w:r>
    </w:p>
    <w:p w14:paraId="2241CACA"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.Select(g =&gt; g.First())</w:t>
      </w:r>
    </w:p>
    <w:p w14:paraId="510D69FE"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.ToList();</w:t>
      </w:r>
    </w:p>
    <w:p w14:paraId="0AA82179"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GetAliasesShopProduct(codeShop, extraAliases);</w:t>
      </w:r>
    </w:p>
    <w:p w14:paraId="6F18DD85"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extraAliases;</w:t>
      </w:r>
    </w:p>
    <w:p w14:paraId="27F72ADC"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5033F0FE" w14:textId="77777777" w:rsidR="00BD575D" w:rsidRDefault="00BD575D">
      <w:pPr>
        <w:shd w:val="clear" w:color="auto" w:fill="FFF2CC" w:themeFill="accent4" w:themeFillTint="33"/>
        <w:autoSpaceDE w:val="0"/>
        <w:autoSpaceDN w:val="0"/>
        <w:adjustRightInd w:val="0"/>
        <w:rPr>
          <w:rFonts w:ascii="Consolas" w:eastAsiaTheme="minorEastAsia" w:hAnsi="Consolas" w:cs="Consolas"/>
          <w:color w:val="000000"/>
          <w:sz w:val="19"/>
          <w:szCs w:val="19"/>
        </w:rPr>
      </w:pPr>
    </w:p>
    <w:p w14:paraId="73B12D84"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shd w:val="clear" w:color="auto" w:fill="FFC000" w:themeFill="accent4"/>
        </w:rPr>
        <w:t>public</w:t>
      </w:r>
      <w:r>
        <w:rPr>
          <w:rFonts w:ascii="Consolas" w:eastAsiaTheme="minorEastAsia" w:hAnsi="Consolas" w:cs="Consolas"/>
          <w:color w:val="000000"/>
          <w:sz w:val="19"/>
          <w:szCs w:val="19"/>
          <w:shd w:val="clear" w:color="auto" w:fill="FFC000" w:themeFill="accent4"/>
        </w:rPr>
        <w:t xml:space="preserve"> </w:t>
      </w:r>
      <w:r>
        <w:rPr>
          <w:rFonts w:ascii="Consolas" w:eastAsiaTheme="minorEastAsia" w:hAnsi="Consolas" w:cs="Consolas"/>
          <w:color w:val="0000FF"/>
          <w:sz w:val="19"/>
          <w:szCs w:val="19"/>
          <w:shd w:val="clear" w:color="auto" w:fill="FFC000" w:themeFill="accent4"/>
        </w:rPr>
        <w:t>static</w:t>
      </w:r>
      <w:r>
        <w:rPr>
          <w:rFonts w:ascii="Consolas" w:eastAsiaTheme="minorEastAsia" w:hAnsi="Consolas" w:cs="Consolas"/>
          <w:color w:val="000000"/>
          <w:sz w:val="19"/>
          <w:szCs w:val="19"/>
          <w:shd w:val="clear" w:color="auto" w:fill="FFC000" w:themeFill="accent4"/>
        </w:rPr>
        <w:t xml:space="preserve"> </w:t>
      </w:r>
      <w:r>
        <w:rPr>
          <w:rFonts w:ascii="Consolas" w:eastAsiaTheme="minorEastAsia" w:hAnsi="Consolas" w:cs="Consolas"/>
          <w:color w:val="0000FF"/>
          <w:sz w:val="19"/>
          <w:szCs w:val="19"/>
          <w:shd w:val="clear" w:color="auto" w:fill="FFC000" w:themeFill="accent4"/>
        </w:rPr>
        <w:t>void</w:t>
      </w:r>
      <w:r>
        <w:rPr>
          <w:rFonts w:ascii="Consolas" w:eastAsiaTheme="minorEastAsia" w:hAnsi="Consolas" w:cs="Consolas"/>
          <w:color w:val="000000"/>
          <w:sz w:val="19"/>
          <w:szCs w:val="19"/>
          <w:shd w:val="clear" w:color="auto" w:fill="FFC000" w:themeFill="accent4"/>
        </w:rPr>
        <w:t xml:space="preserve"> GetAliasesShopProduct(</w:t>
      </w:r>
      <w:r>
        <w:rPr>
          <w:rFonts w:ascii="Consolas" w:eastAsiaTheme="minorEastAsia" w:hAnsi="Consolas" w:cs="Consolas"/>
          <w:color w:val="0000FF"/>
          <w:sz w:val="19"/>
          <w:szCs w:val="19"/>
          <w:shd w:val="clear" w:color="auto" w:fill="FFC000" w:themeFill="accent4"/>
        </w:rPr>
        <w:t>int</w:t>
      </w:r>
      <w:r>
        <w:rPr>
          <w:rFonts w:ascii="Consolas" w:eastAsiaTheme="minorEastAsia" w:hAnsi="Consolas" w:cs="Consolas"/>
          <w:color w:val="000000"/>
          <w:sz w:val="19"/>
          <w:szCs w:val="19"/>
          <w:shd w:val="clear" w:color="auto" w:fill="FFC000" w:themeFill="accent4"/>
        </w:rPr>
        <w:t xml:space="preserve"> codeShop, List&lt;ExtraAlias&gt; extraAliases)</w:t>
      </w:r>
    </w:p>
    <w:p w14:paraId="6F2C1AB6"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0A099867"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GeneralDB generalDB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GeneralDB();</w:t>
      </w:r>
    </w:p>
    <w:p w14:paraId="2D286AA1"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List&lt;Product&gt; products = generalDB.MyDb.Products.Where(x =&gt; x.ProductShops.Where(y =&gt; y.CodeShop == codeShop).Count() &gt; 0).ToList();</w:t>
      </w:r>
    </w:p>
    <w:p w14:paraId="028F79B5"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List&lt;dtoProduct&gt; dtoProducts = Converts.ToDtoProducts(products);</w:t>
      </w:r>
    </w:p>
    <w:p w14:paraId="553CD8B7"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ExtraAlias e;</w:t>
      </w:r>
    </w:p>
    <w:p w14:paraId="1A52B4A9"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codeAlias;</w:t>
      </w:r>
    </w:p>
    <w:p w14:paraId="71E96925"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color w:val="000000"/>
          <w:sz w:val="19"/>
          <w:szCs w:val="19"/>
        </w:rPr>
        <w:t xml:space="preserve"> (var product </w:t>
      </w:r>
      <w:r>
        <w:rPr>
          <w:rFonts w:ascii="Consolas" w:eastAsiaTheme="minorEastAsia" w:hAnsi="Consolas" w:cs="Consolas"/>
          <w:color w:val="0000FF"/>
          <w:sz w:val="19"/>
          <w:szCs w:val="19"/>
        </w:rPr>
        <w:t>in</w:t>
      </w:r>
      <w:r>
        <w:rPr>
          <w:rFonts w:ascii="Consolas" w:eastAsiaTheme="minorEastAsia" w:hAnsi="Consolas" w:cs="Consolas"/>
          <w:color w:val="000000"/>
          <w:sz w:val="19"/>
          <w:szCs w:val="19"/>
        </w:rPr>
        <w:t xml:space="preserve"> dtoProducts)</w:t>
      </w:r>
    </w:p>
    <w:p w14:paraId="2273A1A9"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90D958E"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codeAlias = product.CodeAlias;</w:t>
      </w:r>
    </w:p>
    <w:p w14:paraId="292F352A"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e = extraAliases.Where(eAlias =&gt; eAlias.Code == codeAlias).First();</w:t>
      </w:r>
    </w:p>
    <w:p w14:paraId="1317582A"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e.products.Add(product);</w:t>
      </w:r>
    </w:p>
    <w:p w14:paraId="019DF6D0"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(product.ProductAlias!=</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14:paraId="24123BD7"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product.ProductAlias.ForEach(productAlias =&gt;extraAliases.Where(eAlias =&gt; eAlias.Code == productAlias.Alias.Code).ToList().First().products.Add(product));</w:t>
      </w:r>
    </w:p>
    <w:p w14:paraId="6A8E7C5F"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74648F9" w14:textId="77777777" w:rsidR="00BD575D" w:rsidRDefault="00F31DDB">
      <w:pPr>
        <w:shd w:val="clear" w:color="auto" w:fill="FFF2CC" w:themeFill="accent4" w:themeFillTint="33"/>
        <w:bidi/>
        <w:spacing w:after="240" w:line="360" w:lineRule="auto"/>
        <w:jc w:val="right"/>
        <w:rPr>
          <w:rFonts w:ascii="Tahoma" w:hAnsi="Tahoma" w:cs="Tahoma"/>
          <w:sz w:val="22"/>
          <w:szCs w:val="22"/>
          <w:rtl/>
        </w:rPr>
      </w:pPr>
      <w:r>
        <w:rPr>
          <w:rFonts w:ascii="Consolas" w:eastAsiaTheme="minorEastAsia" w:hAnsi="Consolas" w:cs="Consolas"/>
          <w:color w:val="000000"/>
          <w:sz w:val="19"/>
          <w:szCs w:val="19"/>
        </w:rPr>
        <w:t xml:space="preserve"> }</w:t>
      </w:r>
    </w:p>
    <w:p w14:paraId="5E6A75BC"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המחלקה </w:t>
      </w:r>
      <w:r>
        <w:rPr>
          <w:rFonts w:ascii="Tahoma" w:eastAsiaTheme="minorEastAsia" w:hAnsi="Tahoma" w:cs="Tahoma"/>
          <w:color w:val="2B91AF"/>
          <w:sz w:val="22"/>
          <w:szCs w:val="22"/>
        </w:rPr>
        <w:t>ExtraAlias</w:t>
      </w:r>
      <w:r>
        <w:rPr>
          <w:rFonts w:ascii="Tahoma" w:hAnsi="Tahoma" w:cs="Tahoma"/>
          <w:sz w:val="22"/>
          <w:szCs w:val="22"/>
          <w:rtl/>
        </w:rPr>
        <w:t xml:space="preserve"> מסייעת גם למסך </w:t>
      </w:r>
      <w:r>
        <w:rPr>
          <w:rFonts w:ascii="Tahoma" w:hAnsi="Tahoma" w:cs="Tahoma" w:hint="cs"/>
          <w:sz w:val="22"/>
          <w:szCs w:val="22"/>
          <w:rtl/>
        </w:rPr>
        <w:t>בחירת מוצרים לחנות</w:t>
      </w:r>
      <w:r>
        <w:rPr>
          <w:rFonts w:ascii="Tahoma" w:hAnsi="Tahoma" w:cs="Tahoma"/>
          <w:sz w:val="22"/>
          <w:szCs w:val="22"/>
          <w:rtl/>
        </w:rPr>
        <w:t>.</w:t>
      </w:r>
      <w:r>
        <w:rPr>
          <w:rFonts w:ascii="Tahoma" w:hAnsi="Tahoma" w:cs="Tahoma" w:hint="cs"/>
          <w:sz w:val="22"/>
          <w:szCs w:val="22"/>
          <w:rtl/>
        </w:rPr>
        <w:t xml:space="preserve"> חלוקת המוצרים למחלקות מסייעת לבעל החנות באיתור המוצרים הרלוונטים לו בקלות ונוחות.</w:t>
      </w:r>
    </w:p>
    <w:p w14:paraId="3533A21C"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 </w:t>
      </w:r>
      <w:r>
        <w:rPr>
          <w:rFonts w:ascii="Tahoma" w:hAnsi="Tahoma" w:cs="Tahoma" w:hint="cs"/>
          <w:sz w:val="22"/>
          <w:szCs w:val="22"/>
          <w:rtl/>
        </w:rPr>
        <w:t xml:space="preserve">גם הפעם </w:t>
      </w:r>
      <w:r>
        <w:rPr>
          <w:rFonts w:ascii="Tahoma" w:hAnsi="Tahoma" w:cs="Tahoma"/>
          <w:sz w:val="22"/>
          <w:szCs w:val="22"/>
          <w:rtl/>
        </w:rPr>
        <w:t xml:space="preserve">השרת </w:t>
      </w:r>
      <w:r>
        <w:rPr>
          <w:rFonts w:ascii="Tahoma" w:hAnsi="Tahoma" w:cs="Tahoma" w:hint="cs"/>
          <w:sz w:val="22"/>
          <w:szCs w:val="22"/>
          <w:rtl/>
        </w:rPr>
        <w:t>ישלח</w:t>
      </w:r>
      <w:r>
        <w:rPr>
          <w:rFonts w:ascii="Tahoma" w:hAnsi="Tahoma" w:cs="Tahoma"/>
          <w:sz w:val="22"/>
          <w:szCs w:val="22"/>
          <w:rtl/>
        </w:rPr>
        <w:t xml:space="preserve"> רשימה של כינויים</w:t>
      </w:r>
      <w:r>
        <w:rPr>
          <w:rFonts w:ascii="Tahoma" w:hAnsi="Tahoma" w:cs="Tahoma" w:hint="cs"/>
          <w:sz w:val="22"/>
          <w:szCs w:val="22"/>
          <w:rtl/>
        </w:rPr>
        <w:t xml:space="preserve"> מסוג </w:t>
      </w:r>
      <w:r>
        <w:rPr>
          <w:rFonts w:ascii="Tahoma" w:eastAsiaTheme="minorEastAsia" w:hAnsi="Tahoma" w:cs="Tahoma"/>
          <w:color w:val="2B91AF"/>
          <w:sz w:val="22"/>
          <w:szCs w:val="22"/>
        </w:rPr>
        <w:t>ExtraAlias</w:t>
      </w:r>
      <w:r>
        <w:rPr>
          <w:rFonts w:ascii="Tahoma" w:hAnsi="Tahoma" w:cs="Tahoma"/>
          <w:sz w:val="22"/>
          <w:szCs w:val="22"/>
          <w:rtl/>
        </w:rPr>
        <w:t>, כשהפעם הכינויים הם מחלקות בלבד, ולכל מחלקה רשימת מוצרים מהמאגר הכללי השייכים למחלקה.</w:t>
      </w:r>
    </w:p>
    <w:p w14:paraId="18DEECD5" w14:textId="77777777"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List&lt;ExtraAlias&gt; GetDepartment()</w:t>
      </w:r>
    </w:p>
    <w:p w14:paraId="3B3066FE"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4AEC0048"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GeneralDB generalDB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GeneralDB();</w:t>
      </w:r>
    </w:p>
    <w:p w14:paraId="5AD3941C"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List&lt;Alias&gt; aliases = generalDB.MyDb.Aliases.Where(x =&gt; x.IsMainCategory == </w:t>
      </w:r>
      <w:r>
        <w:rPr>
          <w:rFonts w:ascii="Consolas" w:eastAsiaTheme="minorEastAsia" w:hAnsi="Consolas" w:cs="Consolas"/>
          <w:color w:val="0000FF"/>
          <w:sz w:val="19"/>
          <w:szCs w:val="19"/>
        </w:rPr>
        <w:t>true</w:t>
      </w:r>
      <w:r>
        <w:rPr>
          <w:rFonts w:ascii="Consolas" w:eastAsiaTheme="minorEastAsia" w:hAnsi="Consolas" w:cs="Consolas"/>
          <w:color w:val="000000"/>
          <w:sz w:val="19"/>
          <w:szCs w:val="19"/>
        </w:rPr>
        <w:t>).ToList();</w:t>
      </w:r>
    </w:p>
    <w:p w14:paraId="01E5DABB"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List&lt;ExtraAlias&gt; departments = Converts.ToExtraAliases(aliases);</w:t>
      </w:r>
    </w:p>
    <w:p w14:paraId="6A04E244"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List&lt;dtoProduct&gt; dtoProducts = Converts.ToDtoProducts(generalDB.MyDb.Products.ToList());</w:t>
      </w:r>
    </w:p>
    <w:p w14:paraId="58693C98"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ExtraAlias e;</w:t>
      </w:r>
    </w:p>
    <w:p w14:paraId="584687A8"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color w:val="000000"/>
          <w:sz w:val="19"/>
          <w:szCs w:val="19"/>
        </w:rPr>
        <w:t xml:space="preserve"> (var item </w:t>
      </w:r>
      <w:r>
        <w:rPr>
          <w:rFonts w:ascii="Consolas" w:eastAsiaTheme="minorEastAsia" w:hAnsi="Consolas" w:cs="Consolas"/>
          <w:color w:val="0000FF"/>
          <w:sz w:val="19"/>
          <w:szCs w:val="19"/>
        </w:rPr>
        <w:t>in</w:t>
      </w:r>
      <w:r>
        <w:rPr>
          <w:rFonts w:ascii="Consolas" w:eastAsiaTheme="minorEastAsia" w:hAnsi="Consolas" w:cs="Consolas"/>
          <w:color w:val="000000"/>
          <w:sz w:val="19"/>
          <w:szCs w:val="19"/>
        </w:rPr>
        <w:t xml:space="preserve"> dtoProducts)</w:t>
      </w:r>
    </w:p>
    <w:p w14:paraId="24CF1C36"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87A17D6"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(item.Alias.Parent!=0)</w:t>
      </w:r>
    </w:p>
    <w:p w14:paraId="3EF14CE0"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A1F08F0"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e = departments.Where(x =&gt; x.Code == item.Alias.Parent).First();</w:t>
      </w:r>
    </w:p>
    <w:p w14:paraId="23A6B7AE"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e.products.Add(item);</w:t>
      </w:r>
    </w:p>
    <w:p w14:paraId="4DE1558B"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89B8C56"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263AD16"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departments;</w:t>
      </w:r>
    </w:p>
    <w:p w14:paraId="24F409C6"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4127B02B" w14:textId="77777777" w:rsidR="00BD575D" w:rsidRDefault="00F31DDB">
      <w:pPr>
        <w:shd w:val="clear" w:color="auto" w:fill="FFF2CC" w:themeFill="accent4" w:themeFillTint="33"/>
        <w:bidi/>
        <w:spacing w:after="240" w:line="360" w:lineRule="auto"/>
        <w:jc w:val="right"/>
        <w:rPr>
          <w:rFonts w:ascii="Tahoma" w:hAnsi="Tahoma" w:cs="Tahoma"/>
          <w:sz w:val="22"/>
          <w:szCs w:val="22"/>
          <w:rtl/>
        </w:rPr>
      </w:pPr>
      <w:r>
        <w:rPr>
          <w:rFonts w:ascii="Consolas" w:eastAsiaTheme="minorEastAsia" w:hAnsi="Consolas" w:cs="Consolas"/>
          <w:color w:val="000000"/>
          <w:sz w:val="19"/>
          <w:szCs w:val="19"/>
        </w:rPr>
        <w:t>}</w:t>
      </w:r>
      <w:bookmarkStart w:id="2684" w:name="_Toc39972190"/>
    </w:p>
    <w:p w14:paraId="2A9E4727" w14:textId="77777777" w:rsidR="00BD575D" w:rsidRDefault="00F31DDB">
      <w:pPr>
        <w:bidi/>
        <w:spacing w:after="240" w:line="360" w:lineRule="auto"/>
        <w:rPr>
          <w:rFonts w:ascii="Tahoma" w:hAnsi="Tahoma" w:cs="Tahoma"/>
          <w:sz w:val="22"/>
          <w:szCs w:val="22"/>
          <w:rtl/>
        </w:rPr>
      </w:pPr>
      <w:r>
        <w:rPr>
          <w:rFonts w:ascii="Tahoma" w:hAnsi="Tahoma" w:cs="Tahoma"/>
          <w:b/>
          <w:bCs/>
          <w:color w:val="808080" w:themeColor="background1" w:themeShade="80"/>
          <w:sz w:val="22"/>
          <w:szCs w:val="22"/>
          <w:u w:val="single"/>
          <w:rtl/>
        </w:rPr>
        <w:t xml:space="preserve">ממשק </w:t>
      </w:r>
      <w:r>
        <w:rPr>
          <w:rFonts w:ascii="Tahoma" w:hAnsi="Tahoma" w:cs="Tahoma"/>
          <w:b/>
          <w:bCs/>
          <w:color w:val="808080" w:themeColor="background1" w:themeShade="80"/>
          <w:sz w:val="22"/>
          <w:szCs w:val="22"/>
          <w:u w:val="single"/>
        </w:rPr>
        <w:t>I2Points</w:t>
      </w:r>
      <w:bookmarkEnd w:id="2684"/>
    </w:p>
    <w:p w14:paraId="151C5B5E" w14:textId="77777777" w:rsidR="00BD575D" w:rsidRDefault="00F31DDB">
      <w:pPr>
        <w:bidi/>
        <w:spacing w:after="240" w:line="360" w:lineRule="auto"/>
        <w:rPr>
          <w:rFonts w:ascii="Tahoma" w:hAnsi="Tahoma" w:cs="Tahoma"/>
          <w:sz w:val="22"/>
          <w:szCs w:val="22"/>
          <w:rtl/>
        </w:rPr>
      </w:pPr>
      <w:r>
        <w:rPr>
          <w:rFonts w:ascii="Tahoma" w:hAnsi="Tahoma" w:cs="Tahoma"/>
          <w:sz w:val="22"/>
          <w:szCs w:val="22"/>
          <w:rtl/>
        </w:rPr>
        <w:t xml:space="preserve">לצורך החישובים כתבנו פונקציות לחישוב מרחק, אמצע קטע, המשמשות בד בבד סטנדים, נקודות גישה ואזורים. כל אחד טיפוס מחלקה אחר. המשותף היחיד בין מחלקות אלו הוא 2 הנקודות הקיימות בכולם. </w:t>
      </w:r>
    </w:p>
    <w:p w14:paraId="7BE9E176" w14:textId="77777777" w:rsidR="00BD575D" w:rsidRDefault="00F31DDB">
      <w:pPr>
        <w:bidi/>
        <w:spacing w:after="240" w:line="360" w:lineRule="auto"/>
        <w:rPr>
          <w:rFonts w:ascii="Tahoma" w:hAnsi="Tahoma" w:cs="Tahoma"/>
          <w:sz w:val="22"/>
          <w:szCs w:val="22"/>
          <w:rtl/>
        </w:rPr>
      </w:pPr>
      <w:r>
        <w:rPr>
          <w:rFonts w:ascii="Tahoma" w:hAnsi="Tahoma" w:cs="Tahoma"/>
          <w:sz w:val="22"/>
          <w:szCs w:val="22"/>
          <w:rtl/>
        </w:rPr>
        <w:t xml:space="preserve">לכן, הגדרנו את המחלקות </w:t>
      </w:r>
      <w:r>
        <w:rPr>
          <w:rFonts w:ascii="Tahoma" w:eastAsiaTheme="minorEastAsia" w:hAnsi="Tahoma" w:cs="Tahoma"/>
          <w:color w:val="2B91AF"/>
          <w:sz w:val="22"/>
          <w:szCs w:val="22"/>
        </w:rPr>
        <w:t xml:space="preserve"> dtoStand, dtoGetaway</w:t>
      </w:r>
      <w:r>
        <w:rPr>
          <w:rFonts w:ascii="Tahoma" w:hAnsi="Tahoma" w:cs="Tahoma"/>
          <w:sz w:val="22"/>
          <w:szCs w:val="22"/>
        </w:rPr>
        <w:t xml:space="preserve"> </w:t>
      </w:r>
      <w:r>
        <w:rPr>
          <w:rFonts w:ascii="Tahoma" w:eastAsiaTheme="minorEastAsia" w:hAnsi="Tahoma" w:cs="Tahoma"/>
          <w:color w:val="2B91AF"/>
          <w:sz w:val="22"/>
          <w:szCs w:val="22"/>
          <w:rtl/>
        </w:rPr>
        <w:t>,</w:t>
      </w:r>
      <w:r>
        <w:rPr>
          <w:rFonts w:ascii="Tahoma" w:eastAsiaTheme="minorEastAsia" w:hAnsi="Tahoma" w:cs="Tahoma"/>
          <w:color w:val="2B91AF"/>
          <w:sz w:val="22"/>
          <w:szCs w:val="22"/>
        </w:rPr>
        <w:t>Area</w:t>
      </w:r>
      <w:r>
        <w:rPr>
          <w:rFonts w:ascii="Tahoma" w:hAnsi="Tahoma" w:cs="Tahoma"/>
          <w:sz w:val="22"/>
          <w:szCs w:val="22"/>
          <w:rtl/>
        </w:rPr>
        <w:t xml:space="preserve"> כמממשות את הממשק </w:t>
      </w:r>
      <w:r>
        <w:rPr>
          <w:rFonts w:ascii="Tahoma" w:eastAsiaTheme="minorEastAsia" w:hAnsi="Tahoma" w:cs="Tahoma"/>
          <w:color w:val="2B91AF"/>
          <w:sz w:val="22"/>
          <w:szCs w:val="22"/>
        </w:rPr>
        <w:t>I2Points</w:t>
      </w:r>
      <w:r>
        <w:rPr>
          <w:rFonts w:ascii="Tahoma" w:hAnsi="Tahoma" w:cs="Tahoma"/>
          <w:sz w:val="22"/>
          <w:szCs w:val="22"/>
          <w:rtl/>
        </w:rPr>
        <w:t>, מה שאפשר דינאמיות וחישוב מרחק בין אזור לנקודת גישה, בין סטנד לאזור, וכו'.</w:t>
      </w:r>
    </w:p>
    <w:p w14:paraId="567B7489" w14:textId="77777777" w:rsidR="00BD575D" w:rsidRDefault="00F31DDB">
      <w:pPr>
        <w:bidi/>
        <w:spacing w:after="240" w:line="360" w:lineRule="auto"/>
        <w:rPr>
          <w:rFonts w:ascii="Tahoma" w:hAnsi="Tahoma" w:cs="Tahoma"/>
          <w:sz w:val="22"/>
          <w:szCs w:val="22"/>
          <w:rtl/>
        </w:rPr>
      </w:pPr>
      <w:r>
        <w:rPr>
          <w:rFonts w:ascii="Tahoma" w:hAnsi="Tahoma" w:cs="Tahoma"/>
          <w:sz w:val="22"/>
          <w:szCs w:val="22"/>
          <w:rtl/>
        </w:rPr>
        <w:t xml:space="preserve">במקומות נוספים בקוד, ניתן לראות שהשתמשנו </w:t>
      </w:r>
      <w:r>
        <w:rPr>
          <w:rFonts w:ascii="Tahoma" w:eastAsiaTheme="minorEastAsia" w:hAnsi="Tahoma" w:cs="Tahoma"/>
          <w:color w:val="2B91AF"/>
          <w:sz w:val="22"/>
          <w:szCs w:val="22"/>
        </w:rPr>
        <w:t>I2Points</w:t>
      </w:r>
      <w:r>
        <w:rPr>
          <w:rFonts w:ascii="Tahoma" w:hAnsi="Tahoma" w:cs="Tahoma"/>
          <w:sz w:val="22"/>
          <w:szCs w:val="22"/>
          <w:rtl/>
        </w:rPr>
        <w:t xml:space="preserve"> היות שלא ניתן לצפות מראש מאיזה טיפוס בדיוק יהיה.</w:t>
      </w:r>
    </w:p>
    <w:p w14:paraId="59329199" w14:textId="77777777"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MinDist(I2Points s1, I2Points s2)</w:t>
      </w:r>
    </w:p>
    <w:p w14:paraId="04086EA8"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289CEDD"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Point ps1 = MidPoint(s1.P1, s1.P2);</w:t>
      </w:r>
    </w:p>
    <w:p w14:paraId="0BD1D818"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Point ps2 = MidPoint(s2.P1, s2.P2);</w:t>
      </w:r>
    </w:p>
    <w:p w14:paraId="0C5BC21A"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CalculteDist(ps1, ps2);</w:t>
      </w:r>
    </w:p>
    <w:p w14:paraId="37320775" w14:textId="77777777" w:rsidR="00BD575D" w:rsidRDefault="00F31DDB">
      <w:pPr>
        <w:shd w:val="clear" w:color="auto" w:fill="FFF2CC" w:themeFill="accent4" w:themeFillTint="33"/>
        <w:bidi/>
        <w:spacing w:after="240" w:line="360" w:lineRule="auto"/>
        <w:jc w:val="right"/>
        <w:rPr>
          <w:rFonts w:ascii="Tahoma" w:hAnsi="Tahoma" w:cs="Tahoma"/>
          <w:sz w:val="22"/>
          <w:szCs w:val="22"/>
          <w:rtl/>
        </w:rPr>
      </w:pPr>
      <w:r>
        <w:rPr>
          <w:rFonts w:ascii="Consolas" w:eastAsiaTheme="minorEastAsia" w:hAnsi="Consolas" w:cs="Consolas"/>
          <w:color w:val="000000"/>
          <w:sz w:val="19"/>
          <w:szCs w:val="19"/>
        </w:rPr>
        <w:lastRenderedPageBreak/>
        <w:t xml:space="preserve">        }</w:t>
      </w:r>
    </w:p>
    <w:p w14:paraId="1554ED32"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 פונקציה זו מחשבת מרחק בין 2 אובייקטים המממשים את </w:t>
      </w:r>
      <w:r>
        <w:rPr>
          <w:rFonts w:ascii="Tahoma" w:eastAsiaTheme="minorEastAsia" w:hAnsi="Tahoma" w:cs="Tahoma"/>
          <w:color w:val="2B91AF"/>
          <w:sz w:val="22"/>
          <w:szCs w:val="22"/>
        </w:rPr>
        <w:t>I2Points</w:t>
      </w:r>
      <w:r>
        <w:rPr>
          <w:rFonts w:ascii="Tahoma" w:hAnsi="Tahoma" w:cs="Tahoma"/>
          <w:sz w:val="22"/>
          <w:szCs w:val="22"/>
          <w:rtl/>
        </w:rPr>
        <w:t xml:space="preserve"> ע"י חישוב אמצע קטע של כל אחד מהם, ואח"כ חישוב נוסחת מרחק ביניהם</w:t>
      </w:r>
      <w:r>
        <w:rPr>
          <w:rFonts w:ascii="Tahoma" w:hAnsi="Tahoma" w:cs="Tahoma" w:hint="cs"/>
          <w:sz w:val="22"/>
          <w:szCs w:val="22"/>
          <w:rtl/>
        </w:rPr>
        <w:t>.</w:t>
      </w:r>
    </w:p>
    <w:p w14:paraId="761C5AE5" w14:textId="77777777" w:rsidR="00BD575D" w:rsidRDefault="00F31DDB">
      <w:pPr>
        <w:bidi/>
        <w:spacing w:after="240" w:line="360" w:lineRule="auto"/>
        <w:rPr>
          <w:rFonts w:ascii="Tahoma" w:hAnsi="Tahoma" w:cs="Tahoma"/>
          <w:b/>
          <w:bCs/>
          <w:color w:val="808080" w:themeColor="background1" w:themeShade="80"/>
          <w:sz w:val="22"/>
          <w:szCs w:val="22"/>
          <w:u w:val="single"/>
          <w:rtl/>
        </w:rPr>
      </w:pPr>
      <w:r>
        <w:rPr>
          <w:rFonts w:ascii="Tahoma" w:hAnsi="Tahoma" w:cs="Tahoma" w:hint="cs"/>
          <w:b/>
          <w:bCs/>
          <w:color w:val="808080" w:themeColor="background1" w:themeShade="80"/>
          <w:sz w:val="22"/>
          <w:szCs w:val="22"/>
          <w:u w:val="single"/>
          <w:rtl/>
        </w:rPr>
        <w:t>מציאת נקודות גישה</w:t>
      </w:r>
    </w:p>
    <w:p w14:paraId="38D80B30" w14:textId="77777777"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 xml:space="preserve">להלן אלגוריתם נסיוני היוצר נקודות גישה. האלגוריתם מטייל מ-4 קודקודיו של כל קיר לכל הכיוונים, במטריצה המייצגת את החנות [של אפסים ואחדות] על מנת למצא קיר נוסף מולו ולחבר ביניהם בנקודת גישה. </w:t>
      </w:r>
    </w:p>
    <w:p w14:paraId="5331FDFD" w14:textId="77777777"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color w:val="000000"/>
          <w:sz w:val="19"/>
          <w:szCs w:val="19"/>
        </w:rPr>
        <w:t xml:space="preserve"> FindGetaways(</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 mat, dtoWall[] walls)</w:t>
      </w:r>
    </w:p>
    <w:p w14:paraId="3FE9ACAD"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0292338E"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List&lt;dtoGetaway&gt; getaways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List&lt;dtoGetaway&gt;();</w:t>
      </w:r>
    </w:p>
    <w:p w14:paraId="3DD085BC"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foreach</w:t>
      </w:r>
      <w:r>
        <w:rPr>
          <w:rFonts w:ascii="Consolas" w:eastAsiaTheme="minorEastAsia" w:hAnsi="Consolas" w:cs="Consolas"/>
          <w:color w:val="000000"/>
          <w:sz w:val="19"/>
          <w:szCs w:val="19"/>
        </w:rPr>
        <w:t xml:space="preserve"> (var w </w:t>
      </w:r>
      <w:r>
        <w:rPr>
          <w:rFonts w:ascii="Consolas" w:eastAsiaTheme="minorEastAsia" w:hAnsi="Consolas" w:cs="Consolas"/>
          <w:color w:val="0000FF"/>
          <w:sz w:val="19"/>
          <w:szCs w:val="19"/>
        </w:rPr>
        <w:t>in</w:t>
      </w:r>
      <w:r>
        <w:rPr>
          <w:rFonts w:ascii="Consolas" w:eastAsiaTheme="minorEastAsia" w:hAnsi="Consolas" w:cs="Consolas"/>
          <w:color w:val="000000"/>
          <w:sz w:val="19"/>
          <w:szCs w:val="19"/>
        </w:rPr>
        <w:t xml:space="preserve"> walls)</w:t>
      </w:r>
    </w:p>
    <w:p w14:paraId="03A74B27"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3FAD715"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Point p1 = w.P1, p2 = w.P2, p3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Point(p2.X, p1.Y), p4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Point(p1.X, p2.Y);</w:t>
      </w:r>
    </w:p>
    <w:p w14:paraId="091A1826"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Point? p1Up = GetGetawayPoint(p1, mat, eSide.Up);</w:t>
      </w:r>
    </w:p>
    <w:p w14:paraId="491D2346"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(p1Up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 getaways.Add(AddGetaway(p1Up, p1));</w:t>
      </w:r>
    </w:p>
    <w:p w14:paraId="7DDF1A7B"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Point? p2Up = GetGetawayPoint(p2, mat, eSide.Up);</w:t>
      </w:r>
    </w:p>
    <w:p w14:paraId="7307C9A8"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 xml:space="preserve">   if</w:t>
      </w:r>
      <w:r>
        <w:rPr>
          <w:rFonts w:ascii="Consolas" w:eastAsiaTheme="minorEastAsia" w:hAnsi="Consolas" w:cs="Consolas"/>
          <w:color w:val="000000"/>
          <w:sz w:val="19"/>
          <w:szCs w:val="19"/>
        </w:rPr>
        <w:t xml:space="preserve"> (p2Up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 getaways.Add(AddGetaway(p2Up, p2));</w:t>
      </w:r>
    </w:p>
    <w:p w14:paraId="0CD01E4E"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Point? p3Down = GetGetawayPoint(p3, mat, eSide.Down); </w:t>
      </w:r>
    </w:p>
    <w:p w14:paraId="27275BF2"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 xml:space="preserve">   if</w:t>
      </w:r>
      <w:r>
        <w:rPr>
          <w:rFonts w:ascii="Consolas" w:eastAsiaTheme="minorEastAsia" w:hAnsi="Consolas" w:cs="Consolas"/>
          <w:color w:val="000000"/>
          <w:sz w:val="19"/>
          <w:szCs w:val="19"/>
        </w:rPr>
        <w:t xml:space="preserve"> (p3Down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 getaways.Add(AddGetaway(p3Down, p3));</w:t>
      </w:r>
    </w:p>
    <w:p w14:paraId="2BFF22F0"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Point? p4Down = GetGetawayPoint(p4, mat, eSide.Down);</w:t>
      </w:r>
    </w:p>
    <w:p w14:paraId="75EC2AB9"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 xml:space="preserve">  if</w:t>
      </w:r>
      <w:r>
        <w:rPr>
          <w:rFonts w:ascii="Consolas" w:eastAsiaTheme="minorEastAsia" w:hAnsi="Consolas" w:cs="Consolas"/>
          <w:color w:val="000000"/>
          <w:sz w:val="19"/>
          <w:szCs w:val="19"/>
        </w:rPr>
        <w:t xml:space="preserve"> (p4Down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 getaways.Add(AddGetaway(p4Down, p4));</w:t>
      </w:r>
    </w:p>
    <w:p w14:paraId="002FFDBD"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Point? p2Right = GetGetawayPoint(p2, mat, eSide.Right);</w:t>
      </w:r>
    </w:p>
    <w:p w14:paraId="4C25D8F5"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(p2Right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 getaways.Add(AddGetaway(p2Right, p2));</w:t>
      </w:r>
    </w:p>
    <w:p w14:paraId="630109AB"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Point? p4Right = GetGetawayPoint(p4, mat, eSide.Right);</w:t>
      </w:r>
    </w:p>
    <w:p w14:paraId="39DCC51B"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(p4Right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 getaways.Add(AddGetaway(p4Right, p4));</w:t>
      </w:r>
    </w:p>
    <w:p w14:paraId="65826A6F"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Point? p1Left = GetGetawayPoint(p1, mat, eSide.Left); </w:t>
      </w:r>
    </w:p>
    <w:p w14:paraId="573A050E"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 xml:space="preserve">   if</w:t>
      </w:r>
      <w:r>
        <w:rPr>
          <w:rFonts w:ascii="Consolas" w:eastAsiaTheme="minorEastAsia" w:hAnsi="Consolas" w:cs="Consolas"/>
          <w:color w:val="000000"/>
          <w:sz w:val="19"/>
          <w:szCs w:val="19"/>
        </w:rPr>
        <w:t xml:space="preserve"> (p1Up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 getaways.Add(AddGetaway(p1Left, p1));</w:t>
      </w:r>
    </w:p>
    <w:p w14:paraId="67E0D708"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  </w:t>
      </w:r>
    </w:p>
    <w:p w14:paraId="37A62BCB"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7CEAD512" w14:textId="77777777"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shd w:val="clear" w:color="auto" w:fill="FFC000" w:themeFill="accent4"/>
        </w:rPr>
        <w:t xml:space="preserve">        </w:t>
      </w:r>
      <w:r>
        <w:rPr>
          <w:rFonts w:ascii="Consolas" w:eastAsiaTheme="minorEastAsia" w:hAnsi="Consolas" w:cs="Consolas"/>
          <w:color w:val="0000FF"/>
          <w:sz w:val="19"/>
          <w:szCs w:val="19"/>
          <w:shd w:val="clear" w:color="auto" w:fill="FFC000" w:themeFill="accent4"/>
        </w:rPr>
        <w:t>public</w:t>
      </w:r>
      <w:r>
        <w:rPr>
          <w:rFonts w:ascii="Consolas" w:eastAsiaTheme="minorEastAsia" w:hAnsi="Consolas" w:cs="Consolas"/>
          <w:color w:val="000000"/>
          <w:sz w:val="19"/>
          <w:szCs w:val="19"/>
          <w:shd w:val="clear" w:color="auto" w:fill="FFC000" w:themeFill="accent4"/>
        </w:rPr>
        <w:t xml:space="preserve"> </w:t>
      </w:r>
      <w:r>
        <w:rPr>
          <w:rFonts w:ascii="Consolas" w:eastAsiaTheme="minorEastAsia" w:hAnsi="Consolas" w:cs="Consolas"/>
          <w:color w:val="0000FF"/>
          <w:sz w:val="19"/>
          <w:szCs w:val="19"/>
          <w:shd w:val="clear" w:color="auto" w:fill="FFC000" w:themeFill="accent4"/>
        </w:rPr>
        <w:t>static</w:t>
      </w:r>
      <w:r>
        <w:rPr>
          <w:rFonts w:ascii="Consolas" w:eastAsiaTheme="minorEastAsia" w:hAnsi="Consolas" w:cs="Consolas"/>
          <w:color w:val="000000"/>
          <w:sz w:val="19"/>
          <w:szCs w:val="19"/>
          <w:shd w:val="clear" w:color="auto" w:fill="FFC000" w:themeFill="accent4"/>
        </w:rPr>
        <w:t xml:space="preserve"> dtoGetaway AddGetaway(Point? p1,Point? p2)</w:t>
      </w:r>
    </w:p>
    <w:p w14:paraId="57FD1AEF"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3FF255B"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dtoGetaway g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dtoGetaway();</w:t>
      </w:r>
    </w:p>
    <w:p w14:paraId="0E48E86E"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g.P1 = p1;</w:t>
      </w:r>
    </w:p>
    <w:p w14:paraId="1E098BAB"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g.P2 = p2;</w:t>
      </w:r>
    </w:p>
    <w:p w14:paraId="6F3FF270"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g;</w:t>
      </w:r>
    </w:p>
    <w:p w14:paraId="0344B24B"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D78A79B" w14:textId="77777777"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Point? GetGetawayPoint(Point p,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mat, eSide side)</w:t>
      </w:r>
    </w:p>
    <w:p w14:paraId="18C2E6A4"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816D967"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w:t>
      </w:r>
      <w:r>
        <w:rPr>
          <w:rFonts w:ascii="Consolas" w:eastAsiaTheme="minorEastAsia" w:hAnsi="Consolas"/>
          <w:color w:val="008000"/>
          <w:sz w:val="19"/>
          <w:szCs w:val="19"/>
          <w:rtl/>
        </w:rPr>
        <w:t>תחפש</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ממול</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לנקודת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ההתחלה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מקום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שהוא</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לא</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ריק</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קיר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או</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וילון</w:t>
      </w:r>
      <w:r>
        <w:rPr>
          <w:rFonts w:ascii="Consolas" w:eastAsiaTheme="minorEastAsia" w:hAnsi="Consolas" w:cs="Consolas"/>
          <w:color w:val="008000"/>
          <w:sz w:val="19"/>
          <w:szCs w:val="19"/>
        </w:rPr>
        <w:t>?</w:t>
      </w:r>
    </w:p>
    <w:p w14:paraId="6F9F0441"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w:t>
      </w:r>
      <w:r>
        <w:rPr>
          <w:rFonts w:ascii="Consolas" w:eastAsiaTheme="minorEastAsia" w:hAnsi="Consolas"/>
          <w:color w:val="008000"/>
          <w:sz w:val="19"/>
          <w:szCs w:val="19"/>
          <w:rtl/>
        </w:rPr>
        <w:t>וכן</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מנקודת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הסוף</w:t>
      </w:r>
    </w:p>
    <w:p w14:paraId="42732886"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//go from i to j</w:t>
      </w:r>
    </w:p>
    <w:p w14:paraId="56E680B5"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w:t>
      </w:r>
    </w:p>
    <w:p w14:paraId="63E48C66"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j;</w:t>
      </w:r>
    </w:p>
    <w:p w14:paraId="51EB0D6E"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end;</w:t>
      </w:r>
    </w:p>
    <w:p w14:paraId="416F0FC6"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Point pResult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Point();</w:t>
      </w:r>
    </w:p>
    <w:p w14:paraId="5CBCFE76"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(side == eSide.Up)</w:t>
      </w:r>
    </w:p>
    <w:p w14:paraId="597AE569"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ABFC03D"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i =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)p.X + 1;</w:t>
      </w:r>
    </w:p>
    <w:p w14:paraId="093ECEDD"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j =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)p.Y;</w:t>
      </w:r>
    </w:p>
    <w:p w14:paraId="49929A93"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pResult.Y = p.Y;</w:t>
      </w:r>
    </w:p>
    <w:p w14:paraId="1840CC47"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pResult.X = i;</w:t>
      </w:r>
    </w:p>
    <w:p w14:paraId="08E96F3A"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end = N;</w:t>
      </w:r>
    </w:p>
    <w:p w14:paraId="7E5CB6B8"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while</w:t>
      </w:r>
      <w:r>
        <w:rPr>
          <w:rFonts w:ascii="Consolas" w:eastAsiaTheme="minorEastAsia" w:hAnsi="Consolas" w:cs="Consolas"/>
          <w:color w:val="000000"/>
          <w:sz w:val="19"/>
          <w:szCs w:val="19"/>
        </w:rPr>
        <w:t xml:space="preserve"> (i &lt;= end &amp;&amp; mat[i, j] != 1) i++;</w:t>
      </w:r>
    </w:p>
    <w:p w14:paraId="45DAA8F4"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pResult.X = i;</w:t>
      </w:r>
    </w:p>
    <w:p w14:paraId="70907912"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(i == end)</w:t>
      </w:r>
    </w:p>
    <w:p w14:paraId="71819EF9"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14:paraId="14BCA4FB"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411E1AA"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(side == eSide.Down)</w:t>
      </w:r>
    </w:p>
    <w:p w14:paraId="5D0AFE3D"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9C84EF1"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i =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)p.X + 1;</w:t>
      </w:r>
    </w:p>
    <w:p w14:paraId="648932CA"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j =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)p.Y;</w:t>
      </w:r>
    </w:p>
    <w:p w14:paraId="7E6E54E8"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pResult.Y = p.Y;</w:t>
      </w:r>
    </w:p>
    <w:p w14:paraId="69BC4D34"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pResult.X = i;</w:t>
      </w:r>
    </w:p>
    <w:p w14:paraId="77EAA6B8"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end = 0;</w:t>
      </w:r>
    </w:p>
    <w:p w14:paraId="000AD117"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while</w:t>
      </w:r>
      <w:r>
        <w:rPr>
          <w:rFonts w:ascii="Consolas" w:eastAsiaTheme="minorEastAsia" w:hAnsi="Consolas" w:cs="Consolas"/>
          <w:color w:val="000000"/>
          <w:sz w:val="19"/>
          <w:szCs w:val="19"/>
        </w:rPr>
        <w:t xml:space="preserve"> (i &gt;= end &amp;&amp; mat[i, j] != 1) i--;</w:t>
      </w:r>
    </w:p>
    <w:p w14:paraId="3A0416BA"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pResult.X = i;</w:t>
      </w:r>
    </w:p>
    <w:p w14:paraId="49E8C054"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(i == end)</w:t>
      </w:r>
    </w:p>
    <w:p w14:paraId="01272711"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14:paraId="561274C4"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D1668E2"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(side == eSide.Left)</w:t>
      </w:r>
    </w:p>
    <w:p w14:paraId="7FC277B2"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276E072"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i =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)p.Y - 1;</w:t>
      </w:r>
    </w:p>
    <w:p w14:paraId="058D6E21"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j =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)p.X;</w:t>
      </w:r>
    </w:p>
    <w:p w14:paraId="1DC68D01"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pResult.Y = i;</w:t>
      </w:r>
    </w:p>
    <w:p w14:paraId="651C2EDC"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pResult.X = p.X;</w:t>
      </w:r>
    </w:p>
    <w:p w14:paraId="053EA36A"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end = 0;</w:t>
      </w:r>
    </w:p>
    <w:p w14:paraId="4F0FC5CA"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while</w:t>
      </w:r>
      <w:r>
        <w:rPr>
          <w:rFonts w:ascii="Consolas" w:eastAsiaTheme="minorEastAsia" w:hAnsi="Consolas" w:cs="Consolas"/>
          <w:color w:val="000000"/>
          <w:sz w:val="19"/>
          <w:szCs w:val="19"/>
        </w:rPr>
        <w:t xml:space="preserve"> (i &gt;= 0 &amp;&amp; mat[j, i] != 1) i--;</w:t>
      </w:r>
    </w:p>
    <w:p w14:paraId="2B23BDA3"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pResult.Y = i;</w:t>
      </w:r>
    </w:p>
    <w:p w14:paraId="152ED53C"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(i == end)</w:t>
      </w:r>
    </w:p>
    <w:p w14:paraId="40B7090F"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14:paraId="48E34902"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274B348"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(side == eSide.Right)</w:t>
      </w:r>
    </w:p>
    <w:p w14:paraId="620EBE06"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A9CE975"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i =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)p.Y;</w:t>
      </w:r>
    </w:p>
    <w:p w14:paraId="20B52252"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j =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)p.X;</w:t>
      </w:r>
    </w:p>
    <w:p w14:paraId="5FF25E15"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pResult.X = p.X;</w:t>
      </w:r>
    </w:p>
    <w:p w14:paraId="7010319B"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pResult.Y = i;</w:t>
      </w:r>
    </w:p>
    <w:p w14:paraId="384BE951"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end = M;</w:t>
      </w:r>
    </w:p>
    <w:p w14:paraId="53429261"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while</w:t>
      </w:r>
      <w:r>
        <w:rPr>
          <w:rFonts w:ascii="Consolas" w:eastAsiaTheme="minorEastAsia" w:hAnsi="Consolas" w:cs="Consolas"/>
          <w:color w:val="000000"/>
          <w:sz w:val="19"/>
          <w:szCs w:val="19"/>
        </w:rPr>
        <w:t xml:space="preserve"> (i &lt;= end &amp;&amp; mat[j, i] != 1) i++;</w:t>
      </w:r>
    </w:p>
    <w:p w14:paraId="3BF677CB"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pResult.Y = i;</w:t>
      </w:r>
    </w:p>
    <w:p w14:paraId="795E7771"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(i == end)</w:t>
      </w:r>
    </w:p>
    <w:p w14:paraId="38191BF1"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14:paraId="3651C9FD"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ABEB5CA"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pResult;</w:t>
      </w:r>
    </w:p>
    <w:p w14:paraId="01510025"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1B7F455D" w14:textId="77777777" w:rsidR="00BD575D" w:rsidRDefault="00F31DDB">
      <w:pPr>
        <w:pStyle w:val="a3"/>
        <w:bidi/>
        <w:spacing w:after="240"/>
        <w:ind w:left="1440"/>
        <w:contextualSpacing w:val="0"/>
        <w:jc w:val="both"/>
        <w:rPr>
          <w:rFonts w:ascii="Tahoma" w:hAnsi="Tahoma" w:cs="Tahoma"/>
          <w:sz w:val="22"/>
          <w:szCs w:val="22"/>
          <w:rtl/>
        </w:rPr>
      </w:pPr>
      <w:r>
        <w:rPr>
          <w:rFonts w:ascii="Consolas" w:eastAsiaTheme="minorEastAsia" w:hAnsi="Consolas" w:cs="Consolas"/>
          <w:color w:val="000000"/>
          <w:sz w:val="19"/>
          <w:szCs w:val="19"/>
        </w:rPr>
        <w:t xml:space="preserve">       </w:t>
      </w:r>
    </w:p>
    <w:p w14:paraId="7C94C3EB" w14:textId="77777777" w:rsidR="00BD575D" w:rsidRDefault="00F31DDB">
      <w:pPr>
        <w:bidi/>
        <w:spacing w:after="240" w:line="360" w:lineRule="auto"/>
        <w:jc w:val="both"/>
        <w:rPr>
          <w:rFonts w:ascii="Tahoma" w:hAnsi="Tahoma" w:cs="Tahoma"/>
          <w:i/>
          <w:iCs/>
          <w:sz w:val="22"/>
          <w:szCs w:val="22"/>
          <w:rtl/>
        </w:rPr>
      </w:pPr>
      <w:r>
        <w:rPr>
          <w:rFonts w:ascii="Tahoma" w:hAnsi="Tahoma" w:cs="Tahoma" w:hint="cs"/>
          <w:sz w:val="22"/>
          <w:szCs w:val="22"/>
          <w:rtl/>
        </w:rPr>
        <w:t xml:space="preserve">האלגוריתם החזיר תוצאות נחמדות, אך לא טיפל בהרבה מקרים יוצאי דופן. </w:t>
      </w:r>
    </w:p>
    <w:p w14:paraId="722D107B" w14:textId="77777777"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למעשה, היות ולא טיפלנו במיפוי החנות ובממשק להוספת חנות ע"י בעל החנות, לא השתמשנו באלגוריתם זה.</w:t>
      </w:r>
    </w:p>
    <w:p w14:paraId="45DE3BE4" w14:textId="77777777" w:rsidR="00BD575D" w:rsidRDefault="00BD575D">
      <w:pPr>
        <w:bidi/>
        <w:spacing w:after="240" w:line="360" w:lineRule="auto"/>
        <w:jc w:val="both"/>
        <w:rPr>
          <w:rFonts w:ascii="Tahoma" w:hAnsi="Tahoma" w:cs="Tahoma"/>
          <w:sz w:val="22"/>
          <w:szCs w:val="22"/>
          <w:rtl/>
        </w:rPr>
      </w:pPr>
    </w:p>
    <w:p w14:paraId="79AC6162" w14:textId="77777777" w:rsidR="00BD575D" w:rsidRDefault="00F31DDB">
      <w:pPr>
        <w:bidi/>
        <w:spacing w:before="100" w:after="200" w:line="360" w:lineRule="auto"/>
        <w:rPr>
          <w:rFonts w:ascii="Tahoma" w:hAnsi="Tahoma" w:cs="Tahoma"/>
          <w:b/>
          <w:bCs/>
          <w:caps/>
          <w:color w:val="FF3300"/>
          <w:spacing w:val="15"/>
          <w:rtl/>
          <w14:shadow w14:blurRad="50800" w14:dist="38100" w14:dir="18900000" w14:sx="100000" w14:sy="100000" w14:kx="0" w14:ky="0" w14:algn="bl">
            <w14:srgbClr w14:val="000000">
              <w14:alpha w14:val="60000"/>
            </w14:srgbClr>
          </w14:shadow>
        </w:rPr>
      </w:pPr>
      <w:bookmarkStart w:id="2685" w:name="_Toc39972191"/>
      <w:r>
        <w:rPr>
          <w:rFonts w:ascii="Tahoma" w:hAnsi="Tahoma" w:cs="Tahoma"/>
          <w:b/>
          <w:bCs/>
          <w:color w:val="FF3300"/>
          <w:rtl/>
          <w14:shadow w14:blurRad="50800" w14:dist="38100" w14:dir="18900000" w14:sx="100000" w14:sy="100000" w14:kx="0" w14:ky="0" w14:algn="bl">
            <w14:srgbClr w14:val="000000">
              <w14:alpha w14:val="60000"/>
            </w14:srgbClr>
          </w14:shadow>
        </w:rPr>
        <w:br w:type="page"/>
      </w:r>
    </w:p>
    <w:p w14:paraId="6520D859" w14:textId="77777777" w:rsidR="00BD575D" w:rsidRDefault="00F31DDB">
      <w:pPr>
        <w:pStyle w:val="1"/>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pPr>
      <w:bookmarkStart w:id="2686" w:name="_Toc42553085"/>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lastRenderedPageBreak/>
        <w:t>ממשק משתמש</w:t>
      </w:r>
      <w:bookmarkEnd w:id="2685"/>
      <w:bookmarkEnd w:id="2686"/>
    </w:p>
    <w:p w14:paraId="3818AFF7"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צד הלקוח פותח באנגולר ובו כלול ממשק המשתמש עבור מיפוי החנות ועריכת קניה. </w:t>
      </w:r>
    </w:p>
    <w:p w14:paraId="26236435"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צד הלקוח משרת את בעלי החנויות המעוניינים ביצירת חנות וירטואלית ואת הלקוחות המעוניינים לייצר בקלות את רשימת הקניות שלהם ולאסוף את המוצרים באופן </w:t>
      </w:r>
      <w:r>
        <w:rPr>
          <w:rFonts w:ascii="Tahoma" w:hAnsi="Tahoma" w:cs="Tahoma" w:hint="cs"/>
          <w:sz w:val="22"/>
          <w:szCs w:val="22"/>
          <w:rtl/>
        </w:rPr>
        <w:t>אופטימלי</w:t>
      </w:r>
      <w:r>
        <w:rPr>
          <w:rFonts w:ascii="Tahoma" w:hAnsi="Tahoma" w:cs="Tahoma"/>
          <w:sz w:val="22"/>
          <w:szCs w:val="22"/>
          <w:rtl/>
        </w:rPr>
        <w:t>.</w:t>
      </w:r>
    </w:p>
    <w:p w14:paraId="36C8180D" w14:textId="77777777"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t xml:space="preserve">החלקים העיקריים בפיתוח הממשק הם ארבעה: </w:t>
      </w:r>
    </w:p>
    <w:p w14:paraId="354F798C" w14:textId="77777777" w:rsidR="00BD575D" w:rsidRDefault="00F31DDB">
      <w:pPr>
        <w:pStyle w:val="a3"/>
        <w:numPr>
          <w:ilvl w:val="0"/>
          <w:numId w:val="26"/>
        </w:numPr>
        <w:bidi/>
        <w:spacing w:after="240" w:line="360" w:lineRule="auto"/>
        <w:jc w:val="both"/>
        <w:rPr>
          <w:rFonts w:ascii="Tahoma" w:hAnsi="Tahoma" w:cs="Tahoma"/>
          <w:sz w:val="22"/>
          <w:szCs w:val="22"/>
          <w:rtl/>
        </w:rPr>
      </w:pPr>
      <w:r>
        <w:rPr>
          <w:rFonts w:ascii="Tahoma" w:hAnsi="Tahoma" w:cs="Tahoma"/>
          <w:sz w:val="22"/>
          <w:szCs w:val="22"/>
          <w:rtl/>
        </w:rPr>
        <w:t xml:space="preserve">כניסת המנהל לחנות באמצעות סיסמא ועריכת שינויים </w:t>
      </w:r>
      <w:r>
        <w:rPr>
          <w:rFonts w:ascii="Tahoma" w:hAnsi="Tahoma" w:cs="Tahoma" w:hint="cs"/>
          <w:sz w:val="22"/>
          <w:szCs w:val="22"/>
          <w:rtl/>
        </w:rPr>
        <w:t>בפרטי החנות.</w:t>
      </w:r>
      <w:r>
        <w:rPr>
          <w:rFonts w:ascii="Tahoma" w:hAnsi="Tahoma" w:cs="Tahoma"/>
          <w:sz w:val="22"/>
          <w:szCs w:val="22"/>
          <w:rtl/>
        </w:rPr>
        <w:t xml:space="preserve"> </w:t>
      </w:r>
    </w:p>
    <w:p w14:paraId="44F6CCFF" w14:textId="77777777" w:rsidR="00BD575D" w:rsidRDefault="00F31DDB">
      <w:pPr>
        <w:pStyle w:val="a3"/>
        <w:numPr>
          <w:ilvl w:val="0"/>
          <w:numId w:val="26"/>
        </w:numPr>
        <w:bidi/>
        <w:spacing w:after="240" w:line="360" w:lineRule="auto"/>
        <w:jc w:val="both"/>
        <w:rPr>
          <w:rFonts w:ascii="Tahoma" w:hAnsi="Tahoma" w:cs="Tahoma"/>
          <w:sz w:val="22"/>
          <w:szCs w:val="22"/>
          <w:rtl/>
        </w:rPr>
      </w:pPr>
      <w:r>
        <w:rPr>
          <w:rFonts w:ascii="Tahoma" w:hAnsi="Tahoma" w:cs="Tahoma"/>
          <w:sz w:val="22"/>
          <w:szCs w:val="22"/>
          <w:rtl/>
        </w:rPr>
        <w:t>הצגת מפת החנות ללקוח, וכן הצגת אייקונים במיקומים הנבחרים.</w:t>
      </w:r>
    </w:p>
    <w:p w14:paraId="4B232402" w14:textId="77777777" w:rsidR="00BD575D" w:rsidRDefault="00F31DDB">
      <w:pPr>
        <w:pStyle w:val="a3"/>
        <w:numPr>
          <w:ilvl w:val="0"/>
          <w:numId w:val="26"/>
        </w:numPr>
        <w:bidi/>
        <w:spacing w:after="240" w:line="360" w:lineRule="auto"/>
        <w:jc w:val="both"/>
        <w:rPr>
          <w:rFonts w:ascii="Tahoma" w:hAnsi="Tahoma" w:cs="Tahoma"/>
          <w:sz w:val="22"/>
          <w:szCs w:val="22"/>
          <w:rtl/>
        </w:rPr>
      </w:pPr>
      <w:r>
        <w:rPr>
          <w:rFonts w:ascii="Tahoma" w:hAnsi="Tahoma" w:cs="Tahoma"/>
          <w:sz w:val="22"/>
          <w:szCs w:val="22"/>
          <w:rtl/>
        </w:rPr>
        <w:t>עריכת רשימ</w:t>
      </w:r>
      <w:r>
        <w:rPr>
          <w:rFonts w:ascii="Tahoma" w:hAnsi="Tahoma" w:cs="Tahoma" w:hint="cs"/>
          <w:sz w:val="22"/>
          <w:szCs w:val="22"/>
          <w:rtl/>
        </w:rPr>
        <w:t>ת קניות</w:t>
      </w:r>
      <w:r>
        <w:rPr>
          <w:rFonts w:ascii="Tahoma" w:hAnsi="Tahoma" w:cs="Tahoma"/>
          <w:sz w:val="22"/>
          <w:szCs w:val="22"/>
          <w:rtl/>
        </w:rPr>
        <w:t>.</w:t>
      </w:r>
    </w:p>
    <w:p w14:paraId="1E29449C" w14:textId="77777777" w:rsidR="00BD575D" w:rsidRDefault="00F31DDB">
      <w:pPr>
        <w:pStyle w:val="a3"/>
        <w:numPr>
          <w:ilvl w:val="0"/>
          <w:numId w:val="26"/>
        </w:numPr>
        <w:bidi/>
        <w:spacing w:after="240" w:line="360" w:lineRule="auto"/>
        <w:jc w:val="both"/>
        <w:rPr>
          <w:rFonts w:ascii="Tahoma" w:hAnsi="Tahoma" w:cs="Tahoma"/>
          <w:sz w:val="22"/>
          <w:szCs w:val="22"/>
          <w:rtl/>
        </w:rPr>
      </w:pPr>
      <w:r>
        <w:rPr>
          <w:rFonts w:ascii="Tahoma" w:hAnsi="Tahoma" w:cs="Tahoma"/>
          <w:sz w:val="22"/>
          <w:szCs w:val="22"/>
          <w:rtl/>
        </w:rPr>
        <w:t>שרטוט מסלול במפה.</w:t>
      </w:r>
    </w:p>
    <w:p w14:paraId="3039CD05" w14:textId="77777777" w:rsidR="00BD575D" w:rsidRDefault="00F31DDB">
      <w:pPr>
        <w:bidi/>
        <w:spacing w:after="240" w:line="360" w:lineRule="auto"/>
        <w:rPr>
          <w:rFonts w:ascii="Tahoma" w:hAnsi="Tahoma" w:cs="Tahoma"/>
          <w:b/>
          <w:bCs/>
          <w:color w:val="808080" w:themeColor="background1" w:themeShade="80"/>
          <w:sz w:val="22"/>
          <w:szCs w:val="22"/>
          <w:u w:val="single"/>
          <w:rtl/>
        </w:rPr>
      </w:pPr>
      <w:r>
        <w:rPr>
          <w:rFonts w:ascii="Tahoma" w:hAnsi="Tahoma" w:cs="Tahoma"/>
          <w:b/>
          <w:bCs/>
          <w:color w:val="808080" w:themeColor="background1" w:themeShade="80"/>
          <w:sz w:val="22"/>
          <w:szCs w:val="22"/>
          <w:u w:val="single"/>
          <w:rtl/>
        </w:rPr>
        <w:t xml:space="preserve">המסכים: </w:t>
      </w:r>
    </w:p>
    <w:p w14:paraId="347B0312"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מסך פתיחה ובחירת חנות</w:t>
      </w:r>
      <w:r>
        <w:rPr>
          <w:rFonts w:ascii="Tahoma" w:hAnsi="Tahoma" w:cs="Tahoma" w:hint="cs"/>
          <w:sz w:val="22"/>
          <w:szCs w:val="22"/>
          <w:rtl/>
        </w:rPr>
        <w:t xml:space="preserve">, שם </w:t>
      </w:r>
      <w:r>
        <w:rPr>
          <w:rFonts w:ascii="Tahoma" w:hAnsi="Tahoma" w:cs="Tahoma"/>
          <w:sz w:val="22"/>
          <w:szCs w:val="22"/>
          <w:rtl/>
        </w:rPr>
        <w:t>ניתן לבחור אם נכנסים כמנהל או כלקוח.</w:t>
      </w:r>
    </w:p>
    <w:p w14:paraId="6E31A39A" w14:textId="77777777" w:rsidR="00BD575D" w:rsidRDefault="00F31DDB">
      <w:pPr>
        <w:bidi/>
        <w:spacing w:after="240" w:line="360" w:lineRule="auto"/>
        <w:jc w:val="both"/>
        <w:rPr>
          <w:rFonts w:ascii="Tahoma" w:hAnsi="Tahoma" w:cs="Tahoma"/>
          <w:sz w:val="22"/>
          <w:szCs w:val="22"/>
          <w:u w:val="single"/>
          <w:rtl/>
        </w:rPr>
      </w:pPr>
      <w:r>
        <w:rPr>
          <w:rFonts w:ascii="Tahoma" w:hAnsi="Tahoma" w:cs="Tahoma"/>
          <w:sz w:val="22"/>
          <w:szCs w:val="22"/>
          <w:u w:val="single"/>
          <w:rtl/>
        </w:rPr>
        <w:t>מסכי לקוח:</w:t>
      </w:r>
    </w:p>
    <w:p w14:paraId="015E3187"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מסך לעריכת רשימה והצגת מפת חנות. מוצרי הרשימה מצוינים במפה ובעת לחיצה מוצג שרטוט מסלול.</w:t>
      </w:r>
    </w:p>
    <w:p w14:paraId="159EAEC9" w14:textId="77777777" w:rsidR="00BD575D" w:rsidRDefault="00F31DDB">
      <w:pPr>
        <w:bidi/>
        <w:spacing w:after="240" w:line="360" w:lineRule="auto"/>
        <w:jc w:val="both"/>
        <w:rPr>
          <w:rFonts w:ascii="Tahoma" w:hAnsi="Tahoma" w:cs="Tahoma"/>
          <w:sz w:val="22"/>
          <w:szCs w:val="22"/>
          <w:u w:val="single"/>
          <w:rtl/>
        </w:rPr>
      </w:pPr>
      <w:r>
        <w:rPr>
          <w:rFonts w:ascii="Tahoma" w:hAnsi="Tahoma" w:cs="Tahoma"/>
          <w:sz w:val="22"/>
          <w:szCs w:val="22"/>
          <w:u w:val="single"/>
          <w:rtl/>
        </w:rPr>
        <w:t>מסכים לבעל חנות:</w:t>
      </w:r>
    </w:p>
    <w:p w14:paraId="03A404FB"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מסך התחברות באמצעות סיסמא.</w:t>
      </w:r>
    </w:p>
    <w:p w14:paraId="465FB363"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מסך הוספת חנות.</w:t>
      </w:r>
    </w:p>
    <w:p w14:paraId="6071C6E0"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מסך הוספת מוצרים חדשים למאגר מוצרים, הוספת מוצרים לחנות, </w:t>
      </w:r>
    </w:p>
    <w:p w14:paraId="07E762BC"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הוספת שמות למאגר שמות, הוספת שמות למוצרים בחנות.</w:t>
      </w:r>
    </w:p>
    <w:p w14:paraId="52C3743A" w14:textId="77777777" w:rsidR="00BD575D" w:rsidRDefault="00BD575D">
      <w:pPr>
        <w:bidi/>
        <w:spacing w:after="240" w:line="360" w:lineRule="auto"/>
        <w:jc w:val="both"/>
        <w:rPr>
          <w:rFonts w:ascii="Tahoma" w:hAnsi="Tahoma" w:cs="Tahoma"/>
          <w:b/>
          <w:bCs/>
          <w:sz w:val="22"/>
          <w:szCs w:val="22"/>
          <w:rtl/>
        </w:rPr>
      </w:pPr>
    </w:p>
    <w:p w14:paraId="2F4EBC2C" w14:textId="77777777"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br w:type="page"/>
      </w:r>
    </w:p>
    <w:p w14:paraId="7A95BB6C"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lastRenderedPageBreak/>
        <w:t>הצגת מפת החנות ללקוח</w:t>
      </w:r>
    </w:p>
    <w:p w14:paraId="5D441D76"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אחד מיעדי הפרויקט החשובים הוא הצגת החנות בצורה יפה ומושכת. </w:t>
      </w:r>
    </w:p>
    <w:p w14:paraId="192B2231"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הקדשנו זמן, מחשבה ומעוף וניסינו אפשרויות רבות. אחת מהן היתה שרטוט תלת ממדי שמאפשר טיול בתוך החנות – דרך המסך. מעשית אין בכך ענין כי הלקוח נמצא בחנות פיזית, וההדמיה המלאכותית מיותרת. </w:t>
      </w:r>
      <w:r>
        <w:rPr>
          <w:rFonts w:ascii="Tahoma" w:hAnsi="Tahoma" w:cs="Tahoma" w:hint="cs"/>
          <w:sz w:val="22"/>
          <w:szCs w:val="22"/>
          <w:rtl/>
        </w:rPr>
        <w:t>עדיין זהו רעיון נחמד, במידה וניתן לביצוע.</w:t>
      </w:r>
    </w:p>
    <w:p w14:paraId="26CB81FA"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במהלך הדרך חקרנו ממשקים של מציאות רבודה ו</w:t>
      </w:r>
      <w:r>
        <w:rPr>
          <w:rFonts w:ascii="Tahoma" w:hAnsi="Tahoma" w:cs="Tahoma"/>
          <w:sz w:val="22"/>
          <w:szCs w:val="22"/>
        </w:rPr>
        <w:t>in Door-</w:t>
      </w:r>
      <w:r>
        <w:rPr>
          <w:rFonts w:ascii="Tahoma" w:hAnsi="Tahoma" w:cs="Tahoma"/>
          <w:sz w:val="22"/>
          <w:szCs w:val="22"/>
          <w:rtl/>
        </w:rPr>
        <w:t>, ועוד.</w:t>
      </w:r>
    </w:p>
    <w:p w14:paraId="684614EE"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פגשנו גם בממשק להדמיה תלת ממדית הנקרא </w:t>
      </w:r>
      <w:r>
        <w:rPr>
          <w:rFonts w:ascii="Tahoma" w:hAnsi="Tahoma" w:cs="Tahoma"/>
          <w:sz w:val="22"/>
          <w:szCs w:val="22"/>
        </w:rPr>
        <w:t>three.js</w:t>
      </w:r>
      <w:r>
        <w:rPr>
          <w:rFonts w:ascii="Tahoma" w:hAnsi="Tahoma" w:cs="Tahoma"/>
          <w:sz w:val="22"/>
          <w:szCs w:val="22"/>
          <w:rtl/>
        </w:rPr>
        <w:t xml:space="preserve">. מדובר בספרית </w:t>
      </w:r>
      <w:r>
        <w:rPr>
          <w:rFonts w:ascii="Tahoma" w:hAnsi="Tahoma" w:cs="Tahoma"/>
          <w:sz w:val="22"/>
          <w:szCs w:val="22"/>
        </w:rPr>
        <w:t xml:space="preserve">JavaScript </w:t>
      </w:r>
      <w:r>
        <w:rPr>
          <w:rFonts w:ascii="Tahoma" w:hAnsi="Tahoma" w:cs="Tahoma"/>
          <w:sz w:val="22"/>
          <w:szCs w:val="22"/>
          <w:rtl/>
        </w:rPr>
        <w:t xml:space="preserve"> לעיצוב 3</w:t>
      </w:r>
      <w:r>
        <w:rPr>
          <w:rFonts w:ascii="Tahoma" w:hAnsi="Tahoma" w:cs="Tahoma"/>
          <w:sz w:val="22"/>
          <w:szCs w:val="22"/>
        </w:rPr>
        <w:t>D</w:t>
      </w:r>
      <w:r>
        <w:rPr>
          <w:rFonts w:ascii="Tahoma" w:hAnsi="Tahoma" w:cs="Tahoma"/>
          <w:sz w:val="22"/>
          <w:szCs w:val="22"/>
          <w:rtl/>
        </w:rPr>
        <w:t xml:space="preserve"> עם ביצועים עוצרי נשימה. בדוגמאות המובאות באתר הבית שלה מצאנו דוגמא</w:t>
      </w:r>
      <w:r>
        <w:rPr>
          <w:rFonts w:ascii="Tahoma" w:hAnsi="Tahoma" w:cs="Tahoma" w:hint="cs"/>
          <w:sz w:val="22"/>
          <w:szCs w:val="22"/>
          <w:rtl/>
        </w:rPr>
        <w:t xml:space="preserve"> שלכדה את תשומת ליבנו. לאחר שהתעמקנו גילנו ששימוש בספריה מביא לתוצאות יפות אך לא פרקטי למשתמש.</w:t>
      </w:r>
    </w:p>
    <w:p w14:paraId="639DE8BE"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המסקנה העולה מתהליך היצירה הוא, כי בעיצוב - השמים הם הגבול, וניתן לשפר ולשפץ </w:t>
      </w:r>
      <w:r>
        <w:rPr>
          <w:rFonts w:ascii="Tahoma" w:hAnsi="Tahoma" w:cs="Tahoma" w:hint="cs"/>
          <w:sz w:val="22"/>
          <w:szCs w:val="22"/>
          <w:rtl/>
        </w:rPr>
        <w:t>בלי סוף</w:t>
      </w:r>
      <w:r>
        <w:rPr>
          <w:rFonts w:ascii="Tahoma" w:hAnsi="Tahoma" w:cs="Tahoma"/>
          <w:sz w:val="22"/>
          <w:szCs w:val="22"/>
          <w:rtl/>
        </w:rPr>
        <w:t>. עקב מגבלות הזמן, נסתפק בתצוגה פשוטה אך נוחה ונעימה לעין.</w:t>
      </w:r>
    </w:p>
    <w:p w14:paraId="3BF6ABA6" w14:textId="77777777"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t>השלבים בעיצוב:</w:t>
      </w:r>
    </w:p>
    <w:p w14:paraId="0123C4FE" w14:textId="77777777"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t>1. טבלה</w:t>
      </w:r>
    </w:p>
    <w:p w14:paraId="5448F4E7"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תחילה, הפכנו את החנות למטריצה של אפסים ואחדות והצגנו אותם בטבלה.</w:t>
      </w:r>
    </w:p>
    <w:p w14:paraId="0DE81757"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את המטריצה חישבנו באמצעות מחלקת </w:t>
      </w:r>
      <w:r>
        <w:rPr>
          <w:rFonts w:ascii="Tahoma" w:eastAsiaTheme="minorEastAsia" w:hAnsi="Tahoma" w:cs="Tahoma"/>
          <w:color w:val="2B91AF"/>
          <w:sz w:val="22"/>
          <w:szCs w:val="22"/>
        </w:rPr>
        <w:t>MatShopComputer</w:t>
      </w:r>
      <w:r>
        <w:rPr>
          <w:rFonts w:ascii="Tahoma" w:hAnsi="Tahoma" w:cs="Tahoma"/>
          <w:sz w:val="22"/>
          <w:szCs w:val="22"/>
          <w:rtl/>
        </w:rPr>
        <w:t xml:space="preserve"> שבשכבת הלוגיקה. להלן הקוד:</w:t>
      </w:r>
    </w:p>
    <w:p w14:paraId="1BD4263F" w14:textId="77777777"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ComputeMat(Wall[] w, Stand[] s, Getaway[] g,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width,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w:t>
      </w:r>
    </w:p>
    <w:p w14:paraId="34CBF6DC" w14:textId="77777777"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height)</w:t>
      </w:r>
    </w:p>
    <w:p w14:paraId="0FCA23B3"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58C85255"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w:t>
      </w:r>
      <w:r>
        <w:rPr>
          <w:rFonts w:ascii="Consolas" w:eastAsiaTheme="minorEastAsia" w:hAnsi="Consolas"/>
          <w:color w:val="008000"/>
          <w:sz w:val="19"/>
          <w:szCs w:val="19"/>
          <w:rtl/>
        </w:rPr>
        <w:t>מצייר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מטריצה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מהקירות</w:t>
      </w:r>
    </w:p>
    <w:p w14:paraId="180B6B96"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mat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[width + 1][];</w:t>
      </w:r>
    </w:p>
    <w:p w14:paraId="092B11C4"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 = 0; i &lt; width+1; i++)</w:t>
      </w:r>
    </w:p>
    <w:p w14:paraId="54554F7D"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7D74C98"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mat[i]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[height];</w:t>
      </w:r>
    </w:p>
    <w:p w14:paraId="49A2496C"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1E784C8"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 = 0; i &lt; width; i++)</w:t>
      </w:r>
    </w:p>
    <w:p w14:paraId="59DDD09C"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j = 0; j &lt; height; j++)</w:t>
      </w:r>
    </w:p>
    <w:p w14:paraId="2D98D680"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mat[i][ j] = 0;</w:t>
      </w:r>
    </w:p>
    <w:p w14:paraId="5B69C091"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x1, x2, y1, y2;</w:t>
      </w:r>
    </w:p>
    <w:p w14:paraId="030D733D"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w:t>
      </w:r>
      <w:r>
        <w:rPr>
          <w:rFonts w:ascii="Consolas" w:eastAsiaTheme="minorEastAsia" w:hAnsi="Consolas"/>
          <w:color w:val="008000"/>
          <w:sz w:val="19"/>
          <w:szCs w:val="19"/>
          <w:rtl/>
        </w:rPr>
        <w:t>עובר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על</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הקירות</w:t>
      </w:r>
    </w:p>
    <w:p w14:paraId="360AA89A"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color w:val="000000"/>
          <w:sz w:val="19"/>
          <w:szCs w:val="19"/>
        </w:rPr>
        <w:t xml:space="preserve"> (var item </w:t>
      </w:r>
      <w:r>
        <w:rPr>
          <w:rFonts w:ascii="Consolas" w:eastAsiaTheme="minorEastAsia" w:hAnsi="Consolas" w:cs="Consolas"/>
          <w:color w:val="0000FF"/>
          <w:sz w:val="19"/>
          <w:szCs w:val="19"/>
        </w:rPr>
        <w:t>in</w:t>
      </w:r>
      <w:r>
        <w:rPr>
          <w:rFonts w:ascii="Consolas" w:eastAsiaTheme="minorEastAsia" w:hAnsi="Consolas" w:cs="Consolas"/>
          <w:color w:val="000000"/>
          <w:sz w:val="19"/>
          <w:szCs w:val="19"/>
        </w:rPr>
        <w:t xml:space="preserve"> w)</w:t>
      </w:r>
    </w:p>
    <w:p w14:paraId="51F2F3B0"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07B8C50"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x1 = Convert.ToInt32(item.X1);</w:t>
      </w:r>
    </w:p>
    <w:p w14:paraId="4EC2D00C"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x2 = Convert.ToInt32(item.X2);</w:t>
      </w:r>
    </w:p>
    <w:p w14:paraId="22B44749"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y1 = Convert.ToInt32(item.Y1);</w:t>
      </w:r>
    </w:p>
    <w:p w14:paraId="791F76B6"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y2 = Convert.ToInt32(item.Y2);</w:t>
      </w:r>
    </w:p>
    <w:p w14:paraId="471A10FD"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 = x1; i &lt;= x2; i++)</w:t>
      </w:r>
    </w:p>
    <w:p w14:paraId="4E0A90E7"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j = y1; j &lt;= y2; j++)</w:t>
      </w:r>
    </w:p>
    <w:p w14:paraId="0665C357"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mat[i][ j] = 1 </w:t>
      </w:r>
    </w:p>
    <w:p w14:paraId="090396C8"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p>
    <w:p w14:paraId="69BC36A5"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w:t>
      </w:r>
      <w:r>
        <w:rPr>
          <w:rFonts w:ascii="Consolas" w:eastAsiaTheme="minorEastAsia" w:hAnsi="Consolas"/>
          <w:color w:val="008000"/>
          <w:sz w:val="19"/>
          <w:szCs w:val="19"/>
          <w:rtl/>
        </w:rPr>
        <w:t>עובר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על</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הסטנדים</w:t>
      </w:r>
    </w:p>
    <w:p w14:paraId="7489366C"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Point p1;</w:t>
      </w:r>
    </w:p>
    <w:p w14:paraId="4EF9CF4F"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Point p2;</w:t>
      </w:r>
    </w:p>
    <w:p w14:paraId="6092F020"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color w:val="000000"/>
          <w:sz w:val="19"/>
          <w:szCs w:val="19"/>
        </w:rPr>
        <w:t xml:space="preserve"> (var item </w:t>
      </w:r>
      <w:r>
        <w:rPr>
          <w:rFonts w:ascii="Consolas" w:eastAsiaTheme="minorEastAsia" w:hAnsi="Consolas" w:cs="Consolas"/>
          <w:color w:val="0000FF"/>
          <w:sz w:val="19"/>
          <w:szCs w:val="19"/>
        </w:rPr>
        <w:t>in</w:t>
      </w:r>
      <w:r>
        <w:rPr>
          <w:rFonts w:ascii="Consolas" w:eastAsiaTheme="minorEastAsia" w:hAnsi="Consolas" w:cs="Consolas"/>
          <w:color w:val="000000"/>
          <w:sz w:val="19"/>
          <w:szCs w:val="19"/>
        </w:rPr>
        <w:t xml:space="preserve"> s)</w:t>
      </w:r>
    </w:p>
    <w:p w14:paraId="0012E115"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F5193DB"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(item.Code == 104)</w:t>
      </w:r>
    </w:p>
    <w:p w14:paraId="27A21F5D"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item.Code = item.Code;</w:t>
      </w:r>
    </w:p>
    <w:p w14:paraId="1199FC25"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p1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Point();</w:t>
      </w:r>
    </w:p>
    <w:p w14:paraId="5B6AC43F"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p2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Point();</w:t>
      </w:r>
    </w:p>
    <w:p w14:paraId="29F7968E"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((item.X1 + item.Y1) &lt; (item.X2 + item.Y2))</w:t>
      </w:r>
    </w:p>
    <w:p w14:paraId="1A578E1F"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BF3E825"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p1.X = Convert.ToInt32(item.X1); p1.Y = Convert.ToInt32(item.Y1);</w:t>
      </w:r>
    </w:p>
    <w:p w14:paraId="471DA5B6"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p2.X = Convert.ToInt32(item.X2); p2.Y = Convert.ToInt32(item.Y2);</w:t>
      </w:r>
    </w:p>
    <w:p w14:paraId="576B21E4"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3FFFB73"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else</w:t>
      </w:r>
    </w:p>
    <w:p w14:paraId="4E5E3987"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FD1C637"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p1.X = Convert.ToInt32(item.X2); p1.Y = Convert.ToInt32(item.Y2);</w:t>
      </w:r>
    </w:p>
    <w:p w14:paraId="7DADDB1B"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p2.X = Convert.ToInt32(item.X1); p2.Y = Convert.ToInt32(item.Y1);</w:t>
      </w:r>
    </w:p>
    <w:p w14:paraId="11BBA4AE"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6A96314"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 = p1.X; i &lt; p2.X + 1; i++)</w:t>
      </w:r>
    </w:p>
    <w:p w14:paraId="0B4AD521"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0DF04D1"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j = p1.Y; j &lt; p2.Y + 1; j++)</w:t>
      </w:r>
    </w:p>
    <w:p w14:paraId="16C897C0"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87261B7"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mat[i][ j] = 2 + item.Code * 100;</w:t>
      </w:r>
    </w:p>
    <w:p w14:paraId="471B6F77"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28FF4BD"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7AC953B"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2E5D678"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w:t>
      </w:r>
      <w:r>
        <w:rPr>
          <w:rFonts w:ascii="Consolas" w:eastAsiaTheme="minorEastAsia" w:hAnsi="Consolas"/>
          <w:color w:val="008000"/>
          <w:sz w:val="19"/>
          <w:szCs w:val="19"/>
          <w:rtl/>
        </w:rPr>
        <w:t>עובר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על</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הנקודות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גישה</w:t>
      </w:r>
    </w:p>
    <w:p w14:paraId="2661A8DD"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color w:val="000000"/>
          <w:sz w:val="19"/>
          <w:szCs w:val="19"/>
        </w:rPr>
        <w:t xml:space="preserve"> (var item </w:t>
      </w:r>
      <w:r>
        <w:rPr>
          <w:rFonts w:ascii="Consolas" w:eastAsiaTheme="minorEastAsia" w:hAnsi="Consolas" w:cs="Consolas"/>
          <w:color w:val="0000FF"/>
          <w:sz w:val="19"/>
          <w:szCs w:val="19"/>
        </w:rPr>
        <w:t>in</w:t>
      </w:r>
      <w:r>
        <w:rPr>
          <w:rFonts w:ascii="Consolas" w:eastAsiaTheme="minorEastAsia" w:hAnsi="Consolas" w:cs="Consolas"/>
          <w:color w:val="000000"/>
          <w:sz w:val="19"/>
          <w:szCs w:val="19"/>
        </w:rPr>
        <w:t xml:space="preserve"> g)</w:t>
      </w:r>
    </w:p>
    <w:p w14:paraId="0B97F603"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FC58EC1"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p1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Point() { X = Convert.ToInt32(item.X1), Y = Convert.ToInt32(item.Y1) };</w:t>
      </w:r>
    </w:p>
    <w:p w14:paraId="39026EC3"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p2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Point() { X = Convert.ToInt32(item.X2), Y = Convert.ToInt32(item.Y2) };</w:t>
      </w:r>
    </w:p>
    <w:p w14:paraId="2D5FF0DA"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 = p1.X; i &lt; p2.X + 1; i++)</w:t>
      </w:r>
    </w:p>
    <w:p w14:paraId="54A7B602"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0FE4A43"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j = p1.Y; j &lt; p2.Y + 1; j++)</w:t>
      </w:r>
    </w:p>
    <w:p w14:paraId="7673B684"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02DDF69"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mat[i][j] = 3 + item.Code * 100;</w:t>
      </w:r>
    </w:p>
    <w:p w14:paraId="0AE0A9EC"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7E36FFD"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B4C3207"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527E659" w14:textId="77777777"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mat;</w:t>
      </w:r>
    </w:p>
    <w:p w14:paraId="76BCB9D2" w14:textId="77777777" w:rsidR="00BD575D" w:rsidRDefault="00F31DDB">
      <w:pPr>
        <w:shd w:val="clear" w:color="auto" w:fill="FFF2CC" w:themeFill="accent4" w:themeFillTint="33"/>
        <w:bidi/>
        <w:spacing w:after="240" w:line="360" w:lineRule="auto"/>
        <w:jc w:val="right"/>
        <w:rPr>
          <w:rFonts w:ascii="Tahoma" w:hAnsi="Tahoma" w:cs="Tahoma"/>
          <w:sz w:val="22"/>
          <w:szCs w:val="22"/>
          <w:rtl/>
        </w:rPr>
      </w:pPr>
      <w:r>
        <w:rPr>
          <w:rFonts w:ascii="Consolas" w:eastAsiaTheme="minorEastAsia" w:hAnsi="Consolas" w:cs="Consolas"/>
          <w:color w:val="000000"/>
          <w:sz w:val="19"/>
          <w:szCs w:val="19"/>
        </w:rPr>
        <w:t>}</w:t>
      </w:r>
      <w:r>
        <w:rPr>
          <w:rFonts w:ascii="Tahoma" w:hAnsi="Tahoma" w:cs="Tahoma"/>
          <w:sz w:val="22"/>
          <w:szCs w:val="22"/>
          <w:rtl/>
        </w:rPr>
        <w:t xml:space="preserve"> </w:t>
      </w:r>
    </w:p>
    <w:p w14:paraId="4131B728" w14:textId="77777777"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שימו לב, בכל הדוגמאות מדובר באותה החנות. עיקבו אחר התמונות, וראו כיצד משתפרים הביצועים.</w:t>
      </w:r>
    </w:p>
    <w:p w14:paraId="2B4C5BC4" w14:textId="77777777" w:rsidR="00BD575D" w:rsidRDefault="00F31DDB">
      <w:pPr>
        <w:bidi/>
        <w:spacing w:after="240" w:line="360" w:lineRule="auto"/>
        <w:jc w:val="both"/>
        <w:rPr>
          <w:rFonts w:ascii="Tahoma" w:hAnsi="Tahoma" w:cs="Tahoma"/>
          <w:sz w:val="22"/>
          <w:szCs w:val="22"/>
          <w:rtl/>
        </w:rPr>
      </w:pPr>
      <w:r>
        <w:rPr>
          <w:rFonts w:ascii="Tahoma" w:hAnsi="Tahoma" w:cs="Tahoma"/>
          <w:noProof/>
          <w:sz w:val="22"/>
          <w:szCs w:val="22"/>
        </w:rPr>
        <w:lastRenderedPageBreak/>
        <w:drawing>
          <wp:anchor distT="0" distB="0" distL="114300" distR="114300" simplePos="0" relativeHeight="251784192" behindDoc="1" locked="0" layoutInCell="1" allowOverlap="1" wp14:anchorId="621CEEAB" wp14:editId="4D9DE7F0">
            <wp:simplePos x="0" y="0"/>
            <wp:positionH relativeFrom="margin">
              <wp:align>center</wp:align>
            </wp:positionH>
            <wp:positionV relativeFrom="paragraph">
              <wp:posOffset>267022</wp:posOffset>
            </wp:positionV>
            <wp:extent cx="1828800" cy="1647825"/>
            <wp:effectExtent l="0" t="0" r="0" b="9525"/>
            <wp:wrapSquare wrapText="bothSides"/>
            <wp:docPr id="203" name="תמונה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0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28800" cy="1647825"/>
                    </a:xfrm>
                    <a:prstGeom prst="rect">
                      <a:avLst/>
                    </a:prstGeom>
                    <a:noFill/>
                    <a:ln>
                      <a:noFill/>
                    </a:ln>
                  </pic:spPr>
                </pic:pic>
              </a:graphicData>
            </a:graphic>
          </wp:anchor>
        </w:drawing>
      </w:r>
      <w:r>
        <w:rPr>
          <w:rFonts w:ascii="Tahoma" w:hAnsi="Tahoma" w:cs="Tahoma"/>
          <w:sz w:val="22"/>
          <w:szCs w:val="22"/>
          <w:rtl/>
        </w:rPr>
        <w:t>בתחילה הצגנו את החנות ב</w:t>
      </w:r>
      <w:r>
        <w:rPr>
          <w:rFonts w:ascii="Tahoma" w:hAnsi="Tahoma" w:cs="Tahoma"/>
          <w:sz w:val="22"/>
          <w:szCs w:val="22"/>
        </w:rPr>
        <w:t>DataGridView</w:t>
      </w:r>
      <w:r>
        <w:rPr>
          <w:rFonts w:ascii="Tahoma" w:hAnsi="Tahoma" w:cs="Tahoma"/>
          <w:b/>
          <w:bCs/>
          <w:sz w:val="22"/>
          <w:szCs w:val="22"/>
          <w:rtl/>
        </w:rPr>
        <w:t xml:space="preserve"> </w:t>
      </w:r>
      <w:r>
        <w:rPr>
          <w:rFonts w:ascii="Tahoma" w:hAnsi="Tahoma" w:cs="Tahoma"/>
          <w:sz w:val="22"/>
          <w:szCs w:val="22"/>
          <w:rtl/>
        </w:rPr>
        <w:t xml:space="preserve">בממשק </w:t>
      </w:r>
      <w:r>
        <w:rPr>
          <w:rFonts w:ascii="Tahoma" w:hAnsi="Tahoma" w:cs="Tahoma"/>
          <w:sz w:val="22"/>
          <w:szCs w:val="22"/>
        </w:rPr>
        <w:t>WinForm</w:t>
      </w:r>
      <w:r>
        <w:rPr>
          <w:rFonts w:ascii="Tahoma" w:hAnsi="Tahoma" w:cs="Tahoma"/>
          <w:sz w:val="22"/>
          <w:szCs w:val="22"/>
          <w:rtl/>
        </w:rPr>
        <w:t xml:space="preserve"> לבדיקה </w:t>
      </w:r>
    </w:p>
    <w:p w14:paraId="2B6926B3" w14:textId="77777777" w:rsidR="00BD575D" w:rsidRDefault="00BD575D">
      <w:pPr>
        <w:bidi/>
        <w:spacing w:after="240" w:line="360" w:lineRule="auto"/>
        <w:jc w:val="both"/>
        <w:rPr>
          <w:rFonts w:ascii="Tahoma" w:hAnsi="Tahoma" w:cs="Tahoma"/>
          <w:sz w:val="22"/>
          <w:szCs w:val="22"/>
          <w:rtl/>
        </w:rPr>
      </w:pPr>
    </w:p>
    <w:p w14:paraId="7BFE7937" w14:textId="77777777" w:rsidR="00BD575D" w:rsidRDefault="00BD575D">
      <w:pPr>
        <w:bidi/>
        <w:spacing w:after="240" w:line="360" w:lineRule="auto"/>
        <w:jc w:val="both"/>
        <w:rPr>
          <w:rFonts w:ascii="Tahoma" w:hAnsi="Tahoma" w:cs="Tahoma"/>
          <w:sz w:val="22"/>
          <w:szCs w:val="22"/>
          <w:rtl/>
        </w:rPr>
      </w:pPr>
    </w:p>
    <w:p w14:paraId="6C7D2B2A" w14:textId="77777777" w:rsidR="00BD575D" w:rsidRDefault="00BD575D">
      <w:pPr>
        <w:bidi/>
        <w:spacing w:after="240" w:line="360" w:lineRule="auto"/>
        <w:jc w:val="both"/>
        <w:rPr>
          <w:rFonts w:ascii="Tahoma" w:hAnsi="Tahoma" w:cs="Tahoma"/>
          <w:sz w:val="22"/>
          <w:szCs w:val="22"/>
          <w:rtl/>
        </w:rPr>
      </w:pPr>
    </w:p>
    <w:p w14:paraId="18EDD196" w14:textId="77777777" w:rsidR="00BD575D" w:rsidRDefault="00BD575D">
      <w:pPr>
        <w:bidi/>
        <w:spacing w:after="240" w:line="360" w:lineRule="auto"/>
        <w:jc w:val="both"/>
        <w:rPr>
          <w:rFonts w:ascii="Tahoma" w:hAnsi="Tahoma" w:cs="Tahoma"/>
          <w:sz w:val="22"/>
          <w:szCs w:val="22"/>
          <w:rtl/>
        </w:rPr>
      </w:pPr>
    </w:p>
    <w:p w14:paraId="768E2D8C"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כשהתחלנו לפתח באנגולר יצרנו טבלה עם תגית </w:t>
      </w:r>
      <w:r>
        <w:rPr>
          <w:rFonts w:ascii="Tahoma" w:hAnsi="Tahoma" w:cs="Tahoma"/>
          <w:sz w:val="22"/>
          <w:szCs w:val="22"/>
        </w:rPr>
        <w:t>table&gt;</w:t>
      </w:r>
      <w:r>
        <w:rPr>
          <w:rFonts w:ascii="Tahoma" w:hAnsi="Tahoma" w:cs="Tahoma"/>
          <w:sz w:val="22"/>
          <w:szCs w:val="22"/>
          <w:rtl/>
        </w:rPr>
        <w:t>&gt;, כשצבע כל תא בא מקושר למטריצה שחושבה:</w:t>
      </w:r>
    </w:p>
    <w:p w14:paraId="47764DB1"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ערכי </w:t>
      </w:r>
      <w:r>
        <w:rPr>
          <w:rFonts w:ascii="Tahoma" w:hAnsi="Tahoma" w:cs="Tahoma"/>
          <w:sz w:val="22"/>
          <w:szCs w:val="22"/>
        </w:rPr>
        <w:t>arrColor</w:t>
      </w:r>
      <w:r>
        <w:rPr>
          <w:rFonts w:ascii="Tahoma" w:hAnsi="Tahoma" w:cs="Tahoma"/>
          <w:sz w:val="22"/>
          <w:szCs w:val="22"/>
          <w:rtl/>
        </w:rPr>
        <w:t xml:space="preserve"> הם </w:t>
      </w:r>
      <w:r>
        <w:rPr>
          <w:rFonts w:ascii="Tahoma" w:hAnsi="Tahoma" w:cs="Tahoma"/>
          <w:sz w:val="22"/>
          <w:szCs w:val="22"/>
        </w:rPr>
        <w:t>[white,grey,pink]</w:t>
      </w:r>
    </w:p>
    <w:p w14:paraId="208F66A1" w14:textId="77777777" w:rsidR="00BD575D" w:rsidRDefault="00F31DDB">
      <w:pPr>
        <w:shd w:val="clear" w:color="auto" w:fill="1E1E1E"/>
        <w:spacing w:line="285" w:lineRule="atLeast"/>
        <w:rPr>
          <w:rFonts w:ascii="Consolas" w:hAnsi="Consolas"/>
          <w:color w:val="D4D4D4"/>
          <w:sz w:val="20"/>
          <w:szCs w:val="20"/>
        </w:rPr>
      </w:pPr>
      <w:r>
        <w:rPr>
          <w:rFonts w:ascii="Consolas" w:hAnsi="Consolas"/>
          <w:color w:val="808080"/>
          <w:sz w:val="20"/>
          <w:szCs w:val="20"/>
        </w:rPr>
        <w:t>&lt;</w:t>
      </w:r>
      <w:r>
        <w:rPr>
          <w:rFonts w:ascii="Consolas" w:hAnsi="Consolas"/>
          <w:color w:val="569CD6"/>
          <w:sz w:val="20"/>
          <w:szCs w:val="20"/>
        </w:rPr>
        <w:t>table</w:t>
      </w:r>
      <w:r>
        <w:rPr>
          <w:rFonts w:ascii="Consolas" w:hAnsi="Consolas"/>
          <w:color w:val="D4D4D4"/>
          <w:sz w:val="20"/>
          <w:szCs w:val="20"/>
        </w:rPr>
        <w:t xml:space="preserve"> </w:t>
      </w:r>
      <w:r>
        <w:rPr>
          <w:rFonts w:ascii="Consolas" w:hAnsi="Consolas"/>
          <w:color w:val="F44747"/>
          <w:sz w:val="20"/>
          <w:szCs w:val="20"/>
        </w:rPr>
        <w:t>border</w:t>
      </w:r>
      <w:r>
        <w:rPr>
          <w:rFonts w:ascii="Consolas" w:hAnsi="Consolas"/>
          <w:color w:val="D4D4D4"/>
          <w:sz w:val="20"/>
          <w:szCs w:val="20"/>
        </w:rPr>
        <w:t>=</w:t>
      </w:r>
      <w:r>
        <w:rPr>
          <w:rFonts w:ascii="Consolas" w:hAnsi="Consolas"/>
          <w:color w:val="CE9178"/>
          <w:sz w:val="20"/>
          <w:szCs w:val="20"/>
        </w:rPr>
        <w:t>"0"</w:t>
      </w:r>
      <w:r>
        <w:rPr>
          <w:rFonts w:ascii="Consolas" w:hAnsi="Consolas"/>
          <w:color w:val="808080"/>
          <w:sz w:val="20"/>
          <w:szCs w:val="20"/>
        </w:rPr>
        <w:t>&gt;</w:t>
      </w:r>
    </w:p>
    <w:p w14:paraId="3860F479" w14:textId="77777777" w:rsidR="00BD575D" w:rsidRDefault="00F31DDB">
      <w:pPr>
        <w:shd w:val="clear" w:color="auto" w:fill="1E1E1E"/>
        <w:spacing w:line="285" w:lineRule="atLeast"/>
        <w:rPr>
          <w:rFonts w:ascii="Consolas" w:hAnsi="Consolas"/>
          <w:color w:val="D4D4D4"/>
          <w:sz w:val="20"/>
          <w:szCs w:val="20"/>
        </w:rPr>
      </w:pPr>
      <w:r>
        <w:rPr>
          <w:rFonts w:ascii="Consolas" w:hAnsi="Consolas"/>
          <w:color w:val="D4D4D4"/>
          <w:sz w:val="20"/>
          <w:szCs w:val="20"/>
        </w:rPr>
        <w:t xml:space="preserve">    </w:t>
      </w:r>
      <w:r>
        <w:rPr>
          <w:rFonts w:ascii="Consolas" w:hAnsi="Consolas"/>
          <w:color w:val="808080"/>
          <w:sz w:val="20"/>
          <w:szCs w:val="20"/>
        </w:rPr>
        <w:t>&lt;</w:t>
      </w:r>
      <w:r>
        <w:rPr>
          <w:rFonts w:ascii="Consolas" w:hAnsi="Consolas"/>
          <w:color w:val="569CD6"/>
          <w:sz w:val="20"/>
          <w:szCs w:val="20"/>
        </w:rPr>
        <w:t>tr</w:t>
      </w:r>
      <w:r>
        <w:rPr>
          <w:rFonts w:ascii="Consolas" w:hAnsi="Consolas"/>
          <w:color w:val="D4D4D4"/>
          <w:sz w:val="20"/>
          <w:szCs w:val="20"/>
        </w:rPr>
        <w:t xml:space="preserve"> </w:t>
      </w:r>
      <w:r>
        <w:rPr>
          <w:rFonts w:ascii="Consolas" w:hAnsi="Consolas"/>
          <w:color w:val="9CDCFE"/>
          <w:sz w:val="20"/>
          <w:szCs w:val="20"/>
        </w:rPr>
        <w:t>*ngFor</w:t>
      </w:r>
      <w:r>
        <w:rPr>
          <w:rFonts w:ascii="Consolas" w:hAnsi="Consolas"/>
          <w:color w:val="D4D4D4"/>
          <w:sz w:val="20"/>
          <w:szCs w:val="20"/>
        </w:rPr>
        <w:t>=</w:t>
      </w:r>
      <w:r>
        <w:rPr>
          <w:rFonts w:ascii="Consolas" w:hAnsi="Consolas"/>
          <w:color w:val="CE9178"/>
          <w:sz w:val="20"/>
          <w:szCs w:val="20"/>
        </w:rPr>
        <w:t>"let item of mat;let ind1=index"</w:t>
      </w:r>
      <w:r>
        <w:rPr>
          <w:rFonts w:ascii="Consolas" w:hAnsi="Consolas"/>
          <w:color w:val="D4D4D4"/>
          <w:sz w:val="20"/>
          <w:szCs w:val="20"/>
        </w:rPr>
        <w:t xml:space="preserve"> </w:t>
      </w:r>
      <w:r>
        <w:rPr>
          <w:rFonts w:ascii="Consolas" w:hAnsi="Consolas"/>
          <w:color w:val="808080"/>
          <w:sz w:val="20"/>
          <w:szCs w:val="20"/>
        </w:rPr>
        <w:t>&gt;</w:t>
      </w:r>
      <w:r>
        <w:rPr>
          <w:rFonts w:ascii="Consolas" w:hAnsi="Consolas"/>
          <w:color w:val="D4D4D4"/>
          <w:sz w:val="20"/>
          <w:szCs w:val="20"/>
        </w:rPr>
        <w:t xml:space="preserve">  </w:t>
      </w:r>
    </w:p>
    <w:p w14:paraId="7A8F9275" w14:textId="77777777" w:rsidR="00BD575D" w:rsidRDefault="00F31DDB">
      <w:pPr>
        <w:shd w:val="clear" w:color="auto" w:fill="1E1E1E"/>
        <w:spacing w:line="285" w:lineRule="atLeast"/>
        <w:rPr>
          <w:rFonts w:ascii="Consolas" w:hAnsi="Consolas"/>
          <w:color w:val="D4D4D4"/>
          <w:sz w:val="20"/>
          <w:szCs w:val="20"/>
        </w:rPr>
      </w:pPr>
      <w:r>
        <w:rPr>
          <w:rFonts w:ascii="Consolas" w:hAnsi="Consolas"/>
          <w:color w:val="D4D4D4"/>
          <w:sz w:val="20"/>
          <w:szCs w:val="20"/>
        </w:rPr>
        <w:t xml:space="preserve">        </w:t>
      </w:r>
      <w:r>
        <w:rPr>
          <w:rFonts w:ascii="Consolas" w:hAnsi="Consolas"/>
          <w:color w:val="808080"/>
          <w:sz w:val="20"/>
          <w:szCs w:val="20"/>
        </w:rPr>
        <w:t>&lt;</w:t>
      </w:r>
      <w:r>
        <w:rPr>
          <w:rFonts w:ascii="Consolas" w:hAnsi="Consolas"/>
          <w:color w:val="569CD6"/>
          <w:sz w:val="20"/>
          <w:szCs w:val="20"/>
        </w:rPr>
        <w:t>td</w:t>
      </w:r>
      <w:r>
        <w:rPr>
          <w:rFonts w:ascii="Consolas" w:hAnsi="Consolas"/>
          <w:color w:val="D4D4D4"/>
          <w:sz w:val="20"/>
          <w:szCs w:val="20"/>
        </w:rPr>
        <w:t xml:space="preserve"> </w:t>
      </w:r>
      <w:r>
        <w:rPr>
          <w:rFonts w:ascii="Consolas" w:hAnsi="Consolas"/>
          <w:color w:val="9CDCFE"/>
          <w:sz w:val="20"/>
          <w:szCs w:val="20"/>
        </w:rPr>
        <w:t>*ngFor</w:t>
      </w:r>
      <w:r>
        <w:rPr>
          <w:rFonts w:ascii="Consolas" w:hAnsi="Consolas"/>
          <w:color w:val="D4D4D4"/>
          <w:sz w:val="20"/>
          <w:szCs w:val="20"/>
        </w:rPr>
        <w:t>=</w:t>
      </w:r>
      <w:r>
        <w:rPr>
          <w:rFonts w:ascii="Consolas" w:hAnsi="Consolas"/>
          <w:color w:val="CE9178"/>
          <w:sz w:val="20"/>
          <w:szCs w:val="20"/>
        </w:rPr>
        <w:t>"let item1 of item;let ind=index"</w:t>
      </w:r>
      <w:r>
        <w:rPr>
          <w:rFonts w:ascii="Consolas" w:hAnsi="Consolas"/>
          <w:color w:val="D4D4D4"/>
          <w:sz w:val="20"/>
          <w:szCs w:val="20"/>
        </w:rPr>
        <w:t xml:space="preserve"> </w:t>
      </w:r>
      <w:r>
        <w:rPr>
          <w:rFonts w:ascii="Consolas" w:hAnsi="Consolas"/>
          <w:color w:val="9CDCFE"/>
          <w:sz w:val="20"/>
          <w:szCs w:val="20"/>
        </w:rPr>
        <w:t>(click)</w:t>
      </w:r>
      <w:r>
        <w:rPr>
          <w:rFonts w:ascii="Consolas" w:hAnsi="Consolas"/>
          <w:color w:val="D4D4D4"/>
          <w:sz w:val="20"/>
          <w:szCs w:val="20"/>
        </w:rPr>
        <w:t>=</w:t>
      </w:r>
      <w:r>
        <w:rPr>
          <w:rFonts w:ascii="Consolas" w:hAnsi="Consolas"/>
          <w:color w:val="CE9178"/>
          <w:sz w:val="20"/>
          <w:szCs w:val="20"/>
        </w:rPr>
        <w:t>"func(ind1,ind)"</w:t>
      </w:r>
      <w:r>
        <w:rPr>
          <w:rFonts w:ascii="Consolas" w:hAnsi="Consolas"/>
          <w:color w:val="D4D4D4"/>
          <w:sz w:val="20"/>
          <w:szCs w:val="20"/>
        </w:rPr>
        <w:t xml:space="preserve"> </w:t>
      </w:r>
      <w:r>
        <w:rPr>
          <w:rFonts w:ascii="Consolas" w:hAnsi="Consolas"/>
          <w:color w:val="9CDCFE"/>
          <w:sz w:val="20"/>
          <w:szCs w:val="20"/>
        </w:rPr>
        <w:t>[ngStyle]</w:t>
      </w:r>
      <w:r>
        <w:rPr>
          <w:rFonts w:ascii="Consolas" w:hAnsi="Consolas"/>
          <w:color w:val="D4D4D4"/>
          <w:sz w:val="20"/>
          <w:szCs w:val="20"/>
        </w:rPr>
        <w:t>=</w:t>
      </w:r>
      <w:r>
        <w:rPr>
          <w:rFonts w:ascii="Consolas" w:hAnsi="Consolas"/>
          <w:color w:val="CE9178"/>
          <w:sz w:val="20"/>
          <w:szCs w:val="20"/>
        </w:rPr>
        <w:t>"{'background-color':arrColor[item1%10]}"</w:t>
      </w:r>
      <w:r>
        <w:rPr>
          <w:rFonts w:ascii="Consolas" w:hAnsi="Consolas"/>
          <w:color w:val="D4D4D4"/>
          <w:sz w:val="20"/>
          <w:szCs w:val="20"/>
        </w:rPr>
        <w:t xml:space="preserve">  </w:t>
      </w:r>
      <w:r>
        <w:rPr>
          <w:rFonts w:ascii="Consolas" w:hAnsi="Consolas"/>
          <w:color w:val="808080"/>
          <w:sz w:val="20"/>
          <w:szCs w:val="20"/>
        </w:rPr>
        <w:t>&gt;</w:t>
      </w:r>
    </w:p>
    <w:p w14:paraId="70F27DCC" w14:textId="77777777" w:rsidR="00BD575D" w:rsidRDefault="00F31DDB">
      <w:pPr>
        <w:shd w:val="clear" w:color="auto" w:fill="1E1E1E"/>
        <w:spacing w:line="285" w:lineRule="atLeast"/>
        <w:rPr>
          <w:rFonts w:ascii="Consolas" w:hAnsi="Consolas"/>
          <w:color w:val="D4D4D4"/>
          <w:sz w:val="20"/>
          <w:szCs w:val="20"/>
        </w:rPr>
      </w:pPr>
      <w:r>
        <w:rPr>
          <w:rFonts w:ascii="Consolas" w:hAnsi="Consolas"/>
          <w:color w:val="D4D4D4"/>
          <w:sz w:val="20"/>
          <w:szCs w:val="20"/>
        </w:rPr>
        <w:t xml:space="preserve">        </w:t>
      </w:r>
      <w:r>
        <w:rPr>
          <w:rFonts w:ascii="Consolas" w:hAnsi="Consolas"/>
          <w:color w:val="808080"/>
          <w:sz w:val="20"/>
          <w:szCs w:val="20"/>
        </w:rPr>
        <w:t>&lt;/</w:t>
      </w:r>
      <w:r>
        <w:rPr>
          <w:rFonts w:ascii="Consolas" w:hAnsi="Consolas"/>
          <w:color w:val="569CD6"/>
          <w:sz w:val="20"/>
          <w:szCs w:val="20"/>
        </w:rPr>
        <w:t>td</w:t>
      </w:r>
      <w:r>
        <w:rPr>
          <w:rFonts w:ascii="Consolas" w:hAnsi="Consolas"/>
          <w:color w:val="808080"/>
          <w:sz w:val="20"/>
          <w:szCs w:val="20"/>
        </w:rPr>
        <w:t>&gt;</w:t>
      </w:r>
    </w:p>
    <w:p w14:paraId="21D0FF83" w14:textId="77777777" w:rsidR="00BD575D" w:rsidRDefault="00F31DDB">
      <w:pPr>
        <w:shd w:val="clear" w:color="auto" w:fill="1E1E1E"/>
        <w:spacing w:line="285" w:lineRule="atLeast"/>
        <w:rPr>
          <w:rFonts w:ascii="Consolas" w:hAnsi="Consolas"/>
          <w:color w:val="D4D4D4"/>
          <w:sz w:val="20"/>
          <w:szCs w:val="20"/>
        </w:rPr>
      </w:pPr>
      <w:r>
        <w:rPr>
          <w:rFonts w:ascii="Consolas" w:hAnsi="Consolas"/>
          <w:color w:val="D4D4D4"/>
          <w:sz w:val="20"/>
          <w:szCs w:val="20"/>
        </w:rPr>
        <w:t xml:space="preserve">    </w:t>
      </w:r>
      <w:r>
        <w:rPr>
          <w:rFonts w:ascii="Consolas" w:hAnsi="Consolas"/>
          <w:color w:val="808080"/>
          <w:sz w:val="20"/>
          <w:szCs w:val="20"/>
        </w:rPr>
        <w:t>&lt;/</w:t>
      </w:r>
      <w:r>
        <w:rPr>
          <w:rFonts w:ascii="Consolas" w:hAnsi="Consolas"/>
          <w:color w:val="569CD6"/>
          <w:sz w:val="20"/>
          <w:szCs w:val="20"/>
        </w:rPr>
        <w:t>tr</w:t>
      </w:r>
      <w:r>
        <w:rPr>
          <w:rFonts w:ascii="Consolas" w:hAnsi="Consolas"/>
          <w:color w:val="808080"/>
          <w:sz w:val="20"/>
          <w:szCs w:val="20"/>
        </w:rPr>
        <w:t>&gt;</w:t>
      </w:r>
    </w:p>
    <w:p w14:paraId="69E6F691" w14:textId="77777777" w:rsidR="00BD575D" w:rsidRDefault="00F31DDB">
      <w:pPr>
        <w:shd w:val="clear" w:color="auto" w:fill="1E1E1E"/>
        <w:spacing w:line="285" w:lineRule="atLeast"/>
        <w:rPr>
          <w:rFonts w:ascii="Consolas" w:hAnsi="Consolas"/>
          <w:color w:val="D4D4D4"/>
          <w:sz w:val="21"/>
          <w:szCs w:val="21"/>
          <w:rtl/>
        </w:rPr>
      </w:pPr>
      <w:r>
        <w:rPr>
          <w:rFonts w:ascii="Consolas" w:hAnsi="Consolas"/>
          <w:color w:val="808080"/>
          <w:sz w:val="20"/>
          <w:szCs w:val="20"/>
        </w:rPr>
        <w:t>&lt;/</w:t>
      </w:r>
      <w:r>
        <w:rPr>
          <w:rFonts w:ascii="Consolas" w:hAnsi="Consolas"/>
          <w:color w:val="569CD6"/>
          <w:sz w:val="20"/>
          <w:szCs w:val="20"/>
        </w:rPr>
        <w:t>table</w:t>
      </w:r>
      <w:r>
        <w:rPr>
          <w:rFonts w:ascii="Consolas" w:hAnsi="Consolas"/>
          <w:color w:val="808080"/>
          <w:sz w:val="20"/>
          <w:szCs w:val="20"/>
        </w:rPr>
        <w:t>&gt;</w:t>
      </w:r>
      <w:r>
        <w:rPr>
          <w:rFonts w:ascii="Tahoma" w:hAnsi="Tahoma" w:cs="Tahoma"/>
          <w:noProof/>
          <w:sz w:val="22"/>
          <w:szCs w:val="22"/>
        </w:rPr>
        <w:drawing>
          <wp:anchor distT="0" distB="0" distL="114300" distR="114300" simplePos="0" relativeHeight="251785216" behindDoc="1" locked="0" layoutInCell="1" allowOverlap="1" wp14:anchorId="244C6504" wp14:editId="3DD7C000">
            <wp:simplePos x="0" y="0"/>
            <wp:positionH relativeFrom="margin">
              <wp:posOffset>2077997</wp:posOffset>
            </wp:positionH>
            <wp:positionV relativeFrom="paragraph">
              <wp:posOffset>380857</wp:posOffset>
            </wp:positionV>
            <wp:extent cx="1524000" cy="1543050"/>
            <wp:effectExtent l="0" t="0" r="0" b="0"/>
            <wp:wrapTopAndBottom/>
            <wp:docPr id="202" name="תמונה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0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24000" cy="1543050"/>
                    </a:xfrm>
                    <a:prstGeom prst="rect">
                      <a:avLst/>
                    </a:prstGeom>
                    <a:noFill/>
                    <a:ln>
                      <a:noFill/>
                    </a:ln>
                  </pic:spPr>
                </pic:pic>
              </a:graphicData>
            </a:graphic>
          </wp:anchor>
        </w:drawing>
      </w:r>
    </w:p>
    <w:p w14:paraId="5C8DF86F"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התקבל השירטוט הבא:</w:t>
      </w:r>
    </w:p>
    <w:p w14:paraId="4D809968" w14:textId="77777777" w:rsidR="00BD575D" w:rsidRDefault="00F31DDB">
      <w:pPr>
        <w:bidi/>
        <w:spacing w:after="240" w:line="360" w:lineRule="auto"/>
        <w:jc w:val="both"/>
        <w:rPr>
          <w:rFonts w:ascii="Tahoma" w:eastAsiaTheme="minorEastAsia" w:hAnsi="Tahoma" w:cs="Tahoma"/>
          <w:sz w:val="22"/>
          <w:szCs w:val="22"/>
          <w:rtl/>
        </w:rPr>
      </w:pPr>
      <w:r>
        <w:rPr>
          <w:rFonts w:ascii="Tahoma" w:hAnsi="Tahoma" w:cs="Tahoma"/>
          <w:sz w:val="22"/>
          <w:szCs w:val="22"/>
          <w:rtl/>
        </w:rPr>
        <w:t xml:space="preserve"> </w:t>
      </w:r>
    </w:p>
    <w:p w14:paraId="598A17E0" w14:textId="77777777"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t xml:space="preserve">2. שימוש בספריית </w:t>
      </w:r>
      <w:r>
        <w:rPr>
          <w:rFonts w:ascii="Tahoma" w:hAnsi="Tahoma" w:cs="Tahoma"/>
          <w:b/>
          <w:bCs/>
          <w:sz w:val="22"/>
          <w:szCs w:val="22"/>
        </w:rPr>
        <w:t>three.js</w:t>
      </w:r>
    </w:p>
    <w:p w14:paraId="21C2D833" w14:textId="77777777" w:rsidR="00BD575D" w:rsidRDefault="00F31DDB">
      <w:pPr>
        <w:bidi/>
        <w:spacing w:after="240" w:line="360" w:lineRule="auto"/>
        <w:jc w:val="both"/>
        <w:rPr>
          <w:rFonts w:ascii="Tahoma" w:hAnsi="Tahoma" w:cs="Tahoma"/>
          <w:sz w:val="22"/>
          <w:szCs w:val="22"/>
          <w:rtl/>
        </w:rPr>
      </w:pPr>
      <w:r>
        <w:rPr>
          <w:rFonts w:ascii="Tahoma" w:hAnsi="Tahoma" w:cs="Tahoma"/>
          <w:noProof/>
          <w:sz w:val="22"/>
          <w:szCs w:val="22"/>
        </w:rPr>
        <w:drawing>
          <wp:anchor distT="0" distB="0" distL="114300" distR="114300" simplePos="0" relativeHeight="251783168" behindDoc="0" locked="0" layoutInCell="1" allowOverlap="1" wp14:anchorId="2C7CE6BE" wp14:editId="18ED835D">
            <wp:simplePos x="0" y="0"/>
            <wp:positionH relativeFrom="margin">
              <wp:align>center</wp:align>
            </wp:positionH>
            <wp:positionV relativeFrom="paragraph">
              <wp:posOffset>240709</wp:posOffset>
            </wp:positionV>
            <wp:extent cx="1534795" cy="774700"/>
            <wp:effectExtent l="0" t="0" r="8255" b="6350"/>
            <wp:wrapTopAndBottom/>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1534795" cy="774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ahoma" w:hAnsi="Tahoma" w:cs="Tahoma"/>
          <w:sz w:val="22"/>
          <w:szCs w:val="22"/>
          <w:rtl/>
        </w:rPr>
        <w:t xml:space="preserve">בדוגמא שמצאנו, שירטטנו את החנות, וכך זה נראה: </w:t>
      </w:r>
    </w:p>
    <w:p w14:paraId="4AECDE9D"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(כמובן, לו היינו משתמשות בממשק היינו משדרגות את התצוגה שתראה כחנות. )</w:t>
      </w:r>
    </w:p>
    <w:p w14:paraId="7C250ED0" w14:textId="77777777" w:rsidR="00BD575D" w:rsidRDefault="00BD575D">
      <w:pPr>
        <w:bidi/>
        <w:spacing w:after="240" w:line="360" w:lineRule="auto"/>
        <w:jc w:val="both"/>
        <w:rPr>
          <w:rFonts w:ascii="Tahoma" w:hAnsi="Tahoma" w:cs="Tahoma"/>
          <w:sz w:val="22"/>
          <w:szCs w:val="22"/>
          <w:rtl/>
        </w:rPr>
      </w:pPr>
    </w:p>
    <w:p w14:paraId="34B64357"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lastRenderedPageBreak/>
        <w:t>3.</w:t>
      </w:r>
      <w:r>
        <w:rPr>
          <w:rFonts w:ascii="Tahoma" w:hAnsi="Tahoma" w:cs="Tahoma"/>
          <w:sz w:val="22"/>
          <w:szCs w:val="22"/>
          <w:rtl/>
        </w:rPr>
        <w:t xml:space="preserve"> דרך הצגה נוספת היא תמונת רקע של החנות במבט מלמעלה עם שקיפות למפה המכילה מסלול</w:t>
      </w:r>
      <w:r>
        <w:rPr>
          <w:rFonts w:ascii="Tahoma" w:hAnsi="Tahoma" w:cs="Tahoma" w:hint="cs"/>
          <w:sz w:val="22"/>
          <w:szCs w:val="22"/>
          <w:rtl/>
        </w:rPr>
        <w:t>. לא השתמשנו היות וקשה להציג מסלול דינאמי במפה סטטית. בשיטה זו האפשרויות לפיתוח והוספת פונקציונליות יהיו מאד מוגבלות.</w:t>
      </w:r>
    </w:p>
    <w:p w14:paraId="4F422B29" w14:textId="77777777"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t>4. ציור חנות באמצעות קנווס</w:t>
      </w:r>
    </w:p>
    <w:p w14:paraId="387E9378"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בדרך הבאה ניתן להבחין בדינאמיות והביצועים המשופרים לקנווס לעומת הטבלה.</w:t>
      </w:r>
    </w:p>
    <w:p w14:paraId="6AEC38AF"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בדוגמא זו לא השתמשנו במטריצת אפסים ואחדות של החנות, אלא עברנו על הקירות והסטנדים וציירנו אותם בלולאה באמצעות פונקציה לציור ריבועים:</w:t>
      </w:r>
    </w:p>
    <w:p w14:paraId="03478677"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CDCAA"/>
          <w:sz w:val="21"/>
          <w:szCs w:val="21"/>
        </w:rPr>
        <w:t>drawShop</w:t>
      </w:r>
      <w:r>
        <w:rPr>
          <w:rFonts w:ascii="Consolas" w:hAnsi="Consolas"/>
          <w:color w:val="D4D4D4"/>
          <w:sz w:val="21"/>
          <w:szCs w:val="21"/>
        </w:rPr>
        <w:t>()</w:t>
      </w:r>
    </w:p>
    <w:p w14:paraId="69FE447E"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5A9677A1"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597854DF"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s</w:t>
      </w:r>
      <w:r>
        <w:rPr>
          <w:rFonts w:ascii="Consolas" w:hAnsi="Consolas"/>
          <w:color w:val="D4D4D4"/>
          <w:sz w:val="21"/>
          <w:szCs w:val="21"/>
        </w:rPr>
        <w:t>:</w:t>
      </w:r>
      <w:r>
        <w:rPr>
          <w:rFonts w:ascii="Consolas" w:hAnsi="Consolas"/>
          <w:color w:val="4EC9B0"/>
          <w:sz w:val="21"/>
          <w:szCs w:val="21"/>
        </w:rPr>
        <w:t>Shop</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db</w:t>
      </w:r>
      <w:r>
        <w:rPr>
          <w:rFonts w:ascii="Consolas" w:hAnsi="Consolas"/>
          <w:color w:val="D4D4D4"/>
          <w:sz w:val="21"/>
          <w:szCs w:val="21"/>
        </w:rPr>
        <w:t>.</w:t>
      </w:r>
      <w:r>
        <w:rPr>
          <w:rFonts w:ascii="Consolas" w:hAnsi="Consolas"/>
          <w:color w:val="DCDCAA"/>
          <w:sz w:val="21"/>
          <w:szCs w:val="21"/>
        </w:rPr>
        <w:t>getShop</w:t>
      </w:r>
      <w:r>
        <w:rPr>
          <w:rFonts w:ascii="Consolas" w:hAnsi="Consolas"/>
          <w:color w:val="D4D4D4"/>
          <w:sz w:val="21"/>
          <w:szCs w:val="21"/>
        </w:rPr>
        <w:t>();</w:t>
      </w:r>
    </w:p>
    <w:p w14:paraId="785CD2BD"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//drow walls:</w:t>
      </w:r>
    </w:p>
    <w:p w14:paraId="1C0D93CC"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w:t>
      </w:r>
    </w:p>
    <w:p w14:paraId="4FEBCBC1"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9CDCFE"/>
          <w:sz w:val="21"/>
          <w:szCs w:val="21"/>
        </w:rPr>
        <w:t>fillStyle</w:t>
      </w:r>
      <w:r>
        <w:rPr>
          <w:rFonts w:ascii="Consolas" w:hAnsi="Consolas"/>
          <w:color w:val="D4D4D4"/>
          <w:sz w:val="21"/>
          <w:szCs w:val="21"/>
        </w:rPr>
        <w:t xml:space="preserve"> = </w:t>
      </w:r>
      <w:r>
        <w:rPr>
          <w:rFonts w:ascii="Consolas" w:hAnsi="Consolas"/>
          <w:color w:val="CE9178"/>
          <w:sz w:val="21"/>
          <w:szCs w:val="21"/>
        </w:rPr>
        <w:t>"rgb(185, 185, 183)"</w:t>
      </w:r>
      <w:r>
        <w:rPr>
          <w:rFonts w:ascii="Consolas" w:hAnsi="Consolas"/>
          <w:color w:val="D4D4D4"/>
          <w:sz w:val="21"/>
          <w:szCs w:val="21"/>
        </w:rPr>
        <w:t>;</w:t>
      </w:r>
    </w:p>
    <w:p w14:paraId="23F4925E"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ws</w:t>
      </w:r>
      <w:r>
        <w:rPr>
          <w:rFonts w:ascii="Consolas" w:hAnsi="Consolas"/>
          <w:color w:val="D4D4D4"/>
          <w:sz w:val="21"/>
          <w:szCs w:val="21"/>
        </w:rPr>
        <w:t>:</w:t>
      </w:r>
      <w:r>
        <w:rPr>
          <w:rFonts w:ascii="Consolas" w:hAnsi="Consolas"/>
          <w:color w:val="4EC9B0"/>
          <w:sz w:val="21"/>
          <w:szCs w:val="21"/>
        </w:rPr>
        <w:t>Wall</w:t>
      </w:r>
      <w:r>
        <w:rPr>
          <w:rFonts w:ascii="Consolas" w:hAnsi="Consolas"/>
          <w:color w:val="D4D4D4"/>
          <w:sz w:val="21"/>
          <w:szCs w:val="21"/>
        </w:rPr>
        <w:t>[]=</w:t>
      </w:r>
      <w:r>
        <w:rPr>
          <w:rFonts w:ascii="Consolas" w:hAnsi="Consolas"/>
          <w:color w:val="9CDCFE"/>
          <w:sz w:val="21"/>
          <w:szCs w:val="21"/>
        </w:rPr>
        <w:t>s</w:t>
      </w:r>
      <w:r>
        <w:rPr>
          <w:rFonts w:ascii="Consolas" w:hAnsi="Consolas"/>
          <w:color w:val="D4D4D4"/>
          <w:sz w:val="21"/>
          <w:szCs w:val="21"/>
        </w:rPr>
        <w:t>.</w:t>
      </w:r>
      <w:r>
        <w:rPr>
          <w:rFonts w:ascii="Consolas" w:hAnsi="Consolas"/>
          <w:color w:val="9CDCFE"/>
          <w:sz w:val="21"/>
          <w:szCs w:val="21"/>
        </w:rPr>
        <w:t>Walls</w:t>
      </w:r>
      <w:r>
        <w:rPr>
          <w:rFonts w:ascii="Consolas" w:hAnsi="Consolas"/>
          <w:color w:val="D4D4D4"/>
          <w:sz w:val="21"/>
          <w:szCs w:val="21"/>
        </w:rPr>
        <w:t>;</w:t>
      </w:r>
    </w:p>
    <w:p w14:paraId="789FDF29"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w:t>
      </w:r>
      <w:r>
        <w:rPr>
          <w:rFonts w:ascii="Consolas" w:hAnsi="Consolas"/>
          <w:color w:val="4EC9B0"/>
          <w:sz w:val="21"/>
          <w:szCs w:val="21"/>
        </w:rPr>
        <w:t>number</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&lt;</w:t>
      </w:r>
      <w:r>
        <w:rPr>
          <w:rFonts w:ascii="Consolas" w:hAnsi="Consolas"/>
          <w:color w:val="9CDCFE"/>
          <w:sz w:val="21"/>
          <w:szCs w:val="21"/>
        </w:rPr>
        <w:t>ws</w:t>
      </w:r>
      <w:r>
        <w:rPr>
          <w:rFonts w:ascii="Consolas" w:hAnsi="Consolas"/>
          <w:color w:val="D4D4D4"/>
          <w:sz w:val="21"/>
          <w:szCs w:val="21"/>
        </w:rPr>
        <w:t>.</w:t>
      </w:r>
      <w:r>
        <w:rPr>
          <w:rFonts w:ascii="Consolas" w:hAnsi="Consolas"/>
          <w:color w:val="9CDCFE"/>
          <w:sz w:val="21"/>
          <w:szCs w:val="21"/>
        </w:rPr>
        <w:t>length</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w:t>
      </w:r>
    </w:p>
    <w:p w14:paraId="28411EE2"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654A88A9"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wal</w:t>
      </w:r>
      <w:r>
        <w:rPr>
          <w:rFonts w:ascii="Consolas" w:hAnsi="Consolas"/>
          <w:color w:val="D4D4D4"/>
          <w:sz w:val="21"/>
          <w:szCs w:val="21"/>
        </w:rPr>
        <w:t>:</w:t>
      </w:r>
      <w:r>
        <w:rPr>
          <w:rFonts w:ascii="Consolas" w:hAnsi="Consolas"/>
          <w:color w:val="4EC9B0"/>
          <w:sz w:val="21"/>
          <w:szCs w:val="21"/>
        </w:rPr>
        <w:t>Wall</w:t>
      </w:r>
      <w:r>
        <w:rPr>
          <w:rFonts w:ascii="Consolas" w:hAnsi="Consolas"/>
          <w:color w:val="D4D4D4"/>
          <w:sz w:val="21"/>
          <w:szCs w:val="21"/>
        </w:rPr>
        <w:t>=</w:t>
      </w:r>
      <w:r>
        <w:rPr>
          <w:rFonts w:ascii="Consolas" w:hAnsi="Consolas"/>
          <w:color w:val="9CDCFE"/>
          <w:sz w:val="21"/>
          <w:szCs w:val="21"/>
        </w:rPr>
        <w:t>ws</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p>
    <w:p w14:paraId="77699CF3"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p1</w:t>
      </w:r>
      <w:r>
        <w:rPr>
          <w:rFonts w:ascii="Consolas" w:hAnsi="Consolas"/>
          <w:color w:val="D4D4D4"/>
          <w:sz w:val="21"/>
          <w:szCs w:val="21"/>
        </w:rPr>
        <w:t>:</w:t>
      </w:r>
      <w:r>
        <w:rPr>
          <w:rFonts w:ascii="Consolas" w:hAnsi="Consolas"/>
          <w:color w:val="4EC9B0"/>
          <w:sz w:val="21"/>
          <w:szCs w:val="21"/>
        </w:rPr>
        <w:t>Point</w:t>
      </w:r>
      <w:r>
        <w:rPr>
          <w:rFonts w:ascii="Consolas" w:hAnsi="Consolas"/>
          <w:color w:val="D4D4D4"/>
          <w:sz w:val="21"/>
          <w:szCs w:val="21"/>
        </w:rPr>
        <w:t>=</w:t>
      </w:r>
      <w:r>
        <w:rPr>
          <w:rFonts w:ascii="Consolas" w:hAnsi="Consolas"/>
          <w:color w:val="9CDCFE"/>
          <w:sz w:val="21"/>
          <w:szCs w:val="21"/>
        </w:rPr>
        <w:t>wal</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p>
    <w:p w14:paraId="29B70326"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p2</w:t>
      </w:r>
      <w:r>
        <w:rPr>
          <w:rFonts w:ascii="Consolas" w:hAnsi="Consolas"/>
          <w:color w:val="D4D4D4"/>
          <w:sz w:val="21"/>
          <w:szCs w:val="21"/>
        </w:rPr>
        <w:t>:</w:t>
      </w:r>
      <w:r>
        <w:rPr>
          <w:rFonts w:ascii="Consolas" w:hAnsi="Consolas"/>
          <w:color w:val="4EC9B0"/>
          <w:sz w:val="21"/>
          <w:szCs w:val="21"/>
        </w:rPr>
        <w:t>Point</w:t>
      </w:r>
      <w:r>
        <w:rPr>
          <w:rFonts w:ascii="Consolas" w:hAnsi="Consolas"/>
          <w:color w:val="D4D4D4"/>
          <w:sz w:val="21"/>
          <w:szCs w:val="21"/>
        </w:rPr>
        <w:t>=</w:t>
      </w:r>
      <w:r>
        <w:rPr>
          <w:rFonts w:ascii="Consolas" w:hAnsi="Consolas"/>
          <w:color w:val="9CDCFE"/>
          <w:sz w:val="21"/>
          <w:szCs w:val="21"/>
        </w:rPr>
        <w:t>wal</w:t>
      </w:r>
      <w:r>
        <w:rPr>
          <w:rFonts w:ascii="Consolas" w:hAnsi="Consolas"/>
          <w:color w:val="D4D4D4"/>
          <w:sz w:val="21"/>
          <w:szCs w:val="21"/>
        </w:rPr>
        <w:t>.</w:t>
      </w:r>
      <w:r>
        <w:rPr>
          <w:rFonts w:ascii="Consolas" w:hAnsi="Consolas"/>
          <w:color w:val="9CDCFE"/>
          <w:sz w:val="21"/>
          <w:szCs w:val="21"/>
        </w:rPr>
        <w:t>P2</w:t>
      </w:r>
      <w:r>
        <w:rPr>
          <w:rFonts w:ascii="Consolas" w:hAnsi="Consolas"/>
          <w:color w:val="D4D4D4"/>
          <w:sz w:val="21"/>
          <w:szCs w:val="21"/>
        </w:rPr>
        <w:t>;</w:t>
      </w:r>
    </w:p>
    <w:p w14:paraId="6D009FCB"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w</w:t>
      </w:r>
      <w:r>
        <w:rPr>
          <w:rFonts w:ascii="Consolas" w:hAnsi="Consolas"/>
          <w:color w:val="D4D4D4"/>
          <w:sz w:val="21"/>
          <w:szCs w:val="21"/>
        </w:rPr>
        <w:t>=(</w:t>
      </w:r>
      <w:r>
        <w:rPr>
          <w:rFonts w:ascii="Consolas" w:hAnsi="Consolas"/>
          <w:color w:val="9CDCFE"/>
          <w:sz w:val="21"/>
          <w:szCs w:val="21"/>
        </w:rPr>
        <w:t>p2</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p>
    <w:p w14:paraId="4BFF2A87"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h</w:t>
      </w:r>
      <w:r>
        <w:rPr>
          <w:rFonts w:ascii="Consolas" w:hAnsi="Consolas"/>
          <w:color w:val="D4D4D4"/>
          <w:sz w:val="21"/>
          <w:szCs w:val="21"/>
        </w:rPr>
        <w:t>=(</w:t>
      </w:r>
      <w:r>
        <w:rPr>
          <w:rFonts w:ascii="Consolas" w:hAnsi="Consolas"/>
          <w:color w:val="9CDCFE"/>
          <w:sz w:val="21"/>
          <w:szCs w:val="21"/>
        </w:rPr>
        <w:t>p2</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p>
    <w:p w14:paraId="170F5995"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fillRect</w:t>
      </w:r>
      <w:r>
        <w:rPr>
          <w:rFonts w:ascii="Consolas" w:hAnsi="Consolas"/>
          <w:color w:val="D4D4D4"/>
          <w:sz w:val="21"/>
          <w:szCs w:val="21"/>
        </w:rPr>
        <w:t xml:space="preserve"> (</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 xml:space="preserve">, </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r>
        <w:rPr>
          <w:rFonts w:ascii="Consolas" w:hAnsi="Consolas"/>
          <w:color w:val="9CDCFE"/>
          <w:sz w:val="21"/>
          <w:szCs w:val="21"/>
        </w:rPr>
        <w:t>w</w:t>
      </w:r>
      <w:r>
        <w:rPr>
          <w:rFonts w:ascii="Consolas" w:hAnsi="Consolas"/>
          <w:color w:val="D4D4D4"/>
          <w:sz w:val="21"/>
          <w:szCs w:val="21"/>
        </w:rPr>
        <w:t xml:space="preserve"> , </w:t>
      </w:r>
      <w:r>
        <w:rPr>
          <w:rFonts w:ascii="Consolas" w:hAnsi="Consolas"/>
          <w:color w:val="9CDCFE"/>
          <w:sz w:val="21"/>
          <w:szCs w:val="21"/>
        </w:rPr>
        <w:t>h</w:t>
      </w:r>
      <w:r>
        <w:rPr>
          <w:rFonts w:ascii="Consolas" w:hAnsi="Consolas"/>
          <w:color w:val="D4D4D4"/>
          <w:sz w:val="21"/>
          <w:szCs w:val="21"/>
        </w:rPr>
        <w:t>);</w:t>
      </w:r>
    </w:p>
    <w:p w14:paraId="42EC691E"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squre</w:t>
      </w:r>
      <w:r>
        <w:rPr>
          <w:rFonts w:ascii="Consolas" w:hAnsi="Consolas"/>
          <w:color w:val="D4D4D4"/>
          <w:sz w:val="21"/>
          <w:szCs w:val="21"/>
        </w:rPr>
        <w:t>:</w:t>
      </w:r>
      <w:r>
        <w:rPr>
          <w:rFonts w:ascii="Consolas" w:hAnsi="Consolas"/>
          <w:color w:val="4EC9B0"/>
          <w:sz w:val="21"/>
          <w:szCs w:val="21"/>
        </w:rPr>
        <w:t>Square</w:t>
      </w:r>
      <w:r>
        <w:rPr>
          <w:rFonts w:ascii="Consolas" w:hAnsi="Consolas"/>
          <w:color w:val="D4D4D4"/>
          <w:sz w:val="21"/>
          <w:szCs w:val="21"/>
        </w:rPr>
        <w:t>=</w:t>
      </w:r>
      <w:r>
        <w:rPr>
          <w:rFonts w:ascii="Consolas" w:hAnsi="Consolas"/>
          <w:color w:val="569CD6"/>
          <w:sz w:val="21"/>
          <w:szCs w:val="21"/>
        </w:rPr>
        <w:t>new</w:t>
      </w:r>
      <w:r>
        <w:rPr>
          <w:rFonts w:ascii="Consolas" w:hAnsi="Consolas"/>
          <w:color w:val="D4D4D4"/>
          <w:sz w:val="21"/>
          <w:szCs w:val="21"/>
        </w:rPr>
        <w:t xml:space="preserve"> </w:t>
      </w:r>
      <w:r>
        <w:rPr>
          <w:rFonts w:ascii="Consolas" w:hAnsi="Consolas"/>
          <w:color w:val="4EC9B0"/>
          <w:sz w:val="21"/>
          <w:szCs w:val="21"/>
        </w:rPr>
        <w:t>Square</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p>
    <w:p w14:paraId="02898263"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squre</w:t>
      </w:r>
      <w:r>
        <w:rPr>
          <w:rFonts w:ascii="Consolas" w:hAnsi="Consolas"/>
          <w:color w:val="D4D4D4"/>
          <w:sz w:val="21"/>
          <w:szCs w:val="21"/>
        </w:rPr>
        <w:t>.</w:t>
      </w:r>
      <w:r>
        <w:rPr>
          <w:rFonts w:ascii="Consolas" w:hAnsi="Consolas"/>
          <w:color w:val="DCDCAA"/>
          <w:sz w:val="21"/>
          <w:szCs w:val="21"/>
        </w:rPr>
        <w:t>draw</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 xml:space="preserve">, </w:t>
      </w:r>
      <w:r>
        <w:rPr>
          <w:rFonts w:ascii="Consolas" w:hAnsi="Consolas"/>
          <w:color w:val="9CDCFE"/>
          <w:sz w:val="21"/>
          <w:szCs w:val="21"/>
        </w:rPr>
        <w:t>w</w:t>
      </w:r>
      <w:r>
        <w:rPr>
          <w:rFonts w:ascii="Consolas" w:hAnsi="Consolas"/>
          <w:color w:val="D4D4D4"/>
          <w:sz w:val="21"/>
          <w:szCs w:val="21"/>
        </w:rPr>
        <w:t>,</w:t>
      </w:r>
      <w:r>
        <w:rPr>
          <w:rFonts w:ascii="Consolas" w:hAnsi="Consolas"/>
          <w:color w:val="9CDCFE"/>
          <w:sz w:val="21"/>
          <w:szCs w:val="21"/>
        </w:rPr>
        <w:t>h</w:t>
      </w:r>
      <w:r>
        <w:rPr>
          <w:rFonts w:ascii="Consolas" w:hAnsi="Consolas"/>
          <w:color w:val="D4D4D4"/>
          <w:sz w:val="21"/>
          <w:szCs w:val="21"/>
        </w:rPr>
        <w:t>,</w:t>
      </w:r>
      <w:r>
        <w:rPr>
          <w:rFonts w:ascii="Consolas" w:hAnsi="Consolas"/>
          <w:color w:val="CE9178"/>
          <w:sz w:val="21"/>
          <w:szCs w:val="21"/>
        </w:rPr>
        <w:t>"rgb(185, 185, 183)"</w:t>
      </w:r>
      <w:r>
        <w:rPr>
          <w:rFonts w:ascii="Consolas" w:hAnsi="Consolas"/>
          <w:color w:val="D4D4D4"/>
          <w:sz w:val="21"/>
          <w:szCs w:val="21"/>
        </w:rPr>
        <w:t>);</w:t>
      </w:r>
    </w:p>
    <w:p w14:paraId="705BC550"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0BAD747F" w14:textId="77777777" w:rsidR="00BD575D" w:rsidRDefault="00BD575D">
      <w:pPr>
        <w:shd w:val="clear" w:color="auto" w:fill="1E1E1E"/>
        <w:spacing w:line="285" w:lineRule="atLeast"/>
        <w:rPr>
          <w:rFonts w:ascii="Consolas" w:hAnsi="Consolas"/>
          <w:color w:val="D4D4D4"/>
          <w:sz w:val="21"/>
          <w:szCs w:val="21"/>
        </w:rPr>
      </w:pPr>
    </w:p>
    <w:p w14:paraId="185ADBDE"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//drow stands</w:t>
      </w:r>
    </w:p>
    <w:p w14:paraId="70B1A22C"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w:t>
      </w:r>
    </w:p>
    <w:p w14:paraId="69A7599C"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9CDCFE"/>
          <w:sz w:val="21"/>
          <w:szCs w:val="21"/>
        </w:rPr>
        <w:t>fillStyle</w:t>
      </w:r>
      <w:r>
        <w:rPr>
          <w:rFonts w:ascii="Consolas" w:hAnsi="Consolas"/>
          <w:color w:val="D4D4D4"/>
          <w:sz w:val="21"/>
          <w:szCs w:val="21"/>
        </w:rPr>
        <w:t xml:space="preserve"> = </w:t>
      </w:r>
      <w:r>
        <w:rPr>
          <w:rFonts w:ascii="Consolas" w:hAnsi="Consolas"/>
          <w:color w:val="CE9178"/>
          <w:sz w:val="21"/>
          <w:szCs w:val="21"/>
        </w:rPr>
        <w:t>"rgb(146, 146, 146)"</w:t>
      </w:r>
      <w:r>
        <w:rPr>
          <w:rFonts w:ascii="Consolas" w:hAnsi="Consolas"/>
          <w:color w:val="D4D4D4"/>
          <w:sz w:val="21"/>
          <w:szCs w:val="21"/>
        </w:rPr>
        <w:t>;</w:t>
      </w:r>
    </w:p>
    <w:p w14:paraId="5425979A"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w:t>
      </w:r>
      <w:r>
        <w:rPr>
          <w:rFonts w:ascii="Consolas" w:hAnsi="Consolas"/>
          <w:color w:val="4EC9B0"/>
          <w:sz w:val="21"/>
          <w:szCs w:val="21"/>
        </w:rPr>
        <w:t>number</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&lt;</w:t>
      </w:r>
      <w:r>
        <w:rPr>
          <w:rFonts w:ascii="Consolas" w:hAnsi="Consolas"/>
          <w:color w:val="9CDCFE"/>
          <w:sz w:val="21"/>
          <w:szCs w:val="21"/>
        </w:rPr>
        <w:t>s</w:t>
      </w:r>
      <w:r>
        <w:rPr>
          <w:rFonts w:ascii="Consolas" w:hAnsi="Consolas"/>
          <w:color w:val="D4D4D4"/>
          <w:sz w:val="21"/>
          <w:szCs w:val="21"/>
        </w:rPr>
        <w:t>.</w:t>
      </w:r>
      <w:r>
        <w:rPr>
          <w:rFonts w:ascii="Consolas" w:hAnsi="Consolas"/>
          <w:color w:val="9CDCFE"/>
          <w:sz w:val="21"/>
          <w:szCs w:val="21"/>
        </w:rPr>
        <w:t>Stands</w:t>
      </w:r>
      <w:r>
        <w:rPr>
          <w:rFonts w:ascii="Consolas" w:hAnsi="Consolas"/>
          <w:color w:val="D4D4D4"/>
          <w:sz w:val="21"/>
          <w:szCs w:val="21"/>
        </w:rPr>
        <w:t>.</w:t>
      </w:r>
      <w:r>
        <w:rPr>
          <w:rFonts w:ascii="Consolas" w:hAnsi="Consolas"/>
          <w:color w:val="9CDCFE"/>
          <w:sz w:val="21"/>
          <w:szCs w:val="21"/>
        </w:rPr>
        <w:t>length</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w:t>
      </w:r>
    </w:p>
    <w:p w14:paraId="4135D84B"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49B79DEC"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st</w:t>
      </w:r>
      <w:r>
        <w:rPr>
          <w:rFonts w:ascii="Consolas" w:hAnsi="Consolas"/>
          <w:color w:val="D4D4D4"/>
          <w:sz w:val="21"/>
          <w:szCs w:val="21"/>
        </w:rPr>
        <w:t>:</w:t>
      </w:r>
      <w:r>
        <w:rPr>
          <w:rFonts w:ascii="Consolas" w:hAnsi="Consolas"/>
          <w:color w:val="4EC9B0"/>
          <w:sz w:val="21"/>
          <w:szCs w:val="21"/>
        </w:rPr>
        <w:t>Stand</w:t>
      </w:r>
      <w:r>
        <w:rPr>
          <w:rFonts w:ascii="Consolas" w:hAnsi="Consolas"/>
          <w:color w:val="D4D4D4"/>
          <w:sz w:val="21"/>
          <w:szCs w:val="21"/>
        </w:rPr>
        <w:t>=</w:t>
      </w:r>
      <w:r>
        <w:rPr>
          <w:rFonts w:ascii="Consolas" w:hAnsi="Consolas"/>
          <w:color w:val="9CDCFE"/>
          <w:sz w:val="21"/>
          <w:szCs w:val="21"/>
        </w:rPr>
        <w:t>s</w:t>
      </w:r>
      <w:r>
        <w:rPr>
          <w:rFonts w:ascii="Consolas" w:hAnsi="Consolas"/>
          <w:color w:val="D4D4D4"/>
          <w:sz w:val="21"/>
          <w:szCs w:val="21"/>
        </w:rPr>
        <w:t>.</w:t>
      </w:r>
      <w:r>
        <w:rPr>
          <w:rFonts w:ascii="Consolas" w:hAnsi="Consolas"/>
          <w:color w:val="9CDCFE"/>
          <w:sz w:val="21"/>
          <w:szCs w:val="21"/>
        </w:rPr>
        <w:t>Stands</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p>
    <w:p w14:paraId="2432370F"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p1</w:t>
      </w:r>
      <w:r>
        <w:rPr>
          <w:rFonts w:ascii="Consolas" w:hAnsi="Consolas"/>
          <w:color w:val="D4D4D4"/>
          <w:sz w:val="21"/>
          <w:szCs w:val="21"/>
        </w:rPr>
        <w:t>:</w:t>
      </w:r>
      <w:r>
        <w:rPr>
          <w:rFonts w:ascii="Consolas" w:hAnsi="Consolas"/>
          <w:color w:val="4EC9B0"/>
          <w:sz w:val="21"/>
          <w:szCs w:val="21"/>
        </w:rPr>
        <w:t>Point</w:t>
      </w:r>
      <w:r>
        <w:rPr>
          <w:rFonts w:ascii="Consolas" w:hAnsi="Consolas"/>
          <w:color w:val="D4D4D4"/>
          <w:sz w:val="21"/>
          <w:szCs w:val="21"/>
        </w:rPr>
        <w:t>=</w:t>
      </w:r>
      <w:r>
        <w:rPr>
          <w:rFonts w:ascii="Consolas" w:hAnsi="Consolas"/>
          <w:color w:val="9CDCFE"/>
          <w:sz w:val="21"/>
          <w:szCs w:val="21"/>
        </w:rPr>
        <w:t>st</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p>
    <w:p w14:paraId="35770980"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p2</w:t>
      </w:r>
      <w:r>
        <w:rPr>
          <w:rFonts w:ascii="Consolas" w:hAnsi="Consolas"/>
          <w:color w:val="D4D4D4"/>
          <w:sz w:val="21"/>
          <w:szCs w:val="21"/>
        </w:rPr>
        <w:t>:</w:t>
      </w:r>
      <w:r>
        <w:rPr>
          <w:rFonts w:ascii="Consolas" w:hAnsi="Consolas"/>
          <w:color w:val="4EC9B0"/>
          <w:sz w:val="21"/>
          <w:szCs w:val="21"/>
        </w:rPr>
        <w:t>Point</w:t>
      </w:r>
      <w:r>
        <w:rPr>
          <w:rFonts w:ascii="Consolas" w:hAnsi="Consolas"/>
          <w:color w:val="D4D4D4"/>
          <w:sz w:val="21"/>
          <w:szCs w:val="21"/>
        </w:rPr>
        <w:t>=</w:t>
      </w:r>
      <w:r>
        <w:rPr>
          <w:rFonts w:ascii="Consolas" w:hAnsi="Consolas"/>
          <w:color w:val="9CDCFE"/>
          <w:sz w:val="21"/>
          <w:szCs w:val="21"/>
        </w:rPr>
        <w:t>st</w:t>
      </w:r>
      <w:r>
        <w:rPr>
          <w:rFonts w:ascii="Consolas" w:hAnsi="Consolas"/>
          <w:color w:val="D4D4D4"/>
          <w:sz w:val="21"/>
          <w:szCs w:val="21"/>
        </w:rPr>
        <w:t>.</w:t>
      </w:r>
      <w:r>
        <w:rPr>
          <w:rFonts w:ascii="Consolas" w:hAnsi="Consolas"/>
          <w:color w:val="9CDCFE"/>
          <w:sz w:val="21"/>
          <w:szCs w:val="21"/>
        </w:rPr>
        <w:t>P2</w:t>
      </w:r>
      <w:r>
        <w:rPr>
          <w:rFonts w:ascii="Consolas" w:hAnsi="Consolas"/>
          <w:color w:val="D4D4D4"/>
          <w:sz w:val="21"/>
          <w:szCs w:val="21"/>
        </w:rPr>
        <w:t>;</w:t>
      </w:r>
    </w:p>
    <w:p w14:paraId="32B43F2E"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w</w:t>
      </w:r>
      <w:r>
        <w:rPr>
          <w:rFonts w:ascii="Consolas" w:hAnsi="Consolas"/>
          <w:color w:val="D4D4D4"/>
          <w:sz w:val="21"/>
          <w:szCs w:val="21"/>
        </w:rPr>
        <w:t>=(</w:t>
      </w:r>
      <w:r>
        <w:rPr>
          <w:rFonts w:ascii="Consolas" w:hAnsi="Consolas"/>
          <w:color w:val="9CDCFE"/>
          <w:sz w:val="21"/>
          <w:szCs w:val="21"/>
        </w:rPr>
        <w:t>p2</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p>
    <w:p w14:paraId="47E88CB8"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h</w:t>
      </w:r>
      <w:r>
        <w:rPr>
          <w:rFonts w:ascii="Consolas" w:hAnsi="Consolas"/>
          <w:color w:val="D4D4D4"/>
          <w:sz w:val="21"/>
          <w:szCs w:val="21"/>
        </w:rPr>
        <w:t>=(</w:t>
      </w:r>
      <w:r>
        <w:rPr>
          <w:rFonts w:ascii="Consolas" w:hAnsi="Consolas"/>
          <w:color w:val="9CDCFE"/>
          <w:sz w:val="21"/>
          <w:szCs w:val="21"/>
        </w:rPr>
        <w:t>p2</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p>
    <w:p w14:paraId="3F6B53D9"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fillRect</w:t>
      </w:r>
      <w:r>
        <w:rPr>
          <w:rFonts w:ascii="Consolas" w:hAnsi="Consolas"/>
          <w:color w:val="D4D4D4"/>
          <w:sz w:val="21"/>
          <w:szCs w:val="21"/>
        </w:rPr>
        <w:t xml:space="preserve"> (</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 xml:space="preserve">, </w:t>
      </w:r>
      <w:r>
        <w:rPr>
          <w:rFonts w:ascii="Consolas" w:hAnsi="Consolas"/>
          <w:color w:val="9CDCFE"/>
          <w:sz w:val="21"/>
          <w:szCs w:val="21"/>
        </w:rPr>
        <w:t>w</w:t>
      </w:r>
      <w:r>
        <w:rPr>
          <w:rFonts w:ascii="Consolas" w:hAnsi="Consolas"/>
          <w:color w:val="D4D4D4"/>
          <w:sz w:val="21"/>
          <w:szCs w:val="21"/>
        </w:rPr>
        <w:t>,</w:t>
      </w:r>
      <w:r>
        <w:rPr>
          <w:rFonts w:ascii="Consolas" w:hAnsi="Consolas"/>
          <w:color w:val="9CDCFE"/>
          <w:sz w:val="21"/>
          <w:szCs w:val="21"/>
        </w:rPr>
        <w:t>h</w:t>
      </w:r>
      <w:r>
        <w:rPr>
          <w:rFonts w:ascii="Consolas" w:hAnsi="Consolas"/>
          <w:color w:val="D4D4D4"/>
          <w:sz w:val="21"/>
          <w:szCs w:val="21"/>
        </w:rPr>
        <w:t xml:space="preserve"> );</w:t>
      </w:r>
    </w:p>
    <w:p w14:paraId="137C7FFB"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3d</w:t>
      </w:r>
    </w:p>
    <w:p w14:paraId="2A4672FD"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squre</w:t>
      </w:r>
      <w:r>
        <w:rPr>
          <w:rFonts w:ascii="Consolas" w:hAnsi="Consolas"/>
          <w:color w:val="D4D4D4"/>
          <w:sz w:val="21"/>
          <w:szCs w:val="21"/>
        </w:rPr>
        <w:t>:</w:t>
      </w:r>
      <w:r>
        <w:rPr>
          <w:rFonts w:ascii="Consolas" w:hAnsi="Consolas"/>
          <w:color w:val="4EC9B0"/>
          <w:sz w:val="21"/>
          <w:szCs w:val="21"/>
        </w:rPr>
        <w:t>Square</w:t>
      </w:r>
      <w:r>
        <w:rPr>
          <w:rFonts w:ascii="Consolas" w:hAnsi="Consolas"/>
          <w:color w:val="D4D4D4"/>
          <w:sz w:val="21"/>
          <w:szCs w:val="21"/>
        </w:rPr>
        <w:t>=</w:t>
      </w:r>
      <w:r>
        <w:rPr>
          <w:rFonts w:ascii="Consolas" w:hAnsi="Consolas"/>
          <w:color w:val="569CD6"/>
          <w:sz w:val="21"/>
          <w:szCs w:val="21"/>
        </w:rPr>
        <w:t>new</w:t>
      </w:r>
      <w:r>
        <w:rPr>
          <w:rFonts w:ascii="Consolas" w:hAnsi="Consolas"/>
          <w:color w:val="D4D4D4"/>
          <w:sz w:val="21"/>
          <w:szCs w:val="21"/>
        </w:rPr>
        <w:t xml:space="preserve"> </w:t>
      </w:r>
      <w:r>
        <w:rPr>
          <w:rFonts w:ascii="Consolas" w:hAnsi="Consolas"/>
          <w:color w:val="4EC9B0"/>
          <w:sz w:val="21"/>
          <w:szCs w:val="21"/>
        </w:rPr>
        <w:t>Square</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p>
    <w:p w14:paraId="6BB60D3A"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squre</w:t>
      </w:r>
      <w:r>
        <w:rPr>
          <w:rFonts w:ascii="Consolas" w:hAnsi="Consolas"/>
          <w:color w:val="D4D4D4"/>
          <w:sz w:val="21"/>
          <w:szCs w:val="21"/>
        </w:rPr>
        <w:t>.</w:t>
      </w:r>
      <w:r>
        <w:rPr>
          <w:rFonts w:ascii="Consolas" w:hAnsi="Consolas"/>
          <w:color w:val="DCDCAA"/>
          <w:sz w:val="21"/>
          <w:szCs w:val="21"/>
        </w:rPr>
        <w:t>draw</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 xml:space="preserve">, </w:t>
      </w:r>
      <w:r>
        <w:rPr>
          <w:rFonts w:ascii="Consolas" w:hAnsi="Consolas"/>
          <w:color w:val="9CDCFE"/>
          <w:sz w:val="21"/>
          <w:szCs w:val="21"/>
        </w:rPr>
        <w:t>w</w:t>
      </w:r>
      <w:r>
        <w:rPr>
          <w:rFonts w:ascii="Consolas" w:hAnsi="Consolas"/>
          <w:color w:val="D4D4D4"/>
          <w:sz w:val="21"/>
          <w:szCs w:val="21"/>
        </w:rPr>
        <w:t>,</w:t>
      </w:r>
      <w:r>
        <w:rPr>
          <w:rFonts w:ascii="Consolas" w:hAnsi="Consolas"/>
          <w:color w:val="9CDCFE"/>
          <w:sz w:val="21"/>
          <w:szCs w:val="21"/>
        </w:rPr>
        <w:t>h</w:t>
      </w:r>
      <w:r>
        <w:rPr>
          <w:rFonts w:ascii="Consolas" w:hAnsi="Consolas"/>
          <w:color w:val="D4D4D4"/>
          <w:sz w:val="21"/>
          <w:szCs w:val="21"/>
        </w:rPr>
        <w:t>,</w:t>
      </w:r>
      <w:r>
        <w:rPr>
          <w:rFonts w:ascii="Consolas" w:hAnsi="Consolas"/>
          <w:color w:val="CE9178"/>
          <w:sz w:val="21"/>
          <w:szCs w:val="21"/>
        </w:rPr>
        <w:t>"rgb(108, 109, 108)"</w:t>
      </w:r>
      <w:r>
        <w:rPr>
          <w:rFonts w:ascii="Consolas" w:hAnsi="Consolas"/>
          <w:color w:val="D4D4D4"/>
          <w:sz w:val="21"/>
          <w:szCs w:val="21"/>
        </w:rPr>
        <w:t>);</w:t>
      </w:r>
    </w:p>
    <w:p w14:paraId="4226688D"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stroke</w:t>
      </w:r>
    </w:p>
    <w:p w14:paraId="5685B413"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9CDCFE"/>
          <w:sz w:val="21"/>
          <w:szCs w:val="21"/>
        </w:rPr>
        <w:t>strokeStyle</w:t>
      </w:r>
      <w:r>
        <w:rPr>
          <w:rFonts w:ascii="Consolas" w:hAnsi="Consolas"/>
          <w:color w:val="D4D4D4"/>
          <w:sz w:val="21"/>
          <w:szCs w:val="21"/>
        </w:rPr>
        <w:t xml:space="preserve"> =</w:t>
      </w:r>
      <w:r>
        <w:rPr>
          <w:rFonts w:ascii="Consolas" w:hAnsi="Consolas"/>
          <w:color w:val="CE9178"/>
          <w:sz w:val="21"/>
          <w:szCs w:val="21"/>
        </w:rPr>
        <w:t>"rgb(108, 109, 108)"</w:t>
      </w:r>
      <w:r>
        <w:rPr>
          <w:rFonts w:ascii="Consolas" w:hAnsi="Consolas"/>
          <w:color w:val="D4D4D4"/>
          <w:sz w:val="21"/>
          <w:szCs w:val="21"/>
        </w:rPr>
        <w:t>;</w:t>
      </w:r>
    </w:p>
    <w:p w14:paraId="625A2859"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9CDCFE"/>
          <w:sz w:val="21"/>
          <w:szCs w:val="21"/>
        </w:rPr>
        <w:t>lineWidth</w:t>
      </w:r>
      <w:r>
        <w:rPr>
          <w:rFonts w:ascii="Consolas" w:hAnsi="Consolas"/>
          <w:color w:val="D4D4D4"/>
          <w:sz w:val="21"/>
          <w:szCs w:val="21"/>
        </w:rPr>
        <w:t xml:space="preserve">   =</w:t>
      </w:r>
      <w:r>
        <w:rPr>
          <w:rFonts w:ascii="Consolas" w:hAnsi="Consolas"/>
          <w:color w:val="B5CEA8"/>
          <w:sz w:val="21"/>
          <w:szCs w:val="21"/>
        </w:rPr>
        <w:t>1</w:t>
      </w:r>
      <w:r>
        <w:rPr>
          <w:rFonts w:ascii="Consolas" w:hAnsi="Consolas"/>
          <w:color w:val="D4D4D4"/>
          <w:sz w:val="21"/>
          <w:szCs w:val="21"/>
        </w:rPr>
        <w:t>;</w:t>
      </w:r>
    </w:p>
    <w:p w14:paraId="37CACA4E"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strokeRect</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 xml:space="preserve">, </w:t>
      </w:r>
      <w:r>
        <w:rPr>
          <w:rFonts w:ascii="Consolas" w:hAnsi="Consolas"/>
          <w:color w:val="9CDCFE"/>
          <w:sz w:val="21"/>
          <w:szCs w:val="21"/>
        </w:rPr>
        <w:t>w</w:t>
      </w:r>
      <w:r>
        <w:rPr>
          <w:rFonts w:ascii="Consolas" w:hAnsi="Consolas"/>
          <w:color w:val="D4D4D4"/>
          <w:sz w:val="21"/>
          <w:szCs w:val="21"/>
        </w:rPr>
        <w:t>,</w:t>
      </w:r>
      <w:r>
        <w:rPr>
          <w:rFonts w:ascii="Consolas" w:hAnsi="Consolas"/>
          <w:color w:val="9CDCFE"/>
          <w:sz w:val="21"/>
          <w:szCs w:val="21"/>
        </w:rPr>
        <w:t>h</w:t>
      </w:r>
      <w:r>
        <w:rPr>
          <w:rFonts w:ascii="Consolas" w:hAnsi="Consolas"/>
          <w:color w:val="D4D4D4"/>
          <w:sz w:val="21"/>
          <w:szCs w:val="21"/>
        </w:rPr>
        <w:t>);</w:t>
      </w:r>
    </w:p>
    <w:p w14:paraId="79BFE25B"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515BBCF6"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476D059B" w14:textId="77777777" w:rsidR="00BD575D" w:rsidRDefault="00BD575D">
      <w:pPr>
        <w:bidi/>
        <w:spacing w:after="240" w:line="360" w:lineRule="auto"/>
        <w:jc w:val="both"/>
        <w:rPr>
          <w:rFonts w:ascii="Tahoma" w:hAnsi="Tahoma" w:cs="Tahoma"/>
          <w:sz w:val="22"/>
          <w:szCs w:val="22"/>
          <w:rtl/>
        </w:rPr>
      </w:pPr>
    </w:p>
    <w:p w14:paraId="3C7CD5CA" w14:textId="77777777" w:rsidR="00BD575D" w:rsidRDefault="00F31DDB">
      <w:pPr>
        <w:bidi/>
        <w:spacing w:after="240" w:line="360" w:lineRule="auto"/>
        <w:jc w:val="both"/>
        <w:rPr>
          <w:rFonts w:ascii="Tahoma" w:eastAsiaTheme="minorEastAsia" w:hAnsi="Tahoma" w:cs="Tahoma"/>
          <w:sz w:val="22"/>
          <w:szCs w:val="22"/>
        </w:rPr>
      </w:pPr>
      <w:r>
        <w:rPr>
          <w:rFonts w:ascii="Tahoma" w:eastAsiaTheme="minorEastAsia" w:hAnsi="Tahoma" w:cs="Tahoma"/>
          <w:sz w:val="22"/>
          <w:szCs w:val="22"/>
          <w:rtl/>
        </w:rPr>
        <w:t>התוצאה היא כזאת:</w:t>
      </w:r>
    </w:p>
    <w:p w14:paraId="1C226EFE" w14:textId="77777777" w:rsidR="00BD575D" w:rsidRDefault="00F31DDB">
      <w:pPr>
        <w:bidi/>
        <w:spacing w:after="240" w:line="360" w:lineRule="auto"/>
        <w:jc w:val="both"/>
        <w:rPr>
          <w:rFonts w:ascii="Tahoma" w:hAnsi="Tahoma" w:cs="Tahoma"/>
          <w:sz w:val="22"/>
          <w:szCs w:val="22"/>
          <w:rtl/>
        </w:rPr>
      </w:pPr>
      <w:r>
        <w:rPr>
          <w:rFonts w:ascii="Tahoma" w:hAnsi="Tahoma" w:cs="Tahoma"/>
          <w:noProof/>
          <w:sz w:val="22"/>
          <w:szCs w:val="22"/>
        </w:rPr>
        <w:drawing>
          <wp:anchor distT="0" distB="0" distL="114300" distR="114300" simplePos="0" relativeHeight="251787264" behindDoc="1" locked="0" layoutInCell="1" allowOverlap="1" wp14:anchorId="57C2C0E6" wp14:editId="6AD54593">
            <wp:simplePos x="0" y="0"/>
            <wp:positionH relativeFrom="column">
              <wp:posOffset>1381760</wp:posOffset>
            </wp:positionH>
            <wp:positionV relativeFrom="paragraph">
              <wp:posOffset>180340</wp:posOffset>
            </wp:positionV>
            <wp:extent cx="3609975" cy="3562350"/>
            <wp:effectExtent l="0" t="0" r="9525" b="0"/>
            <wp:wrapTopAndBottom/>
            <wp:docPr id="196" name="תמונה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0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flipH="1">
                      <a:off x="0" y="0"/>
                      <a:ext cx="3609975" cy="3562350"/>
                    </a:xfrm>
                    <a:prstGeom prst="rect">
                      <a:avLst/>
                    </a:prstGeom>
                    <a:noFill/>
                    <a:ln>
                      <a:noFill/>
                    </a:ln>
                  </pic:spPr>
                </pic:pic>
              </a:graphicData>
            </a:graphic>
          </wp:anchor>
        </w:drawing>
      </w:r>
    </w:p>
    <w:p w14:paraId="7008BA1F" w14:textId="77777777"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 xml:space="preserve">וזוהי </w:t>
      </w:r>
      <w:r>
        <w:rPr>
          <w:rFonts w:ascii="Tahoma" w:hAnsi="Tahoma" w:cs="Tahoma"/>
          <w:sz w:val="22"/>
          <w:szCs w:val="22"/>
          <w:rtl/>
        </w:rPr>
        <w:t xml:space="preserve">הדרך הנבחרת, </w:t>
      </w:r>
      <w:r>
        <w:rPr>
          <w:rFonts w:ascii="Tahoma" w:hAnsi="Tahoma" w:cs="Tahoma" w:hint="cs"/>
          <w:sz w:val="22"/>
          <w:szCs w:val="22"/>
          <w:rtl/>
        </w:rPr>
        <w:t>שמצאה חן בעינינו.</w:t>
      </w:r>
    </w:p>
    <w:p w14:paraId="19D92BC7"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ציור החנות נעשה באמצעות אלמנט </w:t>
      </w:r>
      <w:hyperlink r:id="rId51" w:tooltip="Use the HTML &lt;canvas&gt; element with either the canvas scripting API or the WebGL API to draw graphics and animations." w:history="1">
        <w:r>
          <w:rPr>
            <w:rStyle w:val="HTMLCode"/>
            <w:rFonts w:ascii="Tahoma" w:hAnsi="Tahoma" w:cs="Tahoma"/>
            <w:color w:val="3D7E9A"/>
            <w:spacing w:val="-1"/>
            <w:sz w:val="22"/>
            <w:szCs w:val="22"/>
            <w:u w:val="single"/>
            <w:bdr w:val="none" w:sz="0" w:space="0" w:color="auto" w:frame="1"/>
            <w:shd w:val="clear" w:color="auto" w:fill="FFFFFF"/>
          </w:rPr>
          <w:t>&lt;canvas&gt;</w:t>
        </w:r>
      </w:hyperlink>
      <w:r>
        <w:rPr>
          <w:rFonts w:ascii="Tahoma" w:hAnsi="Tahoma" w:cs="Tahoma"/>
          <w:sz w:val="22"/>
          <w:szCs w:val="22"/>
          <w:rtl/>
        </w:rPr>
        <w:t xml:space="preserve"> </w:t>
      </w:r>
      <w:r>
        <w:rPr>
          <w:rFonts w:ascii="Tahoma" w:hAnsi="Tahoma" w:cs="Tahoma" w:hint="cs"/>
          <w:sz w:val="22"/>
          <w:szCs w:val="22"/>
          <w:rtl/>
        </w:rPr>
        <w:t>מסוג</w:t>
      </w:r>
      <w:r>
        <w:rPr>
          <w:rFonts w:ascii="Tahoma" w:hAnsi="Tahoma" w:cs="Tahoma"/>
          <w:sz w:val="22"/>
          <w:szCs w:val="22"/>
          <w:rtl/>
        </w:rPr>
        <w:t xml:space="preserve"> </w:t>
      </w:r>
      <w:r>
        <w:rPr>
          <w:rStyle w:val="HTMLCode"/>
          <w:rFonts w:ascii="Tahoma" w:hAnsi="Tahoma" w:cs="Tahoma"/>
          <w:color w:val="333333"/>
          <w:spacing w:val="-1"/>
          <w:sz w:val="22"/>
          <w:szCs w:val="22"/>
          <w:bdr w:val="none" w:sz="0" w:space="0" w:color="auto" w:frame="1"/>
          <w:shd w:val="clear" w:color="auto" w:fill="FFFFFF"/>
        </w:rPr>
        <w:t>HTMLCanvasElement</w:t>
      </w:r>
      <w:r>
        <w:rPr>
          <w:rFonts w:ascii="Tahoma" w:hAnsi="Tahoma" w:cs="Tahoma"/>
          <w:sz w:val="22"/>
          <w:szCs w:val="22"/>
          <w:rtl/>
        </w:rPr>
        <w:t>.</w:t>
      </w:r>
    </w:p>
    <w:p w14:paraId="3B713627"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קנווס הוא אזור מלבני בדף, המשמש כבד לציור. קיימות מתודות בעזרתן מציירים עליו.</w:t>
      </w:r>
    </w:p>
    <w:p w14:paraId="01374D3D"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המחלקה </w:t>
      </w:r>
      <w:r>
        <w:rPr>
          <w:rStyle w:val="HTMLCode"/>
          <w:rFonts w:ascii="Tahoma" w:hAnsi="Tahoma" w:cs="Tahoma"/>
          <w:color w:val="3D7E9A"/>
          <w:spacing w:val="-1"/>
          <w:sz w:val="22"/>
          <w:szCs w:val="22"/>
          <w:bdr w:val="none" w:sz="0" w:space="0" w:color="auto" w:frame="1"/>
          <w:shd w:val="clear" w:color="auto" w:fill="FFFFFF"/>
        </w:rPr>
        <w:t>Square</w:t>
      </w:r>
      <w:r>
        <w:rPr>
          <w:rFonts w:ascii="Tahoma" w:hAnsi="Tahoma" w:cs="Tahoma"/>
          <w:color w:val="4EC9B0"/>
          <w:sz w:val="22"/>
          <w:szCs w:val="22"/>
          <w:rtl/>
        </w:rPr>
        <w:t xml:space="preserve">  </w:t>
      </w:r>
      <w:r>
        <w:rPr>
          <w:rFonts w:ascii="Tahoma" w:hAnsi="Tahoma" w:cs="Tahoma"/>
          <w:sz w:val="22"/>
          <w:szCs w:val="22"/>
          <w:rtl/>
        </w:rPr>
        <w:t>מציירת את הממד הנוסף (קוים צידיים) שמיטיב את התוצר:</w:t>
      </w:r>
    </w:p>
    <w:p w14:paraId="419AD32F"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C586C0"/>
          <w:sz w:val="21"/>
          <w:szCs w:val="21"/>
        </w:rPr>
        <w:t>export</w:t>
      </w:r>
      <w:r>
        <w:rPr>
          <w:rFonts w:ascii="Consolas" w:hAnsi="Consolas"/>
          <w:color w:val="D4D4D4"/>
          <w:sz w:val="21"/>
          <w:szCs w:val="21"/>
        </w:rPr>
        <w:t xml:space="preserve"> </w:t>
      </w:r>
      <w:r>
        <w:rPr>
          <w:rFonts w:ascii="Consolas" w:hAnsi="Consolas"/>
          <w:color w:val="569CD6"/>
          <w:sz w:val="21"/>
          <w:szCs w:val="21"/>
        </w:rPr>
        <w:t>class</w:t>
      </w:r>
      <w:r>
        <w:rPr>
          <w:rFonts w:ascii="Consolas" w:hAnsi="Consolas"/>
          <w:color w:val="D4D4D4"/>
          <w:sz w:val="21"/>
          <w:szCs w:val="21"/>
        </w:rPr>
        <w:t xml:space="preserve"> </w:t>
      </w:r>
      <w:r>
        <w:rPr>
          <w:rFonts w:ascii="Consolas" w:hAnsi="Consolas"/>
          <w:color w:val="4EC9B0"/>
          <w:sz w:val="21"/>
          <w:szCs w:val="21"/>
        </w:rPr>
        <w:t>Square</w:t>
      </w:r>
      <w:r>
        <w:rPr>
          <w:rFonts w:ascii="Consolas" w:hAnsi="Consolas"/>
          <w:color w:val="D4D4D4"/>
          <w:sz w:val="21"/>
          <w:szCs w:val="21"/>
        </w:rPr>
        <w:t xml:space="preserve"> {</w:t>
      </w:r>
    </w:p>
    <w:p w14:paraId="6BA48A7D"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constructor</w:t>
      </w:r>
      <w:r>
        <w:rPr>
          <w:rFonts w:ascii="Consolas" w:hAnsi="Consolas"/>
          <w:color w:val="D4D4D4"/>
          <w:sz w:val="21"/>
          <w:szCs w:val="21"/>
        </w:rPr>
        <w:t>(</w:t>
      </w:r>
      <w:r>
        <w:rPr>
          <w:rFonts w:ascii="Consolas" w:hAnsi="Consolas"/>
          <w:color w:val="569CD6"/>
          <w:sz w:val="21"/>
          <w:szCs w:val="21"/>
        </w:rPr>
        <w:t>private</w:t>
      </w:r>
      <w:r>
        <w:rPr>
          <w:rFonts w:ascii="Consolas" w:hAnsi="Consolas"/>
          <w:color w:val="D4D4D4"/>
          <w:sz w:val="21"/>
          <w:szCs w:val="21"/>
        </w:rPr>
        <w:t xml:space="preserve"> </w:t>
      </w:r>
      <w:r>
        <w:rPr>
          <w:rFonts w:ascii="Consolas" w:hAnsi="Consolas"/>
          <w:color w:val="9CDCFE"/>
          <w:sz w:val="21"/>
          <w:szCs w:val="21"/>
        </w:rPr>
        <w:t>ctx</w:t>
      </w:r>
      <w:r>
        <w:rPr>
          <w:rFonts w:ascii="Consolas" w:hAnsi="Consolas"/>
          <w:color w:val="D4D4D4"/>
          <w:sz w:val="21"/>
          <w:szCs w:val="21"/>
        </w:rPr>
        <w:t xml:space="preserve">: </w:t>
      </w:r>
      <w:r>
        <w:rPr>
          <w:rFonts w:ascii="Consolas" w:hAnsi="Consolas"/>
          <w:color w:val="4EC9B0"/>
          <w:sz w:val="21"/>
          <w:szCs w:val="21"/>
        </w:rPr>
        <w:t>CanvasRenderingContext2D</w:t>
      </w:r>
      <w:r>
        <w:rPr>
          <w:rFonts w:ascii="Consolas" w:hAnsi="Consolas"/>
          <w:color w:val="D4D4D4"/>
          <w:sz w:val="21"/>
          <w:szCs w:val="21"/>
        </w:rPr>
        <w:t>) {}</w:t>
      </w:r>
    </w:p>
    <w:p w14:paraId="2261CF9A" w14:textId="77777777" w:rsidR="00BD575D" w:rsidRDefault="00BD575D">
      <w:pPr>
        <w:shd w:val="clear" w:color="auto" w:fill="1E1E1E"/>
        <w:spacing w:line="285" w:lineRule="atLeast"/>
        <w:rPr>
          <w:rFonts w:ascii="Consolas" w:hAnsi="Consolas"/>
          <w:color w:val="D4D4D4"/>
          <w:sz w:val="21"/>
          <w:szCs w:val="21"/>
        </w:rPr>
      </w:pPr>
    </w:p>
    <w:p w14:paraId="1D6619E5"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draw</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 xml:space="preserve">: </w:t>
      </w:r>
      <w:r>
        <w:rPr>
          <w:rFonts w:ascii="Consolas" w:hAnsi="Consolas"/>
          <w:color w:val="4EC9B0"/>
          <w:sz w:val="21"/>
          <w:szCs w:val="21"/>
        </w:rPr>
        <w:t>number</w:t>
      </w:r>
      <w:r>
        <w:rPr>
          <w:rFonts w:ascii="Consolas" w:hAnsi="Consolas"/>
          <w:color w:val="D4D4D4"/>
          <w:sz w:val="21"/>
          <w:szCs w:val="21"/>
        </w:rPr>
        <w:t xml:space="preserve">, </w:t>
      </w:r>
      <w:r>
        <w:rPr>
          <w:rFonts w:ascii="Consolas" w:hAnsi="Consolas"/>
          <w:color w:val="9CDCFE"/>
          <w:sz w:val="21"/>
          <w:szCs w:val="21"/>
        </w:rPr>
        <w:t>y</w:t>
      </w:r>
      <w:r>
        <w:rPr>
          <w:rFonts w:ascii="Consolas" w:hAnsi="Consolas"/>
          <w:color w:val="D4D4D4"/>
          <w:sz w:val="21"/>
          <w:szCs w:val="21"/>
        </w:rPr>
        <w:t xml:space="preserve">: </w:t>
      </w:r>
      <w:r>
        <w:rPr>
          <w:rFonts w:ascii="Consolas" w:hAnsi="Consolas"/>
          <w:color w:val="4EC9B0"/>
          <w:sz w:val="21"/>
          <w:szCs w:val="21"/>
        </w:rPr>
        <w:t>number</w:t>
      </w:r>
      <w:r>
        <w:rPr>
          <w:rFonts w:ascii="Consolas" w:hAnsi="Consolas"/>
          <w:color w:val="D4D4D4"/>
          <w:sz w:val="21"/>
          <w:szCs w:val="21"/>
        </w:rPr>
        <w:t xml:space="preserve">, </w:t>
      </w:r>
      <w:r>
        <w:rPr>
          <w:rFonts w:ascii="Consolas" w:hAnsi="Consolas"/>
          <w:color w:val="9CDCFE"/>
          <w:sz w:val="21"/>
          <w:szCs w:val="21"/>
        </w:rPr>
        <w:t>a</w:t>
      </w:r>
      <w:r>
        <w:rPr>
          <w:rFonts w:ascii="Consolas" w:hAnsi="Consolas"/>
          <w:color w:val="D4D4D4"/>
          <w:sz w:val="21"/>
          <w:szCs w:val="21"/>
        </w:rPr>
        <w:t xml:space="preserve">: </w:t>
      </w:r>
      <w:r>
        <w:rPr>
          <w:rFonts w:ascii="Consolas" w:hAnsi="Consolas"/>
          <w:color w:val="4EC9B0"/>
          <w:sz w:val="21"/>
          <w:szCs w:val="21"/>
        </w:rPr>
        <w:t>number</w:t>
      </w:r>
      <w:r>
        <w:rPr>
          <w:rFonts w:ascii="Consolas" w:hAnsi="Consolas"/>
          <w:color w:val="D4D4D4"/>
          <w:sz w:val="21"/>
          <w:szCs w:val="21"/>
        </w:rPr>
        <w:t>,</w:t>
      </w:r>
      <w:r>
        <w:rPr>
          <w:rFonts w:ascii="Consolas" w:hAnsi="Consolas"/>
          <w:color w:val="9CDCFE"/>
          <w:sz w:val="21"/>
          <w:szCs w:val="21"/>
        </w:rPr>
        <w:t>b</w:t>
      </w:r>
      <w:r>
        <w:rPr>
          <w:rFonts w:ascii="Consolas" w:hAnsi="Consolas"/>
          <w:color w:val="D4D4D4"/>
          <w:sz w:val="21"/>
          <w:szCs w:val="21"/>
        </w:rPr>
        <w:t xml:space="preserve">: </w:t>
      </w:r>
      <w:r>
        <w:rPr>
          <w:rFonts w:ascii="Consolas" w:hAnsi="Consolas"/>
          <w:color w:val="4EC9B0"/>
          <w:sz w:val="21"/>
          <w:szCs w:val="21"/>
        </w:rPr>
        <w:t>number</w:t>
      </w:r>
      <w:r>
        <w:rPr>
          <w:rFonts w:ascii="Consolas" w:hAnsi="Consolas"/>
          <w:color w:val="D4D4D4"/>
          <w:sz w:val="21"/>
          <w:szCs w:val="21"/>
        </w:rPr>
        <w:t>,</w:t>
      </w:r>
      <w:r>
        <w:rPr>
          <w:rFonts w:ascii="Consolas" w:hAnsi="Consolas"/>
          <w:color w:val="9CDCFE"/>
          <w:sz w:val="21"/>
          <w:szCs w:val="21"/>
        </w:rPr>
        <w:t>color</w:t>
      </w:r>
      <w:r>
        <w:rPr>
          <w:rFonts w:ascii="Consolas" w:hAnsi="Consolas"/>
          <w:color w:val="D4D4D4"/>
          <w:sz w:val="21"/>
          <w:szCs w:val="21"/>
        </w:rPr>
        <w:t>:</w:t>
      </w:r>
      <w:r>
        <w:rPr>
          <w:rFonts w:ascii="Consolas" w:hAnsi="Consolas"/>
          <w:color w:val="4EC9B0"/>
          <w:sz w:val="21"/>
          <w:szCs w:val="21"/>
        </w:rPr>
        <w:t>string</w:t>
      </w:r>
      <w:r>
        <w:rPr>
          <w:rFonts w:ascii="Consolas" w:hAnsi="Consolas"/>
          <w:color w:val="D4D4D4"/>
          <w:sz w:val="21"/>
          <w:szCs w:val="21"/>
        </w:rPr>
        <w:t>) {</w:t>
      </w:r>
    </w:p>
    <w:p w14:paraId="70FC1C96"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9CDCFE"/>
          <w:sz w:val="21"/>
          <w:szCs w:val="21"/>
        </w:rPr>
        <w:t>strokeStyle</w:t>
      </w: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w:t>
      </w:r>
    </w:p>
    <w:p w14:paraId="12E1A1C1"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9CDCFE"/>
          <w:sz w:val="21"/>
          <w:szCs w:val="21"/>
        </w:rPr>
        <w:t>lineWidth</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w:t>
      </w:r>
    </w:p>
    <w:p w14:paraId="750714F2"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strokeRect</w:t>
      </w:r>
      <w:r>
        <w:rPr>
          <w:rFonts w:ascii="Consolas" w:hAnsi="Consolas"/>
          <w:color w:val="D4D4D4"/>
          <w:sz w:val="21"/>
          <w:szCs w:val="21"/>
        </w:rPr>
        <w:t xml:space="preserve">( </w:t>
      </w:r>
      <w:r>
        <w:rPr>
          <w:rFonts w:ascii="Consolas" w:hAnsi="Consolas"/>
          <w:color w:val="9CDCFE"/>
          <w:sz w:val="21"/>
          <w:szCs w:val="21"/>
        </w:rPr>
        <w:t>x</w:t>
      </w:r>
      <w:r>
        <w:rPr>
          <w:rFonts w:ascii="Consolas" w:hAnsi="Consolas"/>
          <w:color w:val="D4D4D4"/>
          <w:sz w:val="21"/>
          <w:szCs w:val="21"/>
        </w:rPr>
        <w:t xml:space="preserve">,  </w:t>
      </w:r>
      <w:r>
        <w:rPr>
          <w:rFonts w:ascii="Consolas" w:hAnsi="Consolas"/>
          <w:color w:val="9CDCFE"/>
          <w:sz w:val="21"/>
          <w:szCs w:val="21"/>
        </w:rPr>
        <w:t>y</w:t>
      </w:r>
      <w:r>
        <w:rPr>
          <w:rFonts w:ascii="Consolas" w:hAnsi="Consolas"/>
          <w:color w:val="D4D4D4"/>
          <w:sz w:val="21"/>
          <w:szCs w:val="21"/>
        </w:rPr>
        <w:t xml:space="preserve">, </w:t>
      </w:r>
      <w:r>
        <w:rPr>
          <w:rFonts w:ascii="Consolas" w:hAnsi="Consolas"/>
          <w:color w:val="9CDCFE"/>
          <w:sz w:val="21"/>
          <w:szCs w:val="21"/>
        </w:rPr>
        <w:t>a</w:t>
      </w:r>
      <w:r>
        <w:rPr>
          <w:rFonts w:ascii="Consolas" w:hAnsi="Consolas"/>
          <w:color w:val="D4D4D4"/>
          <w:sz w:val="21"/>
          <w:szCs w:val="21"/>
        </w:rPr>
        <w:t xml:space="preserve">, </w:t>
      </w:r>
      <w:r>
        <w:rPr>
          <w:rFonts w:ascii="Consolas" w:hAnsi="Consolas"/>
          <w:color w:val="9CDCFE"/>
          <w:sz w:val="21"/>
          <w:szCs w:val="21"/>
        </w:rPr>
        <w:t>b</w:t>
      </w:r>
      <w:r>
        <w:rPr>
          <w:rFonts w:ascii="Consolas" w:hAnsi="Consolas"/>
          <w:color w:val="D4D4D4"/>
          <w:sz w:val="21"/>
          <w:szCs w:val="21"/>
        </w:rPr>
        <w:t>);</w:t>
      </w:r>
    </w:p>
    <w:p w14:paraId="2BBB6BB8"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strokeRect</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b</w:t>
      </w:r>
      <w:r>
        <w:rPr>
          <w:rFonts w:ascii="Consolas" w:hAnsi="Consolas"/>
          <w:color w:val="D4D4D4"/>
          <w:sz w:val="21"/>
          <w:szCs w:val="21"/>
        </w:rPr>
        <w:t>);</w:t>
      </w:r>
    </w:p>
    <w:p w14:paraId="50204996"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beginPath</w:t>
      </w:r>
      <w:r>
        <w:rPr>
          <w:rFonts w:ascii="Consolas" w:hAnsi="Consolas"/>
          <w:color w:val="D4D4D4"/>
          <w:sz w:val="21"/>
          <w:szCs w:val="21"/>
        </w:rPr>
        <w:t>();</w:t>
      </w:r>
    </w:p>
    <w:p w14:paraId="01B3CDDF"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moveTo</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p>
    <w:p w14:paraId="69ED9756"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lineTo</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 xml:space="preserve">);    </w:t>
      </w:r>
    </w:p>
    <w:p w14:paraId="5AD3A857"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moveTo</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p>
    <w:p w14:paraId="04EE0A3E"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lineTo</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p>
    <w:p w14:paraId="3B0BB0EF"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moveTo</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9CDCFE"/>
          <w:sz w:val="21"/>
          <w:szCs w:val="21"/>
        </w:rPr>
        <w:t>b</w:t>
      </w:r>
      <w:r>
        <w:rPr>
          <w:rFonts w:ascii="Consolas" w:hAnsi="Consolas"/>
          <w:color w:val="D4D4D4"/>
          <w:sz w:val="21"/>
          <w:szCs w:val="21"/>
        </w:rPr>
        <w:t>);</w:t>
      </w:r>
    </w:p>
    <w:p w14:paraId="4A8F9472"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lineTo</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9CDCFE"/>
          <w:sz w:val="21"/>
          <w:szCs w:val="21"/>
        </w:rPr>
        <w:t>b</w:t>
      </w:r>
      <w:r>
        <w:rPr>
          <w:rFonts w:ascii="Consolas" w:hAnsi="Consolas"/>
          <w:color w:val="D4D4D4"/>
          <w:sz w:val="21"/>
          <w:szCs w:val="21"/>
        </w:rPr>
        <w:t>);</w:t>
      </w:r>
    </w:p>
    <w:p w14:paraId="013EA82B"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moveTo</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9CDCFE"/>
          <w:sz w:val="21"/>
          <w:szCs w:val="21"/>
        </w:rPr>
        <w:t>b</w:t>
      </w:r>
      <w:r>
        <w:rPr>
          <w:rFonts w:ascii="Consolas" w:hAnsi="Consolas"/>
          <w:color w:val="D4D4D4"/>
          <w:sz w:val="21"/>
          <w:szCs w:val="21"/>
        </w:rPr>
        <w:t>);</w:t>
      </w:r>
    </w:p>
    <w:p w14:paraId="5BC6296D"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lineTo</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9CDCFE"/>
          <w:sz w:val="21"/>
          <w:szCs w:val="21"/>
        </w:rPr>
        <w:t>b</w:t>
      </w:r>
      <w:r>
        <w:rPr>
          <w:rFonts w:ascii="Consolas" w:hAnsi="Consolas"/>
          <w:color w:val="D4D4D4"/>
          <w:sz w:val="21"/>
          <w:szCs w:val="21"/>
        </w:rPr>
        <w:t>);</w:t>
      </w:r>
    </w:p>
    <w:p w14:paraId="5C301017"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closePath</w:t>
      </w:r>
      <w:r>
        <w:rPr>
          <w:rFonts w:ascii="Consolas" w:hAnsi="Consolas"/>
          <w:color w:val="D4D4D4"/>
          <w:sz w:val="21"/>
          <w:szCs w:val="21"/>
        </w:rPr>
        <w:t>();</w:t>
      </w:r>
    </w:p>
    <w:p w14:paraId="3AE63153"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569CD6"/>
          <w:sz w:val="21"/>
          <w:szCs w:val="21"/>
        </w:rPr>
        <w:t xml:space="preserve">      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stroke</w:t>
      </w:r>
      <w:r>
        <w:rPr>
          <w:rFonts w:ascii="Consolas" w:hAnsi="Consolas"/>
          <w:color w:val="D4D4D4"/>
          <w:sz w:val="21"/>
          <w:szCs w:val="21"/>
        </w:rPr>
        <w:t>();</w:t>
      </w:r>
    </w:p>
    <w:p w14:paraId="2BFF175E"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74303F4C"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79F931C1" w14:textId="77777777" w:rsidR="00BD575D" w:rsidRDefault="00BD575D">
      <w:pPr>
        <w:bidi/>
        <w:spacing w:after="240" w:line="360" w:lineRule="auto"/>
        <w:jc w:val="both"/>
        <w:rPr>
          <w:rFonts w:ascii="Tahoma" w:hAnsi="Tahoma" w:cs="Tahoma"/>
          <w:sz w:val="22"/>
          <w:szCs w:val="22"/>
          <w:rtl/>
        </w:rPr>
      </w:pPr>
    </w:p>
    <w:p w14:paraId="67F6AFB9"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ניתן להיווכח באמצעות מימוש המחלקה הזו, שגם שפת </w:t>
      </w:r>
      <w:r>
        <w:rPr>
          <w:rFonts w:ascii="Tahoma" w:hAnsi="Tahoma" w:cs="Tahoma"/>
          <w:sz w:val="22"/>
          <w:szCs w:val="22"/>
        </w:rPr>
        <w:t>TypeScript</w:t>
      </w:r>
      <w:r>
        <w:rPr>
          <w:rFonts w:ascii="Tahoma" w:hAnsi="Tahoma" w:cs="Tahoma"/>
          <w:sz w:val="22"/>
          <w:szCs w:val="22"/>
          <w:rtl/>
        </w:rPr>
        <w:t xml:space="preserve"> היא מונחית עצמים בדיוק כמו שפות </w:t>
      </w:r>
      <w:r>
        <w:rPr>
          <w:rFonts w:ascii="Tahoma" w:hAnsi="Tahoma" w:cs="Tahoma"/>
          <w:sz w:val="22"/>
          <w:szCs w:val="22"/>
        </w:rPr>
        <w:t>Server</w:t>
      </w:r>
      <w:r>
        <w:rPr>
          <w:rFonts w:ascii="Tahoma" w:hAnsi="Tahoma" w:cs="Tahoma"/>
          <w:color w:val="D4D4D4"/>
          <w:sz w:val="22"/>
          <w:szCs w:val="22"/>
          <w:rtl/>
        </w:rPr>
        <w:t xml:space="preserve"> </w:t>
      </w:r>
      <w:r>
        <w:rPr>
          <w:rFonts w:ascii="Tahoma" w:hAnsi="Tahoma" w:cs="Tahoma"/>
          <w:sz w:val="22"/>
          <w:szCs w:val="22"/>
          <w:rtl/>
        </w:rPr>
        <w:t>.</w:t>
      </w:r>
    </w:p>
    <w:p w14:paraId="7DC03AB9" w14:textId="77777777" w:rsidR="00BD575D" w:rsidRDefault="00F31DDB">
      <w:pPr>
        <w:bidi/>
        <w:spacing w:after="240" w:line="360" w:lineRule="auto"/>
        <w:jc w:val="both"/>
        <w:rPr>
          <w:rFonts w:ascii="Tahoma" w:hAnsi="Tahoma" w:cs="Tahoma"/>
          <w:b/>
          <w:bCs/>
          <w:sz w:val="22"/>
          <w:szCs w:val="22"/>
          <w:rtl/>
        </w:rPr>
      </w:pPr>
      <w:r>
        <w:rPr>
          <w:rFonts w:ascii="Tahoma" w:hAnsi="Tahoma" w:cs="Tahoma" w:hint="cs"/>
          <w:b/>
          <w:bCs/>
          <w:sz w:val="22"/>
          <w:szCs w:val="22"/>
          <w:rtl/>
        </w:rPr>
        <w:t>שירטוט מסלול</w:t>
      </w:r>
    </w:p>
    <w:p w14:paraId="5299C856" w14:textId="77777777" w:rsidR="00BD575D" w:rsidRDefault="00F31DDB">
      <w:pPr>
        <w:bidi/>
        <w:spacing w:after="240" w:line="360" w:lineRule="auto"/>
        <w:jc w:val="both"/>
        <w:rPr>
          <w:rFonts w:ascii="Tahoma" w:hAnsi="Tahoma" w:cs="Tahoma"/>
          <w:color w:val="D4D4D4"/>
          <w:sz w:val="22"/>
          <w:szCs w:val="22"/>
          <w:rtl/>
        </w:rPr>
      </w:pPr>
      <w:r>
        <w:rPr>
          <w:rFonts w:ascii="Tahoma" w:hAnsi="Tahoma" w:cs="Tahoma"/>
          <w:sz w:val="22"/>
          <w:szCs w:val="22"/>
          <w:rtl/>
        </w:rPr>
        <w:t xml:space="preserve">בפונקציה </w:t>
      </w:r>
      <w:r>
        <w:rPr>
          <w:rStyle w:val="HTMLCode"/>
          <w:rFonts w:ascii="Tahoma" w:hAnsi="Tahoma" w:cs="Tahoma"/>
          <w:color w:val="3D7E9A"/>
          <w:spacing w:val="-1"/>
          <w:sz w:val="22"/>
          <w:szCs w:val="22"/>
          <w:bdr w:val="none" w:sz="0" w:space="0" w:color="auto" w:frame="1"/>
          <w:shd w:val="clear" w:color="auto" w:fill="FFFFFF"/>
        </w:rPr>
        <w:t>drawPath</w:t>
      </w:r>
      <w:r>
        <w:rPr>
          <w:rFonts w:ascii="Tahoma" w:hAnsi="Tahoma" w:cs="Tahoma"/>
          <w:sz w:val="22"/>
          <w:szCs w:val="22"/>
          <w:rtl/>
        </w:rPr>
        <w:t xml:space="preserve"> שרטוט המסלול נעשה באמצעות פונקציות ציור מובנות כ'התחל מסלול', 'עבור לנקודה', ועוד.</w:t>
      </w:r>
    </w:p>
    <w:p w14:paraId="70A77244"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הפונקציה</w:t>
      </w:r>
      <w:r>
        <w:rPr>
          <w:rFonts w:ascii="Tahoma" w:hAnsi="Tahoma" w:cs="Tahoma"/>
          <w:sz w:val="22"/>
          <w:szCs w:val="22"/>
        </w:rPr>
        <w:t xml:space="preserve"> </w:t>
      </w:r>
      <w:r>
        <w:rPr>
          <w:rFonts w:ascii="Tahoma" w:hAnsi="Tahoma" w:cs="Tahoma"/>
          <w:sz w:val="22"/>
          <w:szCs w:val="22"/>
          <w:rtl/>
        </w:rPr>
        <w:t>מקבלת רשימה של יעדים ומשרטטת מסלול על המסך:</w:t>
      </w:r>
    </w:p>
    <w:p w14:paraId="62D7918A"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CDCAA"/>
          <w:sz w:val="21"/>
          <w:szCs w:val="21"/>
        </w:rPr>
        <w:t>drawPath</w:t>
      </w:r>
      <w:r>
        <w:rPr>
          <w:rFonts w:ascii="Consolas" w:hAnsi="Consolas"/>
          <w:color w:val="D4D4D4"/>
          <w:sz w:val="21"/>
          <w:szCs w:val="21"/>
        </w:rPr>
        <w:t>(</w:t>
      </w:r>
      <w:r>
        <w:rPr>
          <w:rFonts w:ascii="Consolas" w:hAnsi="Consolas"/>
          <w:color w:val="9CDCFE"/>
          <w:sz w:val="21"/>
          <w:szCs w:val="21"/>
        </w:rPr>
        <w:t>Coordinates</w:t>
      </w:r>
      <w:r>
        <w:rPr>
          <w:rFonts w:ascii="Consolas" w:hAnsi="Consolas"/>
          <w:color w:val="D4D4D4"/>
          <w:sz w:val="21"/>
          <w:szCs w:val="21"/>
        </w:rPr>
        <w:t>:</w:t>
      </w:r>
      <w:r>
        <w:rPr>
          <w:rFonts w:ascii="Consolas" w:hAnsi="Consolas"/>
          <w:color w:val="4EC9B0"/>
          <w:sz w:val="21"/>
          <w:szCs w:val="21"/>
        </w:rPr>
        <w:t>Goal</w:t>
      </w:r>
      <w:r>
        <w:rPr>
          <w:rFonts w:ascii="Consolas" w:hAnsi="Consolas"/>
          <w:color w:val="D4D4D4"/>
          <w:sz w:val="21"/>
          <w:szCs w:val="21"/>
        </w:rPr>
        <w:t>[])</w:t>
      </w:r>
    </w:p>
    <w:p w14:paraId="02F73846"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61368070"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9CDCFE"/>
          <w:sz w:val="21"/>
          <w:szCs w:val="21"/>
        </w:rPr>
        <w:t>strokeStyle</w:t>
      </w:r>
      <w:r>
        <w:rPr>
          <w:rFonts w:ascii="Consolas" w:hAnsi="Consolas"/>
          <w:color w:val="D4D4D4"/>
          <w:sz w:val="21"/>
          <w:szCs w:val="21"/>
        </w:rPr>
        <w:t xml:space="preserve"> =</w:t>
      </w:r>
      <w:r>
        <w:rPr>
          <w:rFonts w:ascii="Consolas" w:hAnsi="Consolas"/>
          <w:color w:val="CE9178"/>
          <w:sz w:val="21"/>
          <w:szCs w:val="21"/>
        </w:rPr>
        <w:t>"rgb(108, 109, 108)"</w:t>
      </w:r>
      <w:r>
        <w:rPr>
          <w:rFonts w:ascii="Consolas" w:hAnsi="Consolas"/>
          <w:color w:val="D4D4D4"/>
          <w:sz w:val="21"/>
          <w:szCs w:val="21"/>
        </w:rPr>
        <w:t>;</w:t>
      </w:r>
    </w:p>
    <w:p w14:paraId="02EA2C93"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9CDCFE"/>
          <w:sz w:val="21"/>
          <w:szCs w:val="21"/>
        </w:rPr>
        <w:t>lineWidth</w:t>
      </w:r>
      <w:r>
        <w:rPr>
          <w:rFonts w:ascii="Consolas" w:hAnsi="Consolas"/>
          <w:color w:val="D4D4D4"/>
          <w:sz w:val="21"/>
          <w:szCs w:val="21"/>
        </w:rPr>
        <w:t xml:space="preserve">   =</w:t>
      </w:r>
      <w:r>
        <w:rPr>
          <w:rFonts w:ascii="Consolas" w:hAnsi="Consolas"/>
          <w:color w:val="B5CEA8"/>
          <w:sz w:val="21"/>
          <w:szCs w:val="21"/>
        </w:rPr>
        <w:t>5</w:t>
      </w:r>
      <w:r>
        <w:rPr>
          <w:rFonts w:ascii="Consolas" w:hAnsi="Consolas"/>
          <w:color w:val="D4D4D4"/>
          <w:sz w:val="21"/>
          <w:szCs w:val="21"/>
        </w:rPr>
        <w:t>;</w:t>
      </w:r>
    </w:p>
    <w:p w14:paraId="6CBCAC63"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beginPath</w:t>
      </w:r>
      <w:r>
        <w:rPr>
          <w:rFonts w:ascii="Consolas" w:hAnsi="Consolas"/>
          <w:color w:val="D4D4D4"/>
          <w:sz w:val="21"/>
          <w:szCs w:val="21"/>
        </w:rPr>
        <w:t>();</w:t>
      </w:r>
    </w:p>
    <w:p w14:paraId="1D2E3985"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moveTo</w:t>
      </w:r>
      <w:r>
        <w:rPr>
          <w:rFonts w:ascii="Consolas" w:hAnsi="Consolas"/>
          <w:color w:val="D4D4D4"/>
          <w:sz w:val="21"/>
          <w:szCs w:val="21"/>
        </w:rPr>
        <w:t>(</w:t>
      </w:r>
      <w:r>
        <w:rPr>
          <w:rFonts w:ascii="Consolas" w:hAnsi="Consolas"/>
          <w:color w:val="9CDCFE"/>
          <w:sz w:val="21"/>
          <w:szCs w:val="21"/>
        </w:rPr>
        <w:t>Coordinates</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9CDCFE"/>
          <w:sz w:val="21"/>
          <w:szCs w:val="21"/>
        </w:rPr>
        <w:t>midPoint</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r>
        <w:rPr>
          <w:rFonts w:ascii="Consolas" w:hAnsi="Consolas"/>
          <w:color w:val="9CDCFE"/>
          <w:sz w:val="21"/>
          <w:szCs w:val="21"/>
        </w:rPr>
        <w:t>Coordinates</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9CDCFE"/>
          <w:sz w:val="21"/>
          <w:szCs w:val="21"/>
        </w:rPr>
        <w:t>midPoint</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p>
    <w:p w14:paraId="11616EEC"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Coordinates</w:t>
      </w:r>
      <w:r>
        <w:rPr>
          <w:rFonts w:ascii="Consolas" w:hAnsi="Consolas"/>
          <w:color w:val="D4D4D4"/>
          <w:sz w:val="21"/>
          <w:szCs w:val="21"/>
        </w:rPr>
        <w:t>.</w:t>
      </w:r>
      <w:r>
        <w:rPr>
          <w:rFonts w:ascii="Consolas" w:hAnsi="Consolas"/>
          <w:color w:val="DCDCAA"/>
          <w:sz w:val="21"/>
          <w:szCs w:val="21"/>
        </w:rPr>
        <w:t>forEach</w:t>
      </w:r>
      <w:r>
        <w:rPr>
          <w:rFonts w:ascii="Consolas" w:hAnsi="Consolas"/>
          <w:color w:val="D4D4D4"/>
          <w:sz w:val="21"/>
          <w:szCs w:val="21"/>
        </w:rPr>
        <w:t>(</w:t>
      </w:r>
      <w:r>
        <w:rPr>
          <w:rFonts w:ascii="Consolas" w:hAnsi="Consolas"/>
          <w:color w:val="9CDCFE"/>
          <w:sz w:val="21"/>
          <w:szCs w:val="21"/>
        </w:rPr>
        <w:t>e</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61E911C6"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455BC20E"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w:t>
      </w:r>
      <w:r>
        <w:rPr>
          <w:rFonts w:ascii="Consolas" w:hAnsi="Consolas"/>
          <w:color w:val="9CDCFE"/>
          <w:sz w:val="21"/>
          <w:szCs w:val="21"/>
        </w:rPr>
        <w:t>e</w:t>
      </w:r>
      <w:r>
        <w:rPr>
          <w:rFonts w:ascii="Consolas" w:hAnsi="Consolas"/>
          <w:color w:val="D4D4D4"/>
          <w:sz w:val="21"/>
          <w:szCs w:val="21"/>
        </w:rPr>
        <w:t>.</w:t>
      </w:r>
      <w:r>
        <w:rPr>
          <w:rFonts w:ascii="Consolas" w:hAnsi="Consolas"/>
          <w:color w:val="9CDCFE"/>
          <w:sz w:val="21"/>
          <w:szCs w:val="21"/>
        </w:rPr>
        <w:t>kind</w:t>
      </w:r>
      <w:r>
        <w:rPr>
          <w:rFonts w:ascii="Consolas" w:hAnsi="Consolas"/>
          <w:color w:val="D4D4D4"/>
          <w:sz w:val="21"/>
          <w:szCs w:val="21"/>
        </w:rPr>
        <w:t>==</w:t>
      </w:r>
      <w:r>
        <w:rPr>
          <w:rFonts w:ascii="Consolas" w:hAnsi="Consolas"/>
          <w:color w:val="CE9178"/>
          <w:sz w:val="21"/>
          <w:szCs w:val="21"/>
        </w:rPr>
        <w:t>'s'</w:t>
      </w:r>
      <w:r>
        <w:rPr>
          <w:rFonts w:ascii="Consolas" w:hAnsi="Consolas"/>
          <w:color w:val="D4D4D4"/>
          <w:sz w:val="21"/>
          <w:szCs w:val="21"/>
        </w:rPr>
        <w:t>)</w:t>
      </w:r>
    </w:p>
    <w:p w14:paraId="6C3066DA"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9CDCFE"/>
          <w:sz w:val="21"/>
          <w:szCs w:val="21"/>
        </w:rPr>
        <w:t>strokeStyle</w:t>
      </w:r>
      <w:r>
        <w:rPr>
          <w:rFonts w:ascii="Consolas" w:hAnsi="Consolas"/>
          <w:color w:val="D4D4D4"/>
          <w:sz w:val="21"/>
          <w:szCs w:val="21"/>
        </w:rPr>
        <w:t xml:space="preserve"> =</w:t>
      </w:r>
      <w:r>
        <w:rPr>
          <w:rFonts w:ascii="Consolas" w:hAnsi="Consolas"/>
          <w:color w:val="CE9178"/>
          <w:sz w:val="21"/>
          <w:szCs w:val="21"/>
        </w:rPr>
        <w:t>"rgb(108, 109, 108)"</w:t>
      </w:r>
      <w:r>
        <w:rPr>
          <w:rFonts w:ascii="Consolas" w:hAnsi="Consolas"/>
          <w:color w:val="D4D4D4"/>
          <w:sz w:val="21"/>
          <w:szCs w:val="21"/>
        </w:rPr>
        <w:t>;</w:t>
      </w:r>
    </w:p>
    <w:p w14:paraId="17E6BC3F"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else</w:t>
      </w:r>
    </w:p>
    <w:p w14:paraId="09D08AE4"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9CDCFE"/>
          <w:sz w:val="21"/>
          <w:szCs w:val="21"/>
        </w:rPr>
        <w:t>strokeStyle</w:t>
      </w:r>
      <w:r>
        <w:rPr>
          <w:rFonts w:ascii="Consolas" w:hAnsi="Consolas"/>
          <w:color w:val="D4D4D4"/>
          <w:sz w:val="21"/>
          <w:szCs w:val="21"/>
        </w:rPr>
        <w:t xml:space="preserve"> =</w:t>
      </w:r>
      <w:r>
        <w:rPr>
          <w:rFonts w:ascii="Consolas" w:hAnsi="Consolas"/>
          <w:color w:val="CE9178"/>
          <w:sz w:val="21"/>
          <w:szCs w:val="21"/>
        </w:rPr>
        <w:t>"rgb(100, 100, 0)"</w:t>
      </w:r>
      <w:r>
        <w:rPr>
          <w:rFonts w:ascii="Consolas" w:hAnsi="Consolas"/>
          <w:color w:val="D4D4D4"/>
          <w:sz w:val="21"/>
          <w:szCs w:val="21"/>
        </w:rPr>
        <w:t>;</w:t>
      </w:r>
    </w:p>
    <w:p w14:paraId="206D03AE"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lineTo</w:t>
      </w:r>
      <w:r>
        <w:rPr>
          <w:rFonts w:ascii="Consolas" w:hAnsi="Consolas"/>
          <w:color w:val="D4D4D4"/>
          <w:sz w:val="21"/>
          <w:szCs w:val="21"/>
        </w:rPr>
        <w:t>(</w:t>
      </w:r>
      <w:r>
        <w:rPr>
          <w:rFonts w:ascii="Consolas" w:hAnsi="Consolas"/>
          <w:color w:val="9CDCFE"/>
          <w:sz w:val="21"/>
          <w:szCs w:val="21"/>
        </w:rPr>
        <w:t>e</w:t>
      </w:r>
      <w:r>
        <w:rPr>
          <w:rFonts w:ascii="Consolas" w:hAnsi="Consolas"/>
          <w:color w:val="D4D4D4"/>
          <w:sz w:val="21"/>
          <w:szCs w:val="21"/>
        </w:rPr>
        <w:t>.</w:t>
      </w:r>
      <w:r>
        <w:rPr>
          <w:rFonts w:ascii="Consolas" w:hAnsi="Consolas"/>
          <w:color w:val="9CDCFE"/>
          <w:sz w:val="21"/>
          <w:szCs w:val="21"/>
        </w:rPr>
        <w:t>midPoint</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r>
        <w:rPr>
          <w:rFonts w:ascii="Consolas" w:hAnsi="Consolas"/>
          <w:color w:val="9CDCFE"/>
          <w:sz w:val="21"/>
          <w:szCs w:val="21"/>
        </w:rPr>
        <w:t>e</w:t>
      </w:r>
      <w:r>
        <w:rPr>
          <w:rFonts w:ascii="Consolas" w:hAnsi="Consolas"/>
          <w:color w:val="D4D4D4"/>
          <w:sz w:val="21"/>
          <w:szCs w:val="21"/>
        </w:rPr>
        <w:t>.</w:t>
      </w:r>
      <w:r>
        <w:rPr>
          <w:rFonts w:ascii="Consolas" w:hAnsi="Consolas"/>
          <w:color w:val="9CDCFE"/>
          <w:sz w:val="21"/>
          <w:szCs w:val="21"/>
        </w:rPr>
        <w:t>midPoint</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 xml:space="preserve">); </w:t>
      </w:r>
    </w:p>
    <w:p w14:paraId="1132DC31"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6735FD32"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closePath</w:t>
      </w:r>
      <w:r>
        <w:rPr>
          <w:rFonts w:ascii="Consolas" w:hAnsi="Consolas"/>
          <w:color w:val="D4D4D4"/>
          <w:sz w:val="21"/>
          <w:szCs w:val="21"/>
        </w:rPr>
        <w:t>();</w:t>
      </w:r>
    </w:p>
    <w:p w14:paraId="1D3F4640"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stroke</w:t>
      </w:r>
      <w:r>
        <w:rPr>
          <w:rFonts w:ascii="Consolas" w:hAnsi="Consolas"/>
          <w:color w:val="D4D4D4"/>
          <w:sz w:val="21"/>
          <w:szCs w:val="21"/>
        </w:rPr>
        <w:t>();</w:t>
      </w:r>
    </w:p>
    <w:p w14:paraId="1F76CBFC"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2B7C4802" w14:textId="77777777" w:rsidR="00BD575D" w:rsidRDefault="00BD575D">
      <w:pPr>
        <w:bidi/>
        <w:spacing w:after="240" w:line="360" w:lineRule="auto"/>
        <w:jc w:val="both"/>
        <w:rPr>
          <w:rFonts w:ascii="Tahoma" w:hAnsi="Tahoma" w:cs="Tahoma"/>
          <w:sz w:val="22"/>
          <w:szCs w:val="22"/>
        </w:rPr>
      </w:pPr>
    </w:p>
    <w:p w14:paraId="59E336D0" w14:textId="77777777" w:rsidR="00BD575D" w:rsidRDefault="00F31DDB">
      <w:pPr>
        <w:bidi/>
        <w:spacing w:after="240" w:line="360" w:lineRule="auto"/>
        <w:jc w:val="both"/>
        <w:rPr>
          <w:rFonts w:ascii="Tahoma" w:hAnsi="Tahoma" w:cs="Tahoma"/>
          <w:sz w:val="22"/>
          <w:szCs w:val="22"/>
        </w:rPr>
      </w:pPr>
      <w:r>
        <w:rPr>
          <w:rFonts w:ascii="Tahoma" w:hAnsi="Tahoma" w:cs="Tahoma"/>
          <w:sz w:val="22"/>
          <w:szCs w:val="22"/>
          <w:rtl/>
        </w:rPr>
        <w:t xml:space="preserve">הפונקציה </w:t>
      </w:r>
      <w:r>
        <w:rPr>
          <w:rFonts w:ascii="Tahoma" w:hAnsi="Tahoma" w:cs="Tahoma"/>
          <w:sz w:val="22"/>
          <w:szCs w:val="22"/>
        </w:rPr>
        <w:t>draw</w:t>
      </w:r>
      <w:r>
        <w:rPr>
          <w:rFonts w:ascii="Tahoma" w:hAnsi="Tahoma" w:cs="Tahoma"/>
          <w:sz w:val="22"/>
          <w:szCs w:val="22"/>
          <w:rtl/>
        </w:rPr>
        <w:t xml:space="preserve"> מציירת נקודה בעת לחיצה על המסך על מנת להראות ללקוח היכן לחץ את מיקומו.</w:t>
      </w:r>
      <w:r>
        <w:rPr>
          <w:rFonts w:ascii="Consolas" w:hAnsi="Consolas"/>
          <w:color w:val="DCDCAA"/>
          <w:sz w:val="21"/>
          <w:szCs w:val="21"/>
        </w:rPr>
        <w:br w:type="page"/>
      </w:r>
    </w:p>
    <w:p w14:paraId="7CBAAB57"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CDCAA"/>
          <w:sz w:val="21"/>
          <w:szCs w:val="21"/>
        </w:rPr>
        <w:lastRenderedPageBreak/>
        <w:t>draw</w:t>
      </w:r>
      <w:r>
        <w:rPr>
          <w:rFonts w:ascii="Consolas" w:hAnsi="Consolas"/>
          <w:color w:val="D4D4D4"/>
          <w:sz w:val="21"/>
          <w:szCs w:val="21"/>
        </w:rPr>
        <w:t>(</w:t>
      </w:r>
      <w:r>
        <w:rPr>
          <w:rFonts w:ascii="Consolas" w:hAnsi="Consolas"/>
          <w:color w:val="9CDCFE"/>
          <w:sz w:val="21"/>
          <w:szCs w:val="21"/>
        </w:rPr>
        <w:t>e</w:t>
      </w:r>
      <w:r>
        <w:rPr>
          <w:rFonts w:ascii="Consolas" w:hAnsi="Consolas"/>
          <w:color w:val="D4D4D4"/>
          <w:sz w:val="21"/>
          <w:szCs w:val="21"/>
        </w:rPr>
        <w:t>){</w:t>
      </w:r>
    </w:p>
    <w:p w14:paraId="204C2A62"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rect</w:t>
      </w:r>
      <w:r>
        <w:rPr>
          <w:rFonts w:ascii="Consolas" w:hAnsi="Consolas"/>
          <w:color w:val="D4D4D4"/>
          <w:sz w:val="21"/>
          <w:szCs w:val="21"/>
        </w:rPr>
        <w:t xml:space="preserve"> =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canvas</w:t>
      </w:r>
      <w:r>
        <w:rPr>
          <w:rFonts w:ascii="Consolas" w:hAnsi="Consolas"/>
          <w:color w:val="D4D4D4"/>
          <w:sz w:val="21"/>
          <w:szCs w:val="21"/>
        </w:rPr>
        <w:t>.</w:t>
      </w:r>
      <w:r>
        <w:rPr>
          <w:rFonts w:ascii="Consolas" w:hAnsi="Consolas"/>
          <w:color w:val="9CDCFE"/>
          <w:sz w:val="21"/>
          <w:szCs w:val="21"/>
        </w:rPr>
        <w:t>nativeElement</w:t>
      </w:r>
      <w:r>
        <w:rPr>
          <w:rFonts w:ascii="Consolas" w:hAnsi="Consolas"/>
          <w:color w:val="D4D4D4"/>
          <w:sz w:val="21"/>
          <w:szCs w:val="21"/>
        </w:rPr>
        <w:t>.</w:t>
      </w:r>
      <w:r>
        <w:rPr>
          <w:rFonts w:ascii="Consolas" w:hAnsi="Consolas"/>
          <w:color w:val="DCDCAA"/>
          <w:sz w:val="21"/>
          <w:szCs w:val="21"/>
        </w:rPr>
        <w:t>getBoundingClientRect</w:t>
      </w:r>
      <w:r>
        <w:rPr>
          <w:rFonts w:ascii="Consolas" w:hAnsi="Consolas"/>
          <w:color w:val="D4D4D4"/>
          <w:sz w:val="21"/>
          <w:szCs w:val="21"/>
        </w:rPr>
        <w:t xml:space="preserve">(); </w:t>
      </w:r>
    </w:p>
    <w:p w14:paraId="2502BC28"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 xml:space="preserve">  var</w:t>
      </w:r>
      <w:r>
        <w:rPr>
          <w:rFonts w:ascii="Consolas" w:hAnsi="Consolas"/>
          <w:color w:val="D4D4D4"/>
          <w:sz w:val="21"/>
          <w:szCs w:val="21"/>
        </w:rPr>
        <w:t xml:space="preserve"> </w:t>
      </w:r>
      <w:r>
        <w:rPr>
          <w:rFonts w:ascii="Consolas" w:hAnsi="Consolas"/>
          <w:color w:val="9CDCFE"/>
          <w:sz w:val="21"/>
          <w:szCs w:val="21"/>
        </w:rPr>
        <w:t>posx</w:t>
      </w:r>
      <w:r>
        <w:rPr>
          <w:rFonts w:ascii="Consolas" w:hAnsi="Consolas"/>
          <w:color w:val="D4D4D4"/>
          <w:sz w:val="21"/>
          <w:szCs w:val="21"/>
        </w:rPr>
        <w:t xml:space="preserve"> = (</w:t>
      </w:r>
      <w:r>
        <w:rPr>
          <w:rFonts w:ascii="Consolas" w:hAnsi="Consolas"/>
          <w:color w:val="9CDCFE"/>
          <w:sz w:val="21"/>
          <w:szCs w:val="21"/>
        </w:rPr>
        <w:t>e</w:t>
      </w:r>
      <w:r>
        <w:rPr>
          <w:rFonts w:ascii="Consolas" w:hAnsi="Consolas"/>
          <w:color w:val="D4D4D4"/>
          <w:sz w:val="21"/>
          <w:szCs w:val="21"/>
        </w:rPr>
        <w:t>.</w:t>
      </w:r>
      <w:r>
        <w:rPr>
          <w:rFonts w:ascii="Consolas" w:hAnsi="Consolas"/>
          <w:color w:val="9CDCFE"/>
          <w:sz w:val="21"/>
          <w:szCs w:val="21"/>
        </w:rPr>
        <w:t>clientX</w:t>
      </w:r>
      <w:r>
        <w:rPr>
          <w:rFonts w:ascii="Consolas" w:hAnsi="Consolas"/>
          <w:color w:val="D4D4D4"/>
          <w:sz w:val="21"/>
          <w:szCs w:val="21"/>
        </w:rPr>
        <w:t>-</w:t>
      </w:r>
      <w:r>
        <w:rPr>
          <w:rFonts w:ascii="Consolas" w:hAnsi="Consolas"/>
          <w:color w:val="9CDCFE"/>
          <w:sz w:val="21"/>
          <w:szCs w:val="21"/>
        </w:rPr>
        <w:t>rect</w:t>
      </w:r>
      <w:r>
        <w:rPr>
          <w:rFonts w:ascii="Consolas" w:hAnsi="Consolas"/>
          <w:color w:val="D4D4D4"/>
          <w:sz w:val="21"/>
          <w:szCs w:val="21"/>
        </w:rPr>
        <w:t>.</w:t>
      </w:r>
      <w:r>
        <w:rPr>
          <w:rFonts w:ascii="Consolas" w:hAnsi="Consolas"/>
          <w:color w:val="9CDCFE"/>
          <w:sz w:val="21"/>
          <w:szCs w:val="21"/>
        </w:rPr>
        <w:t>left</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p>
    <w:p w14:paraId="74F91A1A"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 xml:space="preserve">  var</w:t>
      </w:r>
      <w:r>
        <w:rPr>
          <w:rFonts w:ascii="Consolas" w:hAnsi="Consolas"/>
          <w:color w:val="D4D4D4"/>
          <w:sz w:val="21"/>
          <w:szCs w:val="21"/>
        </w:rPr>
        <w:t xml:space="preserve"> </w:t>
      </w:r>
      <w:r>
        <w:rPr>
          <w:rFonts w:ascii="Consolas" w:hAnsi="Consolas"/>
          <w:color w:val="9CDCFE"/>
          <w:sz w:val="21"/>
          <w:szCs w:val="21"/>
        </w:rPr>
        <w:t>posy</w:t>
      </w:r>
      <w:r>
        <w:rPr>
          <w:rFonts w:ascii="Consolas" w:hAnsi="Consolas"/>
          <w:color w:val="D4D4D4"/>
          <w:sz w:val="21"/>
          <w:szCs w:val="21"/>
        </w:rPr>
        <w:t xml:space="preserve"> = (</w:t>
      </w:r>
      <w:r>
        <w:rPr>
          <w:rFonts w:ascii="Consolas" w:hAnsi="Consolas"/>
          <w:color w:val="9CDCFE"/>
          <w:sz w:val="21"/>
          <w:szCs w:val="21"/>
        </w:rPr>
        <w:t>e</w:t>
      </w:r>
      <w:r>
        <w:rPr>
          <w:rFonts w:ascii="Consolas" w:hAnsi="Consolas"/>
          <w:color w:val="D4D4D4"/>
          <w:sz w:val="21"/>
          <w:szCs w:val="21"/>
        </w:rPr>
        <w:t>.</w:t>
      </w:r>
      <w:r>
        <w:rPr>
          <w:rFonts w:ascii="Consolas" w:hAnsi="Consolas"/>
          <w:color w:val="9CDCFE"/>
          <w:sz w:val="21"/>
          <w:szCs w:val="21"/>
        </w:rPr>
        <w:t>clientY</w:t>
      </w:r>
      <w:r>
        <w:rPr>
          <w:rFonts w:ascii="Consolas" w:hAnsi="Consolas"/>
          <w:color w:val="D4D4D4"/>
          <w:sz w:val="21"/>
          <w:szCs w:val="21"/>
        </w:rPr>
        <w:t>-</w:t>
      </w:r>
      <w:r>
        <w:rPr>
          <w:rFonts w:ascii="Consolas" w:hAnsi="Consolas"/>
          <w:color w:val="9CDCFE"/>
          <w:sz w:val="21"/>
          <w:szCs w:val="21"/>
        </w:rPr>
        <w:t>rect</w:t>
      </w:r>
      <w:r>
        <w:rPr>
          <w:rFonts w:ascii="Consolas" w:hAnsi="Consolas"/>
          <w:color w:val="D4D4D4"/>
          <w:sz w:val="21"/>
          <w:szCs w:val="21"/>
        </w:rPr>
        <w:t>.</w:t>
      </w:r>
      <w:r>
        <w:rPr>
          <w:rFonts w:ascii="Consolas" w:hAnsi="Consolas"/>
          <w:color w:val="9CDCFE"/>
          <w:sz w:val="21"/>
          <w:szCs w:val="21"/>
        </w:rPr>
        <w:t>top</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p>
    <w:p w14:paraId="136B53E7"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9CDCFE"/>
          <w:sz w:val="21"/>
          <w:szCs w:val="21"/>
        </w:rPr>
        <w:t>fillStyle</w:t>
      </w:r>
      <w:r>
        <w:rPr>
          <w:rFonts w:ascii="Consolas" w:hAnsi="Consolas"/>
          <w:color w:val="D4D4D4"/>
          <w:sz w:val="21"/>
          <w:szCs w:val="21"/>
        </w:rPr>
        <w:t xml:space="preserve"> = </w:t>
      </w:r>
      <w:r>
        <w:rPr>
          <w:rFonts w:ascii="Consolas" w:hAnsi="Consolas"/>
          <w:color w:val="CE9178"/>
          <w:sz w:val="21"/>
          <w:szCs w:val="21"/>
        </w:rPr>
        <w:t>"#000000"</w:t>
      </w:r>
      <w:r>
        <w:rPr>
          <w:rFonts w:ascii="Consolas" w:hAnsi="Consolas"/>
          <w:color w:val="D4D4D4"/>
          <w:sz w:val="21"/>
          <w:szCs w:val="21"/>
        </w:rPr>
        <w:t>;</w:t>
      </w:r>
    </w:p>
    <w:p w14:paraId="177E9385"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6A9955"/>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pStart</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posx</w:t>
      </w:r>
      <w:r>
        <w:rPr>
          <w:rFonts w:ascii="Consolas" w:hAnsi="Consolas"/>
          <w:color w:val="D4D4D4"/>
          <w:sz w:val="21"/>
          <w:szCs w:val="21"/>
        </w:rPr>
        <w:t>;</w:t>
      </w:r>
    </w:p>
    <w:p w14:paraId="6DEE1D8B"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569CD6"/>
          <w:sz w:val="21"/>
          <w:szCs w:val="21"/>
        </w:rPr>
        <w:t xml:space="preserve">   this</w:t>
      </w:r>
      <w:r>
        <w:rPr>
          <w:rFonts w:ascii="Consolas" w:hAnsi="Consolas"/>
          <w:color w:val="D4D4D4"/>
          <w:sz w:val="21"/>
          <w:szCs w:val="21"/>
        </w:rPr>
        <w:t>.</w:t>
      </w:r>
      <w:r>
        <w:rPr>
          <w:rFonts w:ascii="Consolas" w:hAnsi="Consolas"/>
          <w:color w:val="9CDCFE"/>
          <w:sz w:val="21"/>
          <w:szCs w:val="21"/>
        </w:rPr>
        <w:t>pStart</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9CDCFE"/>
          <w:sz w:val="21"/>
          <w:szCs w:val="21"/>
        </w:rPr>
        <w:t>posy</w:t>
      </w:r>
      <w:r>
        <w:rPr>
          <w:rFonts w:ascii="Consolas" w:hAnsi="Consolas"/>
          <w:color w:val="D4D4D4"/>
          <w:sz w:val="21"/>
          <w:szCs w:val="21"/>
        </w:rPr>
        <w:t>;</w:t>
      </w:r>
    </w:p>
    <w:p w14:paraId="62F06198"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569CD6"/>
          <w:sz w:val="21"/>
          <w:szCs w:val="21"/>
        </w:rPr>
        <w:t xml:space="preserve">   this</w:t>
      </w:r>
      <w:r>
        <w:rPr>
          <w:rFonts w:ascii="Consolas" w:hAnsi="Consolas"/>
          <w:color w:val="D4D4D4"/>
          <w:sz w:val="21"/>
          <w:szCs w:val="21"/>
        </w:rPr>
        <w:t>.</w:t>
      </w:r>
      <w:r>
        <w:rPr>
          <w:rFonts w:ascii="Consolas" w:hAnsi="Consolas"/>
          <w:color w:val="9CDCFE"/>
          <w:sz w:val="21"/>
          <w:szCs w:val="21"/>
        </w:rPr>
        <w:t>onSelectPoint</w:t>
      </w:r>
      <w:r>
        <w:rPr>
          <w:rFonts w:ascii="Consolas" w:hAnsi="Consolas"/>
          <w:color w:val="D4D4D4"/>
          <w:sz w:val="21"/>
          <w:szCs w:val="21"/>
        </w:rPr>
        <w:t>.</w:t>
      </w:r>
      <w:r>
        <w:rPr>
          <w:rFonts w:ascii="Consolas" w:hAnsi="Consolas"/>
          <w:color w:val="DCDCAA"/>
          <w:sz w:val="21"/>
          <w:szCs w:val="21"/>
        </w:rPr>
        <w:t>emit</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pStart</w:t>
      </w:r>
      <w:r>
        <w:rPr>
          <w:rFonts w:ascii="Consolas" w:hAnsi="Consolas"/>
          <w:color w:val="D4D4D4"/>
          <w:sz w:val="21"/>
          <w:szCs w:val="21"/>
        </w:rPr>
        <w:t>);</w:t>
      </w:r>
    </w:p>
    <w:p w14:paraId="3ADCE70D"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4798A79A" w14:textId="77777777" w:rsidR="00BD575D" w:rsidRDefault="00BD575D">
      <w:pPr>
        <w:bidi/>
        <w:spacing w:after="240" w:line="360" w:lineRule="auto"/>
        <w:jc w:val="both"/>
        <w:rPr>
          <w:rFonts w:ascii="Tahoma" w:hAnsi="Tahoma" w:cs="Tahoma"/>
          <w:sz w:val="22"/>
          <w:szCs w:val="22"/>
          <w:rtl/>
        </w:rPr>
      </w:pPr>
    </w:p>
    <w:p w14:paraId="46629C88"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מפת החנות ורשימת הקניות נמצאות בשני רכיבים נפרדים. כדי לממשק ביניהם ולאפשר תגובתיות הולמת, השתמשנו ב </w:t>
      </w:r>
      <w:r>
        <w:rPr>
          <w:rFonts w:ascii="Tahoma" w:hAnsi="Tahoma" w:cs="Tahoma"/>
          <w:sz w:val="22"/>
          <w:szCs w:val="22"/>
        </w:rPr>
        <w:t>eventEmmiter</w:t>
      </w:r>
      <w:r>
        <w:rPr>
          <w:rFonts w:ascii="Tahoma" w:hAnsi="Tahoma" w:cs="Tahoma"/>
          <w:sz w:val="22"/>
          <w:szCs w:val="22"/>
          <w:rtl/>
        </w:rPr>
        <w:t xml:space="preserve">. זהו רכיב של אנגולר המאפשר הרמת אירוע בדומה לאירועים מובנים כמו אירועי מקלדת וכו'. האירוע הוא בעצם פלט כלשהוא מן הקומפוננטה אל מחוצה לה, הנרשמים לאירוע מקבלים את נתוניו. פליטת המידע נעשית באמצעות הדקורטור </w:t>
      </w:r>
      <w:r>
        <w:rPr>
          <w:rFonts w:ascii="Tahoma" w:hAnsi="Tahoma" w:cs="Tahoma"/>
          <w:sz w:val="22"/>
          <w:szCs w:val="22"/>
        </w:rPr>
        <w:t>output</w:t>
      </w:r>
      <w:r>
        <w:rPr>
          <w:rFonts w:ascii="Tahoma" w:hAnsi="Tahoma" w:cs="Tahoma"/>
          <w:sz w:val="22"/>
          <w:szCs w:val="22"/>
          <w:rtl/>
        </w:rPr>
        <w:t xml:space="preserve">. </w:t>
      </w:r>
    </w:p>
    <w:p w14:paraId="501BE239"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שתי הקומפוננטות מוכלות בקומפוננטת אב אחת, כשהן מעבירות דרכה את הנתונים.</w:t>
      </w:r>
    </w:p>
    <w:p w14:paraId="58C29639"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כך זה נראה ב</w:t>
      </w:r>
      <w:r>
        <w:rPr>
          <w:rFonts w:ascii="Tahoma" w:hAnsi="Tahoma" w:cs="Tahoma"/>
          <w:sz w:val="22"/>
          <w:szCs w:val="22"/>
        </w:rPr>
        <w:t>html</w:t>
      </w:r>
      <w:r>
        <w:rPr>
          <w:rFonts w:ascii="Tahoma" w:hAnsi="Tahoma" w:cs="Tahoma"/>
          <w:sz w:val="22"/>
          <w:szCs w:val="22"/>
          <w:rtl/>
        </w:rPr>
        <w:t>:</w:t>
      </w:r>
    </w:p>
    <w:p w14:paraId="3C09E9AA"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"row"</w:t>
      </w:r>
      <w:r>
        <w:rPr>
          <w:rFonts w:ascii="Consolas" w:hAnsi="Consolas"/>
          <w:color w:val="808080"/>
          <w:sz w:val="21"/>
          <w:szCs w:val="21"/>
        </w:rPr>
        <w:t>&gt;</w:t>
      </w:r>
    </w:p>
    <w:p w14:paraId="6355FA3E"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"column middle"</w:t>
      </w:r>
      <w:r>
        <w:rPr>
          <w:rFonts w:ascii="Consolas" w:hAnsi="Consolas"/>
          <w:color w:val="808080"/>
          <w:sz w:val="21"/>
          <w:szCs w:val="21"/>
        </w:rPr>
        <w:t>&gt;</w:t>
      </w:r>
    </w:p>
    <w:p w14:paraId="746E1468" w14:textId="77777777" w:rsidR="00BD575D" w:rsidRDefault="00F31DDB">
      <w:pPr>
        <w:shd w:val="clear" w:color="auto" w:fill="1E1E1E"/>
        <w:spacing w:line="285" w:lineRule="atLeast"/>
        <w:rPr>
          <w:rFonts w:ascii="Consolas" w:hAnsi="Consolas"/>
          <w:color w:val="808080"/>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app-using-canvas</w:t>
      </w:r>
      <w:r>
        <w:rPr>
          <w:rFonts w:ascii="Consolas" w:hAnsi="Consolas"/>
          <w:color w:val="D4D4D4"/>
          <w:sz w:val="21"/>
          <w:szCs w:val="21"/>
        </w:rPr>
        <w:t xml:space="preserve"> </w:t>
      </w:r>
      <w:r>
        <w:rPr>
          <w:rFonts w:ascii="Consolas" w:hAnsi="Consolas"/>
          <w:color w:val="9CDCFE"/>
          <w:sz w:val="21"/>
          <w:szCs w:val="21"/>
        </w:rPr>
        <w:t>(onSelectPoint)</w:t>
      </w:r>
      <w:r>
        <w:rPr>
          <w:rFonts w:ascii="Consolas" w:hAnsi="Consolas"/>
          <w:color w:val="D4D4D4"/>
          <w:sz w:val="21"/>
          <w:szCs w:val="21"/>
        </w:rPr>
        <w:t>=</w:t>
      </w:r>
      <w:r>
        <w:rPr>
          <w:rFonts w:ascii="Consolas" w:hAnsi="Consolas"/>
          <w:color w:val="CE9178"/>
          <w:sz w:val="21"/>
          <w:szCs w:val="21"/>
        </w:rPr>
        <w:t>"inputPoint($event)"</w:t>
      </w:r>
      <w:r>
        <w:rPr>
          <w:rFonts w:ascii="Consolas" w:hAnsi="Consolas"/>
          <w:color w:val="D4D4D4"/>
          <w:sz w:val="21"/>
          <w:szCs w:val="21"/>
        </w:rPr>
        <w:t xml:space="preserve"> </w:t>
      </w:r>
      <w:r>
        <w:rPr>
          <w:rFonts w:ascii="Consolas" w:hAnsi="Consolas"/>
          <w:color w:val="808080"/>
          <w:sz w:val="21"/>
          <w:szCs w:val="21"/>
        </w:rPr>
        <w:t>&gt;</w:t>
      </w:r>
    </w:p>
    <w:p w14:paraId="3E11CB99"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808080"/>
          <w:sz w:val="21"/>
          <w:szCs w:val="21"/>
        </w:rPr>
        <w:t xml:space="preserve">             &lt;/</w:t>
      </w:r>
      <w:r>
        <w:rPr>
          <w:rFonts w:ascii="Consolas" w:hAnsi="Consolas"/>
          <w:color w:val="569CD6"/>
          <w:sz w:val="21"/>
          <w:szCs w:val="21"/>
        </w:rPr>
        <w:t>app-using-canvas</w:t>
      </w:r>
      <w:r>
        <w:rPr>
          <w:rFonts w:ascii="Consolas" w:hAnsi="Consolas"/>
          <w:color w:val="808080"/>
          <w:sz w:val="21"/>
          <w:szCs w:val="21"/>
        </w:rPr>
        <w:t>&gt;</w:t>
      </w:r>
      <w:r>
        <w:rPr>
          <w:rFonts w:ascii="Consolas" w:hAnsi="Consolas"/>
          <w:color w:val="D4D4D4"/>
          <w:sz w:val="21"/>
          <w:szCs w:val="21"/>
        </w:rPr>
        <w:t xml:space="preserve">   </w:t>
      </w:r>
    </w:p>
    <w:p w14:paraId="4BBC8320"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19FF3499"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"column side"</w:t>
      </w:r>
      <w:r>
        <w:rPr>
          <w:rFonts w:ascii="Consolas" w:hAnsi="Consolas"/>
          <w:color w:val="808080"/>
          <w:sz w:val="21"/>
          <w:szCs w:val="21"/>
        </w:rPr>
        <w:t>&gt;</w:t>
      </w:r>
    </w:p>
    <w:p w14:paraId="6E91A07B" w14:textId="77777777" w:rsidR="00BD575D" w:rsidRDefault="00F31DDB">
      <w:pPr>
        <w:shd w:val="clear" w:color="auto" w:fill="1E1E1E"/>
        <w:spacing w:line="285" w:lineRule="atLeast"/>
        <w:rPr>
          <w:rFonts w:ascii="Consolas" w:hAnsi="Consolas"/>
          <w:color w:val="9CDCFE"/>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app-buying</w:t>
      </w:r>
      <w:r>
        <w:rPr>
          <w:rFonts w:ascii="Consolas" w:hAnsi="Consolas"/>
          <w:color w:val="D4D4D4"/>
          <w:sz w:val="21"/>
          <w:szCs w:val="21"/>
        </w:rPr>
        <w:t xml:space="preserve"> </w:t>
      </w:r>
      <w:r>
        <w:rPr>
          <w:rFonts w:ascii="Consolas" w:hAnsi="Consolas"/>
          <w:color w:val="9CDCFE"/>
          <w:sz w:val="21"/>
          <w:szCs w:val="21"/>
        </w:rPr>
        <w:t>(onSelectPrduct)</w:t>
      </w:r>
      <w:r>
        <w:rPr>
          <w:rFonts w:ascii="Consolas" w:hAnsi="Consolas"/>
          <w:color w:val="D4D4D4"/>
          <w:sz w:val="21"/>
          <w:szCs w:val="21"/>
        </w:rPr>
        <w:t>=</w:t>
      </w:r>
      <w:r>
        <w:rPr>
          <w:rFonts w:ascii="Consolas" w:hAnsi="Consolas"/>
          <w:color w:val="CE9178"/>
          <w:sz w:val="21"/>
          <w:szCs w:val="21"/>
        </w:rPr>
        <w:t>"inputProduct($event)"</w:t>
      </w:r>
      <w:r>
        <w:rPr>
          <w:rFonts w:ascii="Consolas" w:hAnsi="Consolas"/>
          <w:color w:val="D4D4D4"/>
          <w:sz w:val="21"/>
          <w:szCs w:val="21"/>
        </w:rPr>
        <w:t xml:space="preserve">   </w:t>
      </w:r>
      <w:r>
        <w:rPr>
          <w:rFonts w:ascii="Consolas" w:hAnsi="Consolas"/>
          <w:color w:val="9CDCFE"/>
          <w:sz w:val="21"/>
          <w:szCs w:val="21"/>
        </w:rPr>
        <w:t xml:space="preserve">      </w:t>
      </w:r>
    </w:p>
    <w:p w14:paraId="63C672C9"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9CDCFE"/>
          <w:sz w:val="21"/>
          <w:szCs w:val="21"/>
        </w:rPr>
        <w:t xml:space="preserve">             (toShowPath)</w:t>
      </w:r>
      <w:r>
        <w:rPr>
          <w:rFonts w:ascii="Consolas" w:hAnsi="Consolas"/>
          <w:color w:val="D4D4D4"/>
          <w:sz w:val="21"/>
          <w:szCs w:val="21"/>
        </w:rPr>
        <w:t>=</w:t>
      </w:r>
      <w:r>
        <w:rPr>
          <w:rFonts w:ascii="Consolas" w:hAnsi="Consolas"/>
          <w:color w:val="CE9178"/>
          <w:sz w:val="21"/>
          <w:szCs w:val="21"/>
        </w:rPr>
        <w:t>"sendPath($event)"</w:t>
      </w:r>
      <w:r>
        <w:rPr>
          <w:rFonts w:ascii="Consolas" w:hAnsi="Consolas"/>
          <w:color w:val="808080"/>
          <w:sz w:val="21"/>
          <w:szCs w:val="21"/>
        </w:rPr>
        <w:t>&gt;&lt;/</w:t>
      </w:r>
      <w:r>
        <w:rPr>
          <w:rFonts w:ascii="Consolas" w:hAnsi="Consolas"/>
          <w:color w:val="569CD6"/>
          <w:sz w:val="21"/>
          <w:szCs w:val="21"/>
        </w:rPr>
        <w:t>app-buying</w:t>
      </w:r>
      <w:r>
        <w:rPr>
          <w:rFonts w:ascii="Consolas" w:hAnsi="Consolas"/>
          <w:color w:val="808080"/>
          <w:sz w:val="21"/>
          <w:szCs w:val="21"/>
        </w:rPr>
        <w:t>&gt;</w:t>
      </w:r>
    </w:p>
    <w:p w14:paraId="4F2E7CA2"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4570371B" w14:textId="77777777" w:rsidR="00BD575D" w:rsidRDefault="00F31DDB">
      <w:pPr>
        <w:shd w:val="clear" w:color="auto" w:fill="1E1E1E"/>
        <w:spacing w:line="285" w:lineRule="atLeast"/>
        <w:rPr>
          <w:rFonts w:ascii="Consolas" w:hAnsi="Consolas"/>
          <w:color w:val="D4D4D4"/>
          <w:sz w:val="21"/>
          <w:szCs w:val="21"/>
          <w:rtl/>
        </w:rPr>
      </w:pP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7CFEE1FE"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וכך בקוד ה </w:t>
      </w:r>
      <w:r>
        <w:rPr>
          <w:rFonts w:ascii="Tahoma" w:hAnsi="Tahoma" w:cs="Tahoma"/>
          <w:sz w:val="22"/>
          <w:szCs w:val="22"/>
        </w:rPr>
        <w:t>typescript</w:t>
      </w:r>
      <w:r>
        <w:rPr>
          <w:rFonts w:ascii="Tahoma" w:hAnsi="Tahoma" w:cs="Tahoma"/>
          <w:sz w:val="22"/>
          <w:szCs w:val="22"/>
          <w:rtl/>
        </w:rPr>
        <w:t xml:space="preserve"> :</w:t>
      </w:r>
    </w:p>
    <w:p w14:paraId="5930CFA6"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 </w:t>
      </w:r>
      <w:r>
        <w:rPr>
          <w:rFonts w:ascii="Consolas" w:hAnsi="Consolas"/>
          <w:color w:val="9CDCFE"/>
          <w:sz w:val="21"/>
          <w:szCs w:val="21"/>
        </w:rPr>
        <w:t>Component</w:t>
      </w:r>
      <w:r>
        <w:rPr>
          <w:rFonts w:ascii="Consolas" w:hAnsi="Consolas"/>
          <w:color w:val="D4D4D4"/>
          <w:sz w:val="21"/>
          <w:szCs w:val="21"/>
        </w:rPr>
        <w:t xml:space="preserve">, </w:t>
      </w:r>
      <w:r>
        <w:rPr>
          <w:rFonts w:ascii="Consolas" w:hAnsi="Consolas"/>
          <w:color w:val="9CDCFE"/>
          <w:sz w:val="21"/>
          <w:szCs w:val="21"/>
        </w:rPr>
        <w:t>OnInit</w:t>
      </w:r>
      <w:r>
        <w:rPr>
          <w:rFonts w:ascii="Consolas" w:hAnsi="Consolas"/>
          <w:color w:val="D4D4D4"/>
          <w:sz w:val="21"/>
          <w:szCs w:val="21"/>
        </w:rPr>
        <w:t xml:space="preserve">, </w:t>
      </w:r>
      <w:r>
        <w:rPr>
          <w:rFonts w:ascii="Consolas" w:hAnsi="Consolas"/>
          <w:color w:val="9CDCFE"/>
          <w:sz w:val="21"/>
          <w:szCs w:val="21"/>
        </w:rPr>
        <w:t>ViewChild</w:t>
      </w:r>
      <w:r>
        <w:rPr>
          <w:rFonts w:ascii="Consolas" w:hAnsi="Consolas"/>
          <w:color w:val="D4D4D4"/>
          <w:sz w:val="21"/>
          <w:szCs w:val="21"/>
        </w:rPr>
        <w:t xml:space="preserve"> } </w:t>
      </w: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CE9178"/>
          <w:sz w:val="21"/>
          <w:szCs w:val="21"/>
        </w:rPr>
        <w:t>'@angular/core'</w:t>
      </w:r>
      <w:r>
        <w:rPr>
          <w:rFonts w:ascii="Consolas" w:hAnsi="Consolas"/>
          <w:color w:val="D4D4D4"/>
          <w:sz w:val="21"/>
          <w:szCs w:val="21"/>
        </w:rPr>
        <w:t>;</w:t>
      </w:r>
    </w:p>
    <w:p w14:paraId="409AEF3E"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 </w:t>
      </w:r>
      <w:r>
        <w:rPr>
          <w:rFonts w:ascii="Consolas" w:hAnsi="Consolas"/>
          <w:color w:val="9CDCFE"/>
          <w:sz w:val="21"/>
          <w:szCs w:val="21"/>
        </w:rPr>
        <w:t>Product</w:t>
      </w:r>
      <w:r>
        <w:rPr>
          <w:rFonts w:ascii="Consolas" w:hAnsi="Consolas"/>
          <w:color w:val="D4D4D4"/>
          <w:sz w:val="21"/>
          <w:szCs w:val="21"/>
        </w:rPr>
        <w:t xml:space="preserve"> } </w:t>
      </w: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CE9178"/>
          <w:sz w:val="21"/>
          <w:szCs w:val="21"/>
        </w:rPr>
        <w:t>'../../../classes/Product'</w:t>
      </w:r>
      <w:r>
        <w:rPr>
          <w:rFonts w:ascii="Consolas" w:hAnsi="Consolas"/>
          <w:color w:val="D4D4D4"/>
          <w:sz w:val="21"/>
          <w:szCs w:val="21"/>
        </w:rPr>
        <w:t>;</w:t>
      </w:r>
    </w:p>
    <w:p w14:paraId="12D8F27F"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 </w:t>
      </w:r>
      <w:r>
        <w:rPr>
          <w:rFonts w:ascii="Consolas" w:hAnsi="Consolas"/>
          <w:color w:val="9CDCFE"/>
          <w:sz w:val="21"/>
          <w:szCs w:val="21"/>
        </w:rPr>
        <w:t>UsingCanvasComponent</w:t>
      </w:r>
      <w:r>
        <w:rPr>
          <w:rFonts w:ascii="Consolas" w:hAnsi="Consolas"/>
          <w:color w:val="D4D4D4"/>
          <w:sz w:val="21"/>
          <w:szCs w:val="21"/>
        </w:rPr>
        <w:t xml:space="preserve"> } </w:t>
      </w: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CE9178"/>
          <w:sz w:val="21"/>
          <w:szCs w:val="21"/>
        </w:rPr>
        <w:t>'../../using-canvas/using-canvas.component'</w:t>
      </w:r>
      <w:r>
        <w:rPr>
          <w:rFonts w:ascii="Consolas" w:hAnsi="Consolas"/>
          <w:color w:val="D4D4D4"/>
          <w:sz w:val="21"/>
          <w:szCs w:val="21"/>
        </w:rPr>
        <w:t>;</w:t>
      </w:r>
    </w:p>
    <w:p w14:paraId="27DBA4DD"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 </w:t>
      </w:r>
      <w:r>
        <w:rPr>
          <w:rFonts w:ascii="Consolas" w:hAnsi="Consolas"/>
          <w:color w:val="9CDCFE"/>
          <w:sz w:val="21"/>
          <w:szCs w:val="21"/>
        </w:rPr>
        <w:t>Goal</w:t>
      </w:r>
      <w:r>
        <w:rPr>
          <w:rFonts w:ascii="Consolas" w:hAnsi="Consolas"/>
          <w:color w:val="D4D4D4"/>
          <w:sz w:val="21"/>
          <w:szCs w:val="21"/>
        </w:rPr>
        <w:t xml:space="preserve"> } </w:t>
      </w: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CE9178"/>
          <w:sz w:val="21"/>
          <w:szCs w:val="21"/>
        </w:rPr>
        <w:t>'../../../classes/Goal'</w:t>
      </w:r>
      <w:r>
        <w:rPr>
          <w:rFonts w:ascii="Consolas" w:hAnsi="Consolas"/>
          <w:color w:val="D4D4D4"/>
          <w:sz w:val="21"/>
          <w:szCs w:val="21"/>
        </w:rPr>
        <w:t>;</w:t>
      </w:r>
    </w:p>
    <w:p w14:paraId="30508B00"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 </w:t>
      </w:r>
      <w:r>
        <w:rPr>
          <w:rFonts w:ascii="Consolas" w:hAnsi="Consolas"/>
          <w:color w:val="9CDCFE"/>
          <w:sz w:val="21"/>
          <w:szCs w:val="21"/>
        </w:rPr>
        <w:t>Point</w:t>
      </w:r>
      <w:r>
        <w:rPr>
          <w:rFonts w:ascii="Consolas" w:hAnsi="Consolas"/>
          <w:color w:val="D4D4D4"/>
          <w:sz w:val="21"/>
          <w:szCs w:val="21"/>
        </w:rPr>
        <w:t xml:space="preserve"> } </w:t>
      </w: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CE9178"/>
          <w:sz w:val="21"/>
          <w:szCs w:val="21"/>
        </w:rPr>
        <w:t>'src/app/classes/Point'</w:t>
      </w:r>
      <w:r>
        <w:rPr>
          <w:rFonts w:ascii="Consolas" w:hAnsi="Consolas"/>
          <w:color w:val="D4D4D4"/>
          <w:sz w:val="21"/>
          <w:szCs w:val="21"/>
        </w:rPr>
        <w:t>;</w:t>
      </w:r>
    </w:p>
    <w:p w14:paraId="1CF15B3D"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 </w:t>
      </w:r>
      <w:r>
        <w:rPr>
          <w:rFonts w:ascii="Consolas" w:hAnsi="Consolas"/>
          <w:color w:val="9CDCFE"/>
          <w:sz w:val="21"/>
          <w:szCs w:val="21"/>
        </w:rPr>
        <w:t>BuyingComponent</w:t>
      </w:r>
      <w:r>
        <w:rPr>
          <w:rFonts w:ascii="Consolas" w:hAnsi="Consolas"/>
          <w:color w:val="D4D4D4"/>
          <w:sz w:val="21"/>
          <w:szCs w:val="21"/>
        </w:rPr>
        <w:t xml:space="preserve"> } </w:t>
      </w: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CE9178"/>
          <w:sz w:val="21"/>
          <w:szCs w:val="21"/>
        </w:rPr>
        <w:t>'../buying/buying.component'</w:t>
      </w:r>
      <w:r>
        <w:rPr>
          <w:rFonts w:ascii="Consolas" w:hAnsi="Consolas"/>
          <w:color w:val="D4D4D4"/>
          <w:sz w:val="21"/>
          <w:szCs w:val="21"/>
        </w:rPr>
        <w:t>;</w:t>
      </w:r>
    </w:p>
    <w:p w14:paraId="7245FDA3" w14:textId="77777777" w:rsidR="00BD575D" w:rsidRDefault="00F31DDB">
      <w:pPr>
        <w:shd w:val="clear" w:color="auto" w:fill="1E1E1E"/>
        <w:spacing w:after="240"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DCDCAA"/>
          <w:sz w:val="21"/>
          <w:szCs w:val="21"/>
        </w:rPr>
        <w:t>Component</w:t>
      </w:r>
      <w:r>
        <w:rPr>
          <w:rFonts w:ascii="Consolas" w:hAnsi="Consolas"/>
          <w:color w:val="D4D4D4"/>
          <w:sz w:val="21"/>
          <w:szCs w:val="21"/>
        </w:rPr>
        <w:t>({</w:t>
      </w:r>
    </w:p>
    <w:p w14:paraId="02204530"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selector:</w:t>
      </w:r>
      <w:r>
        <w:rPr>
          <w:rFonts w:ascii="Consolas" w:hAnsi="Consolas"/>
          <w:color w:val="D4D4D4"/>
          <w:sz w:val="21"/>
          <w:szCs w:val="21"/>
        </w:rPr>
        <w:t xml:space="preserve"> </w:t>
      </w:r>
      <w:r>
        <w:rPr>
          <w:rFonts w:ascii="Consolas" w:hAnsi="Consolas"/>
          <w:color w:val="CE9178"/>
          <w:sz w:val="21"/>
          <w:szCs w:val="21"/>
        </w:rPr>
        <w:t>'app-customer'</w:t>
      </w:r>
      <w:r>
        <w:rPr>
          <w:rFonts w:ascii="Consolas" w:hAnsi="Consolas"/>
          <w:color w:val="D4D4D4"/>
          <w:sz w:val="21"/>
          <w:szCs w:val="21"/>
        </w:rPr>
        <w:t>,</w:t>
      </w:r>
    </w:p>
    <w:p w14:paraId="2B0AF65D"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templateUrl:</w:t>
      </w:r>
      <w:r>
        <w:rPr>
          <w:rFonts w:ascii="Consolas" w:hAnsi="Consolas"/>
          <w:color w:val="D4D4D4"/>
          <w:sz w:val="21"/>
          <w:szCs w:val="21"/>
        </w:rPr>
        <w:t xml:space="preserve"> </w:t>
      </w:r>
      <w:r>
        <w:rPr>
          <w:rFonts w:ascii="Consolas" w:hAnsi="Consolas"/>
          <w:color w:val="CE9178"/>
          <w:sz w:val="21"/>
          <w:szCs w:val="21"/>
        </w:rPr>
        <w:t>'./customer.component.html'</w:t>
      </w:r>
      <w:r>
        <w:rPr>
          <w:rFonts w:ascii="Consolas" w:hAnsi="Consolas"/>
          <w:color w:val="D4D4D4"/>
          <w:sz w:val="21"/>
          <w:szCs w:val="21"/>
        </w:rPr>
        <w:t>,</w:t>
      </w:r>
    </w:p>
    <w:p w14:paraId="5E9A22E8"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styleUrls:</w:t>
      </w:r>
      <w:r>
        <w:rPr>
          <w:rFonts w:ascii="Consolas" w:hAnsi="Consolas"/>
          <w:color w:val="D4D4D4"/>
          <w:sz w:val="21"/>
          <w:szCs w:val="21"/>
        </w:rPr>
        <w:t xml:space="preserve"> [</w:t>
      </w:r>
      <w:r>
        <w:rPr>
          <w:rFonts w:ascii="Consolas" w:hAnsi="Consolas"/>
          <w:color w:val="CE9178"/>
          <w:sz w:val="21"/>
          <w:szCs w:val="21"/>
        </w:rPr>
        <w:t>'./customer.component.css'</w:t>
      </w:r>
      <w:r>
        <w:rPr>
          <w:rFonts w:ascii="Consolas" w:hAnsi="Consolas"/>
          <w:color w:val="D4D4D4"/>
          <w:sz w:val="21"/>
          <w:szCs w:val="21"/>
        </w:rPr>
        <w:t>]</w:t>
      </w:r>
    </w:p>
    <w:p w14:paraId="5A39F5F2"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7C9D32AE" w14:textId="77777777" w:rsidR="00BD575D" w:rsidRDefault="00BD575D">
      <w:pPr>
        <w:shd w:val="clear" w:color="auto" w:fill="1E1E1E"/>
        <w:spacing w:line="285" w:lineRule="atLeast"/>
        <w:rPr>
          <w:rFonts w:ascii="Consolas" w:hAnsi="Consolas"/>
          <w:color w:val="D4D4D4"/>
          <w:sz w:val="21"/>
          <w:szCs w:val="21"/>
        </w:rPr>
      </w:pPr>
    </w:p>
    <w:p w14:paraId="35AE4163"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C586C0"/>
          <w:sz w:val="21"/>
          <w:szCs w:val="21"/>
        </w:rPr>
        <w:t>export</w:t>
      </w:r>
      <w:r>
        <w:rPr>
          <w:rFonts w:ascii="Consolas" w:hAnsi="Consolas"/>
          <w:color w:val="D4D4D4"/>
          <w:sz w:val="21"/>
          <w:szCs w:val="21"/>
        </w:rPr>
        <w:t xml:space="preserve"> </w:t>
      </w:r>
      <w:r>
        <w:rPr>
          <w:rFonts w:ascii="Consolas" w:hAnsi="Consolas"/>
          <w:color w:val="569CD6"/>
          <w:sz w:val="21"/>
          <w:szCs w:val="21"/>
        </w:rPr>
        <w:t>class</w:t>
      </w:r>
      <w:r>
        <w:rPr>
          <w:rFonts w:ascii="Consolas" w:hAnsi="Consolas"/>
          <w:color w:val="D4D4D4"/>
          <w:sz w:val="21"/>
          <w:szCs w:val="21"/>
        </w:rPr>
        <w:t xml:space="preserve"> </w:t>
      </w:r>
      <w:r>
        <w:rPr>
          <w:rFonts w:ascii="Consolas" w:hAnsi="Consolas"/>
          <w:color w:val="4EC9B0"/>
          <w:sz w:val="21"/>
          <w:szCs w:val="21"/>
        </w:rPr>
        <w:t>CustomerComponent</w:t>
      </w:r>
      <w:r>
        <w:rPr>
          <w:rFonts w:ascii="Consolas" w:hAnsi="Consolas"/>
          <w:color w:val="D4D4D4"/>
          <w:sz w:val="21"/>
          <w:szCs w:val="21"/>
        </w:rPr>
        <w:t xml:space="preserve"> </w:t>
      </w:r>
      <w:r>
        <w:rPr>
          <w:rFonts w:ascii="Consolas" w:hAnsi="Consolas"/>
          <w:color w:val="569CD6"/>
          <w:sz w:val="21"/>
          <w:szCs w:val="21"/>
        </w:rPr>
        <w:t>implements</w:t>
      </w:r>
      <w:r>
        <w:rPr>
          <w:rFonts w:ascii="Consolas" w:hAnsi="Consolas"/>
          <w:color w:val="D4D4D4"/>
          <w:sz w:val="21"/>
          <w:szCs w:val="21"/>
        </w:rPr>
        <w:t xml:space="preserve"> </w:t>
      </w:r>
      <w:r>
        <w:rPr>
          <w:rFonts w:ascii="Consolas" w:hAnsi="Consolas"/>
          <w:color w:val="4EC9B0"/>
          <w:sz w:val="21"/>
          <w:szCs w:val="21"/>
        </w:rPr>
        <w:t>OnInit</w:t>
      </w:r>
    </w:p>
    <w:p w14:paraId="790F3652"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57A3F34E"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ViewChild</w:t>
      </w:r>
      <w:r>
        <w:rPr>
          <w:rFonts w:ascii="Consolas" w:hAnsi="Consolas"/>
          <w:color w:val="D4D4D4"/>
          <w:sz w:val="21"/>
          <w:szCs w:val="21"/>
        </w:rPr>
        <w:t>(</w:t>
      </w:r>
      <w:r>
        <w:rPr>
          <w:rFonts w:ascii="Consolas" w:hAnsi="Consolas"/>
          <w:color w:val="9CDCFE"/>
          <w:sz w:val="21"/>
          <w:szCs w:val="21"/>
        </w:rPr>
        <w:t>UsingCanvasComponent</w:t>
      </w:r>
      <w:r>
        <w:rPr>
          <w:rFonts w:ascii="Consolas" w:hAnsi="Consolas"/>
          <w:color w:val="D4D4D4"/>
          <w:sz w:val="21"/>
          <w:szCs w:val="21"/>
        </w:rPr>
        <w:t>,</w:t>
      </w:r>
      <w:r>
        <w:rPr>
          <w:rFonts w:ascii="Consolas" w:hAnsi="Consolas"/>
          <w:color w:val="569CD6"/>
          <w:sz w:val="21"/>
          <w:szCs w:val="21"/>
        </w:rPr>
        <w:t>null</w:t>
      </w:r>
      <w:r>
        <w:rPr>
          <w:rFonts w:ascii="Consolas" w:hAnsi="Consolas"/>
          <w:color w:val="D4D4D4"/>
          <w:sz w:val="21"/>
          <w:szCs w:val="21"/>
        </w:rPr>
        <w:t xml:space="preserve">) </w:t>
      </w:r>
      <w:r>
        <w:rPr>
          <w:rFonts w:ascii="Consolas" w:hAnsi="Consolas"/>
          <w:color w:val="9CDCFE"/>
          <w:sz w:val="21"/>
          <w:szCs w:val="21"/>
        </w:rPr>
        <w:t>child</w:t>
      </w:r>
      <w:r>
        <w:rPr>
          <w:rFonts w:ascii="Consolas" w:hAnsi="Consolas"/>
          <w:color w:val="D4D4D4"/>
          <w:sz w:val="21"/>
          <w:szCs w:val="21"/>
        </w:rPr>
        <w:t xml:space="preserve">: </w:t>
      </w:r>
      <w:r>
        <w:rPr>
          <w:rFonts w:ascii="Consolas" w:hAnsi="Consolas"/>
          <w:color w:val="4EC9B0"/>
          <w:sz w:val="21"/>
          <w:szCs w:val="21"/>
        </w:rPr>
        <w:t>UsingCanvasComponent</w:t>
      </w:r>
      <w:r>
        <w:rPr>
          <w:rFonts w:ascii="Consolas" w:hAnsi="Consolas"/>
          <w:color w:val="D4D4D4"/>
          <w:sz w:val="21"/>
          <w:szCs w:val="21"/>
        </w:rPr>
        <w:t>;</w:t>
      </w:r>
    </w:p>
    <w:p w14:paraId="47B9D991"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ViewChild</w:t>
      </w:r>
      <w:r>
        <w:rPr>
          <w:rFonts w:ascii="Consolas" w:hAnsi="Consolas"/>
          <w:color w:val="D4D4D4"/>
          <w:sz w:val="21"/>
          <w:szCs w:val="21"/>
        </w:rPr>
        <w:t>(</w:t>
      </w:r>
      <w:r>
        <w:rPr>
          <w:rFonts w:ascii="Consolas" w:hAnsi="Consolas"/>
          <w:color w:val="9CDCFE"/>
          <w:sz w:val="21"/>
          <w:szCs w:val="21"/>
        </w:rPr>
        <w:t>BuyingComponent</w:t>
      </w:r>
      <w:r>
        <w:rPr>
          <w:rFonts w:ascii="Consolas" w:hAnsi="Consolas"/>
          <w:color w:val="D4D4D4"/>
          <w:sz w:val="21"/>
          <w:szCs w:val="21"/>
        </w:rPr>
        <w:t>,</w:t>
      </w:r>
      <w:r>
        <w:rPr>
          <w:rFonts w:ascii="Consolas" w:hAnsi="Consolas"/>
          <w:color w:val="569CD6"/>
          <w:sz w:val="21"/>
          <w:szCs w:val="21"/>
        </w:rPr>
        <w:t>null</w:t>
      </w:r>
      <w:r>
        <w:rPr>
          <w:rFonts w:ascii="Consolas" w:hAnsi="Consolas"/>
          <w:color w:val="D4D4D4"/>
          <w:sz w:val="21"/>
          <w:szCs w:val="21"/>
        </w:rPr>
        <w:t xml:space="preserve">) </w:t>
      </w:r>
      <w:r>
        <w:rPr>
          <w:rFonts w:ascii="Consolas" w:hAnsi="Consolas"/>
          <w:color w:val="9CDCFE"/>
          <w:sz w:val="21"/>
          <w:szCs w:val="21"/>
        </w:rPr>
        <w:t>childBuying</w:t>
      </w:r>
      <w:r>
        <w:rPr>
          <w:rFonts w:ascii="Consolas" w:hAnsi="Consolas"/>
          <w:color w:val="D4D4D4"/>
          <w:sz w:val="21"/>
          <w:szCs w:val="21"/>
        </w:rPr>
        <w:t xml:space="preserve">: </w:t>
      </w:r>
      <w:r>
        <w:rPr>
          <w:rFonts w:ascii="Consolas" w:hAnsi="Consolas"/>
          <w:color w:val="4EC9B0"/>
          <w:sz w:val="21"/>
          <w:szCs w:val="21"/>
        </w:rPr>
        <w:t>BuyingComponent</w:t>
      </w:r>
      <w:r>
        <w:rPr>
          <w:rFonts w:ascii="Consolas" w:hAnsi="Consolas"/>
          <w:color w:val="D4D4D4"/>
          <w:sz w:val="21"/>
          <w:szCs w:val="21"/>
        </w:rPr>
        <w:t>;</w:t>
      </w:r>
    </w:p>
    <w:p w14:paraId="3FDC6E89"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selectedProducts</w:t>
      </w:r>
      <w:r>
        <w:rPr>
          <w:rFonts w:ascii="Consolas" w:hAnsi="Consolas"/>
          <w:color w:val="D4D4D4"/>
          <w:sz w:val="21"/>
          <w:szCs w:val="21"/>
        </w:rPr>
        <w:t>:</w:t>
      </w:r>
      <w:r>
        <w:rPr>
          <w:rFonts w:ascii="Consolas" w:hAnsi="Consolas"/>
          <w:color w:val="4EC9B0"/>
          <w:sz w:val="21"/>
          <w:szCs w:val="21"/>
        </w:rPr>
        <w:t>Product</w:t>
      </w:r>
      <w:r>
        <w:rPr>
          <w:rFonts w:ascii="Consolas" w:hAnsi="Consolas"/>
          <w:color w:val="D4D4D4"/>
          <w:sz w:val="21"/>
          <w:szCs w:val="21"/>
        </w:rPr>
        <w:t>[]=[];</w:t>
      </w:r>
    </w:p>
    <w:p w14:paraId="068955F7"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product</w:t>
      </w:r>
      <w:r>
        <w:rPr>
          <w:rFonts w:ascii="Consolas" w:hAnsi="Consolas"/>
          <w:color w:val="D4D4D4"/>
          <w:sz w:val="21"/>
          <w:szCs w:val="21"/>
        </w:rPr>
        <w:t>:</w:t>
      </w:r>
      <w:r>
        <w:rPr>
          <w:rFonts w:ascii="Consolas" w:hAnsi="Consolas"/>
          <w:color w:val="4EC9B0"/>
          <w:sz w:val="21"/>
          <w:szCs w:val="21"/>
        </w:rPr>
        <w:t>Product</w:t>
      </w:r>
      <w:r>
        <w:rPr>
          <w:rFonts w:ascii="Consolas" w:hAnsi="Consolas"/>
          <w:color w:val="D4D4D4"/>
          <w:sz w:val="21"/>
          <w:szCs w:val="21"/>
        </w:rPr>
        <w:t>;</w:t>
      </w:r>
    </w:p>
    <w:p w14:paraId="5DB39030"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constructor</w:t>
      </w:r>
      <w:r>
        <w:rPr>
          <w:rFonts w:ascii="Consolas" w:hAnsi="Consolas"/>
          <w:color w:val="D4D4D4"/>
          <w:sz w:val="21"/>
          <w:szCs w:val="21"/>
        </w:rPr>
        <w:t>() { }</w:t>
      </w:r>
    </w:p>
    <w:p w14:paraId="4CAF68C3" w14:textId="77777777" w:rsidR="00BD575D" w:rsidRDefault="00BD575D">
      <w:pPr>
        <w:shd w:val="clear" w:color="auto" w:fill="1E1E1E"/>
        <w:spacing w:line="285" w:lineRule="atLeast"/>
        <w:rPr>
          <w:rFonts w:ascii="Consolas" w:hAnsi="Consolas"/>
          <w:color w:val="D4D4D4"/>
          <w:sz w:val="21"/>
          <w:szCs w:val="21"/>
        </w:rPr>
      </w:pPr>
    </w:p>
    <w:p w14:paraId="0052ED31"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inputProduct</w:t>
      </w:r>
      <w:r>
        <w:rPr>
          <w:rFonts w:ascii="Consolas" w:hAnsi="Consolas"/>
          <w:color w:val="D4D4D4"/>
          <w:sz w:val="21"/>
          <w:szCs w:val="21"/>
        </w:rPr>
        <w:t>(</w:t>
      </w:r>
      <w:r>
        <w:rPr>
          <w:rFonts w:ascii="Consolas" w:hAnsi="Consolas"/>
          <w:color w:val="9CDCFE"/>
          <w:sz w:val="21"/>
          <w:szCs w:val="21"/>
        </w:rPr>
        <w:t>e</w:t>
      </w:r>
      <w:r>
        <w:rPr>
          <w:rFonts w:ascii="Consolas" w:hAnsi="Consolas"/>
          <w:color w:val="D4D4D4"/>
          <w:sz w:val="21"/>
          <w:szCs w:val="21"/>
        </w:rPr>
        <w:t>:</w:t>
      </w:r>
      <w:r>
        <w:rPr>
          <w:rFonts w:ascii="Consolas" w:hAnsi="Consolas"/>
          <w:color w:val="4EC9B0"/>
          <w:sz w:val="21"/>
          <w:szCs w:val="21"/>
        </w:rPr>
        <w:t>Product</w:t>
      </w:r>
      <w:r>
        <w:rPr>
          <w:rFonts w:ascii="Consolas" w:hAnsi="Consolas"/>
          <w:color w:val="D4D4D4"/>
          <w:sz w:val="21"/>
          <w:szCs w:val="21"/>
        </w:rPr>
        <w:t>)</w:t>
      </w:r>
    </w:p>
    <w:p w14:paraId="086216F1"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3616E07D"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569CD6"/>
          <w:sz w:val="21"/>
          <w:szCs w:val="21"/>
        </w:rPr>
        <w:t xml:space="preserve">  this</w:t>
      </w:r>
      <w:r>
        <w:rPr>
          <w:rFonts w:ascii="Consolas" w:hAnsi="Consolas"/>
          <w:color w:val="D4D4D4"/>
          <w:sz w:val="21"/>
          <w:szCs w:val="21"/>
        </w:rPr>
        <w:t>.</w:t>
      </w:r>
      <w:r>
        <w:rPr>
          <w:rFonts w:ascii="Consolas" w:hAnsi="Consolas"/>
          <w:color w:val="9CDCFE"/>
          <w:sz w:val="21"/>
          <w:szCs w:val="21"/>
        </w:rPr>
        <w:t>child</w:t>
      </w:r>
      <w:r>
        <w:rPr>
          <w:rFonts w:ascii="Consolas" w:hAnsi="Consolas"/>
          <w:color w:val="D4D4D4"/>
          <w:sz w:val="21"/>
          <w:szCs w:val="21"/>
        </w:rPr>
        <w:t>.</w:t>
      </w:r>
      <w:r>
        <w:rPr>
          <w:rFonts w:ascii="Consolas" w:hAnsi="Consolas"/>
          <w:color w:val="DCDCAA"/>
          <w:sz w:val="21"/>
          <w:szCs w:val="21"/>
        </w:rPr>
        <w:t>findProduct</w:t>
      </w:r>
      <w:r>
        <w:rPr>
          <w:rFonts w:ascii="Consolas" w:hAnsi="Consolas"/>
          <w:color w:val="D4D4D4"/>
          <w:sz w:val="21"/>
          <w:szCs w:val="21"/>
        </w:rPr>
        <w:t>(</w:t>
      </w:r>
      <w:r>
        <w:rPr>
          <w:rFonts w:ascii="Consolas" w:hAnsi="Consolas"/>
          <w:color w:val="9CDCFE"/>
          <w:sz w:val="21"/>
          <w:szCs w:val="21"/>
        </w:rPr>
        <w:t>e</w:t>
      </w:r>
      <w:r>
        <w:rPr>
          <w:rFonts w:ascii="Consolas" w:hAnsi="Consolas"/>
          <w:color w:val="D4D4D4"/>
          <w:sz w:val="21"/>
          <w:szCs w:val="21"/>
        </w:rPr>
        <w:t>);</w:t>
      </w:r>
    </w:p>
    <w:p w14:paraId="26AEE176"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1E0C300E"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inputPoint</w:t>
      </w:r>
      <w:r>
        <w:rPr>
          <w:rFonts w:ascii="Consolas" w:hAnsi="Consolas"/>
          <w:color w:val="D4D4D4"/>
          <w:sz w:val="21"/>
          <w:szCs w:val="21"/>
        </w:rPr>
        <w:t>(</w:t>
      </w:r>
      <w:r>
        <w:rPr>
          <w:rFonts w:ascii="Consolas" w:hAnsi="Consolas"/>
          <w:color w:val="9CDCFE"/>
          <w:sz w:val="21"/>
          <w:szCs w:val="21"/>
        </w:rPr>
        <w:t>e</w:t>
      </w:r>
      <w:r>
        <w:rPr>
          <w:rFonts w:ascii="Consolas" w:hAnsi="Consolas"/>
          <w:color w:val="D4D4D4"/>
          <w:sz w:val="21"/>
          <w:szCs w:val="21"/>
        </w:rPr>
        <w:t>:</w:t>
      </w:r>
      <w:r>
        <w:rPr>
          <w:rFonts w:ascii="Consolas" w:hAnsi="Consolas"/>
          <w:color w:val="4EC9B0"/>
          <w:sz w:val="21"/>
          <w:szCs w:val="21"/>
        </w:rPr>
        <w:t>Point</w:t>
      </w:r>
      <w:r>
        <w:rPr>
          <w:rFonts w:ascii="Consolas" w:hAnsi="Consolas"/>
          <w:color w:val="D4D4D4"/>
          <w:sz w:val="21"/>
          <w:szCs w:val="21"/>
        </w:rPr>
        <w:t>)</w:t>
      </w:r>
    </w:p>
    <w:p w14:paraId="549C47CD"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0A7B5E97"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569CD6"/>
          <w:sz w:val="21"/>
          <w:szCs w:val="21"/>
        </w:rPr>
        <w:t xml:space="preserve">   this</w:t>
      </w:r>
      <w:r>
        <w:rPr>
          <w:rFonts w:ascii="Consolas" w:hAnsi="Consolas"/>
          <w:color w:val="D4D4D4"/>
          <w:sz w:val="21"/>
          <w:szCs w:val="21"/>
        </w:rPr>
        <w:t>.</w:t>
      </w:r>
      <w:r>
        <w:rPr>
          <w:rFonts w:ascii="Consolas" w:hAnsi="Consolas"/>
          <w:color w:val="9CDCFE"/>
          <w:sz w:val="21"/>
          <w:szCs w:val="21"/>
        </w:rPr>
        <w:t>childBuying</w:t>
      </w:r>
      <w:r>
        <w:rPr>
          <w:rFonts w:ascii="Consolas" w:hAnsi="Consolas"/>
          <w:color w:val="D4D4D4"/>
          <w:sz w:val="21"/>
          <w:szCs w:val="21"/>
        </w:rPr>
        <w:t>.</w:t>
      </w:r>
      <w:r>
        <w:rPr>
          <w:rFonts w:ascii="Consolas" w:hAnsi="Consolas"/>
          <w:color w:val="DCDCAA"/>
          <w:sz w:val="21"/>
          <w:szCs w:val="21"/>
        </w:rPr>
        <w:t>setPstart</w:t>
      </w:r>
      <w:r>
        <w:rPr>
          <w:rFonts w:ascii="Consolas" w:hAnsi="Consolas"/>
          <w:color w:val="D4D4D4"/>
          <w:sz w:val="21"/>
          <w:szCs w:val="21"/>
        </w:rPr>
        <w:t>(</w:t>
      </w:r>
      <w:r>
        <w:rPr>
          <w:rFonts w:ascii="Consolas" w:hAnsi="Consolas"/>
          <w:color w:val="9CDCFE"/>
          <w:sz w:val="21"/>
          <w:szCs w:val="21"/>
        </w:rPr>
        <w:t>e</w:t>
      </w:r>
      <w:r>
        <w:rPr>
          <w:rFonts w:ascii="Consolas" w:hAnsi="Consolas"/>
          <w:color w:val="D4D4D4"/>
          <w:sz w:val="21"/>
          <w:szCs w:val="21"/>
        </w:rPr>
        <w:t>);</w:t>
      </w:r>
    </w:p>
    <w:p w14:paraId="39E87589"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25F1E8D4"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4C7DE19C"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sendPath</w:t>
      </w:r>
      <w:r>
        <w:rPr>
          <w:rFonts w:ascii="Consolas" w:hAnsi="Consolas"/>
          <w:color w:val="D4D4D4"/>
          <w:sz w:val="21"/>
          <w:szCs w:val="21"/>
        </w:rPr>
        <w:t>(</w:t>
      </w:r>
      <w:r>
        <w:rPr>
          <w:rFonts w:ascii="Consolas" w:hAnsi="Consolas"/>
          <w:color w:val="9CDCFE"/>
          <w:sz w:val="21"/>
          <w:szCs w:val="21"/>
        </w:rPr>
        <w:t>coordinates</w:t>
      </w:r>
      <w:r>
        <w:rPr>
          <w:rFonts w:ascii="Consolas" w:hAnsi="Consolas"/>
          <w:color w:val="D4D4D4"/>
          <w:sz w:val="21"/>
          <w:szCs w:val="21"/>
        </w:rPr>
        <w:t>:</w:t>
      </w:r>
      <w:r>
        <w:rPr>
          <w:rFonts w:ascii="Consolas" w:hAnsi="Consolas"/>
          <w:color w:val="4EC9B0"/>
          <w:sz w:val="21"/>
          <w:szCs w:val="21"/>
        </w:rPr>
        <w:t>Goal</w:t>
      </w:r>
      <w:r>
        <w:rPr>
          <w:rFonts w:ascii="Consolas" w:hAnsi="Consolas"/>
          <w:color w:val="D4D4D4"/>
          <w:sz w:val="21"/>
          <w:szCs w:val="21"/>
        </w:rPr>
        <w:t>[])</w:t>
      </w:r>
    </w:p>
    <w:p w14:paraId="1444FA49"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3542897A"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child</w:t>
      </w:r>
      <w:r>
        <w:rPr>
          <w:rFonts w:ascii="Consolas" w:hAnsi="Consolas"/>
          <w:color w:val="D4D4D4"/>
          <w:sz w:val="21"/>
          <w:szCs w:val="21"/>
        </w:rPr>
        <w:t>.</w:t>
      </w:r>
      <w:r>
        <w:rPr>
          <w:rFonts w:ascii="Consolas" w:hAnsi="Consolas"/>
          <w:color w:val="DCDCAA"/>
          <w:sz w:val="21"/>
          <w:szCs w:val="21"/>
        </w:rPr>
        <w:t>drawPath</w:t>
      </w:r>
      <w:r>
        <w:rPr>
          <w:rFonts w:ascii="Consolas" w:hAnsi="Consolas"/>
          <w:color w:val="D4D4D4"/>
          <w:sz w:val="21"/>
          <w:szCs w:val="21"/>
        </w:rPr>
        <w:t>(</w:t>
      </w:r>
      <w:r>
        <w:rPr>
          <w:rFonts w:ascii="Consolas" w:hAnsi="Consolas"/>
          <w:color w:val="9CDCFE"/>
          <w:sz w:val="21"/>
          <w:szCs w:val="21"/>
        </w:rPr>
        <w:t>coordinates</w:t>
      </w:r>
      <w:r>
        <w:rPr>
          <w:rFonts w:ascii="Consolas" w:hAnsi="Consolas"/>
          <w:color w:val="D4D4D4"/>
          <w:sz w:val="21"/>
          <w:szCs w:val="21"/>
        </w:rPr>
        <w:t>);</w:t>
      </w:r>
    </w:p>
    <w:p w14:paraId="54A0E7AF"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3BE500A9" w14:textId="77777777" w:rsidR="00BD575D" w:rsidRDefault="00BD575D">
      <w:pPr>
        <w:shd w:val="clear" w:color="auto" w:fill="1E1E1E"/>
        <w:spacing w:line="285" w:lineRule="atLeast"/>
        <w:rPr>
          <w:rFonts w:ascii="Consolas" w:hAnsi="Consolas"/>
          <w:color w:val="D4D4D4"/>
          <w:sz w:val="21"/>
          <w:szCs w:val="21"/>
        </w:rPr>
      </w:pPr>
    </w:p>
    <w:p w14:paraId="5B57364C" w14:textId="77777777" w:rsidR="00BD575D" w:rsidRDefault="00F31DDB">
      <w:pPr>
        <w:shd w:val="clear" w:color="auto" w:fill="1E1E1E"/>
        <w:spacing w:line="285" w:lineRule="atLeast"/>
        <w:rPr>
          <w:rFonts w:ascii="Consolas" w:hAnsi="Consolas"/>
          <w:color w:val="D4D4D4"/>
          <w:sz w:val="21"/>
          <w:szCs w:val="21"/>
          <w:rtl/>
        </w:rPr>
      </w:pPr>
      <w:r>
        <w:rPr>
          <w:rFonts w:ascii="Consolas" w:hAnsi="Consolas"/>
          <w:color w:val="D4D4D4"/>
          <w:sz w:val="21"/>
          <w:szCs w:val="21"/>
        </w:rPr>
        <w:t>}</w:t>
      </w:r>
    </w:p>
    <w:p w14:paraId="3BCAF8D2"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עריכת הרשימה מעוררת אירוע השולח את המוצר שנוסף לרשימה:</w:t>
      </w:r>
    </w:p>
    <w:p w14:paraId="74B869C0" w14:textId="77777777" w:rsidR="00BD575D" w:rsidRDefault="00BD575D">
      <w:pPr>
        <w:shd w:val="clear" w:color="auto" w:fill="1E1E1E"/>
        <w:spacing w:line="285" w:lineRule="atLeast"/>
        <w:rPr>
          <w:rFonts w:ascii="Consolas" w:hAnsi="Consolas"/>
          <w:color w:val="D4D4D4"/>
          <w:sz w:val="21"/>
          <w:szCs w:val="21"/>
        </w:rPr>
      </w:pPr>
    </w:p>
    <w:p w14:paraId="61BDE64E"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C586C0"/>
          <w:sz w:val="21"/>
          <w:szCs w:val="21"/>
        </w:rPr>
        <w:t>export</w:t>
      </w:r>
      <w:r>
        <w:rPr>
          <w:rFonts w:ascii="Consolas" w:hAnsi="Consolas"/>
          <w:color w:val="D4D4D4"/>
          <w:sz w:val="21"/>
          <w:szCs w:val="21"/>
        </w:rPr>
        <w:t xml:space="preserve"> </w:t>
      </w:r>
      <w:r>
        <w:rPr>
          <w:rFonts w:ascii="Consolas" w:hAnsi="Consolas"/>
          <w:color w:val="569CD6"/>
          <w:sz w:val="21"/>
          <w:szCs w:val="21"/>
        </w:rPr>
        <w:t>class</w:t>
      </w:r>
      <w:r>
        <w:rPr>
          <w:rFonts w:ascii="Consolas" w:hAnsi="Consolas"/>
          <w:color w:val="D4D4D4"/>
          <w:sz w:val="21"/>
          <w:szCs w:val="21"/>
        </w:rPr>
        <w:t xml:space="preserve"> </w:t>
      </w:r>
      <w:r>
        <w:rPr>
          <w:rFonts w:ascii="Consolas" w:hAnsi="Consolas"/>
          <w:color w:val="4EC9B0"/>
          <w:sz w:val="21"/>
          <w:szCs w:val="21"/>
        </w:rPr>
        <w:t>BuyingComponent</w:t>
      </w:r>
      <w:r>
        <w:rPr>
          <w:rFonts w:ascii="Consolas" w:hAnsi="Consolas"/>
          <w:color w:val="D4D4D4"/>
          <w:sz w:val="21"/>
          <w:szCs w:val="21"/>
        </w:rPr>
        <w:t xml:space="preserve"> </w:t>
      </w:r>
      <w:r>
        <w:rPr>
          <w:rFonts w:ascii="Consolas" w:hAnsi="Consolas"/>
          <w:color w:val="569CD6"/>
          <w:sz w:val="21"/>
          <w:szCs w:val="21"/>
        </w:rPr>
        <w:t>implements</w:t>
      </w:r>
      <w:r>
        <w:rPr>
          <w:rFonts w:ascii="Consolas" w:hAnsi="Consolas"/>
          <w:color w:val="D4D4D4"/>
          <w:sz w:val="21"/>
          <w:szCs w:val="21"/>
        </w:rPr>
        <w:t xml:space="preserve"> </w:t>
      </w:r>
      <w:r>
        <w:rPr>
          <w:rFonts w:ascii="Consolas" w:hAnsi="Consolas"/>
          <w:color w:val="4EC9B0"/>
          <w:sz w:val="21"/>
          <w:szCs w:val="21"/>
        </w:rPr>
        <w:t>OnInit</w:t>
      </w:r>
    </w:p>
    <w:p w14:paraId="4D392C68"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2569651A"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DCDCAA"/>
          <w:sz w:val="21"/>
          <w:szCs w:val="21"/>
        </w:rPr>
        <w:t>ViewChild</w:t>
      </w:r>
      <w:r>
        <w:rPr>
          <w:rFonts w:ascii="Consolas" w:hAnsi="Consolas"/>
          <w:color w:val="D4D4D4"/>
          <w:sz w:val="21"/>
          <w:szCs w:val="21"/>
        </w:rPr>
        <w:t>(</w:t>
      </w:r>
      <w:r>
        <w:rPr>
          <w:rFonts w:ascii="Consolas" w:hAnsi="Consolas"/>
          <w:color w:val="CE9178"/>
          <w:sz w:val="21"/>
          <w:szCs w:val="21"/>
        </w:rPr>
        <w:t>'aliasInput'</w:t>
      </w:r>
      <w:r>
        <w:rPr>
          <w:rFonts w:ascii="Consolas" w:hAnsi="Consolas"/>
          <w:color w:val="D4D4D4"/>
          <w:sz w:val="21"/>
          <w:szCs w:val="21"/>
        </w:rPr>
        <w:t>,{</w:t>
      </w:r>
      <w:r>
        <w:rPr>
          <w:rFonts w:ascii="Consolas" w:hAnsi="Consolas"/>
          <w:color w:val="9CDCFE"/>
          <w:sz w:val="21"/>
          <w:szCs w:val="21"/>
        </w:rPr>
        <w:t>static:</w:t>
      </w:r>
      <w:r>
        <w:rPr>
          <w:rFonts w:ascii="Consolas" w:hAnsi="Consolas"/>
          <w:color w:val="D4D4D4"/>
          <w:sz w:val="21"/>
          <w:szCs w:val="21"/>
        </w:rPr>
        <w:t xml:space="preserve"> </w:t>
      </w:r>
      <w:r>
        <w:rPr>
          <w:rFonts w:ascii="Consolas" w:hAnsi="Consolas"/>
          <w:color w:val="569CD6"/>
          <w:sz w:val="21"/>
          <w:szCs w:val="21"/>
        </w:rPr>
        <w:t>false</w:t>
      </w:r>
      <w:r>
        <w:rPr>
          <w:rFonts w:ascii="Consolas" w:hAnsi="Consolas"/>
          <w:color w:val="D4D4D4"/>
          <w:sz w:val="21"/>
          <w:szCs w:val="21"/>
        </w:rPr>
        <w:t xml:space="preserve">}) </w:t>
      </w:r>
      <w:r>
        <w:rPr>
          <w:rFonts w:ascii="Consolas" w:hAnsi="Consolas"/>
          <w:color w:val="9CDCFE"/>
          <w:sz w:val="21"/>
          <w:szCs w:val="21"/>
        </w:rPr>
        <w:t>aliasInput</w:t>
      </w:r>
      <w:r>
        <w:rPr>
          <w:rFonts w:ascii="Consolas" w:hAnsi="Consolas"/>
          <w:color w:val="D4D4D4"/>
          <w:sz w:val="21"/>
          <w:szCs w:val="21"/>
        </w:rPr>
        <w:t xml:space="preserve">: </w:t>
      </w:r>
      <w:r>
        <w:rPr>
          <w:rFonts w:ascii="Consolas" w:hAnsi="Consolas"/>
          <w:color w:val="4EC9B0"/>
          <w:sz w:val="21"/>
          <w:szCs w:val="21"/>
        </w:rPr>
        <w:t>ElementRef</w:t>
      </w:r>
      <w:r>
        <w:rPr>
          <w:rFonts w:ascii="Consolas" w:hAnsi="Consolas"/>
          <w:color w:val="D4D4D4"/>
          <w:sz w:val="21"/>
          <w:szCs w:val="21"/>
        </w:rPr>
        <w:t>&lt;</w:t>
      </w:r>
      <w:r>
        <w:rPr>
          <w:rFonts w:ascii="Consolas" w:hAnsi="Consolas"/>
          <w:color w:val="4EC9B0"/>
          <w:sz w:val="21"/>
          <w:szCs w:val="21"/>
        </w:rPr>
        <w:t>HTMLInputElement</w:t>
      </w:r>
      <w:r>
        <w:rPr>
          <w:rFonts w:ascii="Consolas" w:hAnsi="Consolas"/>
          <w:color w:val="D4D4D4"/>
          <w:sz w:val="21"/>
          <w:szCs w:val="21"/>
        </w:rPr>
        <w:t>&gt;;</w:t>
      </w:r>
    </w:p>
    <w:p w14:paraId="57586FAF"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DCDCAA"/>
          <w:sz w:val="21"/>
          <w:szCs w:val="21"/>
        </w:rPr>
        <w:t>Output</w:t>
      </w:r>
      <w:r>
        <w:rPr>
          <w:rFonts w:ascii="Consolas" w:hAnsi="Consolas"/>
          <w:color w:val="D4D4D4"/>
          <w:sz w:val="21"/>
          <w:szCs w:val="21"/>
        </w:rPr>
        <w:t xml:space="preserve">() </w:t>
      </w:r>
      <w:r>
        <w:rPr>
          <w:rFonts w:ascii="Consolas" w:hAnsi="Consolas"/>
          <w:color w:val="9CDCFE"/>
          <w:sz w:val="21"/>
          <w:szCs w:val="21"/>
        </w:rPr>
        <w:t>onSelectPrduct</w:t>
      </w:r>
      <w:r>
        <w:rPr>
          <w:rFonts w:ascii="Consolas" w:hAnsi="Consolas"/>
          <w:color w:val="D4D4D4"/>
          <w:sz w:val="21"/>
          <w:szCs w:val="21"/>
        </w:rPr>
        <w:t>:</w:t>
      </w:r>
      <w:r>
        <w:rPr>
          <w:rFonts w:ascii="Consolas" w:hAnsi="Consolas"/>
          <w:color w:val="4EC9B0"/>
          <w:sz w:val="21"/>
          <w:szCs w:val="21"/>
        </w:rPr>
        <w:t>EventEmitter</w:t>
      </w:r>
      <w:r>
        <w:rPr>
          <w:rFonts w:ascii="Consolas" w:hAnsi="Consolas"/>
          <w:color w:val="D4D4D4"/>
          <w:sz w:val="21"/>
          <w:szCs w:val="21"/>
        </w:rPr>
        <w:t>&lt;</w:t>
      </w:r>
      <w:r>
        <w:rPr>
          <w:rFonts w:ascii="Consolas" w:hAnsi="Consolas"/>
          <w:color w:val="4EC9B0"/>
          <w:sz w:val="21"/>
          <w:szCs w:val="21"/>
        </w:rPr>
        <w:t>Product</w:t>
      </w:r>
      <w:r>
        <w:rPr>
          <w:rFonts w:ascii="Consolas" w:hAnsi="Consolas"/>
          <w:color w:val="D4D4D4"/>
          <w:sz w:val="21"/>
          <w:szCs w:val="21"/>
        </w:rPr>
        <w:t>&gt;=</w:t>
      </w:r>
      <w:r>
        <w:rPr>
          <w:rFonts w:ascii="Consolas" w:hAnsi="Consolas"/>
          <w:color w:val="569CD6"/>
          <w:sz w:val="21"/>
          <w:szCs w:val="21"/>
        </w:rPr>
        <w:t>new</w:t>
      </w:r>
      <w:r>
        <w:rPr>
          <w:rFonts w:ascii="Consolas" w:hAnsi="Consolas"/>
          <w:color w:val="D4D4D4"/>
          <w:sz w:val="21"/>
          <w:szCs w:val="21"/>
        </w:rPr>
        <w:t xml:space="preserve"> </w:t>
      </w:r>
      <w:r>
        <w:rPr>
          <w:rFonts w:ascii="Consolas" w:hAnsi="Consolas"/>
          <w:color w:val="4EC9B0"/>
          <w:sz w:val="21"/>
          <w:szCs w:val="21"/>
        </w:rPr>
        <w:t>EventEmitter</w:t>
      </w:r>
      <w:r>
        <w:rPr>
          <w:rFonts w:ascii="Consolas" w:hAnsi="Consolas"/>
          <w:color w:val="D4D4D4"/>
          <w:sz w:val="21"/>
          <w:szCs w:val="21"/>
        </w:rPr>
        <w:t>&lt;</w:t>
      </w:r>
      <w:r>
        <w:rPr>
          <w:rFonts w:ascii="Consolas" w:hAnsi="Consolas"/>
          <w:color w:val="4EC9B0"/>
          <w:sz w:val="21"/>
          <w:szCs w:val="21"/>
        </w:rPr>
        <w:t>Product</w:t>
      </w:r>
      <w:r>
        <w:rPr>
          <w:rFonts w:ascii="Consolas" w:hAnsi="Consolas"/>
          <w:color w:val="D4D4D4"/>
          <w:sz w:val="21"/>
          <w:szCs w:val="21"/>
        </w:rPr>
        <w:t>&gt;();</w:t>
      </w:r>
    </w:p>
    <w:p w14:paraId="76C17339"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DCDCAA"/>
          <w:sz w:val="21"/>
          <w:szCs w:val="21"/>
        </w:rPr>
        <w:t>Output</w:t>
      </w:r>
      <w:r>
        <w:rPr>
          <w:rFonts w:ascii="Consolas" w:hAnsi="Consolas"/>
          <w:color w:val="D4D4D4"/>
          <w:sz w:val="21"/>
          <w:szCs w:val="21"/>
        </w:rPr>
        <w:t xml:space="preserve">() </w:t>
      </w:r>
      <w:r>
        <w:rPr>
          <w:rFonts w:ascii="Consolas" w:hAnsi="Consolas"/>
          <w:color w:val="9CDCFE"/>
          <w:sz w:val="21"/>
          <w:szCs w:val="21"/>
        </w:rPr>
        <w:t>toShowPath</w:t>
      </w:r>
      <w:r>
        <w:rPr>
          <w:rFonts w:ascii="Consolas" w:hAnsi="Consolas"/>
          <w:color w:val="D4D4D4"/>
          <w:sz w:val="21"/>
          <w:szCs w:val="21"/>
        </w:rPr>
        <w:t>:</w:t>
      </w:r>
      <w:r>
        <w:rPr>
          <w:rFonts w:ascii="Consolas" w:hAnsi="Consolas"/>
          <w:color w:val="4EC9B0"/>
          <w:sz w:val="21"/>
          <w:szCs w:val="21"/>
        </w:rPr>
        <w:t>EventEmitter</w:t>
      </w:r>
      <w:r>
        <w:rPr>
          <w:rFonts w:ascii="Consolas" w:hAnsi="Consolas"/>
          <w:color w:val="D4D4D4"/>
          <w:sz w:val="21"/>
          <w:szCs w:val="21"/>
        </w:rPr>
        <w:t>&lt;</w:t>
      </w:r>
      <w:r>
        <w:rPr>
          <w:rFonts w:ascii="Consolas" w:hAnsi="Consolas"/>
          <w:color w:val="4EC9B0"/>
          <w:sz w:val="21"/>
          <w:szCs w:val="21"/>
        </w:rPr>
        <w:t>Goal</w:t>
      </w:r>
      <w:r>
        <w:rPr>
          <w:rFonts w:ascii="Consolas" w:hAnsi="Consolas"/>
          <w:color w:val="D4D4D4"/>
          <w:sz w:val="21"/>
          <w:szCs w:val="21"/>
        </w:rPr>
        <w:t>[]&gt;=</w:t>
      </w:r>
      <w:r>
        <w:rPr>
          <w:rFonts w:ascii="Consolas" w:hAnsi="Consolas"/>
          <w:color w:val="569CD6"/>
          <w:sz w:val="21"/>
          <w:szCs w:val="21"/>
        </w:rPr>
        <w:t>new</w:t>
      </w:r>
      <w:r>
        <w:rPr>
          <w:rFonts w:ascii="Consolas" w:hAnsi="Consolas"/>
          <w:color w:val="D4D4D4"/>
          <w:sz w:val="21"/>
          <w:szCs w:val="21"/>
        </w:rPr>
        <w:t xml:space="preserve"> </w:t>
      </w:r>
      <w:r>
        <w:rPr>
          <w:rFonts w:ascii="Consolas" w:hAnsi="Consolas"/>
          <w:color w:val="4EC9B0"/>
          <w:sz w:val="21"/>
          <w:szCs w:val="21"/>
        </w:rPr>
        <w:t>EventEmitter</w:t>
      </w:r>
      <w:r>
        <w:rPr>
          <w:rFonts w:ascii="Consolas" w:hAnsi="Consolas"/>
          <w:color w:val="D4D4D4"/>
          <w:sz w:val="21"/>
          <w:szCs w:val="21"/>
        </w:rPr>
        <w:t>&lt;</w:t>
      </w:r>
      <w:r>
        <w:rPr>
          <w:rFonts w:ascii="Consolas" w:hAnsi="Consolas"/>
          <w:color w:val="4EC9B0"/>
          <w:sz w:val="21"/>
          <w:szCs w:val="21"/>
        </w:rPr>
        <w:t>Goal</w:t>
      </w:r>
      <w:r>
        <w:rPr>
          <w:rFonts w:ascii="Consolas" w:hAnsi="Consolas"/>
          <w:color w:val="D4D4D4"/>
          <w:sz w:val="21"/>
          <w:szCs w:val="21"/>
        </w:rPr>
        <w:t xml:space="preserve">[]&gt;();  </w:t>
      </w:r>
    </w:p>
    <w:p w14:paraId="766E4C10" w14:textId="77777777" w:rsidR="00BD575D" w:rsidRDefault="00BD575D">
      <w:pPr>
        <w:bidi/>
        <w:spacing w:after="240" w:line="360" w:lineRule="auto"/>
        <w:jc w:val="both"/>
        <w:rPr>
          <w:rFonts w:ascii="Tahoma" w:hAnsi="Tahoma" w:cs="Tahoma"/>
          <w:sz w:val="22"/>
          <w:szCs w:val="22"/>
          <w:rtl/>
        </w:rPr>
      </w:pPr>
    </w:p>
    <w:p w14:paraId="0068F37C"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 מפת החנות מאזינה לאירוע ובעקבותיו מציינת את מיקום המוצר במפה:</w:t>
      </w:r>
    </w:p>
    <w:p w14:paraId="55517E4A"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C586C0"/>
          <w:sz w:val="21"/>
          <w:szCs w:val="21"/>
        </w:rPr>
        <w:t>export</w:t>
      </w:r>
      <w:r>
        <w:rPr>
          <w:rFonts w:ascii="Consolas" w:hAnsi="Consolas"/>
          <w:color w:val="D4D4D4"/>
          <w:sz w:val="21"/>
          <w:szCs w:val="21"/>
        </w:rPr>
        <w:t xml:space="preserve"> </w:t>
      </w:r>
      <w:r>
        <w:rPr>
          <w:rFonts w:ascii="Consolas" w:hAnsi="Consolas"/>
          <w:color w:val="569CD6"/>
          <w:sz w:val="21"/>
          <w:szCs w:val="21"/>
        </w:rPr>
        <w:t>class</w:t>
      </w:r>
      <w:r>
        <w:rPr>
          <w:rFonts w:ascii="Consolas" w:hAnsi="Consolas"/>
          <w:color w:val="D4D4D4"/>
          <w:sz w:val="21"/>
          <w:szCs w:val="21"/>
        </w:rPr>
        <w:t xml:space="preserve"> </w:t>
      </w:r>
      <w:r>
        <w:rPr>
          <w:rFonts w:ascii="Consolas" w:hAnsi="Consolas"/>
          <w:color w:val="4EC9B0"/>
          <w:sz w:val="21"/>
          <w:szCs w:val="21"/>
        </w:rPr>
        <w:t>UsingCanvasComponent</w:t>
      </w:r>
      <w:r>
        <w:rPr>
          <w:rFonts w:ascii="Consolas" w:hAnsi="Consolas"/>
          <w:color w:val="D4D4D4"/>
          <w:sz w:val="21"/>
          <w:szCs w:val="21"/>
        </w:rPr>
        <w:t xml:space="preserve"> </w:t>
      </w:r>
      <w:r>
        <w:rPr>
          <w:rFonts w:ascii="Consolas" w:hAnsi="Consolas"/>
          <w:color w:val="569CD6"/>
          <w:sz w:val="21"/>
          <w:szCs w:val="21"/>
        </w:rPr>
        <w:t>implements</w:t>
      </w:r>
      <w:r>
        <w:rPr>
          <w:rFonts w:ascii="Consolas" w:hAnsi="Consolas"/>
          <w:color w:val="D4D4D4"/>
          <w:sz w:val="21"/>
          <w:szCs w:val="21"/>
        </w:rPr>
        <w:t xml:space="preserve"> </w:t>
      </w:r>
      <w:r>
        <w:rPr>
          <w:rFonts w:ascii="Consolas" w:hAnsi="Consolas"/>
          <w:color w:val="4EC9B0"/>
          <w:sz w:val="21"/>
          <w:szCs w:val="21"/>
        </w:rPr>
        <w:t>OnInit</w:t>
      </w:r>
    </w:p>
    <w:p w14:paraId="3266B719"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298B169F"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Input</w:t>
      </w:r>
      <w:r>
        <w:rPr>
          <w:rFonts w:ascii="Consolas" w:hAnsi="Consolas"/>
          <w:color w:val="D4D4D4"/>
          <w:sz w:val="21"/>
          <w:szCs w:val="21"/>
        </w:rPr>
        <w:t>()</w:t>
      </w:r>
    </w:p>
    <w:p w14:paraId="57EF91C0"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canvasInputProduct</w:t>
      </w:r>
      <w:r>
        <w:rPr>
          <w:rFonts w:ascii="Consolas" w:hAnsi="Consolas"/>
          <w:color w:val="D4D4D4"/>
          <w:sz w:val="21"/>
          <w:szCs w:val="21"/>
        </w:rPr>
        <w:t>:</w:t>
      </w:r>
      <w:r>
        <w:rPr>
          <w:rFonts w:ascii="Consolas" w:hAnsi="Consolas"/>
          <w:color w:val="4EC9B0"/>
          <w:sz w:val="21"/>
          <w:szCs w:val="21"/>
        </w:rPr>
        <w:t>Product</w:t>
      </w:r>
      <w:r>
        <w:rPr>
          <w:rFonts w:ascii="Consolas" w:hAnsi="Consolas"/>
          <w:color w:val="D4D4D4"/>
          <w:sz w:val="21"/>
          <w:szCs w:val="21"/>
        </w:rPr>
        <w:t>;</w:t>
      </w:r>
    </w:p>
    <w:p w14:paraId="1CB7513D" w14:textId="77777777" w:rsidR="00BD575D" w:rsidRDefault="00F31DDB">
      <w:pPr>
        <w:shd w:val="clear" w:color="auto" w:fill="1E1E1E"/>
        <w:spacing w:line="285" w:lineRule="atLeast"/>
        <w:rPr>
          <w:rFonts w:ascii="Consolas" w:hAnsi="Consolas"/>
          <w:color w:val="4EC9B0"/>
          <w:sz w:val="21"/>
          <w:szCs w:val="21"/>
        </w:rPr>
      </w:pPr>
      <w:r>
        <w:rPr>
          <w:rFonts w:ascii="Consolas" w:hAnsi="Consolas"/>
          <w:color w:val="D4D4D4"/>
          <w:sz w:val="21"/>
          <w:szCs w:val="21"/>
        </w:rPr>
        <w:t xml:space="preserve">  @</w:t>
      </w:r>
      <w:r>
        <w:rPr>
          <w:rFonts w:ascii="Consolas" w:hAnsi="Consolas"/>
          <w:color w:val="DCDCAA"/>
          <w:sz w:val="21"/>
          <w:szCs w:val="21"/>
        </w:rPr>
        <w:t>ViewChild</w:t>
      </w:r>
      <w:r>
        <w:rPr>
          <w:rFonts w:ascii="Consolas" w:hAnsi="Consolas"/>
          <w:color w:val="D4D4D4"/>
          <w:sz w:val="21"/>
          <w:szCs w:val="21"/>
        </w:rPr>
        <w:t>(</w:t>
      </w:r>
      <w:r>
        <w:rPr>
          <w:rFonts w:ascii="Consolas" w:hAnsi="Consolas"/>
          <w:color w:val="CE9178"/>
          <w:sz w:val="21"/>
          <w:szCs w:val="21"/>
        </w:rPr>
        <w:t>'canvas'</w:t>
      </w:r>
      <w:r>
        <w:rPr>
          <w:rFonts w:ascii="Consolas" w:hAnsi="Consolas"/>
          <w:color w:val="D4D4D4"/>
          <w:sz w:val="21"/>
          <w:szCs w:val="21"/>
        </w:rPr>
        <w:t xml:space="preserve">, { </w:t>
      </w:r>
      <w:r>
        <w:rPr>
          <w:rFonts w:ascii="Consolas" w:hAnsi="Consolas"/>
          <w:color w:val="9CDCFE"/>
          <w:sz w:val="21"/>
          <w:szCs w:val="21"/>
        </w:rPr>
        <w:t>static:</w:t>
      </w:r>
      <w:r>
        <w:rPr>
          <w:rFonts w:ascii="Consolas" w:hAnsi="Consolas"/>
          <w:color w:val="D4D4D4"/>
          <w:sz w:val="21"/>
          <w:szCs w:val="21"/>
        </w:rPr>
        <w:t xml:space="preserve"> </w:t>
      </w:r>
      <w:r>
        <w:rPr>
          <w:rFonts w:ascii="Consolas" w:hAnsi="Consolas"/>
          <w:color w:val="569CD6"/>
          <w:sz w:val="21"/>
          <w:szCs w:val="21"/>
        </w:rPr>
        <w:t>true</w:t>
      </w:r>
      <w:r>
        <w:rPr>
          <w:rFonts w:ascii="Consolas" w:hAnsi="Consolas"/>
          <w:color w:val="D4D4D4"/>
          <w:sz w:val="21"/>
          <w:szCs w:val="21"/>
        </w:rPr>
        <w:t xml:space="preserve"> })   </w:t>
      </w:r>
      <w:r>
        <w:rPr>
          <w:rFonts w:ascii="Consolas" w:hAnsi="Consolas"/>
          <w:color w:val="9CDCFE"/>
          <w:sz w:val="21"/>
          <w:szCs w:val="21"/>
        </w:rPr>
        <w:t>canvas</w:t>
      </w:r>
      <w:r>
        <w:rPr>
          <w:rFonts w:ascii="Consolas" w:hAnsi="Consolas"/>
          <w:color w:val="D4D4D4"/>
          <w:sz w:val="21"/>
          <w:szCs w:val="21"/>
        </w:rPr>
        <w:t xml:space="preserve">: </w:t>
      </w:r>
      <w:r>
        <w:rPr>
          <w:rFonts w:ascii="Consolas" w:hAnsi="Consolas"/>
          <w:color w:val="4EC9B0"/>
          <w:sz w:val="21"/>
          <w:szCs w:val="21"/>
        </w:rPr>
        <w:t xml:space="preserve">    </w:t>
      </w:r>
    </w:p>
    <w:p w14:paraId="3FB44682"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4EC9B0"/>
          <w:sz w:val="21"/>
          <w:szCs w:val="21"/>
        </w:rPr>
        <w:t xml:space="preserve">  ElementRef</w:t>
      </w:r>
      <w:r>
        <w:rPr>
          <w:rFonts w:ascii="Consolas" w:hAnsi="Consolas"/>
          <w:color w:val="D4D4D4"/>
          <w:sz w:val="21"/>
          <w:szCs w:val="21"/>
        </w:rPr>
        <w:t>&lt;</w:t>
      </w:r>
      <w:r>
        <w:rPr>
          <w:rFonts w:ascii="Consolas" w:hAnsi="Consolas"/>
          <w:color w:val="4EC9B0"/>
          <w:sz w:val="21"/>
          <w:szCs w:val="21"/>
        </w:rPr>
        <w:t>HTMLCanvasElement</w:t>
      </w:r>
      <w:r>
        <w:rPr>
          <w:rFonts w:ascii="Consolas" w:hAnsi="Consolas"/>
          <w:color w:val="D4D4D4"/>
          <w:sz w:val="21"/>
          <w:szCs w:val="21"/>
        </w:rPr>
        <w:t>&gt;;</w:t>
      </w:r>
    </w:p>
    <w:p w14:paraId="0201CFA8"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Output</w:t>
      </w:r>
      <w:r>
        <w:rPr>
          <w:rFonts w:ascii="Consolas" w:hAnsi="Consolas"/>
          <w:color w:val="D4D4D4"/>
          <w:sz w:val="21"/>
          <w:szCs w:val="21"/>
        </w:rPr>
        <w:t xml:space="preserve">() </w:t>
      </w:r>
      <w:r>
        <w:rPr>
          <w:rFonts w:ascii="Consolas" w:hAnsi="Consolas"/>
          <w:color w:val="9CDCFE"/>
          <w:sz w:val="21"/>
          <w:szCs w:val="21"/>
        </w:rPr>
        <w:t>onSelectPoint</w:t>
      </w:r>
      <w:r>
        <w:rPr>
          <w:rFonts w:ascii="Consolas" w:hAnsi="Consolas"/>
          <w:color w:val="D4D4D4"/>
          <w:sz w:val="21"/>
          <w:szCs w:val="21"/>
        </w:rPr>
        <w:t>:</w:t>
      </w:r>
      <w:r>
        <w:rPr>
          <w:rFonts w:ascii="Consolas" w:hAnsi="Consolas"/>
          <w:color w:val="4EC9B0"/>
          <w:sz w:val="21"/>
          <w:szCs w:val="21"/>
        </w:rPr>
        <w:t>EventEmitter</w:t>
      </w:r>
      <w:r>
        <w:rPr>
          <w:rFonts w:ascii="Consolas" w:hAnsi="Consolas"/>
          <w:color w:val="D4D4D4"/>
          <w:sz w:val="21"/>
          <w:szCs w:val="21"/>
        </w:rPr>
        <w:t>&lt;</w:t>
      </w:r>
      <w:r>
        <w:rPr>
          <w:rFonts w:ascii="Consolas" w:hAnsi="Consolas"/>
          <w:color w:val="4EC9B0"/>
          <w:sz w:val="21"/>
          <w:szCs w:val="21"/>
        </w:rPr>
        <w:t>Point</w:t>
      </w:r>
      <w:r>
        <w:rPr>
          <w:rFonts w:ascii="Consolas" w:hAnsi="Consolas"/>
          <w:color w:val="D4D4D4"/>
          <w:sz w:val="21"/>
          <w:szCs w:val="21"/>
        </w:rPr>
        <w:t>&gt;=</w:t>
      </w:r>
      <w:r>
        <w:rPr>
          <w:rFonts w:ascii="Consolas" w:hAnsi="Consolas"/>
          <w:color w:val="569CD6"/>
          <w:sz w:val="21"/>
          <w:szCs w:val="21"/>
        </w:rPr>
        <w:t>new</w:t>
      </w:r>
      <w:r>
        <w:rPr>
          <w:rFonts w:ascii="Consolas" w:hAnsi="Consolas"/>
          <w:color w:val="D4D4D4"/>
          <w:sz w:val="21"/>
          <w:szCs w:val="21"/>
        </w:rPr>
        <w:t xml:space="preserve"> </w:t>
      </w:r>
      <w:r>
        <w:rPr>
          <w:rFonts w:ascii="Consolas" w:hAnsi="Consolas"/>
          <w:color w:val="4EC9B0"/>
          <w:sz w:val="21"/>
          <w:szCs w:val="21"/>
        </w:rPr>
        <w:t>EventEmitter</w:t>
      </w:r>
      <w:r>
        <w:rPr>
          <w:rFonts w:ascii="Consolas" w:hAnsi="Consolas"/>
          <w:color w:val="D4D4D4"/>
          <w:sz w:val="21"/>
          <w:szCs w:val="21"/>
        </w:rPr>
        <w:t>&lt;</w:t>
      </w:r>
      <w:r>
        <w:rPr>
          <w:rFonts w:ascii="Consolas" w:hAnsi="Consolas"/>
          <w:color w:val="4EC9B0"/>
          <w:sz w:val="21"/>
          <w:szCs w:val="21"/>
        </w:rPr>
        <w:t>Point</w:t>
      </w:r>
      <w:r>
        <w:rPr>
          <w:rFonts w:ascii="Consolas" w:hAnsi="Consolas"/>
          <w:color w:val="D4D4D4"/>
          <w:sz w:val="21"/>
          <w:szCs w:val="21"/>
        </w:rPr>
        <w:t>&gt;();</w:t>
      </w:r>
    </w:p>
    <w:p w14:paraId="1A881F20"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ctx</w:t>
      </w:r>
      <w:r>
        <w:rPr>
          <w:rFonts w:ascii="Consolas" w:hAnsi="Consolas"/>
          <w:color w:val="D4D4D4"/>
          <w:sz w:val="21"/>
          <w:szCs w:val="21"/>
        </w:rPr>
        <w:t xml:space="preserve">: </w:t>
      </w:r>
      <w:r>
        <w:rPr>
          <w:rFonts w:ascii="Consolas" w:hAnsi="Consolas"/>
          <w:color w:val="4EC9B0"/>
          <w:sz w:val="21"/>
          <w:szCs w:val="21"/>
        </w:rPr>
        <w:t>CanvasRenderingContext2D</w:t>
      </w:r>
      <w:r>
        <w:rPr>
          <w:rFonts w:ascii="Consolas" w:hAnsi="Consolas"/>
          <w:color w:val="D4D4D4"/>
          <w:sz w:val="21"/>
          <w:szCs w:val="21"/>
        </w:rPr>
        <w:t>;</w:t>
      </w:r>
    </w:p>
    <w:p w14:paraId="731EBFDA" w14:textId="77777777" w:rsidR="00BD575D" w:rsidRDefault="00BD575D">
      <w:pPr>
        <w:bidi/>
        <w:spacing w:after="240" w:line="360" w:lineRule="auto"/>
        <w:jc w:val="both"/>
        <w:rPr>
          <w:rFonts w:ascii="Tahoma" w:hAnsi="Tahoma" w:cs="Tahoma"/>
          <w:sz w:val="22"/>
          <w:szCs w:val="22"/>
          <w:rtl/>
        </w:rPr>
      </w:pPr>
    </w:p>
    <w:p w14:paraId="7DB30BFF" w14:textId="77777777" w:rsidR="00BD575D" w:rsidRDefault="00F31DDB">
      <w:pPr>
        <w:bidi/>
        <w:spacing w:after="240" w:line="360" w:lineRule="auto"/>
        <w:jc w:val="both"/>
        <w:rPr>
          <w:rFonts w:ascii="Tahoma" w:hAnsi="Tahoma" w:cs="Tahoma"/>
          <w:color w:val="000000"/>
          <w:sz w:val="22"/>
          <w:szCs w:val="22"/>
          <w:rtl/>
        </w:rPr>
      </w:pPr>
      <w:r>
        <w:rPr>
          <w:rFonts w:ascii="Tahoma" w:hAnsi="Tahoma" w:cs="Tahoma"/>
          <w:color w:val="000000"/>
          <w:sz w:val="22"/>
          <w:szCs w:val="22"/>
          <w:rtl/>
        </w:rPr>
        <w:t>להלן הפוקנציה בקומפוננטת הקנווס המקבלת מוצר ויוצרת אייכון במקום המתאים:</w:t>
      </w:r>
    </w:p>
    <w:p w14:paraId="58E034F0"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CDCAA"/>
          <w:sz w:val="21"/>
          <w:szCs w:val="21"/>
        </w:rPr>
        <w:lastRenderedPageBreak/>
        <w:t>findProduct</w:t>
      </w:r>
      <w:r>
        <w:rPr>
          <w:rFonts w:ascii="Consolas" w:hAnsi="Consolas"/>
          <w:color w:val="D4D4D4"/>
          <w:sz w:val="21"/>
          <w:szCs w:val="21"/>
        </w:rPr>
        <w:t>(</w:t>
      </w:r>
      <w:r>
        <w:rPr>
          <w:rFonts w:ascii="Consolas" w:hAnsi="Consolas"/>
          <w:color w:val="9CDCFE"/>
          <w:sz w:val="21"/>
          <w:szCs w:val="21"/>
        </w:rPr>
        <w:t>p</w:t>
      </w:r>
      <w:r>
        <w:rPr>
          <w:rFonts w:ascii="Consolas" w:hAnsi="Consolas"/>
          <w:color w:val="D4D4D4"/>
          <w:sz w:val="21"/>
          <w:szCs w:val="21"/>
        </w:rPr>
        <w:t>:</w:t>
      </w:r>
      <w:r>
        <w:rPr>
          <w:rFonts w:ascii="Consolas" w:hAnsi="Consolas"/>
          <w:color w:val="4EC9B0"/>
          <w:sz w:val="21"/>
          <w:szCs w:val="21"/>
        </w:rPr>
        <w:t>Product</w:t>
      </w:r>
      <w:r>
        <w:rPr>
          <w:rFonts w:ascii="Consolas" w:hAnsi="Consolas"/>
          <w:color w:val="D4D4D4"/>
          <w:sz w:val="21"/>
          <w:szCs w:val="21"/>
        </w:rPr>
        <w:t xml:space="preserve">) </w:t>
      </w:r>
    </w:p>
    <w:p w14:paraId="2C5BCC68"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58BD76DD"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stand</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shop</w:t>
      </w:r>
      <w:r>
        <w:rPr>
          <w:rFonts w:ascii="Consolas" w:hAnsi="Consolas"/>
          <w:color w:val="D4D4D4"/>
          <w:sz w:val="21"/>
          <w:szCs w:val="21"/>
        </w:rPr>
        <w:t>.</w:t>
      </w:r>
      <w:r>
        <w:rPr>
          <w:rFonts w:ascii="Consolas" w:hAnsi="Consolas"/>
          <w:color w:val="9CDCFE"/>
          <w:sz w:val="21"/>
          <w:szCs w:val="21"/>
        </w:rPr>
        <w:t>Stands</w:t>
      </w:r>
      <w:r>
        <w:rPr>
          <w:rFonts w:ascii="Consolas" w:hAnsi="Consolas"/>
          <w:color w:val="D4D4D4"/>
          <w:sz w:val="21"/>
          <w:szCs w:val="21"/>
        </w:rPr>
        <w:t>.</w:t>
      </w:r>
      <w:r>
        <w:rPr>
          <w:rFonts w:ascii="Consolas" w:hAnsi="Consolas"/>
          <w:color w:val="DCDCAA"/>
          <w:sz w:val="21"/>
          <w:szCs w:val="21"/>
        </w:rPr>
        <w:t>filter</w:t>
      </w:r>
      <w:r>
        <w:rPr>
          <w:rFonts w:ascii="Consolas" w:hAnsi="Consolas"/>
          <w:color w:val="D4D4D4"/>
          <w:sz w:val="21"/>
          <w:szCs w:val="21"/>
        </w:rPr>
        <w:t>(</w:t>
      </w:r>
      <w:r>
        <w:rPr>
          <w:rFonts w:ascii="Consolas" w:hAnsi="Consolas"/>
          <w:color w:val="9CDCFE"/>
          <w:sz w:val="21"/>
          <w:szCs w:val="21"/>
        </w:rPr>
        <w:t>a</w:t>
      </w:r>
      <w:r>
        <w:rPr>
          <w:rFonts w:ascii="Consolas" w:hAnsi="Consolas"/>
          <w:color w:val="569CD6"/>
          <w:sz w:val="21"/>
          <w:szCs w:val="21"/>
        </w:rPr>
        <w:t>=&gt;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Shelves</w:t>
      </w:r>
      <w:r>
        <w:rPr>
          <w:rFonts w:ascii="Consolas" w:hAnsi="Consolas"/>
          <w:color w:val="D4D4D4"/>
          <w:sz w:val="21"/>
          <w:szCs w:val="21"/>
        </w:rPr>
        <w:t>.</w:t>
      </w:r>
      <w:r>
        <w:rPr>
          <w:rFonts w:ascii="Consolas" w:hAnsi="Consolas"/>
          <w:color w:val="DCDCAA"/>
          <w:sz w:val="21"/>
          <w:szCs w:val="21"/>
        </w:rPr>
        <w:t>filter</w:t>
      </w:r>
      <w:r>
        <w:rPr>
          <w:rFonts w:ascii="Consolas" w:hAnsi="Consolas"/>
          <w:color w:val="D4D4D4"/>
          <w:sz w:val="21"/>
          <w:szCs w:val="21"/>
        </w:rPr>
        <w:t>(</w:t>
      </w:r>
      <w:r>
        <w:rPr>
          <w:rFonts w:ascii="Consolas" w:hAnsi="Consolas"/>
          <w:color w:val="9CDCFE"/>
          <w:sz w:val="21"/>
          <w:szCs w:val="21"/>
        </w:rPr>
        <w:t>b</w:t>
      </w:r>
      <w:r>
        <w:rPr>
          <w:rFonts w:ascii="Consolas" w:hAnsi="Consolas"/>
          <w:color w:val="569CD6"/>
          <w:sz w:val="21"/>
          <w:szCs w:val="21"/>
        </w:rPr>
        <w:t>=&gt;</w:t>
      </w:r>
      <w:r>
        <w:rPr>
          <w:rFonts w:ascii="Consolas" w:hAnsi="Consolas"/>
          <w:color w:val="9CDCFE"/>
          <w:sz w:val="21"/>
          <w:szCs w:val="21"/>
        </w:rPr>
        <w:t>b</w:t>
      </w:r>
      <w:r>
        <w:rPr>
          <w:rFonts w:ascii="Consolas" w:hAnsi="Consolas"/>
          <w:color w:val="D4D4D4"/>
          <w:sz w:val="21"/>
          <w:szCs w:val="21"/>
        </w:rPr>
        <w:t>.</w:t>
      </w:r>
      <w:r>
        <w:rPr>
          <w:rFonts w:ascii="Consolas" w:hAnsi="Consolas"/>
          <w:color w:val="9CDCFE"/>
          <w:sz w:val="21"/>
          <w:szCs w:val="21"/>
        </w:rPr>
        <w:t>ProductShelves</w:t>
      </w:r>
      <w:r>
        <w:rPr>
          <w:rFonts w:ascii="Consolas" w:hAnsi="Consolas"/>
          <w:color w:val="D4D4D4"/>
          <w:sz w:val="21"/>
          <w:szCs w:val="21"/>
        </w:rPr>
        <w:t>.</w:t>
      </w:r>
      <w:r>
        <w:rPr>
          <w:rFonts w:ascii="Consolas" w:hAnsi="Consolas"/>
          <w:color w:val="DCDCAA"/>
          <w:sz w:val="21"/>
          <w:szCs w:val="21"/>
        </w:rPr>
        <w:t>filter</w:t>
      </w:r>
      <w:r>
        <w:rPr>
          <w:rFonts w:ascii="Consolas" w:hAnsi="Consolas"/>
          <w:color w:val="D4D4D4"/>
          <w:sz w:val="21"/>
          <w:szCs w:val="21"/>
        </w:rPr>
        <w:t>(</w:t>
      </w:r>
      <w:r>
        <w:rPr>
          <w:rFonts w:ascii="Consolas" w:hAnsi="Consolas"/>
          <w:color w:val="9CDCFE"/>
          <w:sz w:val="21"/>
          <w:szCs w:val="21"/>
        </w:rPr>
        <w:t>c</w:t>
      </w:r>
      <w:r>
        <w:rPr>
          <w:rFonts w:ascii="Consolas" w:hAnsi="Consolas"/>
          <w:color w:val="569CD6"/>
          <w:sz w:val="21"/>
          <w:szCs w:val="21"/>
        </w:rPr>
        <w:t>=&gt;</w:t>
      </w:r>
      <w:r>
        <w:rPr>
          <w:rFonts w:ascii="Consolas" w:hAnsi="Consolas"/>
          <w:color w:val="9CDCFE"/>
          <w:sz w:val="21"/>
          <w:szCs w:val="21"/>
        </w:rPr>
        <w:t>c</w:t>
      </w:r>
      <w:r>
        <w:rPr>
          <w:rFonts w:ascii="Consolas" w:hAnsi="Consolas"/>
          <w:color w:val="D4D4D4"/>
          <w:sz w:val="21"/>
          <w:szCs w:val="21"/>
        </w:rPr>
        <w:t>.</w:t>
      </w:r>
      <w:r>
        <w:rPr>
          <w:rFonts w:ascii="Consolas" w:hAnsi="Consolas"/>
          <w:color w:val="9CDCFE"/>
          <w:sz w:val="21"/>
          <w:szCs w:val="21"/>
        </w:rPr>
        <w:t>CodeProduct</w:t>
      </w:r>
      <w:r>
        <w:rPr>
          <w:rFonts w:ascii="Consolas" w:hAnsi="Consolas"/>
          <w:color w:val="D4D4D4"/>
          <w:sz w:val="21"/>
          <w:szCs w:val="21"/>
        </w:rPr>
        <w:t>==</w:t>
      </w:r>
      <w:r>
        <w:rPr>
          <w:rFonts w:ascii="Consolas" w:hAnsi="Consolas"/>
          <w:color w:val="9CDCFE"/>
          <w:sz w:val="21"/>
          <w:szCs w:val="21"/>
        </w:rPr>
        <w:t>p</w:t>
      </w:r>
      <w:r>
        <w:rPr>
          <w:rFonts w:ascii="Consolas" w:hAnsi="Consolas"/>
          <w:color w:val="D4D4D4"/>
          <w:sz w:val="21"/>
          <w:szCs w:val="21"/>
        </w:rPr>
        <w:t>.</w:t>
      </w:r>
      <w:r>
        <w:rPr>
          <w:rFonts w:ascii="Consolas" w:hAnsi="Consolas"/>
          <w:color w:val="9CDCFE"/>
          <w:sz w:val="21"/>
          <w:szCs w:val="21"/>
        </w:rPr>
        <w:t>Code</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p>
    <w:p w14:paraId="7785E841"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DCDCAA"/>
          <w:sz w:val="21"/>
          <w:szCs w:val="21"/>
        </w:rPr>
        <w:t>drawIcon</w:t>
      </w:r>
      <w:r>
        <w:rPr>
          <w:rFonts w:ascii="Consolas" w:hAnsi="Consolas"/>
          <w:color w:val="D4D4D4"/>
          <w:sz w:val="21"/>
          <w:szCs w:val="21"/>
        </w:rPr>
        <w:t>(</w:t>
      </w:r>
      <w:r>
        <w:rPr>
          <w:rFonts w:ascii="Consolas" w:hAnsi="Consolas"/>
          <w:color w:val="9CDCFE"/>
          <w:sz w:val="21"/>
          <w:szCs w:val="21"/>
        </w:rPr>
        <w:t>stand</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r>
        <w:rPr>
          <w:rFonts w:ascii="Consolas" w:hAnsi="Consolas"/>
          <w:color w:val="9CDCFE"/>
          <w:sz w:val="21"/>
          <w:szCs w:val="21"/>
        </w:rPr>
        <w:t>stand</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r>
        <w:rPr>
          <w:rFonts w:ascii="Consolas" w:hAnsi="Consolas"/>
          <w:color w:val="9CDCFE"/>
          <w:sz w:val="21"/>
          <w:szCs w:val="21"/>
        </w:rPr>
        <w:t>p</w:t>
      </w:r>
      <w:r>
        <w:rPr>
          <w:rFonts w:ascii="Consolas" w:hAnsi="Consolas"/>
          <w:color w:val="D4D4D4"/>
          <w:sz w:val="21"/>
          <w:szCs w:val="21"/>
        </w:rPr>
        <w:t>.</w:t>
      </w:r>
      <w:r>
        <w:rPr>
          <w:rFonts w:ascii="Consolas" w:hAnsi="Consolas"/>
          <w:color w:val="9CDCFE"/>
          <w:sz w:val="21"/>
          <w:szCs w:val="21"/>
        </w:rPr>
        <w:t>Alias</w:t>
      </w:r>
      <w:r>
        <w:rPr>
          <w:rFonts w:ascii="Consolas" w:hAnsi="Consolas"/>
          <w:color w:val="D4D4D4"/>
          <w:sz w:val="21"/>
          <w:szCs w:val="21"/>
        </w:rPr>
        <w:t>.</w:t>
      </w:r>
      <w:r>
        <w:rPr>
          <w:rFonts w:ascii="Consolas" w:hAnsi="Consolas"/>
          <w:color w:val="9CDCFE"/>
          <w:sz w:val="21"/>
          <w:szCs w:val="21"/>
        </w:rPr>
        <w:t>TextAlias</w:t>
      </w:r>
      <w:r>
        <w:rPr>
          <w:rFonts w:ascii="Consolas" w:hAnsi="Consolas"/>
          <w:color w:val="D4D4D4"/>
          <w:sz w:val="21"/>
          <w:szCs w:val="21"/>
        </w:rPr>
        <w:t xml:space="preserve">);  </w:t>
      </w:r>
    </w:p>
    <w:p w14:paraId="672BFBFF" w14:textId="77777777" w:rsidR="00BD575D" w:rsidRDefault="00F31DDB">
      <w:pPr>
        <w:shd w:val="clear" w:color="auto" w:fill="1E1E1E"/>
        <w:spacing w:line="285" w:lineRule="atLeast"/>
        <w:rPr>
          <w:rFonts w:ascii="Consolas" w:hAnsi="Consolas"/>
          <w:color w:val="D4D4D4"/>
          <w:sz w:val="21"/>
          <w:szCs w:val="21"/>
          <w:rtl/>
        </w:rPr>
      </w:pPr>
      <w:r>
        <w:rPr>
          <w:rFonts w:ascii="Consolas" w:hAnsi="Consolas"/>
          <w:color w:val="D4D4D4"/>
          <w:sz w:val="21"/>
          <w:szCs w:val="21"/>
        </w:rPr>
        <w:t>}</w:t>
      </w:r>
    </w:p>
    <w:p w14:paraId="1D6F658B" w14:textId="77777777" w:rsidR="00BD575D" w:rsidRDefault="00F31DDB">
      <w:pPr>
        <w:bidi/>
        <w:spacing w:before="100" w:after="200" w:line="360" w:lineRule="auto"/>
        <w:rPr>
          <w:rFonts w:ascii="Tahoma" w:hAnsi="Tahoma" w:cs="Tahoma"/>
          <w:b/>
          <w:bCs/>
          <w:caps/>
          <w:color w:val="FF3300"/>
          <w:spacing w:val="15"/>
          <w:rtl/>
          <w14:shadow w14:blurRad="50800" w14:dist="38100" w14:dir="18900000" w14:sx="100000" w14:sy="100000" w14:kx="0" w14:ky="0" w14:algn="bl">
            <w14:srgbClr w14:val="000000">
              <w14:alpha w14:val="60000"/>
            </w14:srgbClr>
          </w14:shadow>
        </w:rPr>
      </w:pPr>
      <w:bookmarkStart w:id="2687" w:name="_Toc39972192"/>
      <w:r>
        <w:rPr>
          <w:rFonts w:ascii="Tahoma" w:hAnsi="Tahoma" w:cs="Tahoma"/>
          <w:b/>
          <w:bCs/>
          <w:color w:val="FF3300"/>
          <w:rtl/>
          <w14:shadow w14:blurRad="50800" w14:dist="38100" w14:dir="18900000" w14:sx="100000" w14:sy="100000" w14:kx="0" w14:ky="0" w14:algn="bl">
            <w14:srgbClr w14:val="000000">
              <w14:alpha w14:val="60000"/>
            </w14:srgbClr>
          </w14:shadow>
        </w:rPr>
        <w:br w:type="page"/>
      </w:r>
    </w:p>
    <w:p w14:paraId="55973B4B" w14:textId="77777777" w:rsidR="00BD575D" w:rsidRDefault="00F31DDB">
      <w:pPr>
        <w:pStyle w:val="1"/>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ED7D31" w:themeColor="accent2"/>
          <w:sz w:val="32"/>
          <w:szCs w:val="32"/>
          <w14:shadow w14:blurRad="50800" w14:dist="38100" w14:dir="18900000" w14:sx="100000" w14:sy="100000" w14:kx="0" w14:ky="0" w14:algn="bl">
            <w14:srgbClr w14:val="000000">
              <w14:alpha w14:val="60000"/>
            </w14:srgbClr>
          </w14:shadow>
        </w:rPr>
      </w:pPr>
      <w:bookmarkStart w:id="2688" w:name="_Toc42553086"/>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lastRenderedPageBreak/>
        <w:t>תצוגת המסכים</w:t>
      </w:r>
      <w:bookmarkEnd w:id="2687"/>
      <w:bookmarkEnd w:id="2688"/>
    </w:p>
    <w:p w14:paraId="25CA961F" w14:textId="77777777" w:rsidR="00BD575D" w:rsidRDefault="00F31DDB">
      <w:pPr>
        <w:pStyle w:val="a3"/>
        <w:numPr>
          <w:ilvl w:val="0"/>
          <w:numId w:val="16"/>
        </w:numPr>
        <w:bidi/>
        <w:spacing w:after="240" w:line="360" w:lineRule="auto"/>
        <w:jc w:val="both"/>
        <w:rPr>
          <w:rFonts w:ascii="Tahoma" w:hAnsi="Tahoma" w:cs="Tahoma"/>
          <w:b/>
          <w:bCs/>
          <w:sz w:val="22"/>
          <w:szCs w:val="22"/>
          <w:rtl/>
        </w:rPr>
      </w:pPr>
      <w:r>
        <w:rPr>
          <w:rFonts w:ascii="Tahoma" w:hAnsi="Tahoma" w:cs="Tahoma"/>
          <w:b/>
          <w:bCs/>
          <w:sz w:val="22"/>
          <w:szCs w:val="22"/>
          <w:rtl/>
        </w:rPr>
        <w:t>מסך כניסה ובחירת חנות</w:t>
      </w:r>
      <w:r>
        <w:rPr>
          <w:rFonts w:ascii="Tahoma" w:hAnsi="Tahoma" w:cs="Tahoma"/>
          <w:noProof/>
          <w:sz w:val="22"/>
          <w:szCs w:val="22"/>
        </w:rPr>
        <w:t xml:space="preserve">  </w:t>
      </w:r>
      <w:r>
        <w:rPr>
          <w:rFonts w:ascii="Tahoma" w:hAnsi="Tahoma" w:cs="Tahoma"/>
          <w:noProof/>
        </w:rPr>
        <w:drawing>
          <wp:anchor distT="0" distB="0" distL="114300" distR="114300" simplePos="0" relativeHeight="251773952" behindDoc="0" locked="0" layoutInCell="1" allowOverlap="1" wp14:anchorId="71543D5A" wp14:editId="12DAFA7D">
            <wp:simplePos x="0" y="0"/>
            <wp:positionH relativeFrom="column">
              <wp:posOffset>473710</wp:posOffset>
            </wp:positionH>
            <wp:positionV relativeFrom="paragraph">
              <wp:posOffset>428625</wp:posOffset>
            </wp:positionV>
            <wp:extent cx="5270500" cy="3721735"/>
            <wp:effectExtent l="0" t="0" r="6350" b="0"/>
            <wp:wrapTopAndBottom/>
            <wp:docPr id="64" name="תמונה 64"/>
            <wp:cNvGraphicFramePr/>
            <a:graphic xmlns:a="http://schemas.openxmlformats.org/drawingml/2006/main">
              <a:graphicData uri="http://schemas.openxmlformats.org/drawingml/2006/picture">
                <pic:pic xmlns:pic="http://schemas.openxmlformats.org/drawingml/2006/picture">
                  <pic:nvPicPr>
                    <pic:cNvPr id="64" name="תמונה 64"/>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3721735"/>
                    </a:xfrm>
                    <a:prstGeom prst="rect">
                      <a:avLst/>
                    </a:prstGeom>
                    <a:noFill/>
                    <a:ln>
                      <a:noFill/>
                    </a:ln>
                  </pic:spPr>
                </pic:pic>
              </a:graphicData>
            </a:graphic>
          </wp:anchor>
        </w:drawing>
      </w:r>
      <w:r>
        <w:rPr>
          <w:rFonts w:ascii="Tahoma" w:hAnsi="Tahoma" w:cs="Tahoma"/>
          <w:noProof/>
        </w:rPr>
        <w:drawing>
          <wp:anchor distT="0" distB="0" distL="114300" distR="114300" simplePos="0" relativeHeight="251772928" behindDoc="1" locked="0" layoutInCell="1" allowOverlap="1" wp14:anchorId="0F6C30DD" wp14:editId="75C8380B">
            <wp:simplePos x="0" y="0"/>
            <wp:positionH relativeFrom="column">
              <wp:posOffset>2238375</wp:posOffset>
            </wp:positionH>
            <wp:positionV relativeFrom="paragraph">
              <wp:posOffset>432435</wp:posOffset>
            </wp:positionV>
            <wp:extent cx="3429000" cy="2809875"/>
            <wp:effectExtent l="133350" t="114300" r="133350" b="161925"/>
            <wp:wrapThrough wrapText="bothSides">
              <wp:wrapPolygon edited="0">
                <wp:start x="-720" y="-879"/>
                <wp:lineTo x="-840" y="21527"/>
                <wp:lineTo x="-360" y="22698"/>
                <wp:lineTo x="21840" y="22698"/>
                <wp:lineTo x="22320" y="20648"/>
                <wp:lineTo x="22200" y="-879"/>
                <wp:lineTo x="-720" y="-879"/>
              </wp:wrapPolygon>
            </wp:wrapThrough>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t="45250" r="73674" b="19310"/>
                    <a:stretch/>
                  </pic:blipFill>
                  <pic:spPr bwMode="auto">
                    <a:xfrm>
                      <a:off x="0" y="0"/>
                      <a:ext cx="3429000" cy="280987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EDEFFC" w14:textId="77777777" w:rsidR="00BD575D" w:rsidRDefault="00BD575D">
      <w:pPr>
        <w:bidi/>
        <w:spacing w:after="240" w:line="360" w:lineRule="auto"/>
        <w:jc w:val="both"/>
        <w:rPr>
          <w:rFonts w:ascii="Tahoma" w:hAnsi="Tahoma" w:cs="Tahoma"/>
          <w:sz w:val="22"/>
          <w:szCs w:val="22"/>
          <w:rtl/>
        </w:rPr>
      </w:pPr>
    </w:p>
    <w:p w14:paraId="2E1C96C0"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מסך הפתיחה כולל השלמה אוטומטית לחיפוש החנות, תיבת בחירה לכניסת מנהל, וכפתור לאישור</w:t>
      </w:r>
      <w:r>
        <w:rPr>
          <w:rFonts w:ascii="Tahoma" w:hAnsi="Tahoma" w:cs="Tahoma" w:hint="cs"/>
          <w:sz w:val="22"/>
          <w:szCs w:val="22"/>
          <w:rtl/>
        </w:rPr>
        <w:t>.</w:t>
      </w:r>
      <w:r>
        <w:rPr>
          <w:rFonts w:ascii="Tahoma" w:hAnsi="Tahoma" w:cs="Tahoma"/>
          <w:sz w:val="22"/>
          <w:szCs w:val="22"/>
          <w:rtl/>
        </w:rPr>
        <w:t xml:space="preserve"> </w:t>
      </w:r>
    </w:p>
    <w:p w14:paraId="19D0156D"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באירוע הלחיצה של הכפתור ישנו ניווט באמצעות </w:t>
      </w:r>
      <w:r>
        <w:rPr>
          <w:rFonts w:ascii="Tahoma" w:hAnsi="Tahoma" w:cs="Tahoma"/>
          <w:sz w:val="22"/>
          <w:szCs w:val="22"/>
        </w:rPr>
        <w:t>navigate</w:t>
      </w:r>
      <w:r>
        <w:rPr>
          <w:rFonts w:ascii="Tahoma" w:hAnsi="Tahoma" w:cs="Tahoma"/>
          <w:sz w:val="22"/>
          <w:szCs w:val="22"/>
          <w:rtl/>
        </w:rPr>
        <w:t xml:space="preserve"> לפי מצב תיבת הבחירה:</w:t>
      </w:r>
      <w:r>
        <w:rPr>
          <w:rFonts w:ascii="Tahoma" w:hAnsi="Tahoma" w:cs="Tahoma"/>
          <w:noProof/>
          <w:sz w:val="22"/>
          <w:szCs w:val="22"/>
        </w:rPr>
        <w:t xml:space="preserve"> </w:t>
      </w:r>
    </w:p>
    <w:p w14:paraId="5ED2A99F" w14:textId="77777777" w:rsidR="00BD575D" w:rsidRDefault="00F31DDB">
      <w:pPr>
        <w:pStyle w:val="a3"/>
        <w:numPr>
          <w:ilvl w:val="0"/>
          <w:numId w:val="27"/>
        </w:numPr>
        <w:bidi/>
        <w:spacing w:after="240" w:line="360" w:lineRule="auto"/>
        <w:jc w:val="both"/>
        <w:rPr>
          <w:rFonts w:ascii="Tahoma" w:hAnsi="Tahoma" w:cs="Tahoma"/>
          <w:sz w:val="22"/>
          <w:szCs w:val="22"/>
          <w:rtl/>
        </w:rPr>
      </w:pPr>
      <w:r>
        <w:rPr>
          <w:rFonts w:ascii="Tahoma" w:hAnsi="Tahoma" w:cs="Tahoma"/>
          <w:sz w:val="22"/>
          <w:szCs w:val="22"/>
          <w:rtl/>
        </w:rPr>
        <w:t>עבור מנהל יוצג מסך התחברות.</w:t>
      </w:r>
      <w:r>
        <w:rPr>
          <w:rFonts w:ascii="Tahoma" w:hAnsi="Tahoma" w:cs="Tahoma"/>
          <w:noProof/>
          <w:sz w:val="22"/>
          <w:szCs w:val="22"/>
        </w:rPr>
        <w:t xml:space="preserve"> </w:t>
      </w:r>
    </w:p>
    <w:p w14:paraId="52C22D59" w14:textId="77777777" w:rsidR="00BD575D" w:rsidRDefault="00F31DDB">
      <w:pPr>
        <w:pStyle w:val="a3"/>
        <w:numPr>
          <w:ilvl w:val="0"/>
          <w:numId w:val="27"/>
        </w:numPr>
        <w:bidi/>
        <w:spacing w:after="240" w:line="360" w:lineRule="auto"/>
        <w:jc w:val="both"/>
        <w:rPr>
          <w:rFonts w:ascii="Tahoma" w:hAnsi="Tahoma" w:cs="Tahoma"/>
          <w:sz w:val="22"/>
          <w:szCs w:val="22"/>
          <w:rtl/>
        </w:rPr>
      </w:pPr>
      <w:r>
        <w:rPr>
          <w:rFonts w:ascii="Tahoma" w:hAnsi="Tahoma" w:cs="Tahoma"/>
          <w:sz w:val="22"/>
          <w:szCs w:val="22"/>
          <w:rtl/>
        </w:rPr>
        <w:t>עבור לקוח יוצג מסך קנייה.</w:t>
      </w:r>
    </w:p>
    <w:p w14:paraId="7E52A172" w14:textId="77777777" w:rsidR="00BD575D" w:rsidRDefault="00F31DDB">
      <w:pPr>
        <w:pStyle w:val="a3"/>
        <w:numPr>
          <w:ilvl w:val="0"/>
          <w:numId w:val="27"/>
        </w:numPr>
        <w:bidi/>
        <w:spacing w:after="240" w:line="360" w:lineRule="auto"/>
        <w:jc w:val="both"/>
        <w:rPr>
          <w:rFonts w:ascii="Tahoma" w:hAnsi="Tahoma" w:cs="Tahoma"/>
          <w:sz w:val="22"/>
          <w:szCs w:val="22"/>
          <w:rtl/>
        </w:rPr>
      </w:pPr>
      <w:r>
        <w:rPr>
          <w:rFonts w:ascii="Tahoma" w:hAnsi="Tahoma" w:cs="Tahoma"/>
          <w:sz w:val="22"/>
          <w:szCs w:val="22"/>
          <w:rtl/>
        </w:rPr>
        <w:t>במידה ולא נבחרה חנות יוצג מסך הוספת חנות חדשה.</w:t>
      </w:r>
    </w:p>
    <w:p w14:paraId="430884C1" w14:textId="77777777" w:rsidR="00BD575D" w:rsidRDefault="00F31DDB">
      <w:pPr>
        <w:pStyle w:val="a3"/>
        <w:numPr>
          <w:ilvl w:val="0"/>
          <w:numId w:val="16"/>
        </w:numPr>
        <w:bidi/>
        <w:spacing w:after="240" w:line="360" w:lineRule="auto"/>
        <w:jc w:val="both"/>
        <w:rPr>
          <w:rFonts w:ascii="Tahoma" w:hAnsi="Tahoma" w:cs="Tahoma"/>
          <w:b/>
          <w:bCs/>
          <w:sz w:val="22"/>
          <w:szCs w:val="22"/>
        </w:rPr>
      </w:pPr>
      <w:r>
        <w:rPr>
          <w:rFonts w:ascii="Tahoma" w:hAnsi="Tahoma" w:cs="Tahoma"/>
          <w:noProof/>
          <w:sz w:val="22"/>
          <w:szCs w:val="22"/>
        </w:rPr>
        <w:lastRenderedPageBreak/>
        <w:drawing>
          <wp:anchor distT="0" distB="0" distL="114300" distR="114300" simplePos="0" relativeHeight="251782144" behindDoc="0" locked="0" layoutInCell="1" allowOverlap="1" wp14:anchorId="11FD559D" wp14:editId="1D1AE566">
            <wp:simplePos x="0" y="0"/>
            <wp:positionH relativeFrom="column">
              <wp:posOffset>219710</wp:posOffset>
            </wp:positionH>
            <wp:positionV relativeFrom="paragraph">
              <wp:posOffset>2115185</wp:posOffset>
            </wp:positionV>
            <wp:extent cx="5311140" cy="3696970"/>
            <wp:effectExtent l="0" t="0" r="3810" b="0"/>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4">
                      <a:extLst>
                        <a:ext uri="{28A0092B-C50C-407E-A947-70E740481C1C}">
                          <a14:useLocalDpi xmlns:a14="http://schemas.microsoft.com/office/drawing/2010/main" val="0"/>
                        </a:ext>
                      </a:extLst>
                    </a:blip>
                    <a:srcRect t="2043"/>
                    <a:stretch/>
                  </pic:blipFill>
                  <pic:spPr bwMode="auto">
                    <a:xfrm>
                      <a:off x="0" y="0"/>
                      <a:ext cx="5311140" cy="36969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ahoma" w:hAnsi="Tahoma" w:cs="Tahoma"/>
          <w:b/>
          <w:bCs/>
          <w:noProof/>
          <w:sz w:val="22"/>
          <w:szCs w:val="22"/>
          <w:rtl/>
        </w:rPr>
        <w:t>מסך לקוח, קנייה:</w:t>
      </w:r>
      <w:r>
        <w:rPr>
          <w:rFonts w:ascii="Tahoma" w:hAnsi="Tahoma" w:cs="Tahoma"/>
          <w:noProof/>
          <w:sz w:val="22"/>
          <w:szCs w:val="22"/>
          <w:rtl/>
        </w:rPr>
        <w:t xml:space="preserve"> </w:t>
      </w:r>
      <w:r>
        <w:rPr>
          <w:rFonts w:ascii="Tahoma" w:hAnsi="Tahoma" w:cs="Tahoma"/>
          <w:b/>
          <w:bCs/>
          <w:sz w:val="22"/>
          <w:szCs w:val="22"/>
          <w:rtl/>
        </w:rPr>
        <w:t>עריכת רשימה ותצוגת מפה</w:t>
      </w:r>
      <w:r>
        <w:rPr>
          <w:rFonts w:ascii="Tahoma" w:hAnsi="Tahoma" w:cs="Tahoma"/>
          <w:noProof/>
          <w:sz w:val="22"/>
          <w:szCs w:val="22"/>
        </w:rPr>
        <w:t xml:space="preserve"> </w:t>
      </w:r>
    </w:p>
    <w:p w14:paraId="38D9C125"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במסך הקניה 2 קומפוננטות:</w:t>
      </w:r>
    </w:p>
    <w:p w14:paraId="14D38AE6"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האחת</w:t>
      </w:r>
      <w:r>
        <w:rPr>
          <w:rFonts w:ascii="Tahoma" w:hAnsi="Tahoma" w:cs="Tahoma"/>
          <w:sz w:val="22"/>
          <w:szCs w:val="22"/>
          <w:rtl/>
        </w:rPr>
        <w:t xml:space="preserve"> בה עורכים רשימה. כוללת השלמה אוטומטית </w:t>
      </w:r>
      <w:r>
        <w:rPr>
          <w:rFonts w:ascii="Tahoma" w:hAnsi="Tahoma" w:cs="Tahoma" w:hint="cs"/>
          <w:sz w:val="22"/>
          <w:szCs w:val="22"/>
          <w:rtl/>
        </w:rPr>
        <w:t>ה</w:t>
      </w:r>
      <w:r>
        <w:rPr>
          <w:rFonts w:ascii="Tahoma" w:hAnsi="Tahoma" w:cs="Tahoma"/>
          <w:sz w:val="22"/>
          <w:szCs w:val="22"/>
          <w:rtl/>
        </w:rPr>
        <w:t xml:space="preserve">מציגה את כל המוצרים המתאימים לחיפוש שמזין הלקוח. לחיצה על המקש </w:t>
      </w:r>
      <w:r>
        <w:rPr>
          <w:rFonts w:ascii="Tahoma" w:hAnsi="Tahoma" w:cs="Tahoma"/>
          <w:sz w:val="22"/>
          <w:szCs w:val="22"/>
        </w:rPr>
        <w:t>ENTER</w:t>
      </w:r>
      <w:r>
        <w:rPr>
          <w:rFonts w:ascii="Tahoma" w:hAnsi="Tahoma" w:cs="Tahoma"/>
          <w:sz w:val="22"/>
          <w:szCs w:val="22"/>
          <w:rtl/>
        </w:rPr>
        <w:t xml:space="preserve"> או על 'הוסף' מוסיפה את המוצר לרשימה ומאתרת את המוצר במפת החנות.</w:t>
      </w:r>
    </w:p>
    <w:p w14:paraId="128466F5"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השניה</w:t>
      </w:r>
      <w:r>
        <w:rPr>
          <w:rFonts w:ascii="Tahoma" w:hAnsi="Tahoma" w:cs="Tahoma"/>
          <w:sz w:val="22"/>
          <w:szCs w:val="22"/>
          <w:rtl/>
        </w:rPr>
        <w:t xml:space="preserve"> מכילה את מפת החנות, בה מוצגים האיקונים במיקומי המוצרים הנבחרים לקניה.</w:t>
      </w:r>
    </w:p>
    <w:p w14:paraId="7C6E90D4" w14:textId="77777777" w:rsidR="00BD575D" w:rsidRDefault="00BD575D">
      <w:pPr>
        <w:spacing w:line="360" w:lineRule="auto"/>
        <w:jc w:val="right"/>
        <w:rPr>
          <w:rFonts w:ascii="Tahoma" w:hAnsi="Tahoma" w:cs="Tahoma"/>
          <w:sz w:val="22"/>
          <w:szCs w:val="22"/>
          <w:rtl/>
        </w:rPr>
      </w:pPr>
    </w:p>
    <w:p w14:paraId="38B70E53" w14:textId="77777777" w:rsidR="00BD575D" w:rsidRDefault="00F31DDB">
      <w:pPr>
        <w:spacing w:line="360" w:lineRule="auto"/>
        <w:jc w:val="right"/>
        <w:rPr>
          <w:rFonts w:ascii="Tahoma" w:hAnsi="Tahoma" w:cs="Tahoma"/>
          <w:sz w:val="22"/>
          <w:szCs w:val="22"/>
          <w:rtl/>
        </w:rPr>
      </w:pPr>
      <w:r>
        <w:rPr>
          <w:rFonts w:ascii="Tahoma" w:hAnsi="Tahoma" w:cs="Tahoma"/>
          <w:sz w:val="22"/>
          <w:szCs w:val="22"/>
          <w:rtl/>
        </w:rPr>
        <w:t>בלחיצה על 'חשב מסלול' מתבקש הלקוח ללחוץ על המפה באזור בו הוא נמצא. לחיצה זו תפעיל את תהליך חישוב המסלול האופטימלי.</w:t>
      </w:r>
    </w:p>
    <w:p w14:paraId="61AD62FD"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כשמסיים השרת את החישוב הוא מחזיר את המסלול, ועל המפה יוצג שרטוט המסלול האופטימלי.</w:t>
      </w:r>
    </w:p>
    <w:p w14:paraId="53BB5FC5" w14:textId="77777777" w:rsidR="00BD575D" w:rsidRDefault="00BD575D">
      <w:pPr>
        <w:bidi/>
        <w:spacing w:after="240" w:line="360" w:lineRule="auto"/>
        <w:jc w:val="both"/>
        <w:rPr>
          <w:rFonts w:ascii="Tahoma" w:hAnsi="Tahoma" w:cs="Tahoma"/>
          <w:sz w:val="22"/>
          <w:szCs w:val="22"/>
        </w:rPr>
      </w:pPr>
    </w:p>
    <w:p w14:paraId="5655FCEE" w14:textId="77777777" w:rsidR="00BD575D" w:rsidRDefault="00BD575D">
      <w:pPr>
        <w:bidi/>
        <w:spacing w:after="240" w:line="360" w:lineRule="auto"/>
        <w:ind w:left="360"/>
        <w:jc w:val="both"/>
        <w:rPr>
          <w:rFonts w:ascii="Tahoma" w:hAnsi="Tahoma" w:cs="Tahoma"/>
          <w:b/>
          <w:bCs/>
          <w:sz w:val="22"/>
          <w:szCs w:val="22"/>
        </w:rPr>
      </w:pPr>
    </w:p>
    <w:p w14:paraId="3BD513AC" w14:textId="77777777" w:rsidR="00BD575D" w:rsidRDefault="00F31DDB">
      <w:pPr>
        <w:pStyle w:val="a3"/>
        <w:numPr>
          <w:ilvl w:val="0"/>
          <w:numId w:val="16"/>
        </w:numPr>
        <w:bidi/>
        <w:spacing w:after="240" w:line="360" w:lineRule="auto"/>
        <w:jc w:val="both"/>
        <w:rPr>
          <w:rFonts w:ascii="Tahoma" w:hAnsi="Tahoma" w:cs="Tahoma"/>
          <w:b/>
          <w:bCs/>
          <w:sz w:val="22"/>
          <w:szCs w:val="22"/>
        </w:rPr>
      </w:pPr>
      <w:r>
        <w:rPr>
          <w:rFonts w:ascii="Tahoma" w:hAnsi="Tahoma" w:cs="Tahoma"/>
          <w:sz w:val="22"/>
          <w:szCs w:val="22"/>
          <w:rtl/>
        </w:rPr>
        <w:br w:type="page"/>
      </w:r>
      <w:r>
        <w:rPr>
          <w:rFonts w:ascii="Tahoma" w:hAnsi="Tahoma" w:cs="Tahoma"/>
          <w:b/>
          <w:bCs/>
          <w:sz w:val="22"/>
          <w:szCs w:val="22"/>
          <w:rtl/>
        </w:rPr>
        <w:lastRenderedPageBreak/>
        <w:t>מסך הוספת חנות חדשה</w:t>
      </w:r>
    </w:p>
    <w:p w14:paraId="786085D2" w14:textId="77777777" w:rsidR="00BD575D" w:rsidRDefault="00F31DDB">
      <w:pPr>
        <w:bidi/>
        <w:spacing w:after="240" w:line="360" w:lineRule="auto"/>
        <w:ind w:left="360"/>
        <w:jc w:val="both"/>
        <w:rPr>
          <w:rFonts w:ascii="Tahoma" w:hAnsi="Tahoma" w:cs="Tahoma"/>
          <w:b/>
          <w:bCs/>
          <w:sz w:val="22"/>
          <w:szCs w:val="22"/>
          <w:rtl/>
        </w:rPr>
      </w:pPr>
      <w:r>
        <w:rPr>
          <w:noProof/>
        </w:rPr>
        <w:drawing>
          <wp:inline distT="0" distB="0" distL="0" distR="0" wp14:anchorId="68D0B64E" wp14:editId="2BDF4702">
            <wp:extent cx="5731510" cy="4126230"/>
            <wp:effectExtent l="0" t="0" r="2540" b="7620"/>
            <wp:docPr id="78" name="תמונה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4126230"/>
                    </a:xfrm>
                    <a:prstGeom prst="rect">
                      <a:avLst/>
                    </a:prstGeom>
                    <a:noFill/>
                    <a:ln>
                      <a:noFill/>
                    </a:ln>
                  </pic:spPr>
                </pic:pic>
              </a:graphicData>
            </a:graphic>
          </wp:inline>
        </w:drawing>
      </w:r>
    </w:p>
    <w:p w14:paraId="29FACF6A" w14:textId="77777777"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 xml:space="preserve">בעל חנות מזין את שם החנות והסיסמא הרצויה, ומעלה קובץ </w:t>
      </w:r>
      <w:r>
        <w:rPr>
          <w:rFonts w:ascii="Tahoma" w:hAnsi="Tahoma" w:cs="Tahoma" w:hint="cs"/>
          <w:sz w:val="22"/>
          <w:szCs w:val="22"/>
        </w:rPr>
        <w:t>XML</w:t>
      </w:r>
      <w:r>
        <w:rPr>
          <w:rFonts w:ascii="Tahoma" w:hAnsi="Tahoma" w:cs="Tahoma" w:hint="cs"/>
          <w:sz w:val="22"/>
          <w:szCs w:val="22"/>
          <w:rtl/>
        </w:rPr>
        <w:t xml:space="preserve"> המכיל את נתוני החנות.</w:t>
      </w:r>
    </w:p>
    <w:p w14:paraId="15F3CE62"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הטופס מאפשר </w:t>
      </w:r>
      <w:r>
        <w:rPr>
          <w:rFonts w:ascii="Tahoma" w:hAnsi="Tahoma" w:cs="Tahoma" w:hint="cs"/>
          <w:sz w:val="22"/>
          <w:szCs w:val="22"/>
          <w:rtl/>
        </w:rPr>
        <w:t>שמירה</w:t>
      </w:r>
      <w:r>
        <w:rPr>
          <w:rFonts w:ascii="Tahoma" w:hAnsi="Tahoma" w:cs="Tahoma"/>
          <w:sz w:val="22"/>
          <w:szCs w:val="22"/>
          <w:rtl/>
        </w:rPr>
        <w:t xml:space="preserve"> רק בעת הזנת נתונים חוקיים</w:t>
      </w:r>
      <w:r>
        <w:rPr>
          <w:rFonts w:ascii="Tahoma" w:hAnsi="Tahoma" w:cs="Tahoma" w:hint="cs"/>
          <w:sz w:val="22"/>
          <w:szCs w:val="22"/>
          <w:rtl/>
        </w:rPr>
        <w:t xml:space="preserve">. </w:t>
      </w:r>
      <w:r>
        <w:rPr>
          <w:rFonts w:ascii="Tahoma" w:hAnsi="Tahoma" w:cs="Tahoma"/>
          <w:sz w:val="22"/>
          <w:szCs w:val="22"/>
          <w:rtl/>
        </w:rPr>
        <w:t xml:space="preserve">הסיסמא תהא מורכבת </w:t>
      </w:r>
      <w:r>
        <w:rPr>
          <w:rFonts w:ascii="Tahoma" w:hAnsi="Tahoma" w:cs="Tahoma" w:hint="cs"/>
          <w:sz w:val="22"/>
          <w:szCs w:val="22"/>
          <w:rtl/>
        </w:rPr>
        <w:t>מ-3</w:t>
      </w:r>
      <w:r>
        <w:rPr>
          <w:rFonts w:ascii="Tahoma" w:hAnsi="Tahoma" w:cs="Tahoma"/>
          <w:sz w:val="22"/>
          <w:szCs w:val="22"/>
          <w:rtl/>
        </w:rPr>
        <w:t xml:space="preserve"> תוים לפחות, </w:t>
      </w:r>
      <w:r>
        <w:rPr>
          <w:rFonts w:ascii="Tahoma" w:hAnsi="Tahoma" w:cs="Tahoma" w:hint="cs"/>
          <w:sz w:val="22"/>
          <w:szCs w:val="22"/>
          <w:rtl/>
        </w:rPr>
        <w:t>שם החנות לא ישאר ריק.</w:t>
      </w:r>
    </w:p>
    <w:p w14:paraId="454133E8"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נתוני החנות נשלחים מיד לשרת שם מתבצעת המרת הנת</w:t>
      </w:r>
      <w:r>
        <w:rPr>
          <w:rFonts w:ascii="Tahoma" w:hAnsi="Tahoma" w:cs="Tahoma" w:hint="cs"/>
          <w:sz w:val="22"/>
          <w:szCs w:val="22"/>
          <w:rtl/>
        </w:rPr>
        <w:t>ו</w:t>
      </w:r>
      <w:r>
        <w:rPr>
          <w:rFonts w:ascii="Tahoma" w:hAnsi="Tahoma" w:cs="Tahoma"/>
          <w:sz w:val="22"/>
          <w:szCs w:val="22"/>
          <w:rtl/>
        </w:rPr>
        <w:t>נים וחישוב מטריצת מרחקים לחנות.</w:t>
      </w:r>
    </w:p>
    <w:p w14:paraId="71712EDC" w14:textId="77777777" w:rsidR="00BD575D" w:rsidRDefault="00F31DDB">
      <w:pPr>
        <w:bidi/>
        <w:spacing w:before="100" w:after="200" w:line="276" w:lineRule="auto"/>
        <w:rPr>
          <w:rFonts w:ascii="Tahoma" w:hAnsi="Tahoma" w:cs="Tahoma"/>
          <w:b/>
          <w:bCs/>
          <w:sz w:val="22"/>
          <w:szCs w:val="22"/>
          <w:rtl/>
        </w:rPr>
      </w:pPr>
      <w:r>
        <w:rPr>
          <w:rFonts w:ascii="Tahoma" w:hAnsi="Tahoma" w:cs="Tahoma"/>
          <w:b/>
          <w:bCs/>
          <w:sz w:val="22"/>
          <w:szCs w:val="22"/>
          <w:rtl/>
        </w:rPr>
        <w:br w:type="page"/>
      </w:r>
    </w:p>
    <w:p w14:paraId="1E1F9720" w14:textId="77777777" w:rsidR="00BD575D" w:rsidRDefault="00F31DDB">
      <w:pPr>
        <w:pStyle w:val="a3"/>
        <w:numPr>
          <w:ilvl w:val="0"/>
          <w:numId w:val="16"/>
        </w:numPr>
        <w:bidi/>
        <w:spacing w:after="240" w:line="360" w:lineRule="auto"/>
        <w:jc w:val="both"/>
        <w:rPr>
          <w:rFonts w:ascii="Tahoma" w:hAnsi="Tahoma" w:cs="Tahoma"/>
          <w:b/>
          <w:bCs/>
          <w:sz w:val="22"/>
          <w:szCs w:val="22"/>
        </w:rPr>
      </w:pPr>
      <w:r>
        <w:rPr>
          <w:rFonts w:ascii="Tahoma" w:hAnsi="Tahoma" w:cs="Tahoma" w:hint="cs"/>
          <w:b/>
          <w:bCs/>
          <w:sz w:val="22"/>
          <w:szCs w:val="22"/>
          <w:rtl/>
        </w:rPr>
        <w:lastRenderedPageBreak/>
        <w:t>מסך התחברות לבעל חנות</w:t>
      </w:r>
    </w:p>
    <w:p w14:paraId="3CF55B00" w14:textId="77777777" w:rsidR="00BD575D" w:rsidRDefault="00F31DDB">
      <w:pPr>
        <w:bidi/>
        <w:spacing w:after="240" w:line="360" w:lineRule="auto"/>
        <w:jc w:val="both"/>
        <w:rPr>
          <w:rFonts w:ascii="Tahoma" w:hAnsi="Tahoma" w:cs="Tahoma"/>
          <w:sz w:val="22"/>
          <w:szCs w:val="22"/>
          <w:rtl/>
        </w:rPr>
      </w:pPr>
      <w:r>
        <w:rPr>
          <w:rFonts w:ascii="Tahoma" w:hAnsi="Tahoma" w:cs="Tahoma"/>
          <w:noProof/>
          <w:sz w:val="22"/>
          <w:szCs w:val="22"/>
        </w:rPr>
        <w:drawing>
          <wp:inline distT="0" distB="0" distL="0" distR="0" wp14:anchorId="47628DBB" wp14:editId="2FB3E01C">
            <wp:extent cx="5733415" cy="3996055"/>
            <wp:effectExtent l="0" t="0" r="635" b="4445"/>
            <wp:docPr id="82" name="תמונה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3415" cy="3996055"/>
                    </a:xfrm>
                    <a:prstGeom prst="rect">
                      <a:avLst/>
                    </a:prstGeom>
                    <a:noFill/>
                    <a:ln>
                      <a:noFill/>
                    </a:ln>
                  </pic:spPr>
                </pic:pic>
              </a:graphicData>
            </a:graphic>
          </wp:inline>
        </w:drawing>
      </w:r>
    </w:p>
    <w:p w14:paraId="2BB0E791" w14:textId="77777777"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 xml:space="preserve">בעת הזנת סיסמא דאגנו לאבטחה נכונה, לצורך כך נשלחת הסיסמא + קוד החנות אל השרת, המחזיר ערך בוליאני כנכונות הסיסמא. </w:t>
      </w:r>
    </w:p>
    <w:p w14:paraId="3CB073FA" w14:textId="77777777"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הקוד:</w:t>
      </w:r>
    </w:p>
    <w:p w14:paraId="585E108A"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db</w:t>
      </w:r>
      <w:r>
        <w:rPr>
          <w:rFonts w:ascii="Consolas" w:hAnsi="Consolas"/>
          <w:color w:val="D4D4D4"/>
          <w:sz w:val="21"/>
          <w:szCs w:val="21"/>
        </w:rPr>
        <w:t>.</w:t>
      </w:r>
      <w:r>
        <w:rPr>
          <w:rFonts w:ascii="Consolas" w:hAnsi="Consolas"/>
          <w:color w:val="DCDCAA"/>
          <w:sz w:val="21"/>
          <w:szCs w:val="21"/>
        </w:rPr>
        <w:t>isTruePassword</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textPassword</w:t>
      </w:r>
      <w:r>
        <w:rPr>
          <w:rFonts w:ascii="Consolas" w:hAnsi="Consolas"/>
          <w:color w:val="D4D4D4"/>
          <w:sz w:val="21"/>
          <w:szCs w:val="21"/>
        </w:rPr>
        <w:t>).</w:t>
      </w:r>
      <w:r>
        <w:rPr>
          <w:rFonts w:ascii="Consolas" w:hAnsi="Consolas"/>
          <w:color w:val="DCDCAA"/>
          <w:sz w:val="21"/>
          <w:szCs w:val="21"/>
        </w:rPr>
        <w:t>subscribe</w:t>
      </w:r>
      <w:r>
        <w:rPr>
          <w:rFonts w:ascii="Consolas" w:hAnsi="Consolas"/>
          <w:color w:val="D4D4D4"/>
          <w:sz w:val="21"/>
          <w:szCs w:val="21"/>
        </w:rPr>
        <w:t>(</w:t>
      </w:r>
      <w:r>
        <w:rPr>
          <w:rFonts w:ascii="Consolas" w:hAnsi="Consolas"/>
          <w:color w:val="9CDCFE"/>
          <w:sz w:val="21"/>
          <w:szCs w:val="21"/>
        </w:rPr>
        <w:t>x</w:t>
      </w:r>
      <w:r>
        <w:rPr>
          <w:rFonts w:ascii="Consolas" w:hAnsi="Consolas"/>
          <w:color w:val="569CD6"/>
          <w:sz w:val="21"/>
          <w:szCs w:val="21"/>
        </w:rPr>
        <w:t>=&gt;</w:t>
      </w:r>
      <w:r>
        <w:rPr>
          <w:rFonts w:ascii="Consolas" w:hAnsi="Consolas"/>
          <w:color w:val="D4D4D4"/>
          <w:sz w:val="21"/>
          <w:szCs w:val="21"/>
        </w:rPr>
        <w:t>{</w:t>
      </w:r>
    </w:p>
    <w:p w14:paraId="2BAD6C5B"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w:t>
      </w:r>
      <w:r>
        <w:rPr>
          <w:rFonts w:ascii="Consolas" w:hAnsi="Consolas"/>
          <w:color w:val="D4D4D4"/>
          <w:sz w:val="21"/>
          <w:szCs w:val="21"/>
        </w:rPr>
        <w:t>=  &lt;</w:t>
      </w:r>
      <w:r>
        <w:rPr>
          <w:rFonts w:ascii="Consolas" w:hAnsi="Consolas"/>
          <w:color w:val="4EC9B0"/>
          <w:sz w:val="21"/>
          <w:szCs w:val="21"/>
        </w:rPr>
        <w:t>RequrestResponse</w:t>
      </w:r>
      <w:r>
        <w:rPr>
          <w:rFonts w:ascii="Consolas" w:hAnsi="Consolas"/>
          <w:color w:val="D4D4D4"/>
          <w:sz w:val="21"/>
          <w:szCs w:val="21"/>
        </w:rPr>
        <w:t>&gt;</w:t>
      </w:r>
      <w:r>
        <w:rPr>
          <w:rFonts w:ascii="Consolas" w:hAnsi="Consolas"/>
          <w:color w:val="9CDCFE"/>
          <w:sz w:val="21"/>
          <w:szCs w:val="21"/>
        </w:rPr>
        <w:t>x</w:t>
      </w:r>
      <w:r>
        <w:rPr>
          <w:rFonts w:ascii="Consolas" w:hAnsi="Consolas"/>
          <w:color w:val="D4D4D4"/>
          <w:sz w:val="21"/>
          <w:szCs w:val="21"/>
        </w:rPr>
        <w:t>;</w:t>
      </w:r>
    </w:p>
    <w:p w14:paraId="372299F4"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w:t>
      </w:r>
      <w:r>
        <w:rPr>
          <w:rFonts w:ascii="Consolas" w:hAnsi="Consolas"/>
          <w:color w:val="9CDCFE"/>
          <w:sz w:val="21"/>
          <w:szCs w:val="21"/>
        </w:rPr>
        <w:t>r</w:t>
      </w:r>
      <w:r>
        <w:rPr>
          <w:rFonts w:ascii="Consolas" w:hAnsi="Consolas"/>
          <w:color w:val="D4D4D4"/>
          <w:sz w:val="21"/>
          <w:szCs w:val="21"/>
        </w:rPr>
        <w:t>.</w:t>
      </w:r>
      <w:r>
        <w:rPr>
          <w:rFonts w:ascii="Consolas" w:hAnsi="Consolas"/>
          <w:color w:val="9CDCFE"/>
          <w:sz w:val="21"/>
          <w:szCs w:val="21"/>
        </w:rPr>
        <w:t>Result</w:t>
      </w:r>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w:t>
      </w:r>
    </w:p>
    <w:p w14:paraId="4578F6A3"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alert</w:t>
      </w:r>
      <w:r>
        <w:rPr>
          <w:rFonts w:ascii="Consolas" w:hAnsi="Consolas"/>
          <w:color w:val="D4D4D4"/>
          <w:sz w:val="21"/>
          <w:szCs w:val="21"/>
        </w:rPr>
        <w:t>(</w:t>
      </w:r>
      <w:r>
        <w:rPr>
          <w:rFonts w:ascii="Consolas" w:hAnsi="Consolas"/>
          <w:color w:val="9CDCFE"/>
          <w:sz w:val="21"/>
          <w:szCs w:val="21"/>
        </w:rPr>
        <w:t>r</w:t>
      </w:r>
      <w:r>
        <w:rPr>
          <w:rFonts w:ascii="Consolas" w:hAnsi="Consolas"/>
          <w:color w:val="D4D4D4"/>
          <w:sz w:val="21"/>
          <w:szCs w:val="21"/>
        </w:rPr>
        <w:t>.</w:t>
      </w:r>
      <w:r>
        <w:rPr>
          <w:rFonts w:ascii="Consolas" w:hAnsi="Consolas"/>
          <w:color w:val="9CDCFE"/>
          <w:sz w:val="21"/>
          <w:szCs w:val="21"/>
        </w:rPr>
        <w:t>Message</w:t>
      </w:r>
      <w:r>
        <w:rPr>
          <w:rFonts w:ascii="Consolas" w:hAnsi="Consolas"/>
          <w:color w:val="D4D4D4"/>
          <w:sz w:val="21"/>
          <w:szCs w:val="21"/>
        </w:rPr>
        <w:t>);</w:t>
      </w:r>
    </w:p>
    <w:p w14:paraId="4C9AB29E"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router</w:t>
      </w:r>
      <w:r>
        <w:rPr>
          <w:rFonts w:ascii="Consolas" w:hAnsi="Consolas"/>
          <w:color w:val="D4D4D4"/>
          <w:sz w:val="21"/>
          <w:szCs w:val="21"/>
        </w:rPr>
        <w:t>.</w:t>
      </w:r>
      <w:r>
        <w:rPr>
          <w:rFonts w:ascii="Consolas" w:hAnsi="Consolas"/>
          <w:color w:val="DCDCAA"/>
          <w:sz w:val="21"/>
          <w:szCs w:val="21"/>
        </w:rPr>
        <w:t>navigate</w:t>
      </w:r>
      <w:r>
        <w:rPr>
          <w:rFonts w:ascii="Consolas" w:hAnsi="Consolas"/>
          <w:color w:val="D4D4D4"/>
          <w:sz w:val="21"/>
          <w:szCs w:val="21"/>
        </w:rPr>
        <w:t>([</w:t>
      </w:r>
      <w:r>
        <w:rPr>
          <w:rFonts w:ascii="Consolas" w:hAnsi="Consolas"/>
          <w:color w:val="CE9178"/>
          <w:sz w:val="21"/>
          <w:szCs w:val="21"/>
        </w:rPr>
        <w:t>"ProductToShop"</w:t>
      </w:r>
      <w:r>
        <w:rPr>
          <w:rFonts w:ascii="Consolas" w:hAnsi="Consolas"/>
          <w:color w:val="D4D4D4"/>
          <w:sz w:val="21"/>
          <w:szCs w:val="21"/>
        </w:rPr>
        <w:t>]);</w:t>
      </w:r>
    </w:p>
    <w:p w14:paraId="65C32459"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0A565914"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2DA41993"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else</w:t>
      </w:r>
    </w:p>
    <w:p w14:paraId="0B75F6EB"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478E5908"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DCDCAA"/>
          <w:sz w:val="21"/>
          <w:szCs w:val="21"/>
        </w:rPr>
        <w:t>openDialog</w:t>
      </w:r>
      <w:r>
        <w:rPr>
          <w:rFonts w:ascii="Consolas" w:hAnsi="Consolas"/>
          <w:color w:val="D4D4D4"/>
          <w:sz w:val="21"/>
          <w:szCs w:val="21"/>
        </w:rPr>
        <w:t>(</w:t>
      </w:r>
      <w:r>
        <w:rPr>
          <w:rFonts w:ascii="Consolas" w:hAnsi="Consolas"/>
          <w:color w:val="9CDCFE"/>
          <w:sz w:val="21"/>
          <w:szCs w:val="21"/>
        </w:rPr>
        <w:t>r</w:t>
      </w:r>
      <w:r>
        <w:rPr>
          <w:rFonts w:ascii="Consolas" w:hAnsi="Consolas"/>
          <w:color w:val="D4D4D4"/>
          <w:sz w:val="21"/>
          <w:szCs w:val="21"/>
        </w:rPr>
        <w:t>.</w:t>
      </w:r>
      <w:r>
        <w:rPr>
          <w:rFonts w:ascii="Consolas" w:hAnsi="Consolas"/>
          <w:color w:val="9CDCFE"/>
          <w:sz w:val="21"/>
          <w:szCs w:val="21"/>
        </w:rPr>
        <w:t>Message</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nameShop</w:t>
      </w:r>
      <w:r>
        <w:rPr>
          <w:rFonts w:ascii="Consolas" w:hAnsi="Consolas"/>
          <w:color w:val="D4D4D4"/>
          <w:sz w:val="21"/>
          <w:szCs w:val="21"/>
        </w:rPr>
        <w:t>);</w:t>
      </w:r>
    </w:p>
    <w:p w14:paraId="3AFA6292"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textPassword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p>
    <w:p w14:paraId="32A44CA3"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641CDBA2"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4222CE90" w14:textId="77777777" w:rsidR="00BD575D" w:rsidRDefault="00BD575D">
      <w:pPr>
        <w:bidi/>
        <w:rPr>
          <w:rFonts w:ascii="Tahoma" w:hAnsi="Tahoma" w:cs="Tahoma"/>
          <w:rtl/>
        </w:rPr>
      </w:pPr>
    </w:p>
    <w:p w14:paraId="4C5B35B1" w14:textId="77777777"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כפי שנראה בקוד, במקרה של סיסמא שגויה יפתח 'דיאלוג'-פופאפ המתריע על סיסמא שגויה.</w:t>
      </w:r>
    </w:p>
    <w:p w14:paraId="622796CC" w14:textId="77777777"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קוד הפונקציה הקוראת לפופאפ :</w:t>
      </w:r>
    </w:p>
    <w:p w14:paraId="23D10599"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CDCAA"/>
          <w:sz w:val="21"/>
          <w:szCs w:val="21"/>
        </w:rPr>
        <w:lastRenderedPageBreak/>
        <w:t>openDialog</w:t>
      </w:r>
      <w:r>
        <w:rPr>
          <w:rFonts w:ascii="Consolas" w:hAnsi="Consolas"/>
          <w:color w:val="D4D4D4"/>
          <w:sz w:val="21"/>
          <w:szCs w:val="21"/>
        </w:rPr>
        <w:t>(</w:t>
      </w:r>
      <w:r>
        <w:rPr>
          <w:rFonts w:ascii="Consolas" w:hAnsi="Consolas"/>
          <w:color w:val="9CDCFE"/>
          <w:sz w:val="21"/>
          <w:szCs w:val="21"/>
        </w:rPr>
        <w:t>message</w:t>
      </w:r>
      <w:r>
        <w:rPr>
          <w:rFonts w:ascii="Consolas" w:hAnsi="Consolas"/>
          <w:color w:val="D4D4D4"/>
          <w:sz w:val="21"/>
          <w:szCs w:val="21"/>
        </w:rPr>
        <w:t>:</w:t>
      </w:r>
      <w:r>
        <w:rPr>
          <w:rFonts w:ascii="Consolas" w:hAnsi="Consolas"/>
          <w:color w:val="4EC9B0"/>
          <w:sz w:val="21"/>
          <w:szCs w:val="21"/>
        </w:rPr>
        <w:t>string</w:t>
      </w:r>
      <w:r>
        <w:rPr>
          <w:rFonts w:ascii="Consolas" w:hAnsi="Consolas"/>
          <w:color w:val="D4D4D4"/>
          <w:sz w:val="21"/>
          <w:szCs w:val="21"/>
        </w:rPr>
        <w:t>,</w:t>
      </w:r>
      <w:r>
        <w:rPr>
          <w:rFonts w:ascii="Consolas" w:hAnsi="Consolas"/>
          <w:color w:val="9CDCFE"/>
          <w:sz w:val="21"/>
          <w:szCs w:val="21"/>
        </w:rPr>
        <w:t>nameShop</w:t>
      </w:r>
      <w:r>
        <w:rPr>
          <w:rFonts w:ascii="Consolas" w:hAnsi="Consolas"/>
          <w:color w:val="D4D4D4"/>
          <w:sz w:val="21"/>
          <w:szCs w:val="21"/>
        </w:rPr>
        <w:t>:</w:t>
      </w:r>
      <w:r>
        <w:rPr>
          <w:rFonts w:ascii="Consolas" w:hAnsi="Consolas"/>
          <w:color w:val="4EC9B0"/>
          <w:sz w:val="21"/>
          <w:szCs w:val="21"/>
        </w:rPr>
        <w:t>string</w:t>
      </w:r>
      <w:r>
        <w:rPr>
          <w:rFonts w:ascii="Consolas" w:hAnsi="Consolas"/>
          <w:color w:val="D4D4D4"/>
          <w:sz w:val="21"/>
          <w:szCs w:val="21"/>
        </w:rPr>
        <w:t xml:space="preserve">): </w:t>
      </w:r>
      <w:r>
        <w:rPr>
          <w:rFonts w:ascii="Consolas" w:hAnsi="Consolas"/>
          <w:color w:val="4EC9B0"/>
          <w:sz w:val="21"/>
          <w:szCs w:val="21"/>
        </w:rPr>
        <w:t>void</w:t>
      </w:r>
    </w:p>
    <w:p w14:paraId="24D0913B"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70604552"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r>
        <w:rPr>
          <w:rFonts w:ascii="Consolas" w:hAnsi="Consolas"/>
          <w:color w:val="9CDCFE"/>
          <w:sz w:val="21"/>
          <w:szCs w:val="21"/>
        </w:rPr>
        <w:t>dialogRef</w:t>
      </w:r>
      <w:r>
        <w:rPr>
          <w:rFonts w:ascii="Consolas" w:hAnsi="Consolas"/>
          <w:color w:val="D4D4D4"/>
          <w:sz w:val="21"/>
          <w:szCs w:val="21"/>
        </w:rPr>
        <w:t xml:space="preserve"> =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dialog</w:t>
      </w:r>
      <w:r>
        <w:rPr>
          <w:rFonts w:ascii="Consolas" w:hAnsi="Consolas"/>
          <w:color w:val="D4D4D4"/>
          <w:sz w:val="21"/>
          <w:szCs w:val="21"/>
        </w:rPr>
        <w:t>.</w:t>
      </w:r>
      <w:r>
        <w:rPr>
          <w:rFonts w:ascii="Consolas" w:hAnsi="Consolas"/>
          <w:color w:val="DCDCAA"/>
          <w:sz w:val="21"/>
          <w:szCs w:val="21"/>
        </w:rPr>
        <w:t>open</w:t>
      </w:r>
      <w:r>
        <w:rPr>
          <w:rFonts w:ascii="Consolas" w:hAnsi="Consolas"/>
          <w:color w:val="D4D4D4"/>
          <w:sz w:val="21"/>
          <w:szCs w:val="21"/>
        </w:rPr>
        <w:t>(</w:t>
      </w:r>
      <w:r>
        <w:rPr>
          <w:rFonts w:ascii="Consolas" w:hAnsi="Consolas"/>
          <w:color w:val="9CDCFE"/>
          <w:sz w:val="21"/>
          <w:szCs w:val="21"/>
        </w:rPr>
        <w:t>InvalidPasswordPopUpComponent</w:t>
      </w:r>
      <w:r>
        <w:rPr>
          <w:rFonts w:ascii="Consolas" w:hAnsi="Consolas"/>
          <w:color w:val="D4D4D4"/>
          <w:sz w:val="21"/>
          <w:szCs w:val="21"/>
        </w:rPr>
        <w:t>,</w:t>
      </w:r>
    </w:p>
    <w:p w14:paraId="3850402B"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79BA8251"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CE9178"/>
          <w:sz w:val="21"/>
          <w:szCs w:val="21"/>
        </w:rPr>
        <w:t>'250px'</w:t>
      </w:r>
      <w:r>
        <w:rPr>
          <w:rFonts w:ascii="Consolas" w:hAnsi="Consolas"/>
          <w:color w:val="D4D4D4"/>
          <w:sz w:val="21"/>
          <w:szCs w:val="21"/>
        </w:rPr>
        <w:t>,</w:t>
      </w:r>
    </w:p>
    <w:p w14:paraId="03264F52"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data:</w:t>
      </w:r>
      <w:r>
        <w:rPr>
          <w:rFonts w:ascii="Consolas" w:hAnsi="Consolas"/>
          <w:color w:val="D4D4D4"/>
          <w:sz w:val="21"/>
          <w:szCs w:val="21"/>
        </w:rPr>
        <w:t xml:space="preserve"> {</w:t>
      </w:r>
      <w:r>
        <w:rPr>
          <w:rFonts w:ascii="Consolas" w:hAnsi="Consolas"/>
          <w:color w:val="9CDCFE"/>
          <w:sz w:val="21"/>
          <w:szCs w:val="21"/>
        </w:rPr>
        <w:t>message</w:t>
      </w:r>
      <w:r>
        <w:rPr>
          <w:rFonts w:ascii="Consolas" w:hAnsi="Consolas"/>
          <w:color w:val="D4D4D4"/>
          <w:sz w:val="21"/>
          <w:szCs w:val="21"/>
        </w:rPr>
        <w:t>,</w:t>
      </w:r>
      <w:r>
        <w:rPr>
          <w:rFonts w:ascii="Consolas" w:hAnsi="Consolas"/>
          <w:color w:val="9CDCFE"/>
          <w:sz w:val="21"/>
          <w:szCs w:val="21"/>
        </w:rPr>
        <w:t>nameShop</w:t>
      </w:r>
      <w:r>
        <w:rPr>
          <w:rFonts w:ascii="Consolas" w:hAnsi="Consolas"/>
          <w:color w:val="D4D4D4"/>
          <w:sz w:val="21"/>
          <w:szCs w:val="21"/>
        </w:rPr>
        <w:t>}</w:t>
      </w:r>
    </w:p>
    <w:p w14:paraId="6FBDB3DC"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5BA9EC2B" w14:textId="77777777" w:rsidR="00BD575D" w:rsidRDefault="00BD575D">
      <w:pPr>
        <w:shd w:val="clear" w:color="auto" w:fill="1E1E1E"/>
        <w:spacing w:line="285" w:lineRule="atLeast"/>
        <w:rPr>
          <w:rFonts w:ascii="Consolas" w:hAnsi="Consolas"/>
          <w:color w:val="D4D4D4"/>
          <w:sz w:val="21"/>
          <w:szCs w:val="21"/>
        </w:rPr>
      </w:pPr>
    </w:p>
    <w:p w14:paraId="20D61819"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dialogRef</w:t>
      </w:r>
      <w:r>
        <w:rPr>
          <w:rFonts w:ascii="Consolas" w:hAnsi="Consolas"/>
          <w:color w:val="D4D4D4"/>
          <w:sz w:val="21"/>
          <w:szCs w:val="21"/>
        </w:rPr>
        <w:t>.</w:t>
      </w:r>
      <w:r>
        <w:rPr>
          <w:rFonts w:ascii="Consolas" w:hAnsi="Consolas"/>
          <w:color w:val="DCDCAA"/>
          <w:sz w:val="21"/>
          <w:szCs w:val="21"/>
        </w:rPr>
        <w:t>afterClosed</w:t>
      </w:r>
      <w:r>
        <w:rPr>
          <w:rFonts w:ascii="Consolas" w:hAnsi="Consolas"/>
          <w:color w:val="D4D4D4"/>
          <w:sz w:val="21"/>
          <w:szCs w:val="21"/>
        </w:rPr>
        <w:t>().</w:t>
      </w:r>
      <w:r>
        <w:rPr>
          <w:rFonts w:ascii="Consolas" w:hAnsi="Consolas"/>
          <w:color w:val="DCDCAA"/>
          <w:sz w:val="21"/>
          <w:szCs w:val="21"/>
        </w:rPr>
        <w:t>subscribe</w:t>
      </w:r>
      <w:r>
        <w:rPr>
          <w:rFonts w:ascii="Consolas" w:hAnsi="Consolas"/>
          <w:color w:val="D4D4D4"/>
          <w:sz w:val="21"/>
          <w:szCs w:val="21"/>
        </w:rPr>
        <w:t>(</w:t>
      </w:r>
      <w:r>
        <w:rPr>
          <w:rFonts w:ascii="Consolas" w:hAnsi="Consolas"/>
          <w:color w:val="9CDCFE"/>
          <w:sz w:val="21"/>
          <w:szCs w:val="21"/>
        </w:rPr>
        <w:t>result</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50672ED4"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EC9B0"/>
          <w:sz w:val="21"/>
          <w:szCs w:val="21"/>
        </w:rPr>
        <w:t>console</w:t>
      </w:r>
      <w:r>
        <w:rPr>
          <w:rFonts w:ascii="Consolas" w:hAnsi="Consolas"/>
          <w:color w:val="D4D4D4"/>
          <w:sz w:val="21"/>
          <w:szCs w:val="21"/>
        </w:rPr>
        <w:t>.</w:t>
      </w:r>
      <w:r>
        <w:rPr>
          <w:rFonts w:ascii="Consolas" w:hAnsi="Consolas"/>
          <w:color w:val="DCDCAA"/>
          <w:sz w:val="21"/>
          <w:szCs w:val="21"/>
        </w:rPr>
        <w:t>log</w:t>
      </w:r>
      <w:r>
        <w:rPr>
          <w:rFonts w:ascii="Consolas" w:hAnsi="Consolas"/>
          <w:color w:val="D4D4D4"/>
          <w:sz w:val="21"/>
          <w:szCs w:val="21"/>
        </w:rPr>
        <w:t>(</w:t>
      </w:r>
      <w:r>
        <w:rPr>
          <w:rFonts w:ascii="Consolas" w:hAnsi="Consolas"/>
          <w:color w:val="CE9178"/>
          <w:sz w:val="21"/>
          <w:szCs w:val="21"/>
        </w:rPr>
        <w:t>'The dialog was closed'</w:t>
      </w:r>
      <w:r>
        <w:rPr>
          <w:rFonts w:ascii="Consolas" w:hAnsi="Consolas"/>
          <w:color w:val="D4D4D4"/>
          <w:sz w:val="21"/>
          <w:szCs w:val="21"/>
        </w:rPr>
        <w:t>);</w:t>
      </w:r>
    </w:p>
    <w:p w14:paraId="217C5A40"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textPassword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 xml:space="preserve">;      </w:t>
      </w:r>
    </w:p>
    <w:p w14:paraId="3A9F1DEB"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054BA3F4"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41DD8A7A" w14:textId="77777777" w:rsidR="00BD575D" w:rsidRDefault="00BD575D">
      <w:pPr>
        <w:bidi/>
        <w:rPr>
          <w:rFonts w:ascii="Tahoma" w:hAnsi="Tahoma" w:cs="Tahoma"/>
          <w:rtl/>
        </w:rPr>
      </w:pPr>
    </w:p>
    <w:p w14:paraId="6B16450E" w14:textId="77777777" w:rsidR="00BD575D" w:rsidRDefault="00F31DDB">
      <w:pPr>
        <w:bidi/>
        <w:spacing w:after="240" w:line="360" w:lineRule="auto"/>
        <w:jc w:val="both"/>
        <w:rPr>
          <w:rFonts w:ascii="Tahoma" w:hAnsi="Tahoma" w:cs="Tahoma"/>
          <w:b/>
          <w:bCs/>
          <w:sz w:val="22"/>
          <w:szCs w:val="22"/>
        </w:rPr>
      </w:pPr>
      <w:r>
        <w:rPr>
          <w:rFonts w:ascii="Tahoma" w:hAnsi="Tahoma" w:cs="Tahoma" w:hint="cs"/>
          <w:b/>
          <w:bCs/>
          <w:sz w:val="22"/>
          <w:szCs w:val="22"/>
          <w:rtl/>
        </w:rPr>
        <w:t>5. בחירת מוצרים</w:t>
      </w:r>
      <w:r>
        <w:rPr>
          <w:noProof/>
        </w:rPr>
        <w:drawing>
          <wp:anchor distT="0" distB="0" distL="114300" distR="114300" simplePos="0" relativeHeight="251788288" behindDoc="0" locked="0" layoutInCell="1" allowOverlap="1" wp14:anchorId="0ACB1ECA" wp14:editId="22A9577C">
            <wp:simplePos x="0" y="0"/>
            <wp:positionH relativeFrom="column">
              <wp:posOffset>-219710</wp:posOffset>
            </wp:positionH>
            <wp:positionV relativeFrom="paragraph">
              <wp:posOffset>255905</wp:posOffset>
            </wp:positionV>
            <wp:extent cx="5723890" cy="3072130"/>
            <wp:effectExtent l="0" t="0" r="0" b="0"/>
            <wp:wrapTopAndBottom/>
            <wp:docPr id="84" name="תמונה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3890" cy="30721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ahoma" w:hAnsi="Tahoma" w:cs="Tahoma" w:hint="cs"/>
          <w:b/>
          <w:bCs/>
          <w:sz w:val="22"/>
          <w:szCs w:val="22"/>
          <w:rtl/>
        </w:rPr>
        <w:t xml:space="preserve"> לחנות</w:t>
      </w:r>
    </w:p>
    <w:p w14:paraId="50642904" w14:textId="77777777"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במסך זה בעל החנות יסמן את המוצרים הקיימים בחנות, יוכל לערוך אותם, וכן יוכל להוסיף מוצרים חדשים.</w:t>
      </w:r>
    </w:p>
    <w:p w14:paraId="2D864CE8" w14:textId="77777777"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המוצרים, ממוינים לפי מחלקות לנוחות המשתמש. כמו כן ניתן להגדיר את אופן סינון המוצרים- הצגת המוצרים שנבחרו, הצגת המוצרים שלא נבחרו, או, להציג את כל המוצרים.</w:t>
      </w:r>
    </w:p>
    <w:p w14:paraId="14411A94" w14:textId="77777777"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בעת לחיצה על מוצר יפתח דיאלוג.</w:t>
      </w:r>
    </w:p>
    <w:p w14:paraId="20A55F62" w14:textId="77777777"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הקוד:</w:t>
      </w:r>
    </w:p>
    <w:p w14:paraId="0348EE40"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CDCAA"/>
          <w:sz w:val="21"/>
          <w:szCs w:val="21"/>
        </w:rPr>
        <w:t>openDialog</w:t>
      </w:r>
      <w:r>
        <w:rPr>
          <w:rFonts w:ascii="Consolas" w:hAnsi="Consolas"/>
          <w:color w:val="D4D4D4"/>
          <w:sz w:val="21"/>
          <w:szCs w:val="21"/>
        </w:rPr>
        <w:t>(</w:t>
      </w:r>
      <w:r>
        <w:rPr>
          <w:rFonts w:ascii="Consolas" w:hAnsi="Consolas"/>
          <w:color w:val="9CDCFE"/>
          <w:sz w:val="21"/>
          <w:szCs w:val="21"/>
        </w:rPr>
        <w:t>p</w:t>
      </w:r>
      <w:r>
        <w:rPr>
          <w:rFonts w:ascii="Consolas" w:hAnsi="Consolas"/>
          <w:color w:val="D4D4D4"/>
          <w:sz w:val="21"/>
          <w:szCs w:val="21"/>
        </w:rPr>
        <w:t>:</w:t>
      </w:r>
      <w:r>
        <w:rPr>
          <w:rFonts w:ascii="Consolas" w:hAnsi="Consolas"/>
          <w:color w:val="4EC9B0"/>
          <w:sz w:val="21"/>
          <w:szCs w:val="21"/>
        </w:rPr>
        <w:t>Product</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4EC9B0"/>
          <w:sz w:val="21"/>
          <w:szCs w:val="21"/>
        </w:rPr>
        <w:t>number</w:t>
      </w:r>
      <w:r>
        <w:rPr>
          <w:rFonts w:ascii="Consolas" w:hAnsi="Consolas"/>
          <w:color w:val="D4D4D4"/>
          <w:sz w:val="21"/>
          <w:szCs w:val="21"/>
        </w:rPr>
        <w:t xml:space="preserve">): </w:t>
      </w:r>
      <w:r>
        <w:rPr>
          <w:rFonts w:ascii="Consolas" w:hAnsi="Consolas"/>
          <w:color w:val="4EC9B0"/>
          <w:sz w:val="21"/>
          <w:szCs w:val="21"/>
        </w:rPr>
        <w:t>void</w:t>
      </w:r>
    </w:p>
    <w:p w14:paraId="1FE8B0D8"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3CD50CA9"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b</w:t>
      </w:r>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w:t>
      </w:r>
    </w:p>
    <w:p w14:paraId="54539718"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changePicture</w:t>
      </w:r>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w:t>
      </w:r>
    </w:p>
    <w:p w14:paraId="25D85C8C"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569CD6"/>
          <w:sz w:val="21"/>
          <w:szCs w:val="21"/>
        </w:rPr>
        <w:lastRenderedPageBreak/>
        <w:t>let</w:t>
      </w:r>
      <w:r>
        <w:rPr>
          <w:rFonts w:ascii="Consolas" w:hAnsi="Consolas"/>
          <w:color w:val="D4D4D4"/>
          <w:sz w:val="21"/>
          <w:szCs w:val="21"/>
        </w:rPr>
        <w:t xml:space="preserve"> </w:t>
      </w:r>
      <w:r>
        <w:rPr>
          <w:rFonts w:ascii="Consolas" w:hAnsi="Consolas"/>
          <w:color w:val="9CDCFE"/>
          <w:sz w:val="21"/>
          <w:szCs w:val="21"/>
        </w:rPr>
        <w:t>newProductAliases</w:t>
      </w:r>
      <w:r>
        <w:rPr>
          <w:rFonts w:ascii="Consolas" w:hAnsi="Consolas"/>
          <w:color w:val="D4D4D4"/>
          <w:sz w:val="21"/>
          <w:szCs w:val="21"/>
        </w:rPr>
        <w:t>:</w:t>
      </w:r>
      <w:r>
        <w:rPr>
          <w:rFonts w:ascii="Consolas" w:hAnsi="Consolas"/>
          <w:color w:val="4EC9B0"/>
          <w:sz w:val="21"/>
          <w:szCs w:val="21"/>
        </w:rPr>
        <w:t>Alias</w:t>
      </w:r>
      <w:r>
        <w:rPr>
          <w:rFonts w:ascii="Consolas" w:hAnsi="Consolas"/>
          <w:color w:val="D4D4D4"/>
          <w:sz w:val="21"/>
          <w:szCs w:val="21"/>
        </w:rPr>
        <w:t xml:space="preserve">[]=[]; </w:t>
      </w:r>
    </w:p>
    <w:p w14:paraId="78631EC1"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xml:space="preserve"> </w:t>
      </w:r>
      <w:r>
        <w:rPr>
          <w:rFonts w:ascii="Consolas" w:hAnsi="Consolas"/>
          <w:color w:val="9CDCFE"/>
          <w:sz w:val="21"/>
          <w:szCs w:val="21"/>
        </w:rPr>
        <w:t>dialogRef</w:t>
      </w:r>
      <w:r>
        <w:rPr>
          <w:rFonts w:ascii="Consolas" w:hAnsi="Consolas"/>
          <w:color w:val="D4D4D4"/>
          <w:sz w:val="21"/>
          <w:szCs w:val="21"/>
        </w:rPr>
        <w:t xml:space="preserve"> =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dialog</w:t>
      </w:r>
      <w:r>
        <w:rPr>
          <w:rFonts w:ascii="Consolas" w:hAnsi="Consolas"/>
          <w:color w:val="D4D4D4"/>
          <w:sz w:val="21"/>
          <w:szCs w:val="21"/>
        </w:rPr>
        <w:t>.</w:t>
      </w:r>
      <w:r>
        <w:rPr>
          <w:rFonts w:ascii="Consolas" w:hAnsi="Consolas"/>
          <w:color w:val="DCDCAA"/>
          <w:sz w:val="21"/>
          <w:szCs w:val="21"/>
        </w:rPr>
        <w:t>open</w:t>
      </w:r>
      <w:r>
        <w:rPr>
          <w:rFonts w:ascii="Consolas" w:hAnsi="Consolas"/>
          <w:color w:val="D4D4D4"/>
          <w:sz w:val="21"/>
          <w:szCs w:val="21"/>
        </w:rPr>
        <w:t>(</w:t>
      </w:r>
      <w:r>
        <w:rPr>
          <w:rFonts w:ascii="Consolas" w:hAnsi="Consolas"/>
          <w:color w:val="9CDCFE"/>
          <w:sz w:val="21"/>
          <w:szCs w:val="21"/>
        </w:rPr>
        <w:t>AddProductPopUp1Component</w:t>
      </w:r>
      <w:r>
        <w:rPr>
          <w:rFonts w:ascii="Consolas" w:hAnsi="Consolas"/>
          <w:color w:val="D4D4D4"/>
          <w:sz w:val="21"/>
          <w:szCs w:val="21"/>
        </w:rPr>
        <w:t>,</w:t>
      </w:r>
    </w:p>
    <w:p w14:paraId="0D9FBF4A"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447A2005"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CE9178"/>
          <w:sz w:val="21"/>
          <w:szCs w:val="21"/>
        </w:rPr>
        <w:t>'50%'</w:t>
      </w:r>
      <w:r>
        <w:rPr>
          <w:rFonts w:ascii="Consolas" w:hAnsi="Consolas"/>
          <w:color w:val="D4D4D4"/>
          <w:sz w:val="21"/>
          <w:szCs w:val="21"/>
        </w:rPr>
        <w:t>,</w:t>
      </w:r>
    </w:p>
    <w:p w14:paraId="1C2B4B1E"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data:</w:t>
      </w:r>
      <w:r>
        <w:rPr>
          <w:rFonts w:ascii="Consolas" w:hAnsi="Consolas"/>
          <w:color w:val="D4D4D4"/>
          <w:sz w:val="21"/>
          <w:szCs w:val="21"/>
        </w:rPr>
        <w:t xml:space="preserve"> {</w:t>
      </w:r>
      <w:r>
        <w:rPr>
          <w:rFonts w:ascii="Consolas" w:hAnsi="Consolas"/>
          <w:color w:val="9CDCFE"/>
          <w:sz w:val="21"/>
          <w:szCs w:val="21"/>
        </w:rPr>
        <w:t>p:</w:t>
      </w:r>
      <w:r>
        <w:rPr>
          <w:rFonts w:ascii="Consolas" w:hAnsi="Consolas"/>
          <w:color w:val="D4D4D4"/>
          <w:sz w:val="21"/>
          <w:szCs w:val="21"/>
        </w:rPr>
        <w:t xml:space="preserve"> </w:t>
      </w:r>
      <w:r>
        <w:rPr>
          <w:rFonts w:ascii="Consolas" w:hAnsi="Consolas"/>
          <w:color w:val="9CDCFE"/>
          <w:sz w:val="21"/>
          <w:szCs w:val="21"/>
        </w:rPr>
        <w:t>p</w:t>
      </w:r>
      <w:r>
        <w:rPr>
          <w:rFonts w:ascii="Consolas" w:hAnsi="Consolas"/>
          <w:color w:val="D4D4D4"/>
          <w:sz w:val="21"/>
          <w:szCs w:val="21"/>
        </w:rPr>
        <w:t xml:space="preserve">, </w:t>
      </w:r>
      <w:r>
        <w:rPr>
          <w:rFonts w:ascii="Consolas" w:hAnsi="Consolas"/>
          <w:color w:val="9CDCFE"/>
          <w:sz w:val="21"/>
          <w:szCs w:val="21"/>
        </w:rPr>
        <w:t>aliases:</w:t>
      </w: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aliases</w:t>
      </w:r>
      <w:r>
        <w:rPr>
          <w:rFonts w:ascii="Consolas" w:hAnsi="Consolas"/>
          <w:color w:val="D4D4D4"/>
          <w:sz w:val="21"/>
          <w:szCs w:val="21"/>
        </w:rPr>
        <w:t>,</w:t>
      </w:r>
      <w:r>
        <w:rPr>
          <w:rFonts w:ascii="Consolas" w:hAnsi="Consolas"/>
          <w:color w:val="9CDCFE"/>
          <w:sz w:val="21"/>
          <w:szCs w:val="21"/>
        </w:rPr>
        <w:t>codeDep:</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departments</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iDep</w:t>
      </w:r>
      <w:r>
        <w:rPr>
          <w:rFonts w:ascii="Consolas" w:hAnsi="Consolas"/>
          <w:color w:val="D4D4D4"/>
          <w:sz w:val="21"/>
          <w:szCs w:val="21"/>
        </w:rPr>
        <w:t>].</w:t>
      </w:r>
      <w:r>
        <w:rPr>
          <w:rFonts w:ascii="Consolas" w:hAnsi="Consolas"/>
          <w:color w:val="9CDCFE"/>
          <w:sz w:val="21"/>
          <w:szCs w:val="21"/>
        </w:rPr>
        <w:t>Code</w:t>
      </w:r>
      <w:r>
        <w:rPr>
          <w:rFonts w:ascii="Consolas" w:hAnsi="Consolas"/>
          <w:color w:val="D4D4D4"/>
          <w:sz w:val="21"/>
          <w:szCs w:val="21"/>
        </w:rPr>
        <w:t>,</w:t>
      </w:r>
    </w:p>
    <w:p w14:paraId="43ED7592" w14:textId="77777777" w:rsidR="00BD575D" w:rsidRDefault="00F31DDB">
      <w:pPr>
        <w:shd w:val="clear" w:color="auto" w:fill="1E1E1E"/>
        <w:spacing w:line="285" w:lineRule="atLeast"/>
        <w:rPr>
          <w:rFonts w:ascii="Consolas" w:hAnsi="Consolas"/>
          <w:color w:val="9CDCFE"/>
          <w:sz w:val="21"/>
          <w:szCs w:val="21"/>
        </w:rPr>
      </w:pPr>
      <w:r>
        <w:rPr>
          <w:rFonts w:ascii="Consolas" w:hAnsi="Consolas"/>
          <w:color w:val="D4D4D4"/>
          <w:sz w:val="21"/>
          <w:szCs w:val="21"/>
        </w:rPr>
        <w:t xml:space="preserve">                                                                    </w:t>
      </w:r>
      <w:r>
        <w:rPr>
          <w:rFonts w:ascii="Consolas" w:hAnsi="Consolas"/>
          <w:color w:val="9CDCFE"/>
          <w:sz w:val="21"/>
          <w:szCs w:val="21"/>
        </w:rPr>
        <w:t>dataResult:</w:t>
      </w:r>
      <w:r>
        <w:rPr>
          <w:rFonts w:ascii="Consolas" w:hAnsi="Consolas"/>
          <w:color w:val="D4D4D4"/>
          <w:sz w:val="21"/>
          <w:szCs w:val="21"/>
        </w:rPr>
        <w:t>{</w:t>
      </w:r>
      <w:r>
        <w:rPr>
          <w:rFonts w:ascii="Consolas" w:hAnsi="Consolas"/>
          <w:color w:val="9CDCFE"/>
          <w:sz w:val="21"/>
          <w:szCs w:val="21"/>
        </w:rPr>
        <w:t>newProductAliases</w:t>
      </w:r>
      <w:r>
        <w:rPr>
          <w:rFonts w:ascii="Consolas" w:hAnsi="Consolas"/>
          <w:color w:val="D4D4D4"/>
          <w:sz w:val="21"/>
          <w:szCs w:val="21"/>
        </w:rPr>
        <w:t>,</w:t>
      </w:r>
      <w:r>
        <w:rPr>
          <w:rFonts w:ascii="Consolas" w:hAnsi="Consolas"/>
          <w:color w:val="9CDCFE"/>
          <w:sz w:val="21"/>
          <w:szCs w:val="21"/>
        </w:rPr>
        <w:t>b:</w:t>
      </w:r>
      <w:r>
        <w:rPr>
          <w:rFonts w:ascii="Consolas" w:hAnsi="Consolas"/>
          <w:color w:val="D4D4D4"/>
          <w:sz w:val="21"/>
          <w:szCs w:val="21"/>
        </w:rPr>
        <w:t xml:space="preserve"> </w:t>
      </w:r>
      <w:r>
        <w:rPr>
          <w:rFonts w:ascii="Consolas" w:hAnsi="Consolas"/>
          <w:color w:val="9CDCFE"/>
          <w:sz w:val="21"/>
          <w:szCs w:val="21"/>
        </w:rPr>
        <w:t>b</w:t>
      </w:r>
      <w:r>
        <w:rPr>
          <w:rFonts w:ascii="Consolas" w:hAnsi="Consolas"/>
          <w:color w:val="D4D4D4"/>
          <w:sz w:val="21"/>
          <w:szCs w:val="21"/>
        </w:rPr>
        <w:t>,</w:t>
      </w:r>
      <w:r>
        <w:rPr>
          <w:rFonts w:ascii="Consolas" w:hAnsi="Consolas"/>
          <w:color w:val="9CDCFE"/>
          <w:sz w:val="21"/>
          <w:szCs w:val="21"/>
        </w:rPr>
        <w:t>changePicture:changePicture</w:t>
      </w:r>
    </w:p>
    <w:p w14:paraId="07C43A4F"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0DFD9B21"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5534FDD4"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6CFA9ABC"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9CDCFE"/>
          <w:sz w:val="21"/>
          <w:szCs w:val="21"/>
        </w:rPr>
        <w:t>dialogRef</w:t>
      </w:r>
      <w:r>
        <w:rPr>
          <w:rFonts w:ascii="Consolas" w:hAnsi="Consolas"/>
          <w:color w:val="D4D4D4"/>
          <w:sz w:val="21"/>
          <w:szCs w:val="21"/>
        </w:rPr>
        <w:t>.</w:t>
      </w:r>
      <w:r>
        <w:rPr>
          <w:rFonts w:ascii="Consolas" w:hAnsi="Consolas"/>
          <w:color w:val="DCDCAA"/>
          <w:sz w:val="21"/>
          <w:szCs w:val="21"/>
        </w:rPr>
        <w:t>afterClosed</w:t>
      </w:r>
      <w:r>
        <w:rPr>
          <w:rFonts w:ascii="Consolas" w:hAnsi="Consolas"/>
          <w:color w:val="D4D4D4"/>
          <w:sz w:val="21"/>
          <w:szCs w:val="21"/>
        </w:rPr>
        <w:t>().</w:t>
      </w:r>
      <w:r>
        <w:rPr>
          <w:rFonts w:ascii="Consolas" w:hAnsi="Consolas"/>
          <w:color w:val="DCDCAA"/>
          <w:sz w:val="21"/>
          <w:szCs w:val="21"/>
        </w:rPr>
        <w:t>subscribe</w:t>
      </w:r>
      <w:r>
        <w:rPr>
          <w:rFonts w:ascii="Consolas" w:hAnsi="Consolas"/>
          <w:color w:val="D4D4D4"/>
          <w:sz w:val="21"/>
          <w:szCs w:val="21"/>
        </w:rPr>
        <w:t>(</w:t>
      </w:r>
      <w:r>
        <w:rPr>
          <w:rFonts w:ascii="Consolas" w:hAnsi="Consolas"/>
          <w:color w:val="9CDCFE"/>
          <w:sz w:val="21"/>
          <w:szCs w:val="21"/>
        </w:rPr>
        <w:t>result</w:t>
      </w:r>
      <w:r>
        <w:rPr>
          <w:rFonts w:ascii="Consolas" w:hAnsi="Consolas"/>
          <w:color w:val="D4D4D4"/>
          <w:sz w:val="21"/>
          <w:szCs w:val="21"/>
        </w:rPr>
        <w:t xml:space="preserve"> </w:t>
      </w:r>
      <w:r>
        <w:rPr>
          <w:rFonts w:ascii="Consolas" w:hAnsi="Consolas"/>
          <w:color w:val="569CD6"/>
          <w:sz w:val="21"/>
          <w:szCs w:val="21"/>
        </w:rPr>
        <w:t>=&gt;</w:t>
      </w:r>
    </w:p>
    <w:p w14:paraId="650F0DA3"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0D8B236C"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4EC9B0"/>
          <w:sz w:val="21"/>
          <w:szCs w:val="21"/>
        </w:rPr>
        <w:t>console</w:t>
      </w:r>
      <w:r>
        <w:rPr>
          <w:rFonts w:ascii="Consolas" w:hAnsi="Consolas"/>
          <w:color w:val="D4D4D4"/>
          <w:sz w:val="21"/>
          <w:szCs w:val="21"/>
        </w:rPr>
        <w:t>.</w:t>
      </w:r>
      <w:r>
        <w:rPr>
          <w:rFonts w:ascii="Consolas" w:hAnsi="Consolas"/>
          <w:color w:val="DCDCAA"/>
          <w:sz w:val="21"/>
          <w:szCs w:val="21"/>
        </w:rPr>
        <w:t>log</w:t>
      </w:r>
      <w:r>
        <w:rPr>
          <w:rFonts w:ascii="Consolas" w:hAnsi="Consolas"/>
          <w:color w:val="D4D4D4"/>
          <w:sz w:val="21"/>
          <w:szCs w:val="21"/>
        </w:rPr>
        <w:t>(</w:t>
      </w:r>
      <w:r>
        <w:rPr>
          <w:rFonts w:ascii="Consolas" w:hAnsi="Consolas"/>
          <w:color w:val="CE9178"/>
          <w:sz w:val="21"/>
          <w:szCs w:val="21"/>
        </w:rPr>
        <w:t>'The dialog was closed'</w:t>
      </w:r>
      <w:r>
        <w:rPr>
          <w:rFonts w:ascii="Consolas" w:hAnsi="Consolas"/>
          <w:color w:val="D4D4D4"/>
          <w:sz w:val="21"/>
          <w:szCs w:val="21"/>
        </w:rPr>
        <w:t>);</w:t>
      </w:r>
    </w:p>
    <w:p w14:paraId="2DDAADB8"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r</w:t>
      </w:r>
      <w:r>
        <w:rPr>
          <w:rFonts w:ascii="Consolas" w:hAnsi="Consolas"/>
          <w:color w:val="D4D4D4"/>
          <w:sz w:val="21"/>
          <w:szCs w:val="21"/>
        </w:rPr>
        <w:t xml:space="preserve"> = </w:t>
      </w:r>
      <w:r>
        <w:rPr>
          <w:rFonts w:ascii="Consolas" w:hAnsi="Consolas"/>
          <w:color w:val="9CDCFE"/>
          <w:sz w:val="21"/>
          <w:szCs w:val="21"/>
        </w:rPr>
        <w:t>result</w:t>
      </w: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w:t>
      </w:r>
      <w:r>
        <w:rPr>
          <w:rFonts w:ascii="Consolas" w:hAnsi="Consolas"/>
          <w:color w:val="9CDCFE"/>
          <w:sz w:val="21"/>
          <w:szCs w:val="21"/>
        </w:rPr>
        <w:t>result</w:t>
      </w:r>
      <w:r>
        <w:rPr>
          <w:rFonts w:ascii="Consolas" w:hAnsi="Consolas"/>
          <w:color w:val="D4D4D4"/>
          <w:sz w:val="21"/>
          <w:szCs w:val="21"/>
        </w:rPr>
        <w:t>!=</w:t>
      </w:r>
      <w:r>
        <w:rPr>
          <w:rFonts w:ascii="Consolas" w:hAnsi="Consolas"/>
          <w:color w:val="569CD6"/>
          <w:sz w:val="21"/>
          <w:szCs w:val="21"/>
        </w:rPr>
        <w:t>undefined</w:t>
      </w:r>
      <w:r>
        <w:rPr>
          <w:rFonts w:ascii="Consolas" w:hAnsi="Consolas"/>
          <w:color w:val="D4D4D4"/>
          <w:sz w:val="21"/>
          <w:szCs w:val="21"/>
        </w:rPr>
        <w:t>&amp;&amp;</w:t>
      </w:r>
      <w:r>
        <w:rPr>
          <w:rFonts w:ascii="Consolas" w:hAnsi="Consolas"/>
          <w:color w:val="9CDCFE"/>
          <w:sz w:val="21"/>
          <w:szCs w:val="21"/>
        </w:rPr>
        <w:t>result</w:t>
      </w:r>
      <w:r>
        <w:rPr>
          <w:rFonts w:ascii="Consolas" w:hAnsi="Consolas"/>
          <w:color w:val="D4D4D4"/>
          <w:sz w:val="21"/>
          <w:szCs w:val="21"/>
        </w:rPr>
        <w:t>.</w:t>
      </w:r>
      <w:r>
        <w:rPr>
          <w:rFonts w:ascii="Consolas" w:hAnsi="Consolas"/>
          <w:color w:val="9CDCFE"/>
          <w:sz w:val="21"/>
          <w:szCs w:val="21"/>
        </w:rPr>
        <w:t>b</w:t>
      </w:r>
      <w:r>
        <w:rPr>
          <w:rFonts w:ascii="Consolas" w:hAnsi="Consolas"/>
          <w:color w:val="D4D4D4"/>
          <w:sz w:val="21"/>
          <w:szCs w:val="21"/>
        </w:rPr>
        <w:t>!=</w:t>
      </w:r>
      <w:r>
        <w:rPr>
          <w:rFonts w:ascii="Consolas" w:hAnsi="Consolas"/>
          <w:color w:val="569CD6"/>
          <w:sz w:val="21"/>
          <w:szCs w:val="21"/>
        </w:rPr>
        <w:t>undefined</w:t>
      </w:r>
      <w:r>
        <w:rPr>
          <w:rFonts w:ascii="Consolas" w:hAnsi="Consolas"/>
          <w:color w:val="D4D4D4"/>
          <w:sz w:val="21"/>
          <w:szCs w:val="21"/>
        </w:rPr>
        <w:t>&amp;&amp;</w:t>
      </w:r>
      <w:r>
        <w:rPr>
          <w:rFonts w:ascii="Consolas" w:hAnsi="Consolas"/>
          <w:color w:val="9CDCFE"/>
          <w:sz w:val="21"/>
          <w:szCs w:val="21"/>
        </w:rPr>
        <w:t>result</w:t>
      </w:r>
      <w:r>
        <w:rPr>
          <w:rFonts w:ascii="Consolas" w:hAnsi="Consolas"/>
          <w:color w:val="D4D4D4"/>
          <w:sz w:val="21"/>
          <w:szCs w:val="21"/>
        </w:rPr>
        <w:t>.</w:t>
      </w:r>
      <w:r>
        <w:rPr>
          <w:rFonts w:ascii="Consolas" w:hAnsi="Consolas"/>
          <w:color w:val="9CDCFE"/>
          <w:sz w:val="21"/>
          <w:szCs w:val="21"/>
        </w:rPr>
        <w:t>b</w:t>
      </w:r>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w:t>
      </w:r>
    </w:p>
    <w:p w14:paraId="39472A42"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7A2D0B93"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569CD6"/>
          <w:sz w:val="21"/>
          <w:szCs w:val="21"/>
        </w:rPr>
        <w:t>this</w:t>
      </w:r>
      <w:r>
        <w:rPr>
          <w:rFonts w:ascii="Consolas" w:hAnsi="Consolas"/>
          <w:color w:val="D4D4D4"/>
          <w:sz w:val="21"/>
          <w:szCs w:val="21"/>
        </w:rPr>
        <w:t>.</w:t>
      </w:r>
      <w:r>
        <w:rPr>
          <w:rFonts w:ascii="Consolas" w:hAnsi="Consolas"/>
          <w:color w:val="DCDCAA"/>
          <w:sz w:val="21"/>
          <w:szCs w:val="21"/>
        </w:rPr>
        <w:t>selectP</w:t>
      </w:r>
      <w:r>
        <w:rPr>
          <w:rFonts w:ascii="Consolas" w:hAnsi="Consolas"/>
          <w:color w:val="D4D4D4"/>
          <w:sz w:val="21"/>
          <w:szCs w:val="21"/>
        </w:rPr>
        <w:t>(</w:t>
      </w:r>
      <w:r>
        <w:rPr>
          <w:rFonts w:ascii="Consolas" w:hAnsi="Consolas"/>
          <w:color w:val="9CDCFE"/>
          <w:sz w:val="21"/>
          <w:szCs w:val="21"/>
        </w:rPr>
        <w:t>p</w:t>
      </w:r>
      <w:r>
        <w:rPr>
          <w:rFonts w:ascii="Consolas" w:hAnsi="Consolas"/>
          <w:color w:val="D4D4D4"/>
          <w:sz w:val="21"/>
          <w:szCs w:val="21"/>
        </w:rPr>
        <w:t xml:space="preserve">);  </w:t>
      </w:r>
    </w:p>
    <w:p w14:paraId="2D22124C"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curProducts</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9CDCFE"/>
          <w:sz w:val="21"/>
          <w:szCs w:val="21"/>
        </w:rPr>
        <w:t>flag</w:t>
      </w:r>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 xml:space="preserve">; </w:t>
      </w:r>
    </w:p>
    <w:p w14:paraId="0F24A5E2"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9CDCFE"/>
          <w:sz w:val="21"/>
          <w:szCs w:val="21"/>
        </w:rPr>
        <w:t>o</w:t>
      </w:r>
      <w:r>
        <w:rPr>
          <w:rFonts w:ascii="Consolas" w:hAnsi="Consolas"/>
          <w:color w:val="D4D4D4"/>
          <w:sz w:val="21"/>
          <w:szCs w:val="21"/>
        </w:rPr>
        <w:t>.</w:t>
      </w:r>
      <w:r>
        <w:rPr>
          <w:rFonts w:ascii="Consolas" w:hAnsi="Consolas"/>
          <w:color w:val="9CDCFE"/>
          <w:sz w:val="21"/>
          <w:szCs w:val="21"/>
        </w:rPr>
        <w:t>option</w:t>
      </w:r>
      <w:r>
        <w:rPr>
          <w:rFonts w:ascii="Consolas" w:hAnsi="Consolas"/>
          <w:color w:val="D4D4D4"/>
          <w:sz w:val="21"/>
          <w:szCs w:val="21"/>
        </w:rPr>
        <w:t>.</w:t>
      </w:r>
      <w:r>
        <w:rPr>
          <w:rFonts w:ascii="Consolas" w:hAnsi="Consolas"/>
          <w:color w:val="9CDCFE"/>
          <w:sz w:val="21"/>
          <w:szCs w:val="21"/>
        </w:rPr>
        <w:t>selected</w:t>
      </w:r>
      <w:r>
        <w:rPr>
          <w:rFonts w:ascii="Consolas" w:hAnsi="Consolas"/>
          <w:color w:val="D4D4D4"/>
          <w:sz w:val="21"/>
          <w:szCs w:val="21"/>
        </w:rPr>
        <w:t xml:space="preserve"> = </w:t>
      </w:r>
      <w:r>
        <w:rPr>
          <w:rFonts w:ascii="Consolas" w:hAnsi="Consolas"/>
          <w:color w:val="569CD6"/>
          <w:sz w:val="21"/>
          <w:szCs w:val="21"/>
        </w:rPr>
        <w:t>true</w:t>
      </w:r>
      <w:r>
        <w:rPr>
          <w:rFonts w:ascii="Consolas" w:hAnsi="Consolas"/>
          <w:color w:val="D4D4D4"/>
          <w:sz w:val="21"/>
          <w:szCs w:val="21"/>
        </w:rPr>
        <w:t>;</w:t>
      </w:r>
    </w:p>
    <w:p w14:paraId="0BFC9264"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result</w:t>
      </w:r>
      <w:r>
        <w:rPr>
          <w:rFonts w:ascii="Consolas" w:hAnsi="Consolas"/>
          <w:color w:val="D4D4D4"/>
          <w:sz w:val="21"/>
          <w:szCs w:val="21"/>
        </w:rPr>
        <w:t>.</w:t>
      </w:r>
      <w:r>
        <w:rPr>
          <w:rFonts w:ascii="Consolas" w:hAnsi="Consolas"/>
          <w:color w:val="9CDCFE"/>
          <w:sz w:val="21"/>
          <w:szCs w:val="21"/>
        </w:rPr>
        <w:t>newProductAliases</w:t>
      </w:r>
      <w:r>
        <w:rPr>
          <w:rFonts w:ascii="Consolas" w:hAnsi="Consolas"/>
          <w:color w:val="D4D4D4"/>
          <w:sz w:val="21"/>
          <w:szCs w:val="21"/>
        </w:rPr>
        <w:t>.</w:t>
      </w:r>
      <w:r>
        <w:rPr>
          <w:rFonts w:ascii="Consolas" w:hAnsi="Consolas"/>
          <w:color w:val="DCDCAA"/>
          <w:sz w:val="21"/>
          <w:szCs w:val="21"/>
        </w:rPr>
        <w:t>forEach</w:t>
      </w:r>
      <w:r>
        <w:rPr>
          <w:rFonts w:ascii="Consolas" w:hAnsi="Consolas"/>
          <w:color w:val="D4D4D4"/>
          <w:sz w:val="21"/>
          <w:szCs w:val="21"/>
        </w:rPr>
        <w:t>(</w:t>
      </w:r>
      <w:r>
        <w:rPr>
          <w:rFonts w:ascii="Consolas" w:hAnsi="Consolas"/>
          <w:color w:val="9CDCFE"/>
          <w:sz w:val="21"/>
          <w:szCs w:val="21"/>
        </w:rPr>
        <w:t>x</w:t>
      </w:r>
      <w:r>
        <w:rPr>
          <w:rFonts w:ascii="Consolas" w:hAnsi="Consolas"/>
          <w:color w:val="569CD6"/>
          <w:sz w:val="21"/>
          <w:szCs w:val="21"/>
        </w:rPr>
        <w:t>=&gt;this</w:t>
      </w:r>
      <w:r>
        <w:rPr>
          <w:rFonts w:ascii="Consolas" w:hAnsi="Consolas"/>
          <w:color w:val="D4D4D4"/>
          <w:sz w:val="21"/>
          <w:szCs w:val="21"/>
        </w:rPr>
        <w:t>.</w:t>
      </w:r>
      <w:r>
        <w:rPr>
          <w:rFonts w:ascii="Consolas" w:hAnsi="Consolas"/>
          <w:color w:val="9CDCFE"/>
          <w:sz w:val="21"/>
          <w:szCs w:val="21"/>
        </w:rPr>
        <w:t>ToAddProductAliases</w:t>
      </w:r>
      <w:r>
        <w:rPr>
          <w:rFonts w:ascii="Consolas" w:hAnsi="Consolas"/>
          <w:color w:val="D4D4D4"/>
          <w:sz w:val="21"/>
          <w:szCs w:val="21"/>
        </w:rPr>
        <w:t>.</w:t>
      </w:r>
      <w:r>
        <w:rPr>
          <w:rFonts w:ascii="Consolas" w:hAnsi="Consolas"/>
          <w:color w:val="DCDCAA"/>
          <w:sz w:val="21"/>
          <w:szCs w:val="21"/>
        </w:rPr>
        <w:t>push</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 ;</w:t>
      </w:r>
    </w:p>
    <w:p w14:paraId="7388BE26"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C586C0"/>
          <w:sz w:val="21"/>
          <w:szCs w:val="21"/>
        </w:rPr>
        <w:t>if</w:t>
      </w:r>
      <w:r>
        <w:rPr>
          <w:rFonts w:ascii="Consolas" w:hAnsi="Consolas"/>
          <w:color w:val="D4D4D4"/>
          <w:sz w:val="21"/>
          <w:szCs w:val="21"/>
        </w:rPr>
        <w:t>(</w:t>
      </w:r>
      <w:r>
        <w:rPr>
          <w:rFonts w:ascii="Consolas" w:hAnsi="Consolas"/>
          <w:color w:val="9CDCFE"/>
          <w:sz w:val="21"/>
          <w:szCs w:val="21"/>
        </w:rPr>
        <w:t>result</w:t>
      </w:r>
      <w:r>
        <w:rPr>
          <w:rFonts w:ascii="Consolas" w:hAnsi="Consolas"/>
          <w:color w:val="D4D4D4"/>
          <w:sz w:val="21"/>
          <w:szCs w:val="21"/>
        </w:rPr>
        <w:t>.</w:t>
      </w:r>
      <w:r>
        <w:rPr>
          <w:rFonts w:ascii="Consolas" w:hAnsi="Consolas"/>
          <w:color w:val="9CDCFE"/>
          <w:sz w:val="21"/>
          <w:szCs w:val="21"/>
        </w:rPr>
        <w:t>changePicture</w:t>
      </w:r>
      <w:r>
        <w:rPr>
          <w:rFonts w:ascii="Consolas" w:hAnsi="Consolas"/>
          <w:color w:val="D4D4D4"/>
          <w:sz w:val="21"/>
          <w:szCs w:val="21"/>
        </w:rPr>
        <w:t>)</w:t>
      </w:r>
    </w:p>
    <w:p w14:paraId="5FF39E01"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ToUpdateProduct</w:t>
      </w:r>
      <w:r>
        <w:rPr>
          <w:rFonts w:ascii="Consolas" w:hAnsi="Consolas"/>
          <w:color w:val="D4D4D4"/>
          <w:sz w:val="21"/>
          <w:szCs w:val="21"/>
        </w:rPr>
        <w:t>.</w:t>
      </w:r>
      <w:r>
        <w:rPr>
          <w:rFonts w:ascii="Consolas" w:hAnsi="Consolas"/>
          <w:color w:val="DCDCAA"/>
          <w:sz w:val="21"/>
          <w:szCs w:val="21"/>
        </w:rPr>
        <w:t>push</w:t>
      </w:r>
      <w:r>
        <w:rPr>
          <w:rFonts w:ascii="Consolas" w:hAnsi="Consolas"/>
          <w:color w:val="D4D4D4"/>
          <w:sz w:val="21"/>
          <w:szCs w:val="21"/>
        </w:rPr>
        <w:t>(</w:t>
      </w:r>
      <w:r>
        <w:rPr>
          <w:rFonts w:ascii="Consolas" w:hAnsi="Consolas"/>
          <w:color w:val="9CDCFE"/>
          <w:sz w:val="21"/>
          <w:szCs w:val="21"/>
        </w:rPr>
        <w:t>p</w:t>
      </w:r>
      <w:r>
        <w:rPr>
          <w:rFonts w:ascii="Consolas" w:hAnsi="Consolas"/>
          <w:color w:val="D4D4D4"/>
          <w:sz w:val="21"/>
          <w:szCs w:val="21"/>
        </w:rPr>
        <w:t>);</w:t>
      </w:r>
    </w:p>
    <w:p w14:paraId="20018347"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7515F862"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66E6AD47"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C586C0"/>
          <w:sz w:val="21"/>
          <w:szCs w:val="21"/>
        </w:rPr>
        <w:t>else</w:t>
      </w:r>
    </w:p>
    <w:p w14:paraId="3A92695D"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curProducts</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9CDCFE"/>
          <w:sz w:val="21"/>
          <w:szCs w:val="21"/>
        </w:rPr>
        <w:t>flag</w:t>
      </w:r>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 xml:space="preserve">; </w:t>
      </w:r>
    </w:p>
    <w:p w14:paraId="1DE0F632"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o</w:t>
      </w:r>
      <w:r>
        <w:rPr>
          <w:rFonts w:ascii="Consolas" w:hAnsi="Consolas"/>
          <w:color w:val="D4D4D4"/>
          <w:sz w:val="21"/>
          <w:szCs w:val="21"/>
        </w:rPr>
        <w:t>.</w:t>
      </w:r>
      <w:r>
        <w:rPr>
          <w:rFonts w:ascii="Consolas" w:hAnsi="Consolas"/>
          <w:color w:val="9CDCFE"/>
          <w:sz w:val="21"/>
          <w:szCs w:val="21"/>
        </w:rPr>
        <w:t>option</w:t>
      </w:r>
      <w:r>
        <w:rPr>
          <w:rFonts w:ascii="Consolas" w:hAnsi="Consolas"/>
          <w:color w:val="D4D4D4"/>
          <w:sz w:val="21"/>
          <w:szCs w:val="21"/>
        </w:rPr>
        <w:t>.</w:t>
      </w:r>
      <w:r>
        <w:rPr>
          <w:rFonts w:ascii="Consolas" w:hAnsi="Consolas"/>
          <w:color w:val="9CDCFE"/>
          <w:sz w:val="21"/>
          <w:szCs w:val="21"/>
        </w:rPr>
        <w:t>selected</w:t>
      </w:r>
      <w:r>
        <w:rPr>
          <w:rFonts w:ascii="Consolas" w:hAnsi="Consolas"/>
          <w:color w:val="D4D4D4"/>
          <w:sz w:val="21"/>
          <w:szCs w:val="21"/>
        </w:rPr>
        <w:t xml:space="preserve"> = </w:t>
      </w:r>
      <w:r>
        <w:rPr>
          <w:rFonts w:ascii="Consolas" w:hAnsi="Consolas"/>
          <w:color w:val="569CD6"/>
          <w:sz w:val="21"/>
          <w:szCs w:val="21"/>
        </w:rPr>
        <w:t>false</w:t>
      </w:r>
      <w:r>
        <w:rPr>
          <w:rFonts w:ascii="Consolas" w:hAnsi="Consolas"/>
          <w:color w:val="D4D4D4"/>
          <w:sz w:val="21"/>
          <w:szCs w:val="21"/>
        </w:rPr>
        <w:t xml:space="preserve">; </w:t>
      </w:r>
    </w:p>
    <w:p w14:paraId="5A5194BC"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569CD6"/>
          <w:sz w:val="21"/>
          <w:szCs w:val="21"/>
        </w:rPr>
        <w:t>this</w:t>
      </w:r>
      <w:r>
        <w:rPr>
          <w:rFonts w:ascii="Consolas" w:hAnsi="Consolas"/>
          <w:color w:val="D4D4D4"/>
          <w:sz w:val="21"/>
          <w:szCs w:val="21"/>
        </w:rPr>
        <w:t>.</w:t>
      </w:r>
      <w:r>
        <w:rPr>
          <w:rFonts w:ascii="Consolas" w:hAnsi="Consolas"/>
          <w:color w:val="DCDCAA"/>
          <w:sz w:val="21"/>
          <w:szCs w:val="21"/>
        </w:rPr>
        <w:t>cancelP</w:t>
      </w:r>
      <w:r>
        <w:rPr>
          <w:rFonts w:ascii="Consolas" w:hAnsi="Consolas"/>
          <w:color w:val="D4D4D4"/>
          <w:sz w:val="21"/>
          <w:szCs w:val="21"/>
        </w:rPr>
        <w:t>(</w:t>
      </w:r>
      <w:r>
        <w:rPr>
          <w:rFonts w:ascii="Consolas" w:hAnsi="Consolas"/>
          <w:color w:val="9CDCFE"/>
          <w:sz w:val="21"/>
          <w:szCs w:val="21"/>
        </w:rPr>
        <w:t>p</w:t>
      </w:r>
      <w:r>
        <w:rPr>
          <w:rFonts w:ascii="Consolas" w:hAnsi="Consolas"/>
          <w:color w:val="D4D4D4"/>
          <w:sz w:val="21"/>
          <w:szCs w:val="21"/>
        </w:rPr>
        <w:t>);</w:t>
      </w:r>
    </w:p>
    <w:p w14:paraId="06C3CF76"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20FA8935"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569CD6"/>
          <w:sz w:val="21"/>
          <w:szCs w:val="21"/>
        </w:rPr>
        <w:t>this</w:t>
      </w:r>
      <w:r>
        <w:rPr>
          <w:rFonts w:ascii="Consolas" w:hAnsi="Consolas"/>
          <w:color w:val="D4D4D4"/>
          <w:sz w:val="21"/>
          <w:szCs w:val="21"/>
        </w:rPr>
        <w:t>.</w:t>
      </w:r>
      <w:r>
        <w:rPr>
          <w:rFonts w:ascii="Consolas" w:hAnsi="Consolas"/>
          <w:color w:val="DCDCAA"/>
          <w:sz w:val="21"/>
          <w:szCs w:val="21"/>
        </w:rPr>
        <w:t>chooseDep</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iDep</w:t>
      </w:r>
      <w:r>
        <w:rPr>
          <w:rFonts w:ascii="Consolas" w:hAnsi="Consolas"/>
          <w:color w:val="D4D4D4"/>
          <w:sz w:val="21"/>
          <w:szCs w:val="21"/>
        </w:rPr>
        <w:t xml:space="preserve">);   </w:t>
      </w:r>
    </w:p>
    <w:p w14:paraId="466E7797"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16EEC4AF" w14:textId="77777777" w:rsidR="00BD575D" w:rsidRDefault="00F31DDB">
      <w:pPr>
        <w:shd w:val="clear" w:color="auto" w:fill="1E1E1E"/>
        <w:spacing w:line="285" w:lineRule="atLeast"/>
        <w:rPr>
          <w:rFonts w:ascii="Consolas" w:hAnsi="Consolas"/>
          <w:color w:val="D4D4D4"/>
          <w:sz w:val="21"/>
          <w:szCs w:val="21"/>
          <w:rtl/>
        </w:rPr>
      </w:pPr>
      <w:r>
        <w:rPr>
          <w:rFonts w:ascii="Consolas" w:hAnsi="Consolas"/>
          <w:color w:val="D4D4D4"/>
          <w:sz w:val="21"/>
          <w:szCs w:val="21"/>
        </w:rPr>
        <w:t>}</w:t>
      </w:r>
    </w:p>
    <w:p w14:paraId="60FC2578" w14:textId="77777777" w:rsidR="00BD575D" w:rsidRDefault="00F31DDB">
      <w:pPr>
        <w:bidi/>
        <w:spacing w:after="240" w:line="360" w:lineRule="auto"/>
        <w:jc w:val="both"/>
        <w:rPr>
          <w:rFonts w:ascii="Tahoma" w:hAnsi="Tahoma" w:cs="Tahoma"/>
          <w:sz w:val="22"/>
          <w:szCs w:val="22"/>
        </w:rPr>
      </w:pPr>
      <w:r>
        <w:rPr>
          <w:rFonts w:ascii="Tahoma" w:hAnsi="Tahoma" w:cs="Tahoma"/>
          <w:noProof/>
          <w:sz w:val="22"/>
          <w:szCs w:val="22"/>
        </w:rPr>
        <w:lastRenderedPageBreak/>
        <w:drawing>
          <wp:inline distT="0" distB="0" distL="0" distR="0" wp14:anchorId="29042913" wp14:editId="558DE432">
            <wp:extent cx="5733415" cy="4864735"/>
            <wp:effectExtent l="0" t="0" r="635" b="0"/>
            <wp:docPr id="94" name="תמונה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3415" cy="4864735"/>
                    </a:xfrm>
                    <a:prstGeom prst="rect">
                      <a:avLst/>
                    </a:prstGeom>
                    <a:noFill/>
                    <a:ln>
                      <a:noFill/>
                    </a:ln>
                  </pic:spPr>
                </pic:pic>
              </a:graphicData>
            </a:graphic>
          </wp:inline>
        </w:drawing>
      </w:r>
    </w:p>
    <w:p w14:paraId="443659C4" w14:textId="77777777"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 xml:space="preserve">בחלונית זו, בעל החנות יוכל לשבץ/להחליף תמונה למוצר. </w:t>
      </w:r>
    </w:p>
    <w:p w14:paraId="741E80A1" w14:textId="77777777"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כמו כן, בעל החנות יוכל בקלות להגדיר כינויים נוספים למוצר מתוך המאגר/להוסיף כינויים חדשים למאגר הכינויים ולשייכם למוצר.</w:t>
      </w:r>
    </w:p>
    <w:p w14:paraId="513984D1" w14:textId="77777777"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אם יבחר בעל החנות להוסיף את המוצר, ישמר המוצר ברשימת המוצרים של החנות ותיבת הבחירה של המוצר תסומן כחיובית. אחרת- תסומן כשלילי.</w:t>
      </w:r>
    </w:p>
    <w:p w14:paraId="26A92829" w14:textId="77777777" w:rsidR="00BD575D" w:rsidRDefault="00F31DDB">
      <w:pPr>
        <w:bidi/>
        <w:spacing w:before="100" w:after="200" w:line="276" w:lineRule="auto"/>
        <w:rPr>
          <w:rFonts w:ascii="Tahoma" w:hAnsi="Tahoma" w:cs="Tahoma"/>
          <w:b/>
          <w:bCs/>
          <w:sz w:val="22"/>
          <w:szCs w:val="22"/>
          <w:rtl/>
        </w:rPr>
      </w:pPr>
      <w:r>
        <w:rPr>
          <w:rFonts w:ascii="Tahoma" w:hAnsi="Tahoma" w:cs="Tahoma"/>
          <w:b/>
          <w:bCs/>
          <w:sz w:val="22"/>
          <w:szCs w:val="22"/>
          <w:rtl/>
        </w:rPr>
        <w:br w:type="page"/>
      </w:r>
    </w:p>
    <w:p w14:paraId="42766564" w14:textId="77777777" w:rsidR="00BD575D" w:rsidRDefault="00F31DDB">
      <w:pPr>
        <w:bidi/>
        <w:spacing w:after="240" w:line="360" w:lineRule="auto"/>
        <w:jc w:val="both"/>
        <w:rPr>
          <w:rFonts w:ascii="Tahoma" w:hAnsi="Tahoma" w:cs="Tahoma"/>
          <w:b/>
          <w:bCs/>
          <w:sz w:val="22"/>
          <w:szCs w:val="22"/>
        </w:rPr>
      </w:pPr>
      <w:r>
        <w:rPr>
          <w:rFonts w:ascii="Tahoma" w:hAnsi="Tahoma" w:cs="Tahoma" w:hint="cs"/>
          <w:b/>
          <w:bCs/>
          <w:sz w:val="22"/>
          <w:szCs w:val="22"/>
          <w:rtl/>
        </w:rPr>
        <w:lastRenderedPageBreak/>
        <w:t>6. הוספת מוצר למחלקה</w:t>
      </w:r>
    </w:p>
    <w:p w14:paraId="531C8585" w14:textId="77777777" w:rsidR="00BD575D" w:rsidRDefault="00F31DDB">
      <w:pPr>
        <w:bidi/>
        <w:spacing w:after="240" w:line="360" w:lineRule="auto"/>
        <w:jc w:val="both"/>
        <w:rPr>
          <w:rFonts w:ascii="Tahoma" w:hAnsi="Tahoma" w:cs="Tahoma"/>
          <w:sz w:val="22"/>
          <w:szCs w:val="22"/>
          <w:rtl/>
        </w:rPr>
      </w:pPr>
      <w:r>
        <w:rPr>
          <w:rFonts w:ascii="Tahoma" w:hAnsi="Tahoma" w:cs="Tahoma"/>
          <w:noProof/>
          <w:sz w:val="22"/>
          <w:szCs w:val="22"/>
        </w:rPr>
        <w:drawing>
          <wp:inline distT="0" distB="0" distL="0" distR="0" wp14:anchorId="1CEFBDF4" wp14:editId="3F783C30">
            <wp:extent cx="5723890" cy="3918945"/>
            <wp:effectExtent l="0" t="0" r="0" b="5715"/>
            <wp:docPr id="95" name="תמונה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9">
                      <a:extLst>
                        <a:ext uri="{28A0092B-C50C-407E-A947-70E740481C1C}">
                          <a14:useLocalDpi xmlns:a14="http://schemas.microsoft.com/office/drawing/2010/main" val="0"/>
                        </a:ext>
                      </a:extLst>
                    </a:blip>
                    <a:srcRect t="3039"/>
                    <a:stretch/>
                  </pic:blipFill>
                  <pic:spPr bwMode="auto">
                    <a:xfrm>
                      <a:off x="0" y="0"/>
                      <a:ext cx="5723890" cy="3918945"/>
                    </a:xfrm>
                    <a:prstGeom prst="rect">
                      <a:avLst/>
                    </a:prstGeom>
                    <a:noFill/>
                    <a:ln>
                      <a:noFill/>
                    </a:ln>
                    <a:extLst>
                      <a:ext uri="{53640926-AAD7-44D8-BBD7-CCE9431645EC}">
                        <a14:shadowObscured xmlns:a14="http://schemas.microsoft.com/office/drawing/2010/main"/>
                      </a:ext>
                    </a:extLst>
                  </pic:spPr>
                </pic:pic>
              </a:graphicData>
            </a:graphic>
          </wp:inline>
        </w:drawing>
      </w:r>
    </w:p>
    <w:p w14:paraId="083B1124" w14:textId="77777777" w:rsidR="00BD575D" w:rsidRDefault="00F31DDB">
      <w:pPr>
        <w:bidi/>
        <w:spacing w:after="240" w:line="360" w:lineRule="auto"/>
        <w:rPr>
          <w:rFonts w:ascii="Tahoma" w:hAnsi="Tahoma" w:cs="Tahoma"/>
          <w:sz w:val="22"/>
          <w:szCs w:val="22"/>
          <w:rtl/>
        </w:rPr>
      </w:pPr>
      <w:r>
        <w:rPr>
          <w:rFonts w:ascii="Tahoma" w:hAnsi="Tahoma" w:cs="Tahoma" w:hint="cs"/>
          <w:sz w:val="22"/>
          <w:szCs w:val="22"/>
          <w:rtl/>
        </w:rPr>
        <w:t xml:space="preserve">במסך זה ניתן להוסיף מוצר. שם המוצר ישמר בטבלת הכינויים- </w:t>
      </w:r>
      <w:r>
        <w:rPr>
          <w:rFonts w:ascii="Tahoma" w:eastAsiaTheme="minorEastAsia" w:hAnsi="Tahoma" w:cs="Tahoma" w:hint="cs"/>
          <w:color w:val="2B91AF"/>
          <w:sz w:val="22"/>
          <w:szCs w:val="22"/>
        </w:rPr>
        <w:t>A</w:t>
      </w:r>
      <w:r>
        <w:rPr>
          <w:rFonts w:ascii="Tahoma" w:eastAsiaTheme="minorEastAsia" w:hAnsi="Tahoma" w:cs="Tahoma"/>
          <w:color w:val="2B91AF"/>
          <w:sz w:val="22"/>
          <w:szCs w:val="22"/>
        </w:rPr>
        <w:t>lias</w:t>
      </w:r>
      <w:r>
        <w:rPr>
          <w:rFonts w:ascii="Tahoma" w:hAnsi="Tahoma" w:cs="Tahoma" w:hint="cs"/>
          <w:sz w:val="22"/>
          <w:szCs w:val="22"/>
          <w:rtl/>
        </w:rPr>
        <w:t xml:space="preserve"> ושדה </w:t>
      </w:r>
      <w:r>
        <w:rPr>
          <w:rFonts w:ascii="Tahoma" w:eastAsiaTheme="minorEastAsia" w:hAnsi="Tahoma" w:cs="Tahoma" w:hint="cs"/>
          <w:color w:val="2B91AF"/>
          <w:sz w:val="22"/>
          <w:szCs w:val="22"/>
          <w:rtl/>
        </w:rPr>
        <w:t>ה</w:t>
      </w:r>
      <w:r>
        <w:rPr>
          <w:rFonts w:ascii="Tahoma" w:eastAsiaTheme="minorEastAsia" w:hAnsi="Tahoma" w:cs="Tahoma" w:hint="cs"/>
          <w:color w:val="2B91AF"/>
          <w:sz w:val="22"/>
          <w:szCs w:val="22"/>
        </w:rPr>
        <w:t>P</w:t>
      </w:r>
      <w:r>
        <w:rPr>
          <w:rFonts w:ascii="Tahoma" w:eastAsiaTheme="minorEastAsia" w:hAnsi="Tahoma" w:cs="Tahoma"/>
          <w:color w:val="2B91AF"/>
          <w:sz w:val="22"/>
          <w:szCs w:val="22"/>
        </w:rPr>
        <w:t>arent</w:t>
      </w:r>
      <w:r>
        <w:rPr>
          <w:rFonts w:ascii="Tahoma" w:hAnsi="Tahoma" w:cs="Tahoma" w:hint="cs"/>
          <w:sz w:val="22"/>
          <w:szCs w:val="22"/>
          <w:rtl/>
        </w:rPr>
        <w:t xml:space="preserve"> שלו יהיה מקושר לקוד המחלקה.</w:t>
      </w:r>
    </w:p>
    <w:p w14:paraId="5D0D530A" w14:textId="77777777"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בשני המסכים האחרונים, הוספת מוצר למחלקה ובחירת מוצר חנות, ניתן לשבץ תמונה למוצר.</w:t>
      </w:r>
    </w:p>
    <w:p w14:paraId="633792FA" w14:textId="77777777"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בלחיצה על "בחירת קובץ" יפתח למשתמש סייר הקבצים, והוא יוכל לבחור את התמונה המתאימה למוצר.</w:t>
      </w:r>
    </w:p>
    <w:p w14:paraId="660E73AF" w14:textId="77777777" w:rsidR="00BD575D" w:rsidRDefault="00F31DDB">
      <w:pPr>
        <w:bidi/>
        <w:spacing w:after="240" w:line="360" w:lineRule="auto"/>
        <w:rPr>
          <w:rFonts w:ascii="Tahoma" w:hAnsi="Tahoma" w:cs="Tahoma"/>
          <w:sz w:val="22"/>
          <w:szCs w:val="22"/>
          <w:rtl/>
        </w:rPr>
      </w:pPr>
      <w:r>
        <w:rPr>
          <w:rFonts w:ascii="Tahoma" w:hAnsi="Tahoma" w:cs="Tahoma" w:hint="cs"/>
          <w:sz w:val="22"/>
          <w:szCs w:val="22"/>
          <w:rtl/>
        </w:rPr>
        <w:t xml:space="preserve">כשהמערכת מזהה שהתקבלה תמונה חדשה, היא ממירה את התמונה לקידוד טקסטואלי, הנשמר בשדה </w:t>
      </w:r>
      <w:r>
        <w:rPr>
          <w:rFonts w:ascii="Tahoma" w:eastAsiaTheme="minorEastAsia" w:hAnsi="Tahoma" w:cs="Tahoma" w:hint="cs"/>
          <w:color w:val="2B91AF"/>
          <w:sz w:val="22"/>
          <w:szCs w:val="22"/>
        </w:rPr>
        <w:t>S</w:t>
      </w:r>
      <w:r>
        <w:rPr>
          <w:rFonts w:ascii="Tahoma" w:eastAsiaTheme="minorEastAsia" w:hAnsi="Tahoma" w:cs="Tahoma"/>
          <w:color w:val="2B91AF"/>
          <w:sz w:val="22"/>
          <w:szCs w:val="22"/>
        </w:rPr>
        <w:t>rc</w:t>
      </w:r>
      <w:r>
        <w:rPr>
          <w:rFonts w:ascii="Tahoma" w:hAnsi="Tahoma" w:cs="Tahoma" w:hint="cs"/>
          <w:sz w:val="22"/>
          <w:szCs w:val="22"/>
          <w:rtl/>
        </w:rPr>
        <w:t xml:space="preserve"> של המוצר, וכך נשמרת התמונה במסד הנתונים, כרצף תוים.</w:t>
      </w:r>
    </w:p>
    <w:p w14:paraId="5378EBDF" w14:textId="77777777"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קוד ה</w:t>
      </w:r>
      <w:r>
        <w:rPr>
          <w:rFonts w:ascii="Tahoma" w:hAnsi="Tahoma" w:cs="Tahoma" w:hint="cs"/>
          <w:sz w:val="22"/>
          <w:szCs w:val="22"/>
        </w:rPr>
        <w:t>HTML</w:t>
      </w:r>
      <w:r>
        <w:rPr>
          <w:rFonts w:ascii="Tahoma" w:hAnsi="Tahoma" w:cs="Tahoma" w:hint="cs"/>
          <w:sz w:val="22"/>
          <w:szCs w:val="22"/>
          <w:rtl/>
        </w:rPr>
        <w:t xml:space="preserve"> של הכפתור 'בחירת קובץ':</w:t>
      </w:r>
    </w:p>
    <w:p w14:paraId="60FDA80C" w14:textId="77777777" w:rsidR="00BD575D" w:rsidRDefault="00F31DDB">
      <w:pPr>
        <w:shd w:val="clear" w:color="auto" w:fill="1E1E1E"/>
        <w:spacing w:line="285" w:lineRule="atLeast"/>
        <w:rPr>
          <w:rFonts w:ascii="Consolas" w:hAnsi="Consolas"/>
          <w:color w:val="D4D4D4"/>
          <w:sz w:val="21"/>
          <w:szCs w:val="21"/>
          <w:rtl/>
        </w:rPr>
      </w:pP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"file"</w:t>
      </w:r>
      <w:r>
        <w:rPr>
          <w:rFonts w:ascii="Consolas" w:hAnsi="Consolas"/>
          <w:color w:val="D4D4D4"/>
          <w:sz w:val="21"/>
          <w:szCs w:val="21"/>
        </w:rPr>
        <w:t xml:space="preserve"> </w:t>
      </w:r>
      <w:r>
        <w:rPr>
          <w:rFonts w:ascii="Consolas" w:hAnsi="Consolas"/>
          <w:color w:val="9CDCFE"/>
          <w:sz w:val="21"/>
          <w:szCs w:val="21"/>
        </w:rPr>
        <w:t>(change)</w:t>
      </w:r>
      <w:r>
        <w:rPr>
          <w:rFonts w:ascii="Consolas" w:hAnsi="Consolas"/>
          <w:color w:val="D4D4D4"/>
          <w:sz w:val="21"/>
          <w:szCs w:val="21"/>
        </w:rPr>
        <w:t>=</w:t>
      </w:r>
      <w:r>
        <w:rPr>
          <w:rFonts w:ascii="Consolas" w:hAnsi="Consolas"/>
          <w:color w:val="CE9178"/>
          <w:sz w:val="21"/>
          <w:szCs w:val="21"/>
        </w:rPr>
        <w:t>"handleFileSelect($event)"</w:t>
      </w:r>
      <w:r>
        <w:rPr>
          <w:rFonts w:ascii="Consolas" w:hAnsi="Consolas"/>
          <w:color w:val="D4D4D4"/>
          <w:sz w:val="21"/>
          <w:szCs w:val="21"/>
        </w:rPr>
        <w:t xml:space="preserve"> </w:t>
      </w:r>
      <w:r>
        <w:rPr>
          <w:rFonts w:ascii="Consolas" w:hAnsi="Consolas"/>
          <w:color w:val="808080"/>
          <w:sz w:val="21"/>
          <w:szCs w:val="21"/>
        </w:rPr>
        <w:t>/&gt;</w:t>
      </w:r>
    </w:p>
    <w:p w14:paraId="7E24AC9F" w14:textId="77777777" w:rsidR="00BD575D" w:rsidRDefault="00F31DDB">
      <w:pPr>
        <w:bidi/>
        <w:spacing w:after="240" w:line="360" w:lineRule="auto"/>
        <w:rPr>
          <w:rFonts w:ascii="Tahoma" w:hAnsi="Tahoma" w:cs="Tahoma"/>
          <w:sz w:val="22"/>
          <w:szCs w:val="22"/>
          <w:rtl/>
        </w:rPr>
      </w:pPr>
      <w:r>
        <w:rPr>
          <w:rFonts w:ascii="Tahoma" w:hAnsi="Tahoma" w:cs="Tahoma" w:hint="cs"/>
          <w:sz w:val="22"/>
          <w:szCs w:val="22"/>
          <w:rtl/>
        </w:rPr>
        <w:t xml:space="preserve">פונקציית </w:t>
      </w:r>
      <w:r>
        <w:rPr>
          <w:rFonts w:ascii="Tahoma" w:eastAsiaTheme="minorEastAsia" w:hAnsi="Tahoma" w:cs="Tahoma"/>
          <w:color w:val="2B91AF"/>
          <w:sz w:val="22"/>
          <w:szCs w:val="22"/>
        </w:rPr>
        <w:t>handleFileSelect</w:t>
      </w:r>
    </w:p>
    <w:p w14:paraId="5FFF4EEA"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handleFileSelect</w:t>
      </w:r>
      <w:r>
        <w:rPr>
          <w:rFonts w:ascii="Consolas" w:hAnsi="Consolas"/>
          <w:color w:val="D4D4D4"/>
          <w:sz w:val="21"/>
          <w:szCs w:val="21"/>
        </w:rPr>
        <w:t>(</w:t>
      </w:r>
      <w:r>
        <w:rPr>
          <w:rFonts w:ascii="Consolas" w:hAnsi="Consolas"/>
          <w:color w:val="9CDCFE"/>
          <w:sz w:val="21"/>
          <w:szCs w:val="21"/>
        </w:rPr>
        <w:t>evt</w:t>
      </w:r>
      <w:r>
        <w:rPr>
          <w:rFonts w:ascii="Consolas" w:hAnsi="Consolas"/>
          <w:color w:val="D4D4D4"/>
          <w:sz w:val="21"/>
          <w:szCs w:val="21"/>
        </w:rPr>
        <w:t>){</w:t>
      </w:r>
    </w:p>
    <w:p w14:paraId="60834A49"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files</w:t>
      </w:r>
      <w:r>
        <w:rPr>
          <w:rFonts w:ascii="Consolas" w:hAnsi="Consolas"/>
          <w:color w:val="D4D4D4"/>
          <w:sz w:val="21"/>
          <w:szCs w:val="21"/>
        </w:rPr>
        <w:t xml:space="preserve"> = </w:t>
      </w:r>
      <w:r>
        <w:rPr>
          <w:rFonts w:ascii="Consolas" w:hAnsi="Consolas"/>
          <w:color w:val="9CDCFE"/>
          <w:sz w:val="21"/>
          <w:szCs w:val="21"/>
        </w:rPr>
        <w:t>evt</w:t>
      </w:r>
      <w:r>
        <w:rPr>
          <w:rFonts w:ascii="Consolas" w:hAnsi="Consolas"/>
          <w:color w:val="D4D4D4"/>
          <w:sz w:val="21"/>
          <w:szCs w:val="21"/>
        </w:rPr>
        <w:t>.</w:t>
      </w:r>
      <w:r>
        <w:rPr>
          <w:rFonts w:ascii="Consolas" w:hAnsi="Consolas"/>
          <w:color w:val="9CDCFE"/>
          <w:sz w:val="21"/>
          <w:szCs w:val="21"/>
        </w:rPr>
        <w:t>target</w:t>
      </w:r>
      <w:r>
        <w:rPr>
          <w:rFonts w:ascii="Consolas" w:hAnsi="Consolas"/>
          <w:color w:val="D4D4D4"/>
          <w:sz w:val="21"/>
          <w:szCs w:val="21"/>
        </w:rPr>
        <w:t>.</w:t>
      </w:r>
      <w:r>
        <w:rPr>
          <w:rFonts w:ascii="Consolas" w:hAnsi="Consolas"/>
          <w:color w:val="9CDCFE"/>
          <w:sz w:val="21"/>
          <w:szCs w:val="21"/>
        </w:rPr>
        <w:t>files</w:t>
      </w:r>
      <w:r>
        <w:rPr>
          <w:rFonts w:ascii="Consolas" w:hAnsi="Consolas"/>
          <w:color w:val="D4D4D4"/>
          <w:sz w:val="21"/>
          <w:szCs w:val="21"/>
        </w:rPr>
        <w:t>;</w:t>
      </w:r>
    </w:p>
    <w:p w14:paraId="27C5C636"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file</w:t>
      </w:r>
      <w:r>
        <w:rPr>
          <w:rFonts w:ascii="Consolas" w:hAnsi="Consolas"/>
          <w:color w:val="D4D4D4"/>
          <w:sz w:val="21"/>
          <w:szCs w:val="21"/>
        </w:rPr>
        <w:t xml:space="preserve"> = </w:t>
      </w:r>
      <w:r>
        <w:rPr>
          <w:rFonts w:ascii="Consolas" w:hAnsi="Consolas"/>
          <w:color w:val="9CDCFE"/>
          <w:sz w:val="21"/>
          <w:szCs w:val="21"/>
        </w:rPr>
        <w:t>files</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p>
    <w:p w14:paraId="6951CA79"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files</w:t>
      </w:r>
      <w:r>
        <w:rPr>
          <w:rFonts w:ascii="Consolas" w:hAnsi="Consolas"/>
          <w:color w:val="D4D4D4"/>
          <w:sz w:val="21"/>
          <w:szCs w:val="21"/>
        </w:rPr>
        <w:t xml:space="preserve"> &amp;&amp; </w:t>
      </w:r>
      <w:r>
        <w:rPr>
          <w:rFonts w:ascii="Consolas" w:hAnsi="Consolas"/>
          <w:color w:val="9CDCFE"/>
          <w:sz w:val="21"/>
          <w:szCs w:val="21"/>
        </w:rPr>
        <w:t>file</w:t>
      </w:r>
      <w:r>
        <w:rPr>
          <w:rFonts w:ascii="Consolas" w:hAnsi="Consolas"/>
          <w:color w:val="D4D4D4"/>
          <w:sz w:val="21"/>
          <w:szCs w:val="21"/>
        </w:rPr>
        <w:t>)</w:t>
      </w:r>
    </w:p>
    <w:p w14:paraId="01D18164"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5D5D8F5A"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reader</w:t>
      </w:r>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r>
        <w:rPr>
          <w:rFonts w:ascii="Consolas" w:hAnsi="Consolas"/>
          <w:color w:val="4EC9B0"/>
          <w:sz w:val="21"/>
          <w:szCs w:val="21"/>
        </w:rPr>
        <w:t>FileReader</w:t>
      </w:r>
      <w:r>
        <w:rPr>
          <w:rFonts w:ascii="Consolas" w:hAnsi="Consolas"/>
          <w:color w:val="D4D4D4"/>
          <w:sz w:val="21"/>
          <w:szCs w:val="21"/>
        </w:rPr>
        <w:t>();</w:t>
      </w:r>
    </w:p>
    <w:p w14:paraId="6951481C"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reader</w:t>
      </w:r>
      <w:r>
        <w:rPr>
          <w:rFonts w:ascii="Consolas" w:hAnsi="Consolas"/>
          <w:color w:val="D4D4D4"/>
          <w:sz w:val="21"/>
          <w:szCs w:val="21"/>
        </w:rPr>
        <w:t>.</w:t>
      </w:r>
      <w:r>
        <w:rPr>
          <w:rFonts w:ascii="Consolas" w:hAnsi="Consolas"/>
          <w:color w:val="9CDCFE"/>
          <w:sz w:val="21"/>
          <w:szCs w:val="21"/>
        </w:rPr>
        <w:t>onload</w:t>
      </w: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_handleReaderLoaded</w:t>
      </w:r>
      <w:r>
        <w:rPr>
          <w:rFonts w:ascii="Consolas" w:hAnsi="Consolas"/>
          <w:color w:val="D4D4D4"/>
          <w:sz w:val="21"/>
          <w:szCs w:val="21"/>
        </w:rPr>
        <w:t>.</w:t>
      </w:r>
      <w:r>
        <w:rPr>
          <w:rFonts w:ascii="Consolas" w:hAnsi="Consolas"/>
          <w:color w:val="DCDCAA"/>
          <w:sz w:val="21"/>
          <w:szCs w:val="21"/>
        </w:rPr>
        <w:t>bind</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p>
    <w:p w14:paraId="6E4857E6"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reader</w:t>
      </w:r>
      <w:r>
        <w:rPr>
          <w:rFonts w:ascii="Consolas" w:hAnsi="Consolas"/>
          <w:color w:val="D4D4D4"/>
          <w:sz w:val="21"/>
          <w:szCs w:val="21"/>
        </w:rPr>
        <w:t>.</w:t>
      </w:r>
      <w:r>
        <w:rPr>
          <w:rFonts w:ascii="Consolas" w:hAnsi="Consolas"/>
          <w:color w:val="DCDCAA"/>
          <w:sz w:val="21"/>
          <w:szCs w:val="21"/>
        </w:rPr>
        <w:t>readAsBinaryString</w:t>
      </w:r>
      <w:r>
        <w:rPr>
          <w:rFonts w:ascii="Consolas" w:hAnsi="Consolas"/>
          <w:color w:val="D4D4D4"/>
          <w:sz w:val="21"/>
          <w:szCs w:val="21"/>
        </w:rPr>
        <w:t>(</w:t>
      </w:r>
      <w:r>
        <w:rPr>
          <w:rFonts w:ascii="Consolas" w:hAnsi="Consolas"/>
          <w:color w:val="9CDCFE"/>
          <w:sz w:val="21"/>
          <w:szCs w:val="21"/>
        </w:rPr>
        <w:t>file</w:t>
      </w:r>
      <w:r>
        <w:rPr>
          <w:rFonts w:ascii="Consolas" w:hAnsi="Consolas"/>
          <w:color w:val="D4D4D4"/>
          <w:sz w:val="21"/>
          <w:szCs w:val="21"/>
        </w:rPr>
        <w:t>);</w:t>
      </w:r>
    </w:p>
    <w:p w14:paraId="68610AD0"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6DE8BBEE"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147E88A8"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_handleReaderLoaded</w:t>
      </w:r>
      <w:r>
        <w:rPr>
          <w:rFonts w:ascii="Consolas" w:hAnsi="Consolas"/>
          <w:color w:val="D4D4D4"/>
          <w:sz w:val="21"/>
          <w:szCs w:val="21"/>
        </w:rPr>
        <w:t>(</w:t>
      </w:r>
      <w:r>
        <w:rPr>
          <w:rFonts w:ascii="Consolas" w:hAnsi="Consolas"/>
          <w:color w:val="9CDCFE"/>
          <w:sz w:val="21"/>
          <w:szCs w:val="21"/>
        </w:rPr>
        <w:t>readerEvt</w:t>
      </w:r>
      <w:r>
        <w:rPr>
          <w:rFonts w:ascii="Consolas" w:hAnsi="Consolas"/>
          <w:color w:val="D4D4D4"/>
          <w:sz w:val="21"/>
          <w:szCs w:val="21"/>
        </w:rPr>
        <w:t>) {</w:t>
      </w:r>
    </w:p>
    <w:p w14:paraId="554D5DC9"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binaryString</w:t>
      </w:r>
      <w:r>
        <w:rPr>
          <w:rFonts w:ascii="Consolas" w:hAnsi="Consolas"/>
          <w:color w:val="D4D4D4"/>
          <w:sz w:val="21"/>
          <w:szCs w:val="21"/>
        </w:rPr>
        <w:t>:</w:t>
      </w:r>
      <w:r>
        <w:rPr>
          <w:rFonts w:ascii="Consolas" w:hAnsi="Consolas"/>
          <w:color w:val="4EC9B0"/>
          <w:sz w:val="21"/>
          <w:szCs w:val="21"/>
        </w:rPr>
        <w:t>string</w:t>
      </w:r>
      <w:r>
        <w:rPr>
          <w:rFonts w:ascii="Consolas" w:hAnsi="Consolas"/>
          <w:color w:val="D4D4D4"/>
          <w:sz w:val="21"/>
          <w:szCs w:val="21"/>
        </w:rPr>
        <w:t xml:space="preserve"> = </w:t>
      </w:r>
      <w:r>
        <w:rPr>
          <w:rFonts w:ascii="Consolas" w:hAnsi="Consolas"/>
          <w:color w:val="9CDCFE"/>
          <w:sz w:val="21"/>
          <w:szCs w:val="21"/>
        </w:rPr>
        <w:t>readerEvt</w:t>
      </w:r>
      <w:r>
        <w:rPr>
          <w:rFonts w:ascii="Consolas" w:hAnsi="Consolas"/>
          <w:color w:val="D4D4D4"/>
          <w:sz w:val="21"/>
          <w:szCs w:val="21"/>
        </w:rPr>
        <w:t>.</w:t>
      </w:r>
      <w:r>
        <w:rPr>
          <w:rFonts w:ascii="Consolas" w:hAnsi="Consolas"/>
          <w:color w:val="9CDCFE"/>
          <w:sz w:val="21"/>
          <w:szCs w:val="21"/>
        </w:rPr>
        <w:t>target</w:t>
      </w:r>
      <w:r>
        <w:rPr>
          <w:rFonts w:ascii="Consolas" w:hAnsi="Consolas"/>
          <w:color w:val="D4D4D4"/>
          <w:sz w:val="21"/>
          <w:szCs w:val="21"/>
        </w:rPr>
        <w:t>.</w:t>
      </w:r>
      <w:r>
        <w:rPr>
          <w:rFonts w:ascii="Consolas" w:hAnsi="Consolas"/>
          <w:color w:val="9CDCFE"/>
          <w:sz w:val="21"/>
          <w:szCs w:val="21"/>
        </w:rPr>
        <w:t>result</w:t>
      </w:r>
      <w:r>
        <w:rPr>
          <w:rFonts w:ascii="Consolas" w:hAnsi="Consolas"/>
          <w:color w:val="D4D4D4"/>
          <w:sz w:val="21"/>
          <w:szCs w:val="21"/>
        </w:rPr>
        <w:t>;</w:t>
      </w:r>
    </w:p>
    <w:p w14:paraId="1413D02C"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base64textString</w:t>
      </w:r>
      <w:r>
        <w:rPr>
          <w:rFonts w:ascii="Consolas" w:hAnsi="Consolas"/>
          <w:color w:val="D4D4D4"/>
          <w:sz w:val="21"/>
          <w:szCs w:val="21"/>
        </w:rPr>
        <w:t>:</w:t>
      </w:r>
      <w:r>
        <w:rPr>
          <w:rFonts w:ascii="Consolas" w:hAnsi="Consolas"/>
          <w:color w:val="4EC9B0"/>
          <w:sz w:val="21"/>
          <w:szCs w:val="21"/>
        </w:rPr>
        <w:t>string</w:t>
      </w:r>
      <w:r>
        <w:rPr>
          <w:rFonts w:ascii="Consolas" w:hAnsi="Consolas"/>
          <w:color w:val="D4D4D4"/>
          <w:sz w:val="21"/>
          <w:szCs w:val="21"/>
        </w:rPr>
        <w:t xml:space="preserve">= </w:t>
      </w:r>
      <w:r>
        <w:rPr>
          <w:rFonts w:ascii="Consolas" w:hAnsi="Consolas"/>
          <w:color w:val="DCDCAA"/>
          <w:sz w:val="21"/>
          <w:szCs w:val="21"/>
        </w:rPr>
        <w:t>btoa</w:t>
      </w:r>
      <w:r>
        <w:rPr>
          <w:rFonts w:ascii="Consolas" w:hAnsi="Consolas"/>
          <w:color w:val="D4D4D4"/>
          <w:sz w:val="21"/>
          <w:szCs w:val="21"/>
        </w:rPr>
        <w:t>(</w:t>
      </w:r>
      <w:r>
        <w:rPr>
          <w:rFonts w:ascii="Consolas" w:hAnsi="Consolas"/>
          <w:color w:val="9CDCFE"/>
          <w:sz w:val="21"/>
          <w:szCs w:val="21"/>
        </w:rPr>
        <w:t>binaryString</w:t>
      </w:r>
      <w:r>
        <w:rPr>
          <w:rFonts w:ascii="Consolas" w:hAnsi="Consolas"/>
          <w:color w:val="D4D4D4"/>
          <w:sz w:val="21"/>
          <w:szCs w:val="21"/>
        </w:rPr>
        <w:t>);</w:t>
      </w:r>
    </w:p>
    <w:p w14:paraId="5725EDE4"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EC9B0"/>
          <w:sz w:val="21"/>
          <w:szCs w:val="21"/>
        </w:rPr>
        <w:t>console</w:t>
      </w:r>
      <w:r>
        <w:rPr>
          <w:rFonts w:ascii="Consolas" w:hAnsi="Consolas"/>
          <w:color w:val="D4D4D4"/>
          <w:sz w:val="21"/>
          <w:szCs w:val="21"/>
        </w:rPr>
        <w:t>.</w:t>
      </w:r>
      <w:r>
        <w:rPr>
          <w:rFonts w:ascii="Consolas" w:hAnsi="Consolas"/>
          <w:color w:val="DCDCAA"/>
          <w:sz w:val="21"/>
          <w:szCs w:val="21"/>
        </w:rPr>
        <w:t>log</w:t>
      </w:r>
      <w:r>
        <w:rPr>
          <w:rFonts w:ascii="Consolas" w:hAnsi="Consolas"/>
          <w:color w:val="D4D4D4"/>
          <w:sz w:val="21"/>
          <w:szCs w:val="21"/>
        </w:rPr>
        <w:t>(</w:t>
      </w:r>
      <w:r>
        <w:rPr>
          <w:rFonts w:ascii="Consolas" w:hAnsi="Consolas"/>
          <w:color w:val="DCDCAA"/>
          <w:sz w:val="21"/>
          <w:szCs w:val="21"/>
        </w:rPr>
        <w:t>btoa</w:t>
      </w:r>
      <w:r>
        <w:rPr>
          <w:rFonts w:ascii="Consolas" w:hAnsi="Consolas"/>
          <w:color w:val="D4D4D4"/>
          <w:sz w:val="21"/>
          <w:szCs w:val="21"/>
        </w:rPr>
        <w:t>(</w:t>
      </w:r>
      <w:r>
        <w:rPr>
          <w:rFonts w:ascii="Consolas" w:hAnsi="Consolas"/>
          <w:color w:val="9CDCFE"/>
          <w:sz w:val="21"/>
          <w:szCs w:val="21"/>
        </w:rPr>
        <w:t>binaryString</w:t>
      </w:r>
      <w:r>
        <w:rPr>
          <w:rFonts w:ascii="Consolas" w:hAnsi="Consolas"/>
          <w:color w:val="D4D4D4"/>
          <w:sz w:val="21"/>
          <w:szCs w:val="21"/>
        </w:rPr>
        <w:t>));</w:t>
      </w:r>
    </w:p>
    <w:p w14:paraId="65242FB9"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textForPicture</w:t>
      </w:r>
      <w:r>
        <w:rPr>
          <w:rFonts w:ascii="Consolas" w:hAnsi="Consolas"/>
          <w:color w:val="D4D4D4"/>
          <w:sz w:val="21"/>
          <w:szCs w:val="21"/>
        </w:rPr>
        <w:t>:</w:t>
      </w:r>
      <w:r>
        <w:rPr>
          <w:rFonts w:ascii="Consolas" w:hAnsi="Consolas"/>
          <w:color w:val="4EC9B0"/>
          <w:sz w:val="21"/>
          <w:szCs w:val="21"/>
        </w:rPr>
        <w:t>string</w:t>
      </w:r>
      <w:r>
        <w:rPr>
          <w:rFonts w:ascii="Consolas" w:hAnsi="Consolas"/>
          <w:color w:val="D4D4D4"/>
          <w:sz w:val="21"/>
          <w:szCs w:val="21"/>
        </w:rPr>
        <w:t>=</w:t>
      </w:r>
      <w:r>
        <w:rPr>
          <w:rFonts w:ascii="Consolas" w:hAnsi="Consolas"/>
          <w:color w:val="CE9178"/>
          <w:sz w:val="21"/>
          <w:szCs w:val="21"/>
        </w:rPr>
        <w:t>"data:image/png;base64, "</w:t>
      </w:r>
      <w:r>
        <w:rPr>
          <w:rFonts w:ascii="Consolas" w:hAnsi="Consolas"/>
          <w:color w:val="D4D4D4"/>
          <w:sz w:val="21"/>
          <w:szCs w:val="21"/>
        </w:rPr>
        <w:t>;</w:t>
      </w:r>
    </w:p>
    <w:p w14:paraId="3847BBA0"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img</w:t>
      </w:r>
      <w:r>
        <w:rPr>
          <w:rFonts w:ascii="Consolas" w:hAnsi="Consolas"/>
          <w:color w:val="D4D4D4"/>
          <w:sz w:val="21"/>
          <w:szCs w:val="21"/>
        </w:rPr>
        <w:t>.</w:t>
      </w:r>
      <w:r>
        <w:rPr>
          <w:rFonts w:ascii="Consolas" w:hAnsi="Consolas"/>
          <w:color w:val="9CDCFE"/>
          <w:sz w:val="21"/>
          <w:szCs w:val="21"/>
        </w:rPr>
        <w:t>nativeElement</w:t>
      </w:r>
      <w:r>
        <w:rPr>
          <w:rFonts w:ascii="Consolas" w:hAnsi="Consolas"/>
          <w:color w:val="D4D4D4"/>
          <w:sz w:val="21"/>
          <w:szCs w:val="21"/>
        </w:rPr>
        <w:t>.</w:t>
      </w:r>
      <w:r>
        <w:rPr>
          <w:rFonts w:ascii="Consolas" w:hAnsi="Consolas"/>
          <w:color w:val="9CDCFE"/>
          <w:sz w:val="21"/>
          <w:szCs w:val="21"/>
        </w:rPr>
        <w:t>src</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textForPicture</w:t>
      </w:r>
      <w:r>
        <w:rPr>
          <w:rFonts w:ascii="Consolas" w:hAnsi="Consolas"/>
          <w:color w:val="D4D4D4"/>
          <w:sz w:val="21"/>
          <w:szCs w:val="21"/>
        </w:rPr>
        <w:t xml:space="preserve">+ </w:t>
      </w:r>
      <w:r>
        <w:rPr>
          <w:rFonts w:ascii="Consolas" w:hAnsi="Consolas"/>
          <w:color w:val="9CDCFE"/>
          <w:sz w:val="21"/>
          <w:szCs w:val="21"/>
        </w:rPr>
        <w:t>base64textString</w:t>
      </w:r>
      <w:r>
        <w:rPr>
          <w:rFonts w:ascii="Consolas" w:hAnsi="Consolas"/>
          <w:color w:val="D4D4D4"/>
          <w:sz w:val="21"/>
          <w:szCs w:val="21"/>
        </w:rPr>
        <w:t>.</w:t>
      </w:r>
      <w:r>
        <w:rPr>
          <w:rFonts w:ascii="Consolas" w:hAnsi="Consolas"/>
          <w:color w:val="DCDCAA"/>
          <w:sz w:val="21"/>
          <w:szCs w:val="21"/>
        </w:rPr>
        <w:t>toString</w:t>
      </w:r>
      <w:r>
        <w:rPr>
          <w:rFonts w:ascii="Consolas" w:hAnsi="Consolas"/>
          <w:color w:val="D4D4D4"/>
          <w:sz w:val="21"/>
          <w:szCs w:val="21"/>
        </w:rPr>
        <w:t>();</w:t>
      </w:r>
    </w:p>
    <w:p w14:paraId="32F5C6C9"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data</w:t>
      </w:r>
      <w:r>
        <w:rPr>
          <w:rFonts w:ascii="Consolas" w:hAnsi="Consolas"/>
          <w:color w:val="D4D4D4"/>
          <w:sz w:val="21"/>
          <w:szCs w:val="21"/>
        </w:rPr>
        <w:t>.</w:t>
      </w:r>
      <w:r>
        <w:rPr>
          <w:rFonts w:ascii="Consolas" w:hAnsi="Consolas"/>
          <w:color w:val="9CDCFE"/>
          <w:sz w:val="21"/>
          <w:szCs w:val="21"/>
        </w:rPr>
        <w:t>p</w:t>
      </w:r>
      <w:r>
        <w:rPr>
          <w:rFonts w:ascii="Consolas" w:hAnsi="Consolas"/>
          <w:color w:val="D4D4D4"/>
          <w:sz w:val="21"/>
          <w:szCs w:val="21"/>
        </w:rPr>
        <w:t>.</w:t>
      </w:r>
      <w:r>
        <w:rPr>
          <w:rFonts w:ascii="Consolas" w:hAnsi="Consolas"/>
          <w:color w:val="9CDCFE"/>
          <w:sz w:val="21"/>
          <w:szCs w:val="21"/>
        </w:rPr>
        <w:t>Src</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textForPicture</w:t>
      </w:r>
      <w:r>
        <w:rPr>
          <w:rFonts w:ascii="Consolas" w:hAnsi="Consolas"/>
          <w:color w:val="D4D4D4"/>
          <w:sz w:val="21"/>
          <w:szCs w:val="21"/>
        </w:rPr>
        <w:t xml:space="preserve">+ </w:t>
      </w:r>
      <w:r>
        <w:rPr>
          <w:rFonts w:ascii="Consolas" w:hAnsi="Consolas"/>
          <w:color w:val="9CDCFE"/>
          <w:sz w:val="21"/>
          <w:szCs w:val="21"/>
        </w:rPr>
        <w:t>base64textString</w:t>
      </w:r>
      <w:r>
        <w:rPr>
          <w:rFonts w:ascii="Consolas" w:hAnsi="Consolas"/>
          <w:color w:val="D4D4D4"/>
          <w:sz w:val="21"/>
          <w:szCs w:val="21"/>
        </w:rPr>
        <w:t>.</w:t>
      </w:r>
      <w:r>
        <w:rPr>
          <w:rFonts w:ascii="Consolas" w:hAnsi="Consolas"/>
          <w:color w:val="DCDCAA"/>
          <w:sz w:val="21"/>
          <w:szCs w:val="21"/>
        </w:rPr>
        <w:t>toString</w:t>
      </w:r>
      <w:r>
        <w:rPr>
          <w:rFonts w:ascii="Consolas" w:hAnsi="Consolas"/>
          <w:color w:val="D4D4D4"/>
          <w:sz w:val="21"/>
          <w:szCs w:val="21"/>
        </w:rPr>
        <w:t>();</w:t>
      </w:r>
    </w:p>
    <w:p w14:paraId="19D7E8CF"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data</w:t>
      </w:r>
      <w:r>
        <w:rPr>
          <w:rFonts w:ascii="Consolas" w:hAnsi="Consolas"/>
          <w:color w:val="D4D4D4"/>
          <w:sz w:val="21"/>
          <w:szCs w:val="21"/>
        </w:rPr>
        <w:t>.</w:t>
      </w:r>
      <w:r>
        <w:rPr>
          <w:rFonts w:ascii="Consolas" w:hAnsi="Consolas"/>
          <w:color w:val="9CDCFE"/>
          <w:sz w:val="21"/>
          <w:szCs w:val="21"/>
        </w:rPr>
        <w:t>dataResult</w:t>
      </w:r>
      <w:r>
        <w:rPr>
          <w:rFonts w:ascii="Consolas" w:hAnsi="Consolas"/>
          <w:color w:val="D4D4D4"/>
          <w:sz w:val="21"/>
          <w:szCs w:val="21"/>
        </w:rPr>
        <w:t>.</w:t>
      </w:r>
      <w:r>
        <w:rPr>
          <w:rFonts w:ascii="Consolas" w:hAnsi="Consolas"/>
          <w:color w:val="9CDCFE"/>
          <w:sz w:val="21"/>
          <w:szCs w:val="21"/>
        </w:rPr>
        <w:t>changePicture</w:t>
      </w:r>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 xml:space="preserve">;       </w:t>
      </w:r>
    </w:p>
    <w:p w14:paraId="0B0B143C" w14:textId="77777777"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4313FCC4" w14:textId="77777777" w:rsidR="00BD575D" w:rsidRDefault="00BD575D">
      <w:pPr>
        <w:bidi/>
        <w:spacing w:after="240" w:line="360" w:lineRule="auto"/>
        <w:jc w:val="both"/>
        <w:rPr>
          <w:rFonts w:ascii="Tahoma" w:hAnsi="Tahoma" w:cs="Tahoma"/>
          <w:sz w:val="22"/>
          <w:szCs w:val="22"/>
          <w:rtl/>
        </w:rPr>
      </w:pPr>
    </w:p>
    <w:p w14:paraId="70D4C32B" w14:textId="77777777" w:rsidR="00BD575D" w:rsidRDefault="00BD575D">
      <w:pPr>
        <w:bidi/>
        <w:spacing w:after="240" w:line="360" w:lineRule="auto"/>
        <w:jc w:val="both"/>
        <w:rPr>
          <w:rFonts w:ascii="Tahoma" w:hAnsi="Tahoma" w:cs="Tahoma"/>
          <w:sz w:val="22"/>
          <w:szCs w:val="22"/>
          <w:rtl/>
        </w:rPr>
      </w:pPr>
    </w:p>
    <w:p w14:paraId="2D502BE7" w14:textId="77777777" w:rsidR="00BD575D" w:rsidRDefault="00BD575D">
      <w:pPr>
        <w:bidi/>
        <w:spacing w:after="240" w:line="360" w:lineRule="auto"/>
        <w:jc w:val="both"/>
        <w:rPr>
          <w:rFonts w:ascii="Tahoma" w:hAnsi="Tahoma" w:cs="Tahoma"/>
          <w:sz w:val="22"/>
          <w:szCs w:val="22"/>
          <w:rtl/>
        </w:rPr>
      </w:pPr>
    </w:p>
    <w:p w14:paraId="77B10A51" w14:textId="77777777" w:rsidR="00BD575D" w:rsidRDefault="00BD575D">
      <w:pPr>
        <w:bidi/>
        <w:spacing w:after="240" w:line="360" w:lineRule="auto"/>
        <w:jc w:val="both"/>
        <w:rPr>
          <w:rFonts w:ascii="Tahoma" w:hAnsi="Tahoma" w:cs="Tahoma"/>
          <w:sz w:val="22"/>
          <w:szCs w:val="22"/>
          <w:rtl/>
        </w:rPr>
      </w:pPr>
    </w:p>
    <w:p w14:paraId="5DE5B79D" w14:textId="77777777" w:rsidR="00BD575D" w:rsidRDefault="00BD575D">
      <w:pPr>
        <w:bidi/>
        <w:spacing w:after="240" w:line="360" w:lineRule="auto"/>
        <w:ind w:left="360"/>
        <w:jc w:val="both"/>
        <w:rPr>
          <w:rFonts w:ascii="Tahoma" w:hAnsi="Tahoma" w:cs="Tahoma"/>
          <w:b/>
          <w:bCs/>
          <w:sz w:val="22"/>
          <w:szCs w:val="22"/>
          <w:rtl/>
        </w:rPr>
      </w:pPr>
    </w:p>
    <w:p w14:paraId="50C1FB58" w14:textId="77777777" w:rsidR="00BD575D" w:rsidRDefault="00BD575D">
      <w:pPr>
        <w:bidi/>
        <w:spacing w:after="240" w:line="360" w:lineRule="auto"/>
        <w:ind w:left="360"/>
        <w:jc w:val="both"/>
        <w:rPr>
          <w:rFonts w:ascii="Tahoma" w:hAnsi="Tahoma" w:cs="Tahoma"/>
          <w:b/>
          <w:bCs/>
          <w:sz w:val="22"/>
          <w:szCs w:val="22"/>
          <w:rtl/>
        </w:rPr>
      </w:pPr>
    </w:p>
    <w:p w14:paraId="3CD43BBB" w14:textId="77777777" w:rsidR="00BD575D" w:rsidRDefault="00BD575D">
      <w:pPr>
        <w:bidi/>
        <w:spacing w:after="240" w:line="360" w:lineRule="auto"/>
        <w:rPr>
          <w:rFonts w:ascii="Tahoma" w:hAnsi="Tahoma" w:cs="Tahoma"/>
          <w:sz w:val="22"/>
          <w:szCs w:val="22"/>
          <w:rtl/>
        </w:rPr>
      </w:pPr>
    </w:p>
    <w:p w14:paraId="350449D4" w14:textId="77777777" w:rsidR="00BD575D" w:rsidRDefault="00BD575D">
      <w:pPr>
        <w:bidi/>
        <w:spacing w:after="240" w:line="360" w:lineRule="auto"/>
        <w:rPr>
          <w:rFonts w:ascii="Tahoma" w:hAnsi="Tahoma" w:cs="Tahoma"/>
          <w:sz w:val="22"/>
          <w:szCs w:val="22"/>
          <w:rtl/>
        </w:rPr>
      </w:pPr>
    </w:p>
    <w:p w14:paraId="00911C24" w14:textId="77777777" w:rsidR="00BD575D" w:rsidRDefault="00BD575D">
      <w:pPr>
        <w:bidi/>
        <w:spacing w:after="240" w:line="360" w:lineRule="auto"/>
        <w:rPr>
          <w:rFonts w:ascii="Tahoma" w:hAnsi="Tahoma" w:cs="Tahoma"/>
          <w:sz w:val="22"/>
          <w:szCs w:val="22"/>
          <w:rtl/>
        </w:rPr>
      </w:pPr>
    </w:p>
    <w:p w14:paraId="59F1478D" w14:textId="77777777" w:rsidR="00BD575D" w:rsidRDefault="00BD575D">
      <w:pPr>
        <w:bidi/>
        <w:spacing w:after="240" w:line="360" w:lineRule="auto"/>
        <w:rPr>
          <w:rFonts w:ascii="Tahoma" w:hAnsi="Tahoma" w:cs="Tahoma"/>
          <w:sz w:val="22"/>
          <w:szCs w:val="22"/>
          <w:rtl/>
        </w:rPr>
      </w:pPr>
    </w:p>
    <w:p w14:paraId="1852C817" w14:textId="77777777" w:rsidR="00BD575D" w:rsidRDefault="00BD575D">
      <w:pPr>
        <w:bidi/>
        <w:spacing w:after="240" w:line="360" w:lineRule="auto"/>
        <w:rPr>
          <w:rFonts w:ascii="Tahoma" w:hAnsi="Tahoma" w:cs="Tahoma"/>
          <w:sz w:val="22"/>
          <w:szCs w:val="22"/>
          <w:rtl/>
        </w:rPr>
      </w:pPr>
    </w:p>
    <w:p w14:paraId="3AD2CD75" w14:textId="77777777" w:rsidR="00BD575D" w:rsidRDefault="00BD575D">
      <w:pPr>
        <w:bidi/>
        <w:spacing w:after="240" w:line="360" w:lineRule="auto"/>
        <w:rPr>
          <w:rFonts w:ascii="Tahoma" w:hAnsi="Tahoma" w:cs="Tahoma"/>
          <w:sz w:val="22"/>
          <w:szCs w:val="22"/>
          <w:rtl/>
        </w:rPr>
      </w:pPr>
    </w:p>
    <w:p w14:paraId="4420D6B3" w14:textId="77777777" w:rsidR="00BD575D" w:rsidRDefault="00F31DDB">
      <w:pPr>
        <w:bidi/>
        <w:spacing w:after="240" w:line="360" w:lineRule="auto"/>
        <w:rPr>
          <w:rFonts w:ascii="Tahoma" w:hAnsi="Tahoma" w:cs="Tahoma"/>
          <w:sz w:val="22"/>
          <w:szCs w:val="22"/>
          <w:rtl/>
        </w:rPr>
      </w:pPr>
      <w:r>
        <w:rPr>
          <w:rFonts w:ascii="Tahoma" w:hAnsi="Tahoma" w:cs="Tahoma"/>
          <w:sz w:val="22"/>
          <w:szCs w:val="22"/>
          <w:rtl/>
        </w:rPr>
        <w:br w:type="page"/>
      </w:r>
    </w:p>
    <w:p w14:paraId="3AD958A9" w14:textId="77777777" w:rsidR="00BD575D" w:rsidRDefault="00F31DDB">
      <w:pPr>
        <w:pStyle w:val="1"/>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pPr>
      <w:bookmarkStart w:id="2689" w:name="_Toc39972193"/>
      <w:bookmarkStart w:id="2690" w:name="_Toc42553087"/>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lastRenderedPageBreak/>
        <w:t>מסקנות</w:t>
      </w:r>
      <w:bookmarkEnd w:id="2689"/>
      <w:bookmarkEnd w:id="2690"/>
    </w:p>
    <w:p w14:paraId="3F2B17BF" w14:textId="77777777"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סוף כל סוף הגענו לזמן חתימת הספר, בו חשפנו טפח ממה שמאחורי הפרויקט וסקרנו במעט את תהליך ההתלמדות המופלא, רצוף העמל וההשקעה, עמקני ועשיר בגילויים כה מרתקים, בו הוספנו ידע והתנסות בתחומים רבים ומגוונים.</w:t>
      </w:r>
    </w:p>
    <w:p w14:paraId="733AD7BF"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תחילה, תכנון הפרויקט ושלבי העבודה, נראה בעינינו כמשימה בלתי אפשרית</w:t>
      </w:r>
      <w:r>
        <w:rPr>
          <w:rFonts w:ascii="Tahoma" w:hAnsi="Tahoma" w:cs="Tahoma" w:hint="cs"/>
          <w:sz w:val="22"/>
          <w:szCs w:val="22"/>
          <w:rtl/>
        </w:rPr>
        <w:t>.</w:t>
      </w:r>
      <w:r>
        <w:rPr>
          <w:rFonts w:ascii="Tahoma" w:hAnsi="Tahoma" w:cs="Tahoma"/>
          <w:sz w:val="22"/>
          <w:szCs w:val="22"/>
          <w:rtl/>
        </w:rPr>
        <w:t xml:space="preserve"> זאת בשל ההיקף, המורכבות ולחץ הזמן. חלקים מסוימים שתוכננו נפסלו מראש כי חששנו שלא נצליח לבצע אותם</w:t>
      </w:r>
      <w:r>
        <w:rPr>
          <w:rFonts w:ascii="Tahoma" w:hAnsi="Tahoma" w:cs="Tahoma" w:hint="cs"/>
          <w:sz w:val="22"/>
          <w:szCs w:val="22"/>
          <w:rtl/>
        </w:rPr>
        <w:t>,</w:t>
      </w:r>
      <w:r>
        <w:rPr>
          <w:rFonts w:ascii="Tahoma" w:hAnsi="Tahoma" w:cs="Tahoma"/>
          <w:sz w:val="22"/>
          <w:szCs w:val="22"/>
          <w:rtl/>
        </w:rPr>
        <w:t xml:space="preserve"> אך בסופו של תהליך ניתן לומר שהכול אפשרי. כל שהיה נראה בלתי עביר, הפרויקט בכללותו, וכן חלקים מסוימים שנפסלו</w:t>
      </w:r>
      <w:r>
        <w:rPr>
          <w:rFonts w:ascii="Tahoma" w:hAnsi="Tahoma" w:cs="Tahoma" w:hint="cs"/>
          <w:sz w:val="22"/>
          <w:szCs w:val="22"/>
          <w:rtl/>
        </w:rPr>
        <w:t>-</w:t>
      </w:r>
      <w:r>
        <w:rPr>
          <w:rFonts w:ascii="Tahoma" w:hAnsi="Tahoma" w:cs="Tahoma"/>
          <w:sz w:val="22"/>
          <w:szCs w:val="22"/>
          <w:rtl/>
        </w:rPr>
        <w:t xml:space="preserve"> הכול התברר כבר ביצוע</w:t>
      </w:r>
      <w:r>
        <w:rPr>
          <w:rFonts w:ascii="Tahoma" w:hAnsi="Tahoma" w:cs="Tahoma" w:hint="cs"/>
          <w:sz w:val="22"/>
          <w:szCs w:val="22"/>
          <w:rtl/>
        </w:rPr>
        <w:t>.</w:t>
      </w:r>
      <w:r>
        <w:rPr>
          <w:rFonts w:ascii="Tahoma" w:hAnsi="Tahoma" w:cs="Tahoma"/>
          <w:sz w:val="22"/>
          <w:szCs w:val="22"/>
          <w:rtl/>
        </w:rPr>
        <w:t xml:space="preserve"> השכלנו להבין שעם הרבה מוטיבציה ומוסר עבודה, ניתן להשלים כל משימה, קשה ומורכבת ככל שתהיה. </w:t>
      </w:r>
    </w:p>
    <w:p w14:paraId="3373A0AA"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בנוסף כמעט על כל צעד ושעל בפיתוח נתקלנו בתחומי ידע לא מוכרים, מורכבים, הרבה מעבר לרמת הידע שיש לנו. ה</w:t>
      </w:r>
      <w:r>
        <w:rPr>
          <w:rFonts w:ascii="Tahoma" w:hAnsi="Tahoma" w:cs="Tahoma" w:hint="cs"/>
          <w:sz w:val="22"/>
          <w:szCs w:val="22"/>
          <w:rtl/>
        </w:rPr>
        <w:t>י</w:t>
      </w:r>
      <w:r>
        <w:rPr>
          <w:rFonts w:ascii="Tahoma" w:hAnsi="Tahoma" w:cs="Tahoma"/>
          <w:sz w:val="22"/>
          <w:szCs w:val="22"/>
          <w:rtl/>
        </w:rPr>
        <w:t xml:space="preserve">תקלויות אלה שדרשו פתרונות, גרמו לנו להתנסות המון בלמידה עצמית. </w:t>
      </w:r>
    </w:p>
    <w:p w14:paraId="75E77159"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ערכנו הכרות עם מגוון כלים וטכנולוגיות, גילינו שאין בעיה חסרת פתרון וגם לסטודנטיות חסרות ידע רחב ומקיף כמונו ישנה אפשרות להיכנס לנושא שהן לא מכירות, להתאמץ להבין ולמצוא פתרון. </w:t>
      </w:r>
    </w:p>
    <w:p w14:paraId="4AF44A22"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ניתן לומר שכסטודנטיות ומתכנתות, הפרויקט הכניס אותנו לעולם היוצרים בכלל והמתכנתים בפרט. למדנו לתכנן מערכת ע"י ניתוח ואפיון הצרכים והאתגרים, למדנו לחשוב על כל הפרטים</w:t>
      </w:r>
      <w:r>
        <w:rPr>
          <w:rFonts w:ascii="Tahoma" w:hAnsi="Tahoma" w:cs="Tahoma" w:hint="cs"/>
          <w:sz w:val="22"/>
          <w:szCs w:val="22"/>
          <w:rtl/>
        </w:rPr>
        <w:t xml:space="preserve"> ופרטי הפרטים </w:t>
      </w:r>
      <w:r>
        <w:rPr>
          <w:rFonts w:ascii="Tahoma" w:hAnsi="Tahoma" w:cs="Tahoma"/>
          <w:sz w:val="22"/>
          <w:szCs w:val="22"/>
          <w:rtl/>
        </w:rPr>
        <w:t xml:space="preserve"> ועל כל הבעיות שיכולות לצוץ ולמצוא את הדרך היעילה ביותר להתמודד איתן</w:t>
      </w:r>
      <w:r>
        <w:rPr>
          <w:rFonts w:ascii="Tahoma" w:hAnsi="Tahoma" w:cs="Tahoma" w:hint="cs"/>
          <w:sz w:val="22"/>
          <w:szCs w:val="22"/>
          <w:rtl/>
        </w:rPr>
        <w:t>. למדנו המון על דרכי חקירה, פיתוח וכתיבה, והרבה על הסיפוק העצום שביצירה.</w:t>
      </w:r>
    </w:p>
    <w:p w14:paraId="18CCDC49" w14:textId="77777777"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 xml:space="preserve">את הפרויקט אפיינו באופן בולט בכתיבה עצמאית. את התוצר הנפלא יצרנו בעשר אצבעות, בנחישות ובאומץ. שברנו את הראש, כמעט כפשוטו:) לכלכנו הרבה את הידיים בכתיבה ומחיקה וכתיבה חוזרת. נאבקנו קשות במלחמת הבהירות ונטרול השגיאות. ובעצם, פיתחנו אפליקציה בעצמנו, מא' ועד ת'. וזו התנסות מדהימה. פיתוח עצמי הוא אולי לא הדרך הכי טובה להגיע למוצר בקלות ובלי להזיע, אולם במבט לאחור, את מטרת הלמידה השגנו גם השגנו, והכלים שרכשנו הם נכס עוצמתי ששווה את הכל ואותו קנינו לתמיד. </w:t>
      </w:r>
    </w:p>
    <w:p w14:paraId="062B9F82"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מיומנות נוספת אותה רכשנו במהלך העבודה על הפרויקט היא העבודה בזוגות, בצוות. </w:t>
      </w:r>
    </w:p>
    <w:p w14:paraId="5293008A" w14:textId="77777777" w:rsidR="00BD575D" w:rsidRDefault="00F31DDB">
      <w:pPr>
        <w:bidi/>
        <w:spacing w:after="240" w:line="360" w:lineRule="auto"/>
        <w:jc w:val="both"/>
        <w:rPr>
          <w:rFonts w:ascii="Tahoma" w:hAnsi="Tahoma" w:cs="Tahoma"/>
          <w:sz w:val="22"/>
          <w:szCs w:val="22"/>
        </w:rPr>
      </w:pPr>
      <w:r>
        <w:rPr>
          <w:rFonts w:ascii="Tahoma" w:hAnsi="Tahoma" w:cs="Tahoma"/>
          <w:sz w:val="22"/>
          <w:szCs w:val="22"/>
          <w:rtl/>
        </w:rPr>
        <w:t>עבודת צוות דורשת רבות מכל שותף בה; חלוקת עבודה הוגנת, מוכנות להקשיב ולהכיל מהלכי חשיבה אחרים, ויתור על דעה אישית, ובאופן כללי מוכנות לבוא אחד לקראת השני להצלחת הפרויקט.  בפרויקט שלנו לשיתוף הפעולה הפורה היה משמעות בעלת משקל ביצירת "מודל חשיבה" עצמאי, עמוק ויסודי, עם כללים משלו, עקרונות, הנחות יסוד ופעלים היוצאים מכך.</w:t>
      </w:r>
      <w:r>
        <w:rPr>
          <w:rFonts w:ascii="Tahoma" w:hAnsi="Tahoma" w:cs="Tahoma" w:hint="cs"/>
          <w:sz w:val="22"/>
          <w:szCs w:val="22"/>
          <w:rtl/>
        </w:rPr>
        <w:t xml:space="preserve"> </w:t>
      </w:r>
    </w:p>
    <w:p w14:paraId="6C887E74"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lastRenderedPageBreak/>
        <w:t xml:space="preserve">כך התנהלה עבודתנו על הפרויקט ואין ספק כי ניסיון זה תרם לנו רבות ובוודאי יועיל גם בעתיד בעבודות צוות. </w:t>
      </w:r>
    </w:p>
    <w:p w14:paraId="4B681D8E" w14:textId="77777777"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את</w:t>
      </w:r>
      <w:r>
        <w:rPr>
          <w:rFonts w:ascii="Tahoma" w:hAnsi="Tahoma" w:cs="Tahoma"/>
          <w:b/>
          <w:bCs/>
          <w:sz w:val="22"/>
          <w:szCs w:val="22"/>
        </w:rPr>
        <w:t>Super Quick</w:t>
      </w:r>
      <w:r>
        <w:rPr>
          <w:rFonts w:ascii="Tahoma" w:hAnsi="Tahoma" w:cs="Tahoma"/>
          <w:sz w:val="22"/>
          <w:szCs w:val="22"/>
        </w:rPr>
        <w:t xml:space="preserve"> </w:t>
      </w:r>
      <w:r>
        <w:rPr>
          <w:rFonts w:ascii="Tahoma" w:hAnsi="Tahoma" w:cs="Tahoma" w:hint="cs"/>
          <w:sz w:val="22"/>
          <w:szCs w:val="22"/>
          <w:rtl/>
        </w:rPr>
        <w:t xml:space="preserve"> אף פעם לא נגדיר כמושלם, כי תמיד נשכללו ונפתחו עוד ועוד, אך את הדרך שעשינו נסכם אחר אינספור שעות של עמל בחשיבה ובמעשה כי היה זה מדהים לחוות זאת, וסופר יעיל. הפקנו מפרויקט הגמר תועלת מרובה ותקוותנו שנסיון זה יסייע לנו בעתיד בעזרת ד'.</w:t>
      </w:r>
    </w:p>
    <w:p w14:paraId="74429C56" w14:textId="77777777" w:rsidR="00BD575D" w:rsidRDefault="00F31DDB">
      <w:pPr>
        <w:bidi/>
        <w:spacing w:after="240" w:line="360" w:lineRule="auto"/>
        <w:rPr>
          <w:rFonts w:ascii="Tahoma" w:hAnsi="Tahoma" w:cs="Tahoma"/>
          <w:caps/>
          <w:color w:val="FFFFFF" w:themeColor="background1"/>
          <w:spacing w:val="15"/>
          <w:sz w:val="22"/>
          <w:szCs w:val="22"/>
          <w:rtl/>
        </w:rPr>
      </w:pPr>
      <w:r>
        <w:rPr>
          <w:rFonts w:ascii="Tahoma" w:hAnsi="Tahoma" w:cs="Tahoma"/>
          <w:sz w:val="22"/>
          <w:szCs w:val="22"/>
          <w:rtl/>
        </w:rPr>
        <w:br w:type="page"/>
      </w:r>
    </w:p>
    <w:p w14:paraId="3A748195" w14:textId="77777777" w:rsidR="00BD575D" w:rsidRDefault="00F31DDB">
      <w:pPr>
        <w:pStyle w:val="1"/>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pPr>
      <w:bookmarkStart w:id="2691" w:name="_Toc39972194"/>
      <w:bookmarkStart w:id="2692" w:name="_Toc42553088"/>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lastRenderedPageBreak/>
        <w:t>ביבליוגרפיה</w:t>
      </w:r>
      <w:bookmarkEnd w:id="2691"/>
      <w:bookmarkEnd w:id="2692"/>
    </w:p>
    <w:p w14:paraId="229C122A"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Pr>
        <w:t>Stackoverflow</w:t>
      </w:r>
    </w:p>
    <w:p w14:paraId="58719159"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Pr>
        <w:t xml:space="preserve">Angular material </w:t>
      </w:r>
    </w:p>
    <w:p w14:paraId="17E1F719"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Pr>
        <w:t>Github</w:t>
      </w:r>
    </w:p>
    <w:p w14:paraId="52D145E9"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Pr>
        <w:t>Bootstrap</w:t>
      </w:r>
    </w:p>
    <w:p w14:paraId="4173CE97"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Pr>
        <w:t>w3schools</w:t>
      </w:r>
    </w:p>
    <w:p w14:paraId="12C9539F" w14:textId="77777777" w:rsidR="00BD575D" w:rsidRDefault="00F31DDB">
      <w:pPr>
        <w:bidi/>
        <w:spacing w:after="240" w:line="360" w:lineRule="auto"/>
        <w:jc w:val="both"/>
        <w:rPr>
          <w:rFonts w:ascii="Tahoma" w:hAnsi="Tahoma" w:cs="Tahoma"/>
          <w:sz w:val="22"/>
          <w:szCs w:val="22"/>
        </w:rPr>
      </w:pPr>
      <w:r>
        <w:rPr>
          <w:rFonts w:ascii="Tahoma" w:hAnsi="Tahoma" w:cs="Tahoma"/>
          <w:sz w:val="22"/>
          <w:szCs w:val="22"/>
        </w:rPr>
        <w:t>developer.mozilla</w:t>
      </w:r>
    </w:p>
    <w:p w14:paraId="5099A94B"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Pr>
        <w:t xml:space="preserve"> GeeksForGeeks</w:t>
      </w:r>
    </w:p>
    <w:p w14:paraId="3200745E" w14:textId="77777777" w:rsidR="00BD575D" w:rsidRDefault="00F31DDB">
      <w:pPr>
        <w:bidi/>
        <w:spacing w:before="100" w:after="200" w:line="276" w:lineRule="auto"/>
        <w:rPr>
          <w:rFonts w:ascii="Tahoma" w:hAnsi="Tahoma" w:cs="Tahoma"/>
          <w:sz w:val="22"/>
          <w:szCs w:val="22"/>
          <w:rtl/>
        </w:rPr>
      </w:pPr>
      <w:r>
        <w:rPr>
          <w:rFonts w:ascii="Tahoma" w:hAnsi="Tahoma" w:cs="Tahoma"/>
          <w:sz w:val="22"/>
          <w:szCs w:val="22"/>
          <w:rtl/>
        </w:rPr>
        <w:br w:type="page"/>
      </w:r>
    </w:p>
    <w:p w14:paraId="567D16FC" w14:textId="77777777" w:rsidR="00BD575D" w:rsidRDefault="00F31DDB">
      <w:pPr>
        <w:pStyle w:val="1"/>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pPr>
      <w:bookmarkStart w:id="2693" w:name="_Toc42553089"/>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lastRenderedPageBreak/>
        <w:t>נספח</w:t>
      </w:r>
      <w:bookmarkEnd w:id="2693"/>
    </w:p>
    <w:p w14:paraId="17E79D69"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במקביל לשלב הפיתוח, ביצענו מעקבים וכך מצאנו את הבאגים ושיפורים נדרשים.</w:t>
      </w:r>
    </w:p>
    <w:p w14:paraId="2B8E9325"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המעקב היה יסודי ומעמיק, תיעדנו כל שלב כדי לאחוז ראש מה קורה.</w:t>
      </w:r>
    </w:p>
    <w:p w14:paraId="17AFCFA8"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המעקב להלן אינו מציג</w:t>
      </w:r>
      <w:r>
        <w:rPr>
          <w:rFonts w:ascii="Tahoma" w:hAnsi="Tahoma" w:cs="Tahoma" w:hint="cs"/>
          <w:sz w:val="22"/>
          <w:szCs w:val="22"/>
          <w:rtl/>
        </w:rPr>
        <w:t xml:space="preserve"> רק</w:t>
      </w:r>
      <w:r>
        <w:rPr>
          <w:rFonts w:ascii="Tahoma" w:hAnsi="Tahoma" w:cs="Tahoma"/>
          <w:sz w:val="22"/>
          <w:szCs w:val="22"/>
          <w:rtl/>
        </w:rPr>
        <w:t xml:space="preserve"> את האופן שבו המערכת אמורה לפעול, אלא </w:t>
      </w:r>
      <w:r>
        <w:rPr>
          <w:rFonts w:ascii="Tahoma" w:hAnsi="Tahoma" w:cs="Tahoma"/>
          <w:b/>
          <w:bCs/>
          <w:sz w:val="22"/>
          <w:szCs w:val="22"/>
          <w:rtl/>
        </w:rPr>
        <w:t>את הנתונים שחישב המחשב</w:t>
      </w:r>
      <w:r>
        <w:rPr>
          <w:rFonts w:ascii="Tahoma" w:hAnsi="Tahoma" w:cs="Tahoma" w:hint="cs"/>
          <w:b/>
          <w:bCs/>
          <w:sz w:val="22"/>
          <w:szCs w:val="22"/>
          <w:rtl/>
        </w:rPr>
        <w:t xml:space="preserve"> בפועל</w:t>
      </w:r>
      <w:r>
        <w:rPr>
          <w:rFonts w:ascii="Tahoma" w:hAnsi="Tahoma" w:cs="Tahoma"/>
          <w:b/>
          <w:bCs/>
          <w:sz w:val="22"/>
          <w:szCs w:val="22"/>
          <w:rtl/>
        </w:rPr>
        <w:t xml:space="preserve">, </w:t>
      </w:r>
      <w:r>
        <w:rPr>
          <w:rFonts w:ascii="Tahoma" w:hAnsi="Tahoma" w:cs="Tahoma"/>
          <w:sz w:val="22"/>
          <w:szCs w:val="22"/>
          <w:rtl/>
        </w:rPr>
        <w:t>עפ"י חלוניות מעקב והצצה תוך כדי תהליך החישוב.</w:t>
      </w:r>
    </w:p>
    <w:p w14:paraId="4EBE1202"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אז נתחיל</w:t>
      </w:r>
      <w:r>
        <w:rPr>
          <w:rFonts w:ascii="Tahoma" w:hAnsi="Tahoma" w:cs="Tahoma" w:hint="cs"/>
          <w:sz w:val="22"/>
          <w:szCs w:val="22"/>
          <w:rtl/>
        </w:rPr>
        <w:t>, מקוות שהכל ברור. ו-שווה להשקיע במעקב, זה עשוי להיות מענין:</w:t>
      </w:r>
    </w:p>
    <w:p w14:paraId="6CC5B67C" w14:textId="77777777"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נבחרו המוצרים:</w:t>
      </w:r>
      <w:r>
        <w:rPr>
          <w:rFonts w:ascii="Tahoma" w:hAnsi="Tahoma" w:cs="Tahoma"/>
          <w:sz w:val="22"/>
          <w:szCs w:val="22"/>
          <w:rtl/>
        </w:rPr>
        <w:t xml:space="preserve"> שוגי, קורונפלקס, כריות, סוכריות אדומות, במבה, ביסלי, תן צ'אפ, צ'יפס מקסיקני, צ'יפס קידס, פופקורן, במבה אדומה, חטיף חדש, מים. </w:t>
      </w:r>
    </w:p>
    <w:p w14:paraId="77F69221" w14:textId="77777777"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t>בחנות הבאה:</w:t>
      </w:r>
    </w:p>
    <w:p w14:paraId="4950E929" w14:textId="77777777" w:rsidR="00BD575D" w:rsidRDefault="00F31DDB">
      <w:pPr>
        <w:bidi/>
        <w:spacing w:after="240" w:line="360" w:lineRule="auto"/>
        <w:jc w:val="both"/>
        <w:rPr>
          <w:rFonts w:ascii="Tahoma" w:hAnsi="Tahoma" w:cs="Tahoma"/>
          <w:sz w:val="22"/>
          <w:szCs w:val="22"/>
          <w:rtl/>
        </w:rPr>
      </w:pPr>
      <w:r>
        <w:rPr>
          <w:rFonts w:ascii="Tahoma" w:hAnsi="Tahoma" w:cs="Tahoma"/>
          <w:color w:val="70AD47" w:themeColor="accent6"/>
          <w:sz w:val="22"/>
          <w:szCs w:val="22"/>
          <w:rtl/>
        </w:rPr>
        <w:t>ירוק-</w:t>
      </w:r>
      <w:r>
        <w:rPr>
          <w:rFonts w:ascii="Tahoma" w:hAnsi="Tahoma" w:cs="Tahoma"/>
          <w:sz w:val="22"/>
          <w:szCs w:val="22"/>
          <w:rtl/>
        </w:rPr>
        <w:t xml:space="preserve">קיר, גווני </w:t>
      </w:r>
      <w:r>
        <w:rPr>
          <w:rFonts w:ascii="Tahoma" w:hAnsi="Tahoma" w:cs="Tahoma"/>
          <w:color w:val="833C0B" w:themeColor="accent2" w:themeShade="80"/>
          <w:sz w:val="22"/>
          <w:szCs w:val="22"/>
          <w:rtl/>
        </w:rPr>
        <w:t>החום</w:t>
      </w:r>
      <w:r>
        <w:rPr>
          <w:rFonts w:ascii="Tahoma" w:hAnsi="Tahoma" w:cs="Tahoma" w:hint="cs"/>
          <w:sz w:val="22"/>
          <w:szCs w:val="22"/>
          <w:rtl/>
        </w:rPr>
        <w:t>-</w:t>
      </w:r>
      <w:r>
        <w:rPr>
          <w:rFonts w:ascii="Tahoma" w:hAnsi="Tahoma" w:cs="Tahoma"/>
          <w:color w:val="ED7D31" w:themeColor="accent2"/>
          <w:sz w:val="22"/>
          <w:szCs w:val="22"/>
          <w:rtl/>
        </w:rPr>
        <w:t xml:space="preserve">כתום- </w:t>
      </w:r>
      <w:r>
        <w:rPr>
          <w:rFonts w:ascii="Tahoma" w:hAnsi="Tahoma" w:cs="Tahoma" w:hint="cs"/>
          <w:sz w:val="22"/>
          <w:szCs w:val="22"/>
          <w:rtl/>
        </w:rPr>
        <w:t>סטנדים</w:t>
      </w:r>
      <w:r>
        <w:rPr>
          <w:rFonts w:ascii="Tahoma" w:hAnsi="Tahoma" w:cs="Tahoma"/>
          <w:sz w:val="22"/>
          <w:szCs w:val="22"/>
          <w:rtl/>
        </w:rPr>
        <w:t>. בכל סטנד מספר המציין את הקוד. המספרים בקצות הטורים הם קודי נקודות הגישה [ליתר דיוק- האינדקס. שלפנו מהחנות את נקודות הגישה עם מספור אוטומטי לחנות, וכך נ</w:t>
      </w:r>
      <w:r>
        <w:rPr>
          <w:rFonts w:ascii="Tahoma" w:hAnsi="Tahoma" w:cs="Tahoma" w:hint="cs"/>
          <w:sz w:val="22"/>
          <w:szCs w:val="22"/>
          <w:rtl/>
        </w:rPr>
        <w:t>י</w:t>
      </w:r>
      <w:r>
        <w:rPr>
          <w:rFonts w:ascii="Tahoma" w:hAnsi="Tahoma" w:cs="Tahoma"/>
          <w:sz w:val="22"/>
          <w:szCs w:val="22"/>
          <w:rtl/>
        </w:rPr>
        <w:t xml:space="preserve">תן לגשת למיקום נקודת גישה בטבלה, לפי האינדקס]. </w:t>
      </w:r>
      <w:r>
        <w:rPr>
          <w:rFonts w:ascii="Tahoma" w:hAnsi="Tahoma" w:cs="Tahoma"/>
          <w:color w:val="2F5496" w:themeColor="accent1" w:themeShade="BF"/>
          <w:sz w:val="22"/>
          <w:szCs w:val="22"/>
          <w:rtl/>
        </w:rPr>
        <w:t xml:space="preserve">תכלת- </w:t>
      </w:r>
      <w:r>
        <w:rPr>
          <w:rFonts w:ascii="Tahoma" w:hAnsi="Tahoma" w:cs="Tahoma"/>
          <w:sz w:val="22"/>
          <w:szCs w:val="22"/>
          <w:rtl/>
        </w:rPr>
        <w:t>נקודת ההתחלה.</w:t>
      </w:r>
    </w:p>
    <w:p w14:paraId="400D9666" w14:textId="77777777" w:rsidR="00BD575D" w:rsidRDefault="00F31DDB">
      <w:pPr>
        <w:bidi/>
        <w:spacing w:before="100" w:after="200" w:line="276" w:lineRule="auto"/>
        <w:rPr>
          <w:rFonts w:ascii="Tahoma" w:hAnsi="Tahoma" w:cs="Tahoma"/>
          <w:sz w:val="22"/>
          <w:szCs w:val="22"/>
          <w:rtl/>
        </w:rPr>
      </w:pPr>
      <w:r>
        <w:rPr>
          <w:rFonts w:ascii="Tahoma" w:hAnsi="Tahoma" w:cs="Tahoma"/>
          <w:sz w:val="22"/>
          <w:szCs w:val="22"/>
          <w:rtl/>
        </w:rPr>
        <w:br w:type="page"/>
      </w:r>
    </w:p>
    <w:p w14:paraId="644F8BFD" w14:textId="77777777" w:rsidR="00BD575D" w:rsidRDefault="00F31DDB">
      <w:pPr>
        <w:bidi/>
        <w:spacing w:after="240" w:line="360" w:lineRule="auto"/>
        <w:jc w:val="both"/>
        <w:rPr>
          <w:rFonts w:ascii="Tahoma" w:hAnsi="Tahoma" w:cs="Tahoma"/>
          <w:sz w:val="22"/>
          <w:szCs w:val="22"/>
          <w:rtl/>
        </w:rPr>
      </w:pPr>
      <w:r>
        <w:rPr>
          <w:rFonts w:ascii="Tahoma" w:hAnsi="Tahoma" w:cs="Tahoma"/>
          <w:noProof/>
          <w:color w:val="70AD47" w:themeColor="accent6"/>
          <w:sz w:val="22"/>
          <w:szCs w:val="22"/>
          <w:rtl/>
        </w:rPr>
        <w:lastRenderedPageBreak/>
        <mc:AlternateContent>
          <mc:Choice Requires="wps">
            <w:drawing>
              <wp:anchor distT="0" distB="0" distL="114300" distR="114300" simplePos="0" relativeHeight="251796480" behindDoc="0" locked="0" layoutInCell="1" allowOverlap="1" wp14:anchorId="09F25A1C" wp14:editId="02A9D81B">
                <wp:simplePos x="0" y="0"/>
                <wp:positionH relativeFrom="leftMargin">
                  <wp:posOffset>51635</wp:posOffset>
                </wp:positionH>
                <wp:positionV relativeFrom="paragraph">
                  <wp:posOffset>4151926</wp:posOffset>
                </wp:positionV>
                <wp:extent cx="895244" cy="814705"/>
                <wp:effectExtent l="1905" t="398145" r="764540" b="21590"/>
                <wp:wrapNone/>
                <wp:docPr id="6" name="הסבר: קו 6"/>
                <wp:cNvGraphicFramePr/>
                <a:graphic xmlns:a="http://schemas.openxmlformats.org/drawingml/2006/main">
                  <a:graphicData uri="http://schemas.microsoft.com/office/word/2010/wordprocessingShape">
                    <wps:wsp>
                      <wps:cNvSpPr/>
                      <wps:spPr>
                        <a:xfrm rot="5400000">
                          <a:off x="0" y="0"/>
                          <a:ext cx="895244" cy="814705"/>
                        </a:xfrm>
                        <a:prstGeom prst="borderCallout1">
                          <a:avLst>
                            <a:gd name="adj1" fmla="val 18750"/>
                            <a:gd name="adj2" fmla="val -8333"/>
                            <a:gd name="adj3" fmla="val -89242"/>
                            <a:gd name="adj4" fmla="val -44375"/>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481255" w14:textId="77777777" w:rsidR="00BD575D" w:rsidRDefault="00F31DDB">
                            <w:pPr>
                              <w:jc w:val="center"/>
                              <w:rPr>
                                <w:rFonts w:ascii="Tahoma" w:hAnsi="Tahoma" w:cs="Tahoma"/>
                                <w:color w:val="000000" w:themeColor="text1"/>
                                <w:sz w:val="12"/>
                                <w:szCs w:val="12"/>
                              </w:rPr>
                            </w:pPr>
                            <w:r>
                              <w:rPr>
                                <w:rFonts w:ascii="Tahoma" w:hAnsi="Tahoma" w:cs="Tahoma"/>
                                <w:color w:val="000000" w:themeColor="text1"/>
                                <w:sz w:val="20"/>
                                <w:szCs w:val="20"/>
                                <w:rtl/>
                              </w:rPr>
                              <w:t>פופקורן, במבה אדומה, חטיף</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F25A1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הסבר: קו 6" o:spid="_x0000_s1124" type="#_x0000_t47" style="position:absolute;left:0;text-align:left;margin-left:4.05pt;margin-top:326.9pt;width:70.5pt;height:64.15pt;rotation:90;z-index:251796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" adj="-9585,-19276" fillcolor="white [3212]" strokecolor="black [3213]" strokeweight=".25pt">
                <v:stroke linestyle="thickThin"/>
                <v:textbox style="layout-flow:vertical;mso-layout-flow-alt:bottom-to-top">
                  <w:txbxContent>
                    <w:p w14:paraId="4D481255" w14:textId="77777777" w:rsidR="00BD575D" w:rsidRDefault="00F31DDB">
                      <w:pPr>
                        <w:jc w:val="center"/>
                        <w:rPr>
                          <w:rFonts w:ascii="Tahoma" w:hAnsi="Tahoma" w:cs="Tahoma"/>
                          <w:color w:val="000000" w:themeColor="text1"/>
                          <w:sz w:val="12"/>
                          <w:szCs w:val="12"/>
                        </w:rPr>
                      </w:pPr>
                      <w:r>
                        <w:rPr>
                          <w:rFonts w:ascii="Tahoma" w:hAnsi="Tahoma" w:cs="Tahoma"/>
                          <w:color w:val="000000" w:themeColor="text1"/>
                          <w:sz w:val="20"/>
                          <w:szCs w:val="20"/>
                          <w:rtl/>
                        </w:rPr>
                        <w:t>פופקורן, במבה אדומה, חטיף</w:t>
                      </w:r>
                    </w:p>
                  </w:txbxContent>
                </v:textbox>
                <w10:wrap anchorx="margin"/>
              </v:shape>
            </w:pict>
          </mc:Fallback>
        </mc:AlternateContent>
      </w:r>
      <w:r>
        <w:rPr>
          <w:rFonts w:ascii="Tahoma" w:hAnsi="Tahoma" w:cs="Tahoma"/>
          <w:noProof/>
          <w:color w:val="70AD47" w:themeColor="accent6"/>
          <w:sz w:val="22"/>
          <w:szCs w:val="22"/>
          <w:rtl/>
        </w:rPr>
        <mc:AlternateContent>
          <mc:Choice Requires="wps">
            <w:drawing>
              <wp:anchor distT="0" distB="0" distL="114300" distR="114300" simplePos="0" relativeHeight="251795456" behindDoc="0" locked="0" layoutInCell="1" allowOverlap="1" wp14:anchorId="5740479A" wp14:editId="48D42F0B">
                <wp:simplePos x="0" y="0"/>
                <wp:positionH relativeFrom="leftMargin">
                  <wp:posOffset>65342</wp:posOffset>
                </wp:positionH>
                <wp:positionV relativeFrom="paragraph">
                  <wp:posOffset>2987320</wp:posOffset>
                </wp:positionV>
                <wp:extent cx="838094" cy="814705"/>
                <wp:effectExtent l="0" t="83820" r="1574165" b="12065"/>
                <wp:wrapNone/>
                <wp:docPr id="8" name="הסבר: קו 8"/>
                <wp:cNvGraphicFramePr/>
                <a:graphic xmlns:a="http://schemas.openxmlformats.org/drawingml/2006/main">
                  <a:graphicData uri="http://schemas.microsoft.com/office/word/2010/wordprocessingShape">
                    <wps:wsp>
                      <wps:cNvSpPr/>
                      <wps:spPr>
                        <a:xfrm rot="5400000">
                          <a:off x="0" y="0"/>
                          <a:ext cx="838094" cy="814705"/>
                        </a:xfrm>
                        <a:prstGeom prst="borderCallout1">
                          <a:avLst>
                            <a:gd name="adj1" fmla="val 18750"/>
                            <a:gd name="adj2" fmla="val -8333"/>
                            <a:gd name="adj3" fmla="val -193943"/>
                            <a:gd name="adj4" fmla="val 56658"/>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C06E38" w14:textId="77777777" w:rsidR="00BD575D" w:rsidRDefault="00F31DDB">
                            <w:pPr>
                              <w:jc w:val="center"/>
                              <w:rPr>
                                <w:rFonts w:ascii="Tahoma" w:hAnsi="Tahoma" w:cs="Tahoma"/>
                                <w:color w:val="000000" w:themeColor="text1"/>
                                <w:sz w:val="12"/>
                                <w:szCs w:val="12"/>
                              </w:rPr>
                            </w:pPr>
                            <w:r>
                              <w:rPr>
                                <w:rFonts w:ascii="Tahoma" w:hAnsi="Tahoma" w:cs="Tahoma"/>
                                <w:color w:val="000000" w:themeColor="text1"/>
                                <w:sz w:val="20"/>
                                <w:szCs w:val="20"/>
                                <w:rtl/>
                              </w:rPr>
                              <w:t xml:space="preserve">תן </w:t>
                            </w:r>
                            <w:proofErr w:type="spellStart"/>
                            <w:r>
                              <w:rPr>
                                <w:rFonts w:ascii="Tahoma" w:hAnsi="Tahoma" w:cs="Tahoma"/>
                                <w:color w:val="000000" w:themeColor="text1"/>
                                <w:sz w:val="20"/>
                                <w:szCs w:val="20"/>
                                <w:rtl/>
                              </w:rPr>
                              <w:t>צאפ</w:t>
                            </w:r>
                            <w:proofErr w:type="spellEnd"/>
                            <w:r>
                              <w:rPr>
                                <w:rFonts w:ascii="Tahoma" w:hAnsi="Tahoma" w:cs="Tahoma"/>
                                <w:color w:val="000000" w:themeColor="text1"/>
                                <w:sz w:val="20"/>
                                <w:szCs w:val="20"/>
                                <w:rtl/>
                              </w:rPr>
                              <w:t xml:space="preserve"> </w:t>
                            </w:r>
                            <w:proofErr w:type="spellStart"/>
                            <w:r>
                              <w:rPr>
                                <w:rFonts w:ascii="Tahoma" w:hAnsi="Tahoma" w:cs="Tahoma"/>
                                <w:color w:val="000000" w:themeColor="text1"/>
                                <w:sz w:val="20"/>
                                <w:szCs w:val="20"/>
                                <w:rtl/>
                              </w:rPr>
                              <w:t>ציפס</w:t>
                            </w:r>
                            <w:proofErr w:type="spellEnd"/>
                            <w:r>
                              <w:rPr>
                                <w:rFonts w:ascii="Tahoma" w:hAnsi="Tahoma" w:cs="Tahoma" w:hint="cs"/>
                                <w:color w:val="000000" w:themeColor="text1"/>
                                <w:sz w:val="20"/>
                                <w:szCs w:val="20"/>
                                <w:rtl/>
                              </w:rPr>
                              <w:t xml:space="preserve"> </w:t>
                            </w:r>
                            <w:r>
                              <w:rPr>
                                <w:rFonts w:ascii="Tahoma" w:hAnsi="Tahoma" w:cs="Tahoma"/>
                                <w:color w:val="000000" w:themeColor="text1"/>
                                <w:sz w:val="20"/>
                                <w:szCs w:val="20"/>
                                <w:rtl/>
                              </w:rPr>
                              <w:t xml:space="preserve">מקסיקני, </w:t>
                            </w:r>
                            <w:proofErr w:type="spellStart"/>
                            <w:r>
                              <w:rPr>
                                <w:rFonts w:ascii="Tahoma" w:hAnsi="Tahoma" w:cs="Tahoma"/>
                                <w:color w:val="000000" w:themeColor="text1"/>
                                <w:sz w:val="20"/>
                                <w:szCs w:val="20"/>
                                <w:rtl/>
                              </w:rPr>
                              <w:t>ציפס</w:t>
                            </w:r>
                            <w:proofErr w:type="spellEnd"/>
                            <w:r>
                              <w:rPr>
                                <w:rFonts w:ascii="Tahoma" w:hAnsi="Tahoma" w:cs="Tahoma"/>
                                <w:color w:val="000000" w:themeColor="text1"/>
                                <w:sz w:val="20"/>
                                <w:szCs w:val="20"/>
                                <w:rtl/>
                              </w:rPr>
                              <w:t xml:space="preserve"> קידס</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0479A" id="הסבר: קו 8" o:spid="_x0000_s1125" type="#_x0000_t47" style="position:absolute;left:0;text-align:left;margin-left:5.15pt;margin-top:235.2pt;width:66pt;height:64.15pt;rotation:90;z-index:251795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" adj="12238,-41892" fillcolor="white [3212]" strokecolor="black [3213]" strokeweight=".25pt">
                <v:stroke linestyle="thickThin"/>
                <v:textbox style="layout-flow:vertical;mso-layout-flow-alt:bottom-to-top">
                  <w:txbxContent>
                    <w:p w14:paraId="0FC06E38" w14:textId="77777777" w:rsidR="00BD575D" w:rsidRDefault="00F31DDB">
                      <w:pPr>
                        <w:jc w:val="center"/>
                        <w:rPr>
                          <w:rFonts w:ascii="Tahoma" w:hAnsi="Tahoma" w:cs="Tahoma"/>
                          <w:color w:val="000000" w:themeColor="text1"/>
                          <w:sz w:val="12"/>
                          <w:szCs w:val="12"/>
                        </w:rPr>
                      </w:pPr>
                      <w:r>
                        <w:rPr>
                          <w:rFonts w:ascii="Tahoma" w:hAnsi="Tahoma" w:cs="Tahoma"/>
                          <w:color w:val="000000" w:themeColor="text1"/>
                          <w:sz w:val="20"/>
                          <w:szCs w:val="20"/>
                          <w:rtl/>
                        </w:rPr>
                        <w:t xml:space="preserve">תן </w:t>
                      </w:r>
                      <w:proofErr w:type="spellStart"/>
                      <w:r>
                        <w:rPr>
                          <w:rFonts w:ascii="Tahoma" w:hAnsi="Tahoma" w:cs="Tahoma"/>
                          <w:color w:val="000000" w:themeColor="text1"/>
                          <w:sz w:val="20"/>
                          <w:szCs w:val="20"/>
                          <w:rtl/>
                        </w:rPr>
                        <w:t>צאפ</w:t>
                      </w:r>
                      <w:proofErr w:type="spellEnd"/>
                      <w:r>
                        <w:rPr>
                          <w:rFonts w:ascii="Tahoma" w:hAnsi="Tahoma" w:cs="Tahoma"/>
                          <w:color w:val="000000" w:themeColor="text1"/>
                          <w:sz w:val="20"/>
                          <w:szCs w:val="20"/>
                          <w:rtl/>
                        </w:rPr>
                        <w:t xml:space="preserve"> </w:t>
                      </w:r>
                      <w:proofErr w:type="spellStart"/>
                      <w:r>
                        <w:rPr>
                          <w:rFonts w:ascii="Tahoma" w:hAnsi="Tahoma" w:cs="Tahoma"/>
                          <w:color w:val="000000" w:themeColor="text1"/>
                          <w:sz w:val="20"/>
                          <w:szCs w:val="20"/>
                          <w:rtl/>
                        </w:rPr>
                        <w:t>ציפס</w:t>
                      </w:r>
                      <w:proofErr w:type="spellEnd"/>
                      <w:r>
                        <w:rPr>
                          <w:rFonts w:ascii="Tahoma" w:hAnsi="Tahoma" w:cs="Tahoma" w:hint="cs"/>
                          <w:color w:val="000000" w:themeColor="text1"/>
                          <w:sz w:val="20"/>
                          <w:szCs w:val="20"/>
                          <w:rtl/>
                        </w:rPr>
                        <w:t xml:space="preserve"> </w:t>
                      </w:r>
                      <w:r>
                        <w:rPr>
                          <w:rFonts w:ascii="Tahoma" w:hAnsi="Tahoma" w:cs="Tahoma"/>
                          <w:color w:val="000000" w:themeColor="text1"/>
                          <w:sz w:val="20"/>
                          <w:szCs w:val="20"/>
                          <w:rtl/>
                        </w:rPr>
                        <w:t xml:space="preserve">מקסיקני, </w:t>
                      </w:r>
                      <w:proofErr w:type="spellStart"/>
                      <w:r>
                        <w:rPr>
                          <w:rFonts w:ascii="Tahoma" w:hAnsi="Tahoma" w:cs="Tahoma"/>
                          <w:color w:val="000000" w:themeColor="text1"/>
                          <w:sz w:val="20"/>
                          <w:szCs w:val="20"/>
                          <w:rtl/>
                        </w:rPr>
                        <w:t>ציפס</w:t>
                      </w:r>
                      <w:proofErr w:type="spellEnd"/>
                      <w:r>
                        <w:rPr>
                          <w:rFonts w:ascii="Tahoma" w:hAnsi="Tahoma" w:cs="Tahoma"/>
                          <w:color w:val="000000" w:themeColor="text1"/>
                          <w:sz w:val="20"/>
                          <w:szCs w:val="20"/>
                          <w:rtl/>
                        </w:rPr>
                        <w:t xml:space="preserve"> קידס</w:t>
                      </w:r>
                    </w:p>
                  </w:txbxContent>
                </v:textbox>
                <o:callout v:ext="edit" minusx="t"/>
                <w10:wrap anchorx="margin"/>
              </v:shape>
            </w:pict>
          </mc:Fallback>
        </mc:AlternateContent>
      </w:r>
      <w:r>
        <w:rPr>
          <w:rFonts w:ascii="Tahoma" w:hAnsi="Tahoma" w:cs="Tahoma"/>
          <w:noProof/>
          <w:color w:val="70AD47" w:themeColor="accent6"/>
          <w:sz w:val="22"/>
          <w:szCs w:val="22"/>
          <w:rtl/>
        </w:rPr>
        <mc:AlternateContent>
          <mc:Choice Requires="wps">
            <w:drawing>
              <wp:anchor distT="0" distB="0" distL="114300" distR="114300" simplePos="0" relativeHeight="251793408" behindDoc="0" locked="0" layoutInCell="1" allowOverlap="1" wp14:anchorId="3AF56C71" wp14:editId="0F1D8B6C">
                <wp:simplePos x="0" y="0"/>
                <wp:positionH relativeFrom="leftMargin">
                  <wp:posOffset>119947</wp:posOffset>
                </wp:positionH>
                <wp:positionV relativeFrom="paragraph">
                  <wp:posOffset>1088369</wp:posOffset>
                </wp:positionV>
                <wp:extent cx="681431" cy="714375"/>
                <wp:effectExtent l="2540" t="54610" r="1683385" b="368935"/>
                <wp:wrapNone/>
                <wp:docPr id="10" name="הסבר: קו 10"/>
                <wp:cNvGraphicFramePr/>
                <a:graphic xmlns:a="http://schemas.openxmlformats.org/drawingml/2006/main">
                  <a:graphicData uri="http://schemas.microsoft.com/office/word/2010/wordprocessingShape">
                    <wps:wsp>
                      <wps:cNvSpPr/>
                      <wps:spPr>
                        <a:xfrm rot="5400000">
                          <a:off x="0" y="0"/>
                          <a:ext cx="681431" cy="714375"/>
                        </a:xfrm>
                        <a:prstGeom prst="borderCallout1">
                          <a:avLst>
                            <a:gd name="adj1" fmla="val 18750"/>
                            <a:gd name="adj2" fmla="val -8333"/>
                            <a:gd name="adj3" fmla="val -227853"/>
                            <a:gd name="adj4" fmla="val 149771"/>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CE1FFD" w14:textId="77777777" w:rsidR="00BD575D" w:rsidRDefault="00F31DDB">
                            <w:pPr>
                              <w:jc w:val="center"/>
                              <w:rPr>
                                <w:rFonts w:ascii="Tahoma" w:hAnsi="Tahoma" w:cs="Tahoma"/>
                                <w:color w:val="000000" w:themeColor="text1"/>
                                <w:sz w:val="10"/>
                                <w:szCs w:val="10"/>
                              </w:rPr>
                            </w:pPr>
                            <w:r>
                              <w:rPr>
                                <w:rFonts w:ascii="Tahoma" w:hAnsi="Tahoma" w:cs="Tahoma"/>
                                <w:color w:val="000000" w:themeColor="text1"/>
                                <w:sz w:val="18"/>
                                <w:szCs w:val="18"/>
                                <w:rtl/>
                              </w:rPr>
                              <w:t xml:space="preserve">שוגי, </w:t>
                            </w:r>
                            <w:proofErr w:type="spellStart"/>
                            <w:r>
                              <w:rPr>
                                <w:rFonts w:ascii="Tahoma" w:hAnsi="Tahoma" w:cs="Tahoma"/>
                                <w:color w:val="000000" w:themeColor="text1"/>
                                <w:sz w:val="18"/>
                                <w:szCs w:val="18"/>
                                <w:rtl/>
                              </w:rPr>
                              <w:t>קורונפלקס</w:t>
                            </w:r>
                            <w:proofErr w:type="spellEnd"/>
                            <w:r>
                              <w:rPr>
                                <w:rFonts w:ascii="Tahoma" w:hAnsi="Tahoma" w:cs="Tahoma"/>
                                <w:color w:val="000000" w:themeColor="text1"/>
                                <w:sz w:val="18"/>
                                <w:szCs w:val="18"/>
                                <w:rtl/>
                              </w:rPr>
                              <w:t>, כריות</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56C71" id="הסבר: קו 10" o:spid="_x0000_s1126" type="#_x0000_t47" style="position:absolute;left:0;text-align:left;margin-left:9.45pt;margin-top:85.7pt;width:53.65pt;height:56.25pt;rotation:90;z-index:2517934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" adj="32351,-49216" fillcolor="white [3212]" strokecolor="black [3213]" strokeweight=".25pt">
                <v:stroke linestyle="thickThin"/>
                <v:textbox style="layout-flow:vertical;mso-layout-flow-alt:bottom-to-top">
                  <w:txbxContent>
                    <w:p w14:paraId="14CE1FFD" w14:textId="77777777" w:rsidR="00BD575D" w:rsidRDefault="00F31DDB">
                      <w:pPr>
                        <w:jc w:val="center"/>
                        <w:rPr>
                          <w:rFonts w:ascii="Tahoma" w:hAnsi="Tahoma" w:cs="Tahoma"/>
                          <w:color w:val="000000" w:themeColor="text1"/>
                          <w:sz w:val="10"/>
                          <w:szCs w:val="10"/>
                        </w:rPr>
                      </w:pPr>
                      <w:r>
                        <w:rPr>
                          <w:rFonts w:ascii="Tahoma" w:hAnsi="Tahoma" w:cs="Tahoma"/>
                          <w:color w:val="000000" w:themeColor="text1"/>
                          <w:sz w:val="18"/>
                          <w:szCs w:val="18"/>
                          <w:rtl/>
                        </w:rPr>
                        <w:t xml:space="preserve">שוגי, </w:t>
                      </w:r>
                      <w:proofErr w:type="spellStart"/>
                      <w:r>
                        <w:rPr>
                          <w:rFonts w:ascii="Tahoma" w:hAnsi="Tahoma" w:cs="Tahoma"/>
                          <w:color w:val="000000" w:themeColor="text1"/>
                          <w:sz w:val="18"/>
                          <w:szCs w:val="18"/>
                          <w:rtl/>
                        </w:rPr>
                        <w:t>קורונפלקס</w:t>
                      </w:r>
                      <w:proofErr w:type="spellEnd"/>
                      <w:r>
                        <w:rPr>
                          <w:rFonts w:ascii="Tahoma" w:hAnsi="Tahoma" w:cs="Tahoma"/>
                          <w:color w:val="000000" w:themeColor="text1"/>
                          <w:sz w:val="18"/>
                          <w:szCs w:val="18"/>
                          <w:rtl/>
                        </w:rPr>
                        <w:t>, כריות</w:t>
                      </w:r>
                    </w:p>
                  </w:txbxContent>
                </v:textbox>
                <o:callout v:ext="edit" minusx="t"/>
                <w10:wrap anchorx="margin"/>
              </v:shape>
            </w:pict>
          </mc:Fallback>
        </mc:AlternateContent>
      </w:r>
      <w:r>
        <w:rPr>
          <w:rFonts w:ascii="Tahoma" w:hAnsi="Tahoma" w:cs="Tahoma"/>
          <w:noProof/>
          <w:color w:val="70AD47" w:themeColor="accent6"/>
          <w:sz w:val="22"/>
          <w:szCs w:val="22"/>
          <w:rtl/>
        </w:rPr>
        <mc:AlternateContent>
          <mc:Choice Requires="wps">
            <w:drawing>
              <wp:anchor distT="0" distB="0" distL="114300" distR="114300" simplePos="0" relativeHeight="251794432" behindDoc="0" locked="0" layoutInCell="1" allowOverlap="1" wp14:anchorId="70B6C9A5" wp14:editId="7B7A7138">
                <wp:simplePos x="0" y="0"/>
                <wp:positionH relativeFrom="leftMargin">
                  <wp:posOffset>138604</wp:posOffset>
                </wp:positionH>
                <wp:positionV relativeFrom="paragraph">
                  <wp:posOffset>1919239</wp:posOffset>
                </wp:positionV>
                <wp:extent cx="685800" cy="714375"/>
                <wp:effectExtent l="4762" t="52388" r="995363" b="23812"/>
                <wp:wrapNone/>
                <wp:docPr id="9" name="הסבר: קו 9"/>
                <wp:cNvGraphicFramePr/>
                <a:graphic xmlns:a="http://schemas.openxmlformats.org/drawingml/2006/main">
                  <a:graphicData uri="http://schemas.microsoft.com/office/word/2010/wordprocessingShape">
                    <wps:wsp>
                      <wps:cNvSpPr/>
                      <wps:spPr>
                        <a:xfrm rot="5400000">
                          <a:off x="0" y="0"/>
                          <a:ext cx="685800" cy="714375"/>
                        </a:xfrm>
                        <a:prstGeom prst="borderCallout1">
                          <a:avLst>
                            <a:gd name="adj1" fmla="val 18750"/>
                            <a:gd name="adj2" fmla="val -8333"/>
                            <a:gd name="adj3" fmla="val -133916"/>
                            <a:gd name="adj4" fmla="val 57843"/>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7FC55E" w14:textId="77777777" w:rsidR="00BD575D" w:rsidRDefault="00F31DDB">
                            <w:pPr>
                              <w:jc w:val="center"/>
                              <w:rPr>
                                <w:rFonts w:ascii="Tahoma" w:hAnsi="Tahoma" w:cs="Tahoma"/>
                                <w:color w:val="000000" w:themeColor="text1"/>
                                <w:sz w:val="14"/>
                                <w:szCs w:val="14"/>
                              </w:rPr>
                            </w:pPr>
                            <w:r>
                              <w:rPr>
                                <w:rFonts w:ascii="Tahoma" w:hAnsi="Tahoma" w:cs="Tahoma"/>
                                <w:color w:val="000000" w:themeColor="text1"/>
                                <w:sz w:val="22"/>
                                <w:szCs w:val="22"/>
                                <w:rtl/>
                              </w:rPr>
                              <w:t>סוכריות במבה בסלי</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6C9A5" id="הסבר: קו 9" o:spid="_x0000_s1127" type="#_x0000_t47" style="position:absolute;left:0;text-align:left;margin-left:10.9pt;margin-top:151.1pt;width:54pt;height:56.25pt;rotation:90;z-index:2517944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" adj="12494,-28926" fillcolor="white [3212]" strokecolor="black [3213]" strokeweight=".25pt">
                <v:stroke linestyle="thickThin"/>
                <v:textbox style="layout-flow:vertical;mso-layout-flow-alt:bottom-to-top">
                  <w:txbxContent>
                    <w:p w14:paraId="267FC55E" w14:textId="77777777" w:rsidR="00BD575D" w:rsidRDefault="00F31DDB">
                      <w:pPr>
                        <w:jc w:val="center"/>
                        <w:rPr>
                          <w:rFonts w:ascii="Tahoma" w:hAnsi="Tahoma" w:cs="Tahoma"/>
                          <w:color w:val="000000" w:themeColor="text1"/>
                          <w:sz w:val="14"/>
                          <w:szCs w:val="14"/>
                        </w:rPr>
                      </w:pPr>
                      <w:r>
                        <w:rPr>
                          <w:rFonts w:ascii="Tahoma" w:hAnsi="Tahoma" w:cs="Tahoma"/>
                          <w:color w:val="000000" w:themeColor="text1"/>
                          <w:sz w:val="22"/>
                          <w:szCs w:val="22"/>
                          <w:rtl/>
                        </w:rPr>
                        <w:t>סוכריות במבה בסלי</w:t>
                      </w:r>
                    </w:p>
                  </w:txbxContent>
                </v:textbox>
                <o:callout v:ext="edit" minusx="t"/>
                <w10:wrap anchorx="margin"/>
              </v:shape>
            </w:pict>
          </mc:Fallback>
        </mc:AlternateContent>
      </w:r>
    </w:p>
    <w:tbl>
      <w:tblPr>
        <w:tblStyle w:val="afb"/>
        <w:bidiVisual/>
        <w:tblW w:w="9352" w:type="dxa"/>
        <w:tblLayout w:type="fixed"/>
        <w:tblLook w:val="04A0" w:firstRow="1" w:lastRow="0" w:firstColumn="1" w:lastColumn="0" w:noHBand="0" w:noVBand="1"/>
      </w:tblPr>
      <w:tblGrid>
        <w:gridCol w:w="351"/>
        <w:gridCol w:w="351"/>
        <w:gridCol w:w="350"/>
        <w:gridCol w:w="350"/>
        <w:gridCol w:w="350"/>
        <w:gridCol w:w="350"/>
        <w:gridCol w:w="350"/>
        <w:gridCol w:w="350"/>
        <w:gridCol w:w="350"/>
        <w:gridCol w:w="350"/>
        <w:gridCol w:w="350"/>
        <w:gridCol w:w="350"/>
        <w:gridCol w:w="350"/>
        <w:gridCol w:w="350"/>
        <w:gridCol w:w="350"/>
        <w:gridCol w:w="350"/>
        <w:gridCol w:w="350"/>
        <w:gridCol w:w="305"/>
        <w:gridCol w:w="305"/>
        <w:gridCol w:w="305"/>
        <w:gridCol w:w="305"/>
        <w:gridCol w:w="305"/>
        <w:gridCol w:w="305"/>
        <w:gridCol w:w="305"/>
        <w:gridCol w:w="305"/>
        <w:gridCol w:w="305"/>
        <w:gridCol w:w="305"/>
        <w:gridCol w:w="350"/>
      </w:tblGrid>
      <w:tr w:rsidR="00BD575D" w14:paraId="6F110303" w14:textId="77777777">
        <w:trPr>
          <w:trHeight w:val="283"/>
        </w:trPr>
        <w:tc>
          <w:tcPr>
            <w:tcW w:w="351" w:type="dxa"/>
            <w:vAlign w:val="center"/>
          </w:tcPr>
          <w:p w14:paraId="5ABA46F2" w14:textId="77777777" w:rsidR="00BD575D" w:rsidRDefault="00F31DDB">
            <w:pPr>
              <w:jc w:val="center"/>
              <w:rPr>
                <w:rFonts w:ascii="Tahoma" w:hAnsi="Tahoma" w:cs="Tahoma"/>
                <w:sz w:val="12"/>
                <w:szCs w:val="12"/>
                <w:rtl/>
              </w:rPr>
            </w:pPr>
            <w:r>
              <w:rPr>
                <w:rFonts w:ascii="Tahoma" w:hAnsi="Tahoma" w:cs="Tahoma"/>
                <w:sz w:val="12"/>
                <w:szCs w:val="12"/>
                <w:rtl/>
              </w:rPr>
              <w:t>26</w:t>
            </w:r>
          </w:p>
        </w:tc>
        <w:tc>
          <w:tcPr>
            <w:tcW w:w="351" w:type="dxa"/>
            <w:vAlign w:val="center"/>
          </w:tcPr>
          <w:p w14:paraId="37408A2E" w14:textId="77777777" w:rsidR="00BD575D" w:rsidRDefault="00F31DDB">
            <w:pPr>
              <w:jc w:val="center"/>
              <w:rPr>
                <w:rFonts w:ascii="Tahoma" w:hAnsi="Tahoma" w:cs="Tahoma"/>
                <w:sz w:val="12"/>
                <w:szCs w:val="12"/>
                <w:rtl/>
              </w:rPr>
            </w:pPr>
            <w:r>
              <w:rPr>
                <w:rFonts w:ascii="Tahoma" w:hAnsi="Tahoma" w:cs="Tahoma"/>
                <w:sz w:val="12"/>
                <w:szCs w:val="12"/>
                <w:rtl/>
              </w:rPr>
              <w:t>25</w:t>
            </w:r>
          </w:p>
        </w:tc>
        <w:tc>
          <w:tcPr>
            <w:tcW w:w="350" w:type="dxa"/>
            <w:vAlign w:val="center"/>
          </w:tcPr>
          <w:p w14:paraId="4201DF80" w14:textId="77777777" w:rsidR="00BD575D" w:rsidRDefault="00F31DDB">
            <w:pPr>
              <w:jc w:val="center"/>
              <w:rPr>
                <w:rFonts w:ascii="Tahoma" w:hAnsi="Tahoma" w:cs="Tahoma"/>
                <w:sz w:val="12"/>
                <w:szCs w:val="12"/>
                <w:rtl/>
              </w:rPr>
            </w:pPr>
            <w:r>
              <w:rPr>
                <w:rFonts w:ascii="Tahoma" w:hAnsi="Tahoma" w:cs="Tahoma"/>
                <w:sz w:val="12"/>
                <w:szCs w:val="12"/>
                <w:rtl/>
              </w:rPr>
              <w:t>24</w:t>
            </w:r>
          </w:p>
        </w:tc>
        <w:tc>
          <w:tcPr>
            <w:tcW w:w="350" w:type="dxa"/>
            <w:vAlign w:val="center"/>
          </w:tcPr>
          <w:p w14:paraId="5CE814B4" w14:textId="77777777" w:rsidR="00BD575D" w:rsidRDefault="00F31DDB">
            <w:pPr>
              <w:jc w:val="center"/>
              <w:rPr>
                <w:rFonts w:ascii="Tahoma" w:hAnsi="Tahoma" w:cs="Tahoma"/>
                <w:sz w:val="12"/>
                <w:szCs w:val="12"/>
                <w:rtl/>
              </w:rPr>
            </w:pPr>
            <w:r>
              <w:rPr>
                <w:rFonts w:ascii="Tahoma" w:hAnsi="Tahoma" w:cs="Tahoma"/>
                <w:sz w:val="12"/>
                <w:szCs w:val="12"/>
                <w:rtl/>
              </w:rPr>
              <w:t>23</w:t>
            </w:r>
          </w:p>
        </w:tc>
        <w:tc>
          <w:tcPr>
            <w:tcW w:w="350" w:type="dxa"/>
            <w:vAlign w:val="center"/>
          </w:tcPr>
          <w:p w14:paraId="4E6F2A1C" w14:textId="77777777" w:rsidR="00BD575D" w:rsidRDefault="00F31DDB">
            <w:pPr>
              <w:jc w:val="center"/>
              <w:rPr>
                <w:rFonts w:ascii="Tahoma" w:hAnsi="Tahoma" w:cs="Tahoma"/>
                <w:sz w:val="12"/>
                <w:szCs w:val="12"/>
                <w:rtl/>
              </w:rPr>
            </w:pPr>
            <w:r>
              <w:rPr>
                <w:rFonts w:ascii="Tahoma" w:hAnsi="Tahoma" w:cs="Tahoma"/>
                <w:sz w:val="12"/>
                <w:szCs w:val="12"/>
                <w:rtl/>
              </w:rPr>
              <w:t>22</w:t>
            </w:r>
          </w:p>
        </w:tc>
        <w:tc>
          <w:tcPr>
            <w:tcW w:w="350" w:type="dxa"/>
            <w:vAlign w:val="center"/>
          </w:tcPr>
          <w:p w14:paraId="19AF6385" w14:textId="77777777" w:rsidR="00BD575D" w:rsidRDefault="00F31DDB">
            <w:pPr>
              <w:jc w:val="center"/>
              <w:rPr>
                <w:rFonts w:ascii="Tahoma" w:hAnsi="Tahoma" w:cs="Tahoma"/>
                <w:sz w:val="12"/>
                <w:szCs w:val="12"/>
                <w:rtl/>
              </w:rPr>
            </w:pPr>
            <w:r>
              <w:rPr>
                <w:rFonts w:ascii="Tahoma" w:hAnsi="Tahoma" w:cs="Tahoma"/>
                <w:sz w:val="12"/>
                <w:szCs w:val="12"/>
                <w:rtl/>
              </w:rPr>
              <w:t>21</w:t>
            </w:r>
          </w:p>
        </w:tc>
        <w:tc>
          <w:tcPr>
            <w:tcW w:w="350" w:type="dxa"/>
            <w:vAlign w:val="center"/>
          </w:tcPr>
          <w:p w14:paraId="788995A4" w14:textId="77777777" w:rsidR="00BD575D" w:rsidRDefault="00F31DDB">
            <w:pPr>
              <w:jc w:val="center"/>
              <w:rPr>
                <w:rFonts w:ascii="Tahoma" w:hAnsi="Tahoma" w:cs="Tahoma"/>
                <w:sz w:val="12"/>
                <w:szCs w:val="12"/>
                <w:rtl/>
              </w:rPr>
            </w:pPr>
            <w:r>
              <w:rPr>
                <w:rFonts w:ascii="Tahoma" w:hAnsi="Tahoma" w:cs="Tahoma"/>
                <w:sz w:val="12"/>
                <w:szCs w:val="12"/>
                <w:rtl/>
              </w:rPr>
              <w:t>20</w:t>
            </w:r>
          </w:p>
        </w:tc>
        <w:tc>
          <w:tcPr>
            <w:tcW w:w="350" w:type="dxa"/>
            <w:vAlign w:val="center"/>
          </w:tcPr>
          <w:p w14:paraId="513EBAD9" w14:textId="77777777" w:rsidR="00BD575D" w:rsidRDefault="00F31DDB">
            <w:pPr>
              <w:jc w:val="center"/>
              <w:rPr>
                <w:rFonts w:ascii="Tahoma" w:hAnsi="Tahoma" w:cs="Tahoma"/>
                <w:sz w:val="12"/>
                <w:szCs w:val="12"/>
                <w:rtl/>
              </w:rPr>
            </w:pPr>
            <w:r>
              <w:rPr>
                <w:rFonts w:ascii="Tahoma" w:hAnsi="Tahoma" w:cs="Tahoma"/>
                <w:sz w:val="12"/>
                <w:szCs w:val="12"/>
                <w:rtl/>
              </w:rPr>
              <w:t>19</w:t>
            </w:r>
          </w:p>
        </w:tc>
        <w:tc>
          <w:tcPr>
            <w:tcW w:w="350" w:type="dxa"/>
            <w:vAlign w:val="center"/>
          </w:tcPr>
          <w:p w14:paraId="6E9303DA" w14:textId="77777777" w:rsidR="00BD575D" w:rsidRDefault="00F31DDB">
            <w:pPr>
              <w:jc w:val="center"/>
              <w:rPr>
                <w:rFonts w:ascii="Tahoma" w:hAnsi="Tahoma" w:cs="Tahoma"/>
                <w:sz w:val="12"/>
                <w:szCs w:val="12"/>
                <w:rtl/>
              </w:rPr>
            </w:pPr>
            <w:r>
              <w:rPr>
                <w:rFonts w:ascii="Tahoma" w:hAnsi="Tahoma" w:cs="Tahoma"/>
                <w:sz w:val="12"/>
                <w:szCs w:val="12"/>
                <w:rtl/>
              </w:rPr>
              <w:t>18</w:t>
            </w:r>
          </w:p>
        </w:tc>
        <w:tc>
          <w:tcPr>
            <w:tcW w:w="350" w:type="dxa"/>
            <w:vAlign w:val="center"/>
          </w:tcPr>
          <w:p w14:paraId="1907A70D" w14:textId="77777777" w:rsidR="00BD575D" w:rsidRDefault="00F31DDB">
            <w:pPr>
              <w:jc w:val="center"/>
              <w:rPr>
                <w:rFonts w:ascii="Tahoma" w:hAnsi="Tahoma" w:cs="Tahoma"/>
                <w:sz w:val="12"/>
                <w:szCs w:val="12"/>
                <w:rtl/>
              </w:rPr>
            </w:pPr>
            <w:r>
              <w:rPr>
                <w:rFonts w:ascii="Tahoma" w:hAnsi="Tahoma" w:cs="Tahoma"/>
                <w:sz w:val="12"/>
                <w:szCs w:val="12"/>
                <w:rtl/>
              </w:rPr>
              <w:t>17</w:t>
            </w:r>
          </w:p>
        </w:tc>
        <w:tc>
          <w:tcPr>
            <w:tcW w:w="350" w:type="dxa"/>
            <w:vAlign w:val="center"/>
          </w:tcPr>
          <w:p w14:paraId="55A06414" w14:textId="77777777" w:rsidR="00BD575D" w:rsidRDefault="00F31DDB">
            <w:pPr>
              <w:jc w:val="center"/>
              <w:rPr>
                <w:rFonts w:ascii="Tahoma" w:hAnsi="Tahoma" w:cs="Tahoma"/>
                <w:sz w:val="12"/>
                <w:szCs w:val="12"/>
                <w:rtl/>
              </w:rPr>
            </w:pPr>
            <w:r>
              <w:rPr>
                <w:rFonts w:ascii="Tahoma" w:hAnsi="Tahoma" w:cs="Tahoma"/>
                <w:sz w:val="12"/>
                <w:szCs w:val="12"/>
                <w:rtl/>
              </w:rPr>
              <w:t>16</w:t>
            </w:r>
          </w:p>
        </w:tc>
        <w:tc>
          <w:tcPr>
            <w:tcW w:w="350" w:type="dxa"/>
            <w:vAlign w:val="center"/>
          </w:tcPr>
          <w:p w14:paraId="052C429D" w14:textId="77777777" w:rsidR="00BD575D" w:rsidRDefault="00F31DDB">
            <w:pPr>
              <w:jc w:val="center"/>
              <w:rPr>
                <w:rFonts w:ascii="Tahoma" w:hAnsi="Tahoma" w:cs="Tahoma"/>
                <w:sz w:val="12"/>
                <w:szCs w:val="12"/>
                <w:rtl/>
              </w:rPr>
            </w:pPr>
            <w:r>
              <w:rPr>
                <w:rFonts w:ascii="Tahoma" w:hAnsi="Tahoma" w:cs="Tahoma"/>
                <w:sz w:val="12"/>
                <w:szCs w:val="12"/>
                <w:rtl/>
              </w:rPr>
              <w:t>15</w:t>
            </w:r>
          </w:p>
        </w:tc>
        <w:tc>
          <w:tcPr>
            <w:tcW w:w="350" w:type="dxa"/>
            <w:vAlign w:val="center"/>
          </w:tcPr>
          <w:p w14:paraId="0E04315E" w14:textId="77777777" w:rsidR="00BD575D" w:rsidRDefault="00F31DDB">
            <w:pPr>
              <w:jc w:val="center"/>
              <w:rPr>
                <w:rFonts w:ascii="Tahoma" w:hAnsi="Tahoma" w:cs="Tahoma"/>
                <w:sz w:val="12"/>
                <w:szCs w:val="12"/>
                <w:rtl/>
              </w:rPr>
            </w:pPr>
            <w:r>
              <w:rPr>
                <w:rFonts w:ascii="Tahoma" w:hAnsi="Tahoma" w:cs="Tahoma"/>
                <w:sz w:val="12"/>
                <w:szCs w:val="12"/>
                <w:rtl/>
              </w:rPr>
              <w:t>14</w:t>
            </w:r>
          </w:p>
        </w:tc>
        <w:tc>
          <w:tcPr>
            <w:tcW w:w="350" w:type="dxa"/>
            <w:vAlign w:val="center"/>
          </w:tcPr>
          <w:p w14:paraId="51E69CB1" w14:textId="77777777" w:rsidR="00BD575D" w:rsidRDefault="00F31DDB">
            <w:pPr>
              <w:jc w:val="center"/>
              <w:rPr>
                <w:rFonts w:ascii="Tahoma" w:hAnsi="Tahoma" w:cs="Tahoma"/>
                <w:sz w:val="12"/>
                <w:szCs w:val="12"/>
                <w:rtl/>
              </w:rPr>
            </w:pPr>
            <w:r>
              <w:rPr>
                <w:rFonts w:ascii="Tahoma" w:hAnsi="Tahoma" w:cs="Tahoma"/>
                <w:sz w:val="12"/>
                <w:szCs w:val="12"/>
                <w:rtl/>
              </w:rPr>
              <w:t>13</w:t>
            </w:r>
          </w:p>
        </w:tc>
        <w:tc>
          <w:tcPr>
            <w:tcW w:w="350" w:type="dxa"/>
            <w:vAlign w:val="center"/>
          </w:tcPr>
          <w:p w14:paraId="17161F53" w14:textId="77777777" w:rsidR="00BD575D" w:rsidRDefault="00F31DDB">
            <w:pPr>
              <w:jc w:val="center"/>
              <w:rPr>
                <w:rFonts w:ascii="Tahoma" w:hAnsi="Tahoma" w:cs="Tahoma"/>
                <w:sz w:val="12"/>
                <w:szCs w:val="12"/>
                <w:rtl/>
              </w:rPr>
            </w:pPr>
            <w:r>
              <w:rPr>
                <w:rFonts w:ascii="Tahoma" w:hAnsi="Tahoma" w:cs="Tahoma"/>
                <w:sz w:val="12"/>
                <w:szCs w:val="12"/>
                <w:rtl/>
              </w:rPr>
              <w:t>12</w:t>
            </w:r>
          </w:p>
        </w:tc>
        <w:tc>
          <w:tcPr>
            <w:tcW w:w="350" w:type="dxa"/>
            <w:vAlign w:val="center"/>
          </w:tcPr>
          <w:p w14:paraId="46BC71A4" w14:textId="77777777" w:rsidR="00BD575D" w:rsidRDefault="00F31DDB">
            <w:pPr>
              <w:jc w:val="center"/>
              <w:rPr>
                <w:rFonts w:ascii="Tahoma" w:hAnsi="Tahoma" w:cs="Tahoma"/>
                <w:sz w:val="12"/>
                <w:szCs w:val="12"/>
                <w:rtl/>
              </w:rPr>
            </w:pPr>
            <w:r>
              <w:rPr>
                <w:rFonts w:ascii="Tahoma" w:hAnsi="Tahoma" w:cs="Tahoma"/>
                <w:sz w:val="12"/>
                <w:szCs w:val="12"/>
                <w:rtl/>
              </w:rPr>
              <w:t>11</w:t>
            </w:r>
          </w:p>
        </w:tc>
        <w:tc>
          <w:tcPr>
            <w:tcW w:w="350" w:type="dxa"/>
            <w:vAlign w:val="center"/>
          </w:tcPr>
          <w:p w14:paraId="46608D26" w14:textId="77777777" w:rsidR="00BD575D" w:rsidRDefault="00F31DDB">
            <w:pPr>
              <w:jc w:val="center"/>
              <w:rPr>
                <w:rFonts w:ascii="Tahoma" w:hAnsi="Tahoma" w:cs="Tahoma"/>
                <w:sz w:val="12"/>
                <w:szCs w:val="12"/>
                <w:rtl/>
              </w:rPr>
            </w:pPr>
            <w:r>
              <w:rPr>
                <w:rFonts w:ascii="Tahoma" w:hAnsi="Tahoma" w:cs="Tahoma"/>
                <w:sz w:val="12"/>
                <w:szCs w:val="12"/>
                <w:rtl/>
              </w:rPr>
              <w:t>10</w:t>
            </w:r>
          </w:p>
        </w:tc>
        <w:tc>
          <w:tcPr>
            <w:tcW w:w="305" w:type="dxa"/>
            <w:vAlign w:val="center"/>
          </w:tcPr>
          <w:p w14:paraId="0113CC37" w14:textId="77777777" w:rsidR="00BD575D" w:rsidRDefault="00F31DDB">
            <w:pPr>
              <w:jc w:val="center"/>
              <w:rPr>
                <w:rFonts w:ascii="Tahoma" w:hAnsi="Tahoma" w:cs="Tahoma"/>
                <w:sz w:val="12"/>
                <w:szCs w:val="12"/>
                <w:rtl/>
              </w:rPr>
            </w:pPr>
            <w:r>
              <w:rPr>
                <w:rFonts w:ascii="Tahoma" w:hAnsi="Tahoma" w:cs="Tahoma"/>
                <w:sz w:val="12"/>
                <w:szCs w:val="12"/>
                <w:rtl/>
              </w:rPr>
              <w:t>9</w:t>
            </w:r>
          </w:p>
        </w:tc>
        <w:tc>
          <w:tcPr>
            <w:tcW w:w="305" w:type="dxa"/>
            <w:vAlign w:val="center"/>
          </w:tcPr>
          <w:p w14:paraId="6F8E128C" w14:textId="77777777" w:rsidR="00BD575D" w:rsidRDefault="00F31DDB">
            <w:pPr>
              <w:jc w:val="center"/>
              <w:rPr>
                <w:rFonts w:ascii="Tahoma" w:hAnsi="Tahoma" w:cs="Tahoma"/>
                <w:sz w:val="12"/>
                <w:szCs w:val="12"/>
                <w:rtl/>
              </w:rPr>
            </w:pPr>
            <w:r>
              <w:rPr>
                <w:rFonts w:ascii="Tahoma" w:hAnsi="Tahoma" w:cs="Tahoma"/>
                <w:sz w:val="12"/>
                <w:szCs w:val="12"/>
                <w:rtl/>
              </w:rPr>
              <w:t>8</w:t>
            </w:r>
          </w:p>
        </w:tc>
        <w:tc>
          <w:tcPr>
            <w:tcW w:w="305" w:type="dxa"/>
            <w:vAlign w:val="center"/>
          </w:tcPr>
          <w:p w14:paraId="386A8A62" w14:textId="77777777" w:rsidR="00BD575D" w:rsidRDefault="00F31DDB">
            <w:pPr>
              <w:jc w:val="center"/>
              <w:rPr>
                <w:rFonts w:ascii="Tahoma" w:hAnsi="Tahoma" w:cs="Tahoma"/>
                <w:sz w:val="12"/>
                <w:szCs w:val="12"/>
                <w:rtl/>
              </w:rPr>
            </w:pPr>
            <w:r>
              <w:rPr>
                <w:rFonts w:ascii="Tahoma" w:hAnsi="Tahoma" w:cs="Tahoma"/>
                <w:sz w:val="12"/>
                <w:szCs w:val="12"/>
                <w:rtl/>
              </w:rPr>
              <w:t>7</w:t>
            </w:r>
          </w:p>
        </w:tc>
        <w:tc>
          <w:tcPr>
            <w:tcW w:w="305" w:type="dxa"/>
            <w:vAlign w:val="center"/>
          </w:tcPr>
          <w:p w14:paraId="6A4BAAD7" w14:textId="77777777" w:rsidR="00BD575D" w:rsidRDefault="00F31DDB">
            <w:pPr>
              <w:jc w:val="center"/>
              <w:rPr>
                <w:rFonts w:ascii="Tahoma" w:hAnsi="Tahoma" w:cs="Tahoma"/>
                <w:sz w:val="12"/>
                <w:szCs w:val="12"/>
                <w:rtl/>
              </w:rPr>
            </w:pPr>
            <w:r>
              <w:rPr>
                <w:rFonts w:ascii="Tahoma" w:hAnsi="Tahoma" w:cs="Tahoma"/>
                <w:sz w:val="12"/>
                <w:szCs w:val="12"/>
                <w:rtl/>
              </w:rPr>
              <w:t>6</w:t>
            </w:r>
          </w:p>
        </w:tc>
        <w:tc>
          <w:tcPr>
            <w:tcW w:w="305" w:type="dxa"/>
            <w:vAlign w:val="center"/>
          </w:tcPr>
          <w:p w14:paraId="73E5E0C1" w14:textId="77777777" w:rsidR="00BD575D" w:rsidRDefault="00F31DDB">
            <w:pPr>
              <w:jc w:val="center"/>
              <w:rPr>
                <w:rFonts w:ascii="Tahoma" w:hAnsi="Tahoma" w:cs="Tahoma"/>
                <w:sz w:val="12"/>
                <w:szCs w:val="12"/>
                <w:rtl/>
              </w:rPr>
            </w:pPr>
            <w:r>
              <w:rPr>
                <w:rFonts w:ascii="Tahoma" w:hAnsi="Tahoma" w:cs="Tahoma"/>
                <w:sz w:val="12"/>
                <w:szCs w:val="12"/>
                <w:rtl/>
              </w:rPr>
              <w:t>5</w:t>
            </w:r>
          </w:p>
        </w:tc>
        <w:tc>
          <w:tcPr>
            <w:tcW w:w="305" w:type="dxa"/>
            <w:vAlign w:val="center"/>
          </w:tcPr>
          <w:p w14:paraId="54EC4678" w14:textId="77777777" w:rsidR="00BD575D" w:rsidRDefault="00F31DDB">
            <w:pPr>
              <w:jc w:val="center"/>
              <w:rPr>
                <w:rFonts w:ascii="Tahoma" w:hAnsi="Tahoma" w:cs="Tahoma"/>
                <w:sz w:val="12"/>
                <w:szCs w:val="12"/>
                <w:rtl/>
              </w:rPr>
            </w:pPr>
            <w:r>
              <w:rPr>
                <w:rFonts w:ascii="Tahoma" w:hAnsi="Tahoma" w:cs="Tahoma"/>
                <w:sz w:val="12"/>
                <w:szCs w:val="12"/>
                <w:rtl/>
              </w:rPr>
              <w:t>4</w:t>
            </w:r>
          </w:p>
        </w:tc>
        <w:tc>
          <w:tcPr>
            <w:tcW w:w="305" w:type="dxa"/>
            <w:vAlign w:val="center"/>
          </w:tcPr>
          <w:p w14:paraId="07585B44" w14:textId="77777777" w:rsidR="00BD575D" w:rsidRDefault="00F31DDB">
            <w:pPr>
              <w:jc w:val="center"/>
              <w:rPr>
                <w:rFonts w:ascii="Tahoma" w:hAnsi="Tahoma" w:cs="Tahoma"/>
                <w:sz w:val="12"/>
                <w:szCs w:val="12"/>
                <w:rtl/>
              </w:rPr>
            </w:pPr>
            <w:r>
              <w:rPr>
                <w:rFonts w:ascii="Tahoma" w:hAnsi="Tahoma" w:cs="Tahoma"/>
                <w:sz w:val="12"/>
                <w:szCs w:val="12"/>
                <w:rtl/>
              </w:rPr>
              <w:t>3</w:t>
            </w:r>
          </w:p>
        </w:tc>
        <w:tc>
          <w:tcPr>
            <w:tcW w:w="305" w:type="dxa"/>
            <w:vAlign w:val="center"/>
          </w:tcPr>
          <w:p w14:paraId="63B1E1DE" w14:textId="77777777" w:rsidR="00BD575D" w:rsidRDefault="00F31DDB">
            <w:pPr>
              <w:jc w:val="center"/>
              <w:rPr>
                <w:rFonts w:ascii="Tahoma" w:hAnsi="Tahoma" w:cs="Tahoma"/>
                <w:sz w:val="12"/>
                <w:szCs w:val="12"/>
                <w:rtl/>
              </w:rPr>
            </w:pPr>
            <w:r>
              <w:rPr>
                <w:rFonts w:ascii="Tahoma" w:hAnsi="Tahoma" w:cs="Tahoma"/>
                <w:sz w:val="12"/>
                <w:szCs w:val="12"/>
                <w:rtl/>
              </w:rPr>
              <w:t>2</w:t>
            </w:r>
          </w:p>
        </w:tc>
        <w:tc>
          <w:tcPr>
            <w:tcW w:w="305" w:type="dxa"/>
            <w:vAlign w:val="center"/>
          </w:tcPr>
          <w:p w14:paraId="3A32FB42" w14:textId="77777777" w:rsidR="00BD575D" w:rsidRDefault="00F31DDB">
            <w:pPr>
              <w:jc w:val="center"/>
              <w:rPr>
                <w:rFonts w:ascii="Tahoma" w:hAnsi="Tahoma" w:cs="Tahoma"/>
                <w:sz w:val="12"/>
                <w:szCs w:val="12"/>
                <w:rtl/>
              </w:rPr>
            </w:pPr>
            <w:r>
              <w:rPr>
                <w:rFonts w:ascii="Tahoma" w:hAnsi="Tahoma" w:cs="Tahoma"/>
                <w:sz w:val="12"/>
                <w:szCs w:val="12"/>
                <w:rtl/>
              </w:rPr>
              <w:t>1</w:t>
            </w:r>
          </w:p>
        </w:tc>
        <w:tc>
          <w:tcPr>
            <w:tcW w:w="305" w:type="dxa"/>
            <w:vAlign w:val="center"/>
          </w:tcPr>
          <w:p w14:paraId="50DDE53F" w14:textId="77777777" w:rsidR="00BD575D" w:rsidRDefault="00F31DDB">
            <w:pPr>
              <w:jc w:val="center"/>
              <w:rPr>
                <w:rFonts w:ascii="Tahoma" w:hAnsi="Tahoma" w:cs="Tahoma"/>
                <w:sz w:val="12"/>
                <w:szCs w:val="12"/>
                <w:rtl/>
              </w:rPr>
            </w:pPr>
            <w:r>
              <w:rPr>
                <w:rFonts w:ascii="Tahoma" w:hAnsi="Tahoma" w:cs="Tahoma"/>
                <w:sz w:val="12"/>
                <w:szCs w:val="12"/>
                <w:rtl/>
              </w:rPr>
              <w:t>0</w:t>
            </w:r>
          </w:p>
        </w:tc>
        <w:tc>
          <w:tcPr>
            <w:tcW w:w="350" w:type="dxa"/>
            <w:vAlign w:val="center"/>
          </w:tcPr>
          <w:p w14:paraId="6BB08CA8" w14:textId="77777777" w:rsidR="00BD575D" w:rsidRDefault="00BD575D">
            <w:pPr>
              <w:jc w:val="center"/>
              <w:rPr>
                <w:rFonts w:ascii="Tahoma" w:hAnsi="Tahoma" w:cs="Tahoma"/>
                <w:sz w:val="12"/>
                <w:szCs w:val="12"/>
                <w:rtl/>
              </w:rPr>
            </w:pPr>
          </w:p>
        </w:tc>
      </w:tr>
      <w:tr w:rsidR="00BD575D" w14:paraId="2BAB3A91" w14:textId="77777777">
        <w:trPr>
          <w:trHeight w:val="283"/>
        </w:trPr>
        <w:tc>
          <w:tcPr>
            <w:tcW w:w="351" w:type="dxa"/>
            <w:shd w:val="clear" w:color="auto" w:fill="92D050"/>
            <w:vAlign w:val="center"/>
          </w:tcPr>
          <w:p w14:paraId="7AAD7F33" w14:textId="77777777" w:rsidR="00BD575D" w:rsidRDefault="00BD575D">
            <w:pPr>
              <w:jc w:val="center"/>
              <w:rPr>
                <w:rFonts w:ascii="Tahoma" w:hAnsi="Tahoma" w:cs="Tahoma"/>
                <w:sz w:val="12"/>
                <w:szCs w:val="12"/>
                <w:rtl/>
              </w:rPr>
            </w:pPr>
          </w:p>
        </w:tc>
        <w:tc>
          <w:tcPr>
            <w:tcW w:w="351" w:type="dxa"/>
            <w:shd w:val="clear" w:color="auto" w:fill="92D050"/>
            <w:vAlign w:val="center"/>
          </w:tcPr>
          <w:p w14:paraId="6CF5C421" w14:textId="77777777" w:rsidR="00BD575D" w:rsidRDefault="00BD575D">
            <w:pPr>
              <w:jc w:val="center"/>
              <w:rPr>
                <w:rFonts w:ascii="Tahoma" w:hAnsi="Tahoma" w:cs="Tahoma"/>
                <w:sz w:val="12"/>
                <w:szCs w:val="12"/>
                <w:rtl/>
              </w:rPr>
            </w:pPr>
          </w:p>
        </w:tc>
        <w:tc>
          <w:tcPr>
            <w:tcW w:w="350" w:type="dxa"/>
            <w:shd w:val="clear" w:color="auto" w:fill="92D050"/>
            <w:vAlign w:val="center"/>
          </w:tcPr>
          <w:p w14:paraId="2B7228E4" w14:textId="77777777" w:rsidR="00BD575D" w:rsidRDefault="00BD575D">
            <w:pPr>
              <w:jc w:val="center"/>
              <w:rPr>
                <w:rFonts w:ascii="Tahoma" w:hAnsi="Tahoma" w:cs="Tahoma"/>
                <w:sz w:val="12"/>
                <w:szCs w:val="12"/>
                <w:rtl/>
              </w:rPr>
            </w:pPr>
          </w:p>
        </w:tc>
        <w:tc>
          <w:tcPr>
            <w:tcW w:w="350" w:type="dxa"/>
            <w:shd w:val="clear" w:color="auto" w:fill="92D050"/>
            <w:vAlign w:val="center"/>
          </w:tcPr>
          <w:p w14:paraId="559772E4" w14:textId="77777777" w:rsidR="00BD575D" w:rsidRDefault="00BD575D">
            <w:pPr>
              <w:jc w:val="center"/>
              <w:rPr>
                <w:rFonts w:ascii="Tahoma" w:hAnsi="Tahoma" w:cs="Tahoma"/>
                <w:sz w:val="12"/>
                <w:szCs w:val="12"/>
                <w:rtl/>
              </w:rPr>
            </w:pPr>
          </w:p>
        </w:tc>
        <w:tc>
          <w:tcPr>
            <w:tcW w:w="350" w:type="dxa"/>
            <w:shd w:val="clear" w:color="auto" w:fill="92D050"/>
            <w:vAlign w:val="center"/>
          </w:tcPr>
          <w:p w14:paraId="2E1F7A48" w14:textId="77777777" w:rsidR="00BD575D" w:rsidRDefault="00BD575D">
            <w:pPr>
              <w:jc w:val="center"/>
              <w:rPr>
                <w:rFonts w:ascii="Tahoma" w:hAnsi="Tahoma" w:cs="Tahoma"/>
                <w:sz w:val="12"/>
                <w:szCs w:val="12"/>
                <w:rtl/>
              </w:rPr>
            </w:pPr>
          </w:p>
        </w:tc>
        <w:tc>
          <w:tcPr>
            <w:tcW w:w="350" w:type="dxa"/>
            <w:shd w:val="clear" w:color="auto" w:fill="92D050"/>
            <w:vAlign w:val="center"/>
          </w:tcPr>
          <w:p w14:paraId="08A2F3C0" w14:textId="77777777" w:rsidR="00BD575D" w:rsidRDefault="00BD575D">
            <w:pPr>
              <w:jc w:val="center"/>
              <w:rPr>
                <w:rFonts w:ascii="Tahoma" w:hAnsi="Tahoma" w:cs="Tahoma"/>
                <w:sz w:val="12"/>
                <w:szCs w:val="12"/>
                <w:rtl/>
              </w:rPr>
            </w:pPr>
          </w:p>
        </w:tc>
        <w:tc>
          <w:tcPr>
            <w:tcW w:w="350" w:type="dxa"/>
            <w:shd w:val="clear" w:color="auto" w:fill="92D050"/>
            <w:vAlign w:val="center"/>
          </w:tcPr>
          <w:p w14:paraId="6E6DCD30" w14:textId="77777777" w:rsidR="00BD575D" w:rsidRDefault="00BD575D">
            <w:pPr>
              <w:jc w:val="center"/>
              <w:rPr>
                <w:rFonts w:ascii="Tahoma" w:hAnsi="Tahoma" w:cs="Tahoma"/>
                <w:sz w:val="12"/>
                <w:szCs w:val="12"/>
                <w:rtl/>
              </w:rPr>
            </w:pPr>
          </w:p>
        </w:tc>
        <w:tc>
          <w:tcPr>
            <w:tcW w:w="350" w:type="dxa"/>
            <w:vAlign w:val="center"/>
          </w:tcPr>
          <w:p w14:paraId="05658C5F" w14:textId="77777777" w:rsidR="00BD575D" w:rsidRDefault="00BD575D">
            <w:pPr>
              <w:jc w:val="center"/>
              <w:rPr>
                <w:rFonts w:ascii="Tahoma" w:hAnsi="Tahoma" w:cs="Tahoma"/>
                <w:sz w:val="12"/>
                <w:szCs w:val="12"/>
                <w:rtl/>
              </w:rPr>
            </w:pPr>
          </w:p>
        </w:tc>
        <w:tc>
          <w:tcPr>
            <w:tcW w:w="350" w:type="dxa"/>
            <w:vAlign w:val="center"/>
          </w:tcPr>
          <w:p w14:paraId="23C6DB93" w14:textId="77777777" w:rsidR="00BD575D" w:rsidRDefault="00BD575D">
            <w:pPr>
              <w:jc w:val="center"/>
              <w:rPr>
                <w:rFonts w:ascii="Tahoma" w:hAnsi="Tahoma" w:cs="Tahoma"/>
                <w:sz w:val="12"/>
                <w:szCs w:val="12"/>
                <w:rtl/>
              </w:rPr>
            </w:pPr>
          </w:p>
        </w:tc>
        <w:tc>
          <w:tcPr>
            <w:tcW w:w="350" w:type="dxa"/>
            <w:vAlign w:val="center"/>
          </w:tcPr>
          <w:p w14:paraId="1EE25FAF" w14:textId="77777777" w:rsidR="00BD575D" w:rsidRDefault="00BD575D">
            <w:pPr>
              <w:jc w:val="center"/>
              <w:rPr>
                <w:rFonts w:ascii="Tahoma" w:hAnsi="Tahoma" w:cs="Tahoma"/>
                <w:sz w:val="12"/>
                <w:szCs w:val="12"/>
                <w:rtl/>
              </w:rPr>
            </w:pPr>
          </w:p>
        </w:tc>
        <w:tc>
          <w:tcPr>
            <w:tcW w:w="350" w:type="dxa"/>
            <w:vAlign w:val="center"/>
          </w:tcPr>
          <w:p w14:paraId="6D7D88C6" w14:textId="77777777" w:rsidR="00BD575D" w:rsidRDefault="00BD575D">
            <w:pPr>
              <w:jc w:val="center"/>
              <w:rPr>
                <w:rFonts w:ascii="Tahoma" w:hAnsi="Tahoma" w:cs="Tahoma"/>
                <w:sz w:val="12"/>
                <w:szCs w:val="12"/>
                <w:rtl/>
              </w:rPr>
            </w:pPr>
          </w:p>
        </w:tc>
        <w:tc>
          <w:tcPr>
            <w:tcW w:w="350" w:type="dxa"/>
            <w:vAlign w:val="center"/>
          </w:tcPr>
          <w:p w14:paraId="03F509B9" w14:textId="77777777" w:rsidR="00BD575D" w:rsidRDefault="00BD575D">
            <w:pPr>
              <w:jc w:val="center"/>
              <w:rPr>
                <w:rFonts w:ascii="Tahoma" w:hAnsi="Tahoma" w:cs="Tahoma"/>
                <w:sz w:val="12"/>
                <w:szCs w:val="12"/>
                <w:rtl/>
              </w:rPr>
            </w:pPr>
          </w:p>
        </w:tc>
        <w:tc>
          <w:tcPr>
            <w:tcW w:w="350" w:type="dxa"/>
            <w:vAlign w:val="center"/>
          </w:tcPr>
          <w:p w14:paraId="6A829FFF" w14:textId="77777777" w:rsidR="00BD575D" w:rsidRDefault="00BD575D">
            <w:pPr>
              <w:jc w:val="center"/>
              <w:rPr>
                <w:rFonts w:ascii="Tahoma" w:hAnsi="Tahoma" w:cs="Tahoma"/>
                <w:sz w:val="12"/>
                <w:szCs w:val="12"/>
                <w:rtl/>
              </w:rPr>
            </w:pPr>
          </w:p>
        </w:tc>
        <w:tc>
          <w:tcPr>
            <w:tcW w:w="350" w:type="dxa"/>
            <w:vAlign w:val="center"/>
          </w:tcPr>
          <w:p w14:paraId="3040F6C5" w14:textId="77777777" w:rsidR="00BD575D" w:rsidRDefault="00BD575D">
            <w:pPr>
              <w:jc w:val="center"/>
              <w:rPr>
                <w:rFonts w:ascii="Tahoma" w:hAnsi="Tahoma" w:cs="Tahoma"/>
                <w:sz w:val="12"/>
                <w:szCs w:val="12"/>
                <w:rtl/>
              </w:rPr>
            </w:pPr>
          </w:p>
        </w:tc>
        <w:tc>
          <w:tcPr>
            <w:tcW w:w="350" w:type="dxa"/>
            <w:shd w:val="clear" w:color="auto" w:fill="92D050"/>
            <w:vAlign w:val="center"/>
          </w:tcPr>
          <w:p w14:paraId="4747A414" w14:textId="77777777" w:rsidR="00BD575D" w:rsidRDefault="00BD575D">
            <w:pPr>
              <w:jc w:val="center"/>
              <w:rPr>
                <w:rFonts w:ascii="Tahoma" w:hAnsi="Tahoma" w:cs="Tahoma"/>
                <w:sz w:val="12"/>
                <w:szCs w:val="12"/>
                <w:rtl/>
              </w:rPr>
            </w:pPr>
          </w:p>
        </w:tc>
        <w:tc>
          <w:tcPr>
            <w:tcW w:w="350" w:type="dxa"/>
            <w:shd w:val="clear" w:color="auto" w:fill="92D050"/>
            <w:vAlign w:val="center"/>
          </w:tcPr>
          <w:p w14:paraId="226E7C2B" w14:textId="77777777" w:rsidR="00BD575D" w:rsidRDefault="00BD575D">
            <w:pPr>
              <w:jc w:val="center"/>
              <w:rPr>
                <w:rFonts w:ascii="Tahoma" w:hAnsi="Tahoma" w:cs="Tahoma"/>
                <w:sz w:val="12"/>
                <w:szCs w:val="12"/>
                <w:rtl/>
              </w:rPr>
            </w:pPr>
          </w:p>
        </w:tc>
        <w:tc>
          <w:tcPr>
            <w:tcW w:w="350" w:type="dxa"/>
            <w:shd w:val="clear" w:color="auto" w:fill="92D050"/>
            <w:vAlign w:val="center"/>
          </w:tcPr>
          <w:p w14:paraId="039E3C7D" w14:textId="77777777" w:rsidR="00BD575D" w:rsidRDefault="00BD575D">
            <w:pPr>
              <w:jc w:val="center"/>
              <w:rPr>
                <w:rFonts w:ascii="Tahoma" w:hAnsi="Tahoma" w:cs="Tahoma"/>
                <w:sz w:val="12"/>
                <w:szCs w:val="12"/>
                <w:rtl/>
              </w:rPr>
            </w:pPr>
          </w:p>
        </w:tc>
        <w:tc>
          <w:tcPr>
            <w:tcW w:w="305" w:type="dxa"/>
            <w:shd w:val="clear" w:color="auto" w:fill="92D050"/>
            <w:vAlign w:val="center"/>
          </w:tcPr>
          <w:p w14:paraId="68834A18" w14:textId="77777777" w:rsidR="00BD575D" w:rsidRDefault="00BD575D">
            <w:pPr>
              <w:jc w:val="center"/>
              <w:rPr>
                <w:rFonts w:ascii="Tahoma" w:hAnsi="Tahoma" w:cs="Tahoma"/>
                <w:sz w:val="12"/>
                <w:szCs w:val="12"/>
                <w:rtl/>
              </w:rPr>
            </w:pPr>
          </w:p>
        </w:tc>
        <w:tc>
          <w:tcPr>
            <w:tcW w:w="305" w:type="dxa"/>
            <w:shd w:val="clear" w:color="auto" w:fill="92D050"/>
            <w:vAlign w:val="center"/>
          </w:tcPr>
          <w:p w14:paraId="0FBE6DE3" w14:textId="77777777" w:rsidR="00BD575D" w:rsidRDefault="00BD575D">
            <w:pPr>
              <w:jc w:val="center"/>
              <w:rPr>
                <w:rFonts w:ascii="Tahoma" w:hAnsi="Tahoma" w:cs="Tahoma"/>
                <w:sz w:val="12"/>
                <w:szCs w:val="12"/>
                <w:rtl/>
              </w:rPr>
            </w:pPr>
          </w:p>
        </w:tc>
        <w:tc>
          <w:tcPr>
            <w:tcW w:w="305" w:type="dxa"/>
            <w:shd w:val="clear" w:color="auto" w:fill="92D050"/>
            <w:vAlign w:val="center"/>
          </w:tcPr>
          <w:p w14:paraId="178A57E9" w14:textId="77777777" w:rsidR="00BD575D" w:rsidRDefault="00BD575D">
            <w:pPr>
              <w:jc w:val="center"/>
              <w:rPr>
                <w:rFonts w:ascii="Tahoma" w:hAnsi="Tahoma" w:cs="Tahoma"/>
                <w:sz w:val="12"/>
                <w:szCs w:val="12"/>
                <w:rtl/>
              </w:rPr>
            </w:pPr>
          </w:p>
        </w:tc>
        <w:tc>
          <w:tcPr>
            <w:tcW w:w="305" w:type="dxa"/>
            <w:shd w:val="clear" w:color="auto" w:fill="92D050"/>
            <w:vAlign w:val="center"/>
          </w:tcPr>
          <w:p w14:paraId="315B5332" w14:textId="77777777" w:rsidR="00BD575D" w:rsidRDefault="00BD575D">
            <w:pPr>
              <w:jc w:val="center"/>
              <w:rPr>
                <w:rFonts w:ascii="Tahoma" w:hAnsi="Tahoma" w:cs="Tahoma"/>
                <w:sz w:val="12"/>
                <w:szCs w:val="12"/>
                <w:rtl/>
              </w:rPr>
            </w:pPr>
          </w:p>
        </w:tc>
        <w:tc>
          <w:tcPr>
            <w:tcW w:w="305" w:type="dxa"/>
            <w:shd w:val="clear" w:color="auto" w:fill="92D050"/>
            <w:vAlign w:val="center"/>
          </w:tcPr>
          <w:p w14:paraId="17937EEE" w14:textId="77777777" w:rsidR="00BD575D" w:rsidRDefault="00BD575D">
            <w:pPr>
              <w:jc w:val="center"/>
              <w:rPr>
                <w:rFonts w:ascii="Tahoma" w:hAnsi="Tahoma" w:cs="Tahoma"/>
                <w:sz w:val="12"/>
                <w:szCs w:val="12"/>
                <w:rtl/>
              </w:rPr>
            </w:pPr>
          </w:p>
        </w:tc>
        <w:tc>
          <w:tcPr>
            <w:tcW w:w="305" w:type="dxa"/>
            <w:shd w:val="clear" w:color="auto" w:fill="92D050"/>
            <w:vAlign w:val="center"/>
          </w:tcPr>
          <w:p w14:paraId="10793B2B" w14:textId="77777777" w:rsidR="00BD575D" w:rsidRDefault="00BD575D">
            <w:pPr>
              <w:jc w:val="center"/>
              <w:rPr>
                <w:rFonts w:ascii="Tahoma" w:hAnsi="Tahoma" w:cs="Tahoma"/>
                <w:sz w:val="12"/>
                <w:szCs w:val="12"/>
                <w:rtl/>
              </w:rPr>
            </w:pPr>
          </w:p>
        </w:tc>
        <w:tc>
          <w:tcPr>
            <w:tcW w:w="305" w:type="dxa"/>
            <w:shd w:val="clear" w:color="auto" w:fill="92D050"/>
            <w:vAlign w:val="center"/>
          </w:tcPr>
          <w:p w14:paraId="15DF97C5" w14:textId="77777777" w:rsidR="00BD575D" w:rsidRDefault="00BD575D">
            <w:pPr>
              <w:jc w:val="center"/>
              <w:rPr>
                <w:rFonts w:ascii="Tahoma" w:hAnsi="Tahoma" w:cs="Tahoma"/>
                <w:sz w:val="12"/>
                <w:szCs w:val="12"/>
                <w:rtl/>
              </w:rPr>
            </w:pPr>
          </w:p>
        </w:tc>
        <w:tc>
          <w:tcPr>
            <w:tcW w:w="305" w:type="dxa"/>
            <w:shd w:val="clear" w:color="auto" w:fill="92D050"/>
            <w:vAlign w:val="center"/>
          </w:tcPr>
          <w:p w14:paraId="3DCE2E6B" w14:textId="77777777" w:rsidR="00BD575D" w:rsidRDefault="00BD575D">
            <w:pPr>
              <w:jc w:val="center"/>
              <w:rPr>
                <w:rFonts w:ascii="Tahoma" w:hAnsi="Tahoma" w:cs="Tahoma"/>
                <w:sz w:val="12"/>
                <w:szCs w:val="12"/>
                <w:rtl/>
              </w:rPr>
            </w:pPr>
          </w:p>
        </w:tc>
        <w:tc>
          <w:tcPr>
            <w:tcW w:w="305" w:type="dxa"/>
            <w:shd w:val="clear" w:color="auto" w:fill="92D050"/>
            <w:vAlign w:val="center"/>
          </w:tcPr>
          <w:p w14:paraId="29D78E26" w14:textId="77777777" w:rsidR="00BD575D" w:rsidRDefault="00BD575D">
            <w:pPr>
              <w:jc w:val="center"/>
              <w:rPr>
                <w:rFonts w:ascii="Tahoma" w:hAnsi="Tahoma" w:cs="Tahoma"/>
                <w:sz w:val="12"/>
                <w:szCs w:val="12"/>
                <w:rtl/>
              </w:rPr>
            </w:pPr>
          </w:p>
        </w:tc>
        <w:tc>
          <w:tcPr>
            <w:tcW w:w="305" w:type="dxa"/>
            <w:shd w:val="clear" w:color="auto" w:fill="92D050"/>
            <w:vAlign w:val="center"/>
          </w:tcPr>
          <w:p w14:paraId="4D750206" w14:textId="77777777" w:rsidR="00BD575D" w:rsidRDefault="00BD575D">
            <w:pPr>
              <w:jc w:val="center"/>
              <w:rPr>
                <w:rFonts w:ascii="Tahoma" w:hAnsi="Tahoma" w:cs="Tahoma"/>
                <w:sz w:val="12"/>
                <w:szCs w:val="12"/>
                <w:rtl/>
              </w:rPr>
            </w:pPr>
          </w:p>
        </w:tc>
        <w:tc>
          <w:tcPr>
            <w:tcW w:w="350" w:type="dxa"/>
            <w:vAlign w:val="center"/>
          </w:tcPr>
          <w:p w14:paraId="1CDB7F31" w14:textId="77777777" w:rsidR="00BD575D" w:rsidRDefault="00F31DDB">
            <w:pPr>
              <w:jc w:val="center"/>
              <w:rPr>
                <w:rFonts w:ascii="Tahoma" w:hAnsi="Tahoma" w:cs="Tahoma"/>
                <w:sz w:val="12"/>
                <w:szCs w:val="12"/>
                <w:rtl/>
              </w:rPr>
            </w:pPr>
            <w:r>
              <w:rPr>
                <w:rFonts w:ascii="Tahoma" w:hAnsi="Tahoma" w:cs="Tahoma"/>
                <w:sz w:val="12"/>
                <w:szCs w:val="12"/>
                <w:rtl/>
              </w:rPr>
              <w:t>0</w:t>
            </w:r>
          </w:p>
        </w:tc>
      </w:tr>
      <w:tr w:rsidR="00BD575D" w14:paraId="0394977C" w14:textId="77777777">
        <w:trPr>
          <w:trHeight w:val="283"/>
        </w:trPr>
        <w:tc>
          <w:tcPr>
            <w:tcW w:w="351" w:type="dxa"/>
            <w:shd w:val="clear" w:color="auto" w:fill="92D050"/>
            <w:vAlign w:val="center"/>
          </w:tcPr>
          <w:p w14:paraId="62F29641" w14:textId="77777777" w:rsidR="00BD575D" w:rsidRDefault="00BD575D">
            <w:pPr>
              <w:jc w:val="center"/>
              <w:rPr>
                <w:rFonts w:ascii="Tahoma" w:hAnsi="Tahoma" w:cs="Tahoma"/>
                <w:sz w:val="12"/>
                <w:szCs w:val="12"/>
                <w:rtl/>
              </w:rPr>
            </w:pPr>
          </w:p>
        </w:tc>
        <w:tc>
          <w:tcPr>
            <w:tcW w:w="351" w:type="dxa"/>
            <w:shd w:val="clear" w:color="auto" w:fill="92D050"/>
            <w:vAlign w:val="center"/>
          </w:tcPr>
          <w:p w14:paraId="0F7B23B1" w14:textId="77777777" w:rsidR="00BD575D" w:rsidRDefault="00BD575D">
            <w:pPr>
              <w:jc w:val="center"/>
              <w:rPr>
                <w:rFonts w:ascii="Tahoma" w:hAnsi="Tahoma" w:cs="Tahoma"/>
                <w:sz w:val="12"/>
                <w:szCs w:val="12"/>
                <w:rtl/>
              </w:rPr>
            </w:pPr>
          </w:p>
        </w:tc>
        <w:tc>
          <w:tcPr>
            <w:tcW w:w="350" w:type="dxa"/>
            <w:shd w:val="clear" w:color="auto" w:fill="92D050"/>
            <w:vAlign w:val="center"/>
          </w:tcPr>
          <w:p w14:paraId="0214FC3F" w14:textId="77777777" w:rsidR="00BD575D" w:rsidRDefault="00BD575D">
            <w:pPr>
              <w:jc w:val="center"/>
              <w:rPr>
                <w:rFonts w:ascii="Tahoma" w:hAnsi="Tahoma" w:cs="Tahoma"/>
                <w:sz w:val="12"/>
                <w:szCs w:val="12"/>
                <w:rtl/>
              </w:rPr>
            </w:pPr>
          </w:p>
        </w:tc>
        <w:tc>
          <w:tcPr>
            <w:tcW w:w="350" w:type="dxa"/>
            <w:shd w:val="clear" w:color="auto" w:fill="92D050"/>
            <w:vAlign w:val="center"/>
          </w:tcPr>
          <w:p w14:paraId="7A1DA02D" w14:textId="77777777" w:rsidR="00BD575D" w:rsidRDefault="00BD575D">
            <w:pPr>
              <w:jc w:val="center"/>
              <w:rPr>
                <w:rFonts w:ascii="Tahoma" w:hAnsi="Tahoma" w:cs="Tahoma"/>
                <w:sz w:val="12"/>
                <w:szCs w:val="12"/>
                <w:rtl/>
              </w:rPr>
            </w:pPr>
          </w:p>
        </w:tc>
        <w:tc>
          <w:tcPr>
            <w:tcW w:w="350" w:type="dxa"/>
            <w:shd w:val="clear" w:color="auto" w:fill="92D050"/>
            <w:vAlign w:val="center"/>
          </w:tcPr>
          <w:p w14:paraId="5D96CD64" w14:textId="77777777" w:rsidR="00BD575D" w:rsidRDefault="00BD575D">
            <w:pPr>
              <w:jc w:val="center"/>
              <w:rPr>
                <w:rFonts w:ascii="Tahoma" w:hAnsi="Tahoma" w:cs="Tahoma"/>
                <w:sz w:val="12"/>
                <w:szCs w:val="12"/>
                <w:rtl/>
              </w:rPr>
            </w:pPr>
          </w:p>
        </w:tc>
        <w:tc>
          <w:tcPr>
            <w:tcW w:w="350" w:type="dxa"/>
            <w:shd w:val="clear" w:color="auto" w:fill="92D050"/>
            <w:vAlign w:val="center"/>
          </w:tcPr>
          <w:p w14:paraId="7D526D96" w14:textId="77777777" w:rsidR="00BD575D" w:rsidRDefault="00BD575D">
            <w:pPr>
              <w:jc w:val="center"/>
              <w:rPr>
                <w:rFonts w:ascii="Tahoma" w:hAnsi="Tahoma" w:cs="Tahoma"/>
                <w:sz w:val="12"/>
                <w:szCs w:val="12"/>
                <w:rtl/>
              </w:rPr>
            </w:pPr>
          </w:p>
        </w:tc>
        <w:tc>
          <w:tcPr>
            <w:tcW w:w="350" w:type="dxa"/>
            <w:shd w:val="clear" w:color="auto" w:fill="92D050"/>
            <w:vAlign w:val="center"/>
          </w:tcPr>
          <w:p w14:paraId="5E4301C9" w14:textId="77777777" w:rsidR="00BD575D" w:rsidRDefault="00BD575D">
            <w:pPr>
              <w:jc w:val="center"/>
              <w:rPr>
                <w:rFonts w:ascii="Tahoma" w:hAnsi="Tahoma" w:cs="Tahoma"/>
                <w:sz w:val="12"/>
                <w:szCs w:val="12"/>
                <w:rtl/>
              </w:rPr>
            </w:pPr>
          </w:p>
        </w:tc>
        <w:tc>
          <w:tcPr>
            <w:tcW w:w="350" w:type="dxa"/>
            <w:vAlign w:val="center"/>
          </w:tcPr>
          <w:p w14:paraId="4BA8643F" w14:textId="77777777" w:rsidR="00BD575D" w:rsidRDefault="00BD575D">
            <w:pPr>
              <w:jc w:val="center"/>
              <w:rPr>
                <w:rFonts w:ascii="Tahoma" w:hAnsi="Tahoma" w:cs="Tahoma"/>
                <w:sz w:val="12"/>
                <w:szCs w:val="12"/>
                <w:rtl/>
              </w:rPr>
            </w:pPr>
          </w:p>
        </w:tc>
        <w:tc>
          <w:tcPr>
            <w:tcW w:w="350" w:type="dxa"/>
            <w:vAlign w:val="center"/>
          </w:tcPr>
          <w:p w14:paraId="161A91C4" w14:textId="77777777" w:rsidR="00BD575D" w:rsidRDefault="00BD575D">
            <w:pPr>
              <w:jc w:val="center"/>
              <w:rPr>
                <w:rFonts w:ascii="Tahoma" w:hAnsi="Tahoma" w:cs="Tahoma"/>
                <w:sz w:val="12"/>
                <w:szCs w:val="12"/>
                <w:rtl/>
              </w:rPr>
            </w:pPr>
          </w:p>
        </w:tc>
        <w:tc>
          <w:tcPr>
            <w:tcW w:w="700" w:type="dxa"/>
            <w:gridSpan w:val="2"/>
            <w:vMerge w:val="restart"/>
            <w:shd w:val="clear" w:color="auto" w:fill="FF0000"/>
            <w:vAlign w:val="center"/>
          </w:tcPr>
          <w:p w14:paraId="1456CD9E" w14:textId="77777777" w:rsidR="00BD575D" w:rsidRDefault="00F31DDB">
            <w:pPr>
              <w:jc w:val="center"/>
              <w:rPr>
                <w:rFonts w:ascii="Tahoma" w:hAnsi="Tahoma" w:cs="Tahoma"/>
                <w:sz w:val="12"/>
                <w:szCs w:val="12"/>
                <w:rtl/>
              </w:rPr>
            </w:pPr>
            <w:r>
              <w:rPr>
                <w:rFonts w:ascii="Tahoma" w:hAnsi="Tahoma" w:cs="Tahoma" w:hint="cs"/>
                <w:sz w:val="12"/>
                <w:szCs w:val="12"/>
                <w:rtl/>
              </w:rPr>
              <w:t>קופה</w:t>
            </w:r>
          </w:p>
        </w:tc>
        <w:tc>
          <w:tcPr>
            <w:tcW w:w="350" w:type="dxa"/>
            <w:vAlign w:val="center"/>
          </w:tcPr>
          <w:p w14:paraId="611AEFD4" w14:textId="77777777" w:rsidR="00BD575D" w:rsidRDefault="00BD575D">
            <w:pPr>
              <w:jc w:val="center"/>
              <w:rPr>
                <w:rFonts w:ascii="Tahoma" w:hAnsi="Tahoma" w:cs="Tahoma"/>
                <w:sz w:val="12"/>
                <w:szCs w:val="12"/>
                <w:rtl/>
              </w:rPr>
            </w:pPr>
          </w:p>
        </w:tc>
        <w:tc>
          <w:tcPr>
            <w:tcW w:w="350" w:type="dxa"/>
            <w:vMerge w:val="restart"/>
            <w:shd w:val="clear" w:color="auto" w:fill="FF0000"/>
            <w:textDirection w:val="tbRl"/>
            <w:vAlign w:val="center"/>
          </w:tcPr>
          <w:p w14:paraId="616F7227" w14:textId="77777777" w:rsidR="00BD575D" w:rsidRDefault="00F31DDB">
            <w:pPr>
              <w:ind w:left="113" w:right="113"/>
              <w:jc w:val="center"/>
              <w:rPr>
                <w:rFonts w:ascii="Tahoma" w:hAnsi="Tahoma" w:cs="Tahoma"/>
                <w:sz w:val="12"/>
                <w:szCs w:val="12"/>
                <w:rtl/>
              </w:rPr>
            </w:pPr>
            <w:r>
              <w:rPr>
                <w:rFonts w:ascii="Tahoma" w:hAnsi="Tahoma" w:cs="Tahoma" w:hint="cs"/>
                <w:sz w:val="12"/>
                <w:szCs w:val="12"/>
                <w:rtl/>
              </w:rPr>
              <w:t>קופה</w:t>
            </w:r>
          </w:p>
        </w:tc>
        <w:tc>
          <w:tcPr>
            <w:tcW w:w="350" w:type="dxa"/>
            <w:vAlign w:val="center"/>
          </w:tcPr>
          <w:p w14:paraId="0B7B2FB7" w14:textId="77777777" w:rsidR="00BD575D" w:rsidRDefault="00BD575D">
            <w:pPr>
              <w:jc w:val="center"/>
              <w:rPr>
                <w:rFonts w:ascii="Tahoma" w:hAnsi="Tahoma" w:cs="Tahoma"/>
                <w:sz w:val="12"/>
                <w:szCs w:val="12"/>
                <w:rtl/>
              </w:rPr>
            </w:pPr>
          </w:p>
        </w:tc>
        <w:tc>
          <w:tcPr>
            <w:tcW w:w="350" w:type="dxa"/>
            <w:shd w:val="clear" w:color="auto" w:fill="92D050"/>
            <w:vAlign w:val="center"/>
          </w:tcPr>
          <w:p w14:paraId="0FE24864" w14:textId="77777777" w:rsidR="00BD575D" w:rsidRDefault="00BD575D">
            <w:pPr>
              <w:jc w:val="center"/>
              <w:rPr>
                <w:rFonts w:ascii="Tahoma" w:hAnsi="Tahoma" w:cs="Tahoma"/>
                <w:sz w:val="12"/>
                <w:szCs w:val="12"/>
                <w:rtl/>
              </w:rPr>
            </w:pPr>
          </w:p>
        </w:tc>
        <w:tc>
          <w:tcPr>
            <w:tcW w:w="350" w:type="dxa"/>
            <w:shd w:val="clear" w:color="auto" w:fill="92D050"/>
            <w:vAlign w:val="center"/>
          </w:tcPr>
          <w:p w14:paraId="76FFCDAF" w14:textId="77777777" w:rsidR="00BD575D" w:rsidRDefault="00BD575D">
            <w:pPr>
              <w:jc w:val="center"/>
              <w:rPr>
                <w:rFonts w:ascii="Tahoma" w:hAnsi="Tahoma" w:cs="Tahoma"/>
                <w:sz w:val="12"/>
                <w:szCs w:val="12"/>
                <w:rtl/>
              </w:rPr>
            </w:pPr>
          </w:p>
        </w:tc>
        <w:tc>
          <w:tcPr>
            <w:tcW w:w="350" w:type="dxa"/>
            <w:shd w:val="clear" w:color="auto" w:fill="92D050"/>
            <w:vAlign w:val="center"/>
          </w:tcPr>
          <w:p w14:paraId="4E82BCF7" w14:textId="77777777" w:rsidR="00BD575D" w:rsidRDefault="00BD575D">
            <w:pPr>
              <w:jc w:val="center"/>
              <w:rPr>
                <w:rFonts w:ascii="Tahoma" w:hAnsi="Tahoma" w:cs="Tahoma"/>
                <w:sz w:val="12"/>
                <w:szCs w:val="12"/>
                <w:rtl/>
              </w:rPr>
            </w:pPr>
          </w:p>
        </w:tc>
        <w:tc>
          <w:tcPr>
            <w:tcW w:w="305" w:type="dxa"/>
            <w:shd w:val="clear" w:color="auto" w:fill="92D050"/>
            <w:vAlign w:val="center"/>
          </w:tcPr>
          <w:p w14:paraId="08983C75" w14:textId="77777777" w:rsidR="00BD575D" w:rsidRDefault="00BD575D">
            <w:pPr>
              <w:jc w:val="center"/>
              <w:rPr>
                <w:rFonts w:ascii="Tahoma" w:hAnsi="Tahoma" w:cs="Tahoma"/>
                <w:sz w:val="12"/>
                <w:szCs w:val="12"/>
                <w:rtl/>
              </w:rPr>
            </w:pPr>
          </w:p>
        </w:tc>
        <w:tc>
          <w:tcPr>
            <w:tcW w:w="305" w:type="dxa"/>
            <w:shd w:val="clear" w:color="auto" w:fill="92D050"/>
            <w:vAlign w:val="center"/>
          </w:tcPr>
          <w:p w14:paraId="5353F71F" w14:textId="77777777" w:rsidR="00BD575D" w:rsidRDefault="00BD575D">
            <w:pPr>
              <w:jc w:val="center"/>
              <w:rPr>
                <w:rFonts w:ascii="Tahoma" w:hAnsi="Tahoma" w:cs="Tahoma"/>
                <w:sz w:val="12"/>
                <w:szCs w:val="12"/>
                <w:rtl/>
              </w:rPr>
            </w:pPr>
          </w:p>
        </w:tc>
        <w:tc>
          <w:tcPr>
            <w:tcW w:w="305" w:type="dxa"/>
            <w:shd w:val="clear" w:color="auto" w:fill="92D050"/>
            <w:vAlign w:val="center"/>
          </w:tcPr>
          <w:p w14:paraId="573C36F4" w14:textId="77777777" w:rsidR="00BD575D" w:rsidRDefault="00BD575D">
            <w:pPr>
              <w:jc w:val="center"/>
              <w:rPr>
                <w:rFonts w:ascii="Tahoma" w:hAnsi="Tahoma" w:cs="Tahoma"/>
                <w:sz w:val="12"/>
                <w:szCs w:val="12"/>
                <w:rtl/>
              </w:rPr>
            </w:pPr>
          </w:p>
        </w:tc>
        <w:tc>
          <w:tcPr>
            <w:tcW w:w="305" w:type="dxa"/>
            <w:shd w:val="clear" w:color="auto" w:fill="92D050"/>
            <w:vAlign w:val="center"/>
          </w:tcPr>
          <w:p w14:paraId="3C150E8D" w14:textId="77777777" w:rsidR="00BD575D" w:rsidRDefault="00BD575D">
            <w:pPr>
              <w:jc w:val="center"/>
              <w:rPr>
                <w:rFonts w:ascii="Tahoma" w:hAnsi="Tahoma" w:cs="Tahoma"/>
                <w:sz w:val="12"/>
                <w:szCs w:val="12"/>
                <w:rtl/>
              </w:rPr>
            </w:pPr>
          </w:p>
        </w:tc>
        <w:tc>
          <w:tcPr>
            <w:tcW w:w="305" w:type="dxa"/>
            <w:shd w:val="clear" w:color="auto" w:fill="92D050"/>
            <w:vAlign w:val="center"/>
          </w:tcPr>
          <w:p w14:paraId="0EDBFDE2" w14:textId="77777777" w:rsidR="00BD575D" w:rsidRDefault="00BD575D">
            <w:pPr>
              <w:jc w:val="center"/>
              <w:rPr>
                <w:rFonts w:ascii="Tahoma" w:hAnsi="Tahoma" w:cs="Tahoma"/>
                <w:sz w:val="12"/>
                <w:szCs w:val="12"/>
                <w:rtl/>
              </w:rPr>
            </w:pPr>
          </w:p>
        </w:tc>
        <w:tc>
          <w:tcPr>
            <w:tcW w:w="305" w:type="dxa"/>
            <w:shd w:val="clear" w:color="auto" w:fill="92D050"/>
            <w:vAlign w:val="center"/>
          </w:tcPr>
          <w:p w14:paraId="28A78598" w14:textId="77777777" w:rsidR="00BD575D" w:rsidRDefault="00BD575D">
            <w:pPr>
              <w:jc w:val="center"/>
              <w:rPr>
                <w:rFonts w:ascii="Tahoma" w:hAnsi="Tahoma" w:cs="Tahoma"/>
                <w:sz w:val="12"/>
                <w:szCs w:val="12"/>
                <w:rtl/>
              </w:rPr>
            </w:pPr>
          </w:p>
        </w:tc>
        <w:tc>
          <w:tcPr>
            <w:tcW w:w="305" w:type="dxa"/>
            <w:shd w:val="clear" w:color="auto" w:fill="92D050"/>
            <w:vAlign w:val="center"/>
          </w:tcPr>
          <w:p w14:paraId="3DBCDE6D" w14:textId="77777777" w:rsidR="00BD575D" w:rsidRDefault="00BD575D">
            <w:pPr>
              <w:jc w:val="center"/>
              <w:rPr>
                <w:rFonts w:ascii="Tahoma" w:hAnsi="Tahoma" w:cs="Tahoma"/>
                <w:sz w:val="12"/>
                <w:szCs w:val="12"/>
                <w:rtl/>
              </w:rPr>
            </w:pPr>
          </w:p>
        </w:tc>
        <w:tc>
          <w:tcPr>
            <w:tcW w:w="305" w:type="dxa"/>
            <w:shd w:val="clear" w:color="auto" w:fill="92D050"/>
            <w:vAlign w:val="center"/>
          </w:tcPr>
          <w:p w14:paraId="11ADDD02" w14:textId="77777777" w:rsidR="00BD575D" w:rsidRDefault="00BD575D">
            <w:pPr>
              <w:jc w:val="center"/>
              <w:rPr>
                <w:rFonts w:ascii="Tahoma" w:hAnsi="Tahoma" w:cs="Tahoma"/>
                <w:sz w:val="12"/>
                <w:szCs w:val="12"/>
                <w:rtl/>
              </w:rPr>
            </w:pPr>
          </w:p>
        </w:tc>
        <w:tc>
          <w:tcPr>
            <w:tcW w:w="305" w:type="dxa"/>
            <w:shd w:val="clear" w:color="auto" w:fill="92D050"/>
            <w:vAlign w:val="center"/>
          </w:tcPr>
          <w:p w14:paraId="56044E4C" w14:textId="77777777" w:rsidR="00BD575D" w:rsidRDefault="00BD575D">
            <w:pPr>
              <w:jc w:val="center"/>
              <w:rPr>
                <w:rFonts w:ascii="Tahoma" w:hAnsi="Tahoma" w:cs="Tahoma"/>
                <w:sz w:val="12"/>
                <w:szCs w:val="12"/>
                <w:rtl/>
              </w:rPr>
            </w:pPr>
          </w:p>
        </w:tc>
        <w:tc>
          <w:tcPr>
            <w:tcW w:w="305" w:type="dxa"/>
            <w:shd w:val="clear" w:color="auto" w:fill="92D050"/>
            <w:vAlign w:val="center"/>
          </w:tcPr>
          <w:p w14:paraId="7E3C98C4" w14:textId="77777777" w:rsidR="00BD575D" w:rsidRDefault="00BD575D">
            <w:pPr>
              <w:jc w:val="center"/>
              <w:rPr>
                <w:rFonts w:ascii="Tahoma" w:hAnsi="Tahoma" w:cs="Tahoma"/>
                <w:sz w:val="12"/>
                <w:szCs w:val="12"/>
                <w:rtl/>
              </w:rPr>
            </w:pPr>
          </w:p>
        </w:tc>
        <w:tc>
          <w:tcPr>
            <w:tcW w:w="350" w:type="dxa"/>
            <w:vAlign w:val="center"/>
          </w:tcPr>
          <w:p w14:paraId="75BD8B44" w14:textId="77777777" w:rsidR="00BD575D" w:rsidRDefault="00F31DDB">
            <w:pPr>
              <w:jc w:val="center"/>
              <w:rPr>
                <w:rFonts w:ascii="Tahoma" w:hAnsi="Tahoma" w:cs="Tahoma"/>
                <w:sz w:val="12"/>
                <w:szCs w:val="12"/>
                <w:rtl/>
              </w:rPr>
            </w:pPr>
            <w:r>
              <w:rPr>
                <w:rFonts w:ascii="Tahoma" w:hAnsi="Tahoma" w:cs="Tahoma"/>
                <w:sz w:val="12"/>
                <w:szCs w:val="12"/>
                <w:rtl/>
              </w:rPr>
              <w:t>1</w:t>
            </w:r>
          </w:p>
        </w:tc>
      </w:tr>
      <w:tr w:rsidR="00BD575D" w14:paraId="3940ECA5" w14:textId="77777777">
        <w:trPr>
          <w:trHeight w:val="283"/>
        </w:trPr>
        <w:tc>
          <w:tcPr>
            <w:tcW w:w="351" w:type="dxa"/>
            <w:shd w:val="clear" w:color="auto" w:fill="92D050"/>
            <w:vAlign w:val="center"/>
          </w:tcPr>
          <w:p w14:paraId="7684132F" w14:textId="77777777" w:rsidR="00BD575D" w:rsidRDefault="00BD575D">
            <w:pPr>
              <w:jc w:val="center"/>
              <w:rPr>
                <w:rFonts w:ascii="Tahoma" w:hAnsi="Tahoma" w:cs="Tahoma"/>
                <w:sz w:val="12"/>
                <w:szCs w:val="12"/>
                <w:rtl/>
              </w:rPr>
            </w:pPr>
          </w:p>
        </w:tc>
        <w:tc>
          <w:tcPr>
            <w:tcW w:w="351" w:type="dxa"/>
            <w:shd w:val="clear" w:color="auto" w:fill="92D050"/>
            <w:vAlign w:val="center"/>
          </w:tcPr>
          <w:p w14:paraId="43E0F98B" w14:textId="77777777" w:rsidR="00BD575D" w:rsidRDefault="00BD575D">
            <w:pPr>
              <w:jc w:val="center"/>
              <w:rPr>
                <w:rFonts w:ascii="Tahoma" w:hAnsi="Tahoma" w:cs="Tahoma"/>
                <w:sz w:val="12"/>
                <w:szCs w:val="12"/>
                <w:rtl/>
              </w:rPr>
            </w:pPr>
          </w:p>
        </w:tc>
        <w:tc>
          <w:tcPr>
            <w:tcW w:w="350" w:type="dxa"/>
            <w:shd w:val="clear" w:color="auto" w:fill="92D050"/>
            <w:vAlign w:val="center"/>
          </w:tcPr>
          <w:p w14:paraId="28D232EC" w14:textId="77777777"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14:paraId="22F85104" w14:textId="77777777"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14:paraId="2B48D2A8" w14:textId="77777777"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14:paraId="23C64675" w14:textId="77777777" w:rsidR="00BD575D" w:rsidRDefault="00F31DDB">
            <w:pPr>
              <w:jc w:val="center"/>
              <w:rPr>
                <w:rFonts w:ascii="Tahoma" w:hAnsi="Tahoma" w:cs="Tahoma"/>
                <w:sz w:val="12"/>
                <w:szCs w:val="12"/>
                <w:rtl/>
              </w:rPr>
            </w:pPr>
            <w:r>
              <w:rPr>
                <w:rFonts w:ascii="Tahoma" w:hAnsi="Tahoma" w:cs="Tahoma"/>
                <w:sz w:val="12"/>
                <w:szCs w:val="12"/>
                <w:rtl/>
              </w:rPr>
              <w:t>20</w:t>
            </w:r>
          </w:p>
        </w:tc>
        <w:tc>
          <w:tcPr>
            <w:tcW w:w="350" w:type="dxa"/>
            <w:shd w:val="clear" w:color="auto" w:fill="F7CAAC" w:themeFill="accent2" w:themeFillTint="66"/>
            <w:vAlign w:val="center"/>
          </w:tcPr>
          <w:p w14:paraId="0889BEAA" w14:textId="77777777" w:rsidR="00BD575D" w:rsidRDefault="00BD575D">
            <w:pPr>
              <w:jc w:val="center"/>
              <w:rPr>
                <w:rFonts w:ascii="Tahoma" w:hAnsi="Tahoma" w:cs="Tahoma"/>
                <w:sz w:val="12"/>
                <w:szCs w:val="12"/>
                <w:rtl/>
              </w:rPr>
            </w:pPr>
          </w:p>
        </w:tc>
        <w:tc>
          <w:tcPr>
            <w:tcW w:w="350" w:type="dxa"/>
            <w:vAlign w:val="center"/>
          </w:tcPr>
          <w:p w14:paraId="2764302A" w14:textId="77777777" w:rsidR="00BD575D" w:rsidRDefault="00BD575D">
            <w:pPr>
              <w:jc w:val="center"/>
              <w:rPr>
                <w:rFonts w:ascii="Tahoma" w:hAnsi="Tahoma" w:cs="Tahoma"/>
                <w:sz w:val="12"/>
                <w:szCs w:val="12"/>
                <w:rtl/>
              </w:rPr>
            </w:pPr>
          </w:p>
        </w:tc>
        <w:tc>
          <w:tcPr>
            <w:tcW w:w="350" w:type="dxa"/>
            <w:vAlign w:val="center"/>
          </w:tcPr>
          <w:p w14:paraId="49987BC5" w14:textId="77777777" w:rsidR="00BD575D" w:rsidRDefault="00BD575D">
            <w:pPr>
              <w:jc w:val="center"/>
              <w:rPr>
                <w:rFonts w:ascii="Tahoma" w:hAnsi="Tahoma" w:cs="Tahoma"/>
                <w:sz w:val="12"/>
                <w:szCs w:val="12"/>
                <w:rtl/>
              </w:rPr>
            </w:pPr>
          </w:p>
        </w:tc>
        <w:tc>
          <w:tcPr>
            <w:tcW w:w="700" w:type="dxa"/>
            <w:gridSpan w:val="2"/>
            <w:vMerge/>
            <w:shd w:val="clear" w:color="auto" w:fill="FF0000"/>
            <w:vAlign w:val="center"/>
          </w:tcPr>
          <w:p w14:paraId="79D11D76" w14:textId="77777777" w:rsidR="00BD575D" w:rsidRDefault="00BD575D">
            <w:pPr>
              <w:jc w:val="center"/>
              <w:rPr>
                <w:rFonts w:ascii="Tahoma" w:hAnsi="Tahoma" w:cs="Tahoma"/>
                <w:sz w:val="12"/>
                <w:szCs w:val="12"/>
                <w:rtl/>
              </w:rPr>
            </w:pPr>
          </w:p>
        </w:tc>
        <w:tc>
          <w:tcPr>
            <w:tcW w:w="350" w:type="dxa"/>
            <w:vAlign w:val="center"/>
          </w:tcPr>
          <w:p w14:paraId="66644375" w14:textId="77777777" w:rsidR="00BD575D" w:rsidRDefault="00BD575D">
            <w:pPr>
              <w:jc w:val="center"/>
              <w:rPr>
                <w:rFonts w:ascii="Tahoma" w:hAnsi="Tahoma" w:cs="Tahoma"/>
                <w:sz w:val="12"/>
                <w:szCs w:val="12"/>
                <w:rtl/>
              </w:rPr>
            </w:pPr>
          </w:p>
        </w:tc>
        <w:tc>
          <w:tcPr>
            <w:tcW w:w="350" w:type="dxa"/>
            <w:vMerge/>
            <w:shd w:val="clear" w:color="auto" w:fill="FF0000"/>
            <w:vAlign w:val="center"/>
          </w:tcPr>
          <w:p w14:paraId="2F7CC8A1" w14:textId="77777777" w:rsidR="00BD575D" w:rsidRDefault="00BD575D">
            <w:pPr>
              <w:jc w:val="center"/>
              <w:rPr>
                <w:rFonts w:ascii="Tahoma" w:hAnsi="Tahoma" w:cs="Tahoma"/>
                <w:sz w:val="12"/>
                <w:szCs w:val="12"/>
                <w:rtl/>
              </w:rPr>
            </w:pPr>
          </w:p>
        </w:tc>
        <w:tc>
          <w:tcPr>
            <w:tcW w:w="350" w:type="dxa"/>
            <w:vAlign w:val="center"/>
          </w:tcPr>
          <w:p w14:paraId="61299C42"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145C6CAA"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38C183AF"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72E5A6D0" w14:textId="77777777" w:rsidR="00BD575D" w:rsidRDefault="00F31DDB">
            <w:pPr>
              <w:jc w:val="center"/>
              <w:rPr>
                <w:rFonts w:ascii="Tahoma" w:hAnsi="Tahoma" w:cs="Tahoma"/>
                <w:sz w:val="12"/>
                <w:szCs w:val="12"/>
                <w:rtl/>
              </w:rPr>
            </w:pPr>
            <w:r>
              <w:rPr>
                <w:rFonts w:ascii="Tahoma" w:hAnsi="Tahoma" w:cs="Tahoma"/>
                <w:sz w:val="12"/>
                <w:szCs w:val="12"/>
                <w:rtl/>
              </w:rPr>
              <w:t>21</w:t>
            </w:r>
          </w:p>
        </w:tc>
        <w:tc>
          <w:tcPr>
            <w:tcW w:w="305" w:type="dxa"/>
            <w:shd w:val="clear" w:color="auto" w:fill="F4B083" w:themeFill="accent2" w:themeFillTint="99"/>
            <w:vAlign w:val="center"/>
          </w:tcPr>
          <w:p w14:paraId="6F3D7C62" w14:textId="77777777"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14:paraId="24D9C180" w14:textId="77777777"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14:paraId="50E115C1"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660C672D"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04DF0FEE" w14:textId="77777777" w:rsidR="00BD575D" w:rsidRDefault="00F31DDB">
            <w:pPr>
              <w:jc w:val="center"/>
              <w:rPr>
                <w:rFonts w:ascii="Tahoma" w:hAnsi="Tahoma" w:cs="Tahoma"/>
                <w:sz w:val="12"/>
                <w:szCs w:val="12"/>
                <w:rtl/>
              </w:rPr>
            </w:pPr>
            <w:r>
              <w:rPr>
                <w:rFonts w:ascii="Tahoma" w:hAnsi="Tahoma" w:cs="Tahoma"/>
                <w:sz w:val="12"/>
                <w:szCs w:val="12"/>
                <w:rtl/>
              </w:rPr>
              <w:t>1</w:t>
            </w:r>
          </w:p>
        </w:tc>
        <w:tc>
          <w:tcPr>
            <w:tcW w:w="305" w:type="dxa"/>
            <w:shd w:val="clear" w:color="auto" w:fill="C45911" w:themeFill="accent2" w:themeFillShade="BF"/>
            <w:vAlign w:val="center"/>
          </w:tcPr>
          <w:p w14:paraId="7C72C41F"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59DACEF9" w14:textId="77777777" w:rsidR="00BD575D" w:rsidRDefault="00BD575D">
            <w:pPr>
              <w:jc w:val="center"/>
              <w:rPr>
                <w:rFonts w:ascii="Tahoma" w:hAnsi="Tahoma" w:cs="Tahoma"/>
                <w:sz w:val="12"/>
                <w:szCs w:val="12"/>
                <w:rtl/>
              </w:rPr>
            </w:pPr>
          </w:p>
        </w:tc>
        <w:tc>
          <w:tcPr>
            <w:tcW w:w="305" w:type="dxa"/>
            <w:shd w:val="clear" w:color="auto" w:fill="92D050"/>
            <w:vAlign w:val="center"/>
          </w:tcPr>
          <w:p w14:paraId="3A430E15" w14:textId="77777777" w:rsidR="00BD575D" w:rsidRDefault="00BD575D">
            <w:pPr>
              <w:jc w:val="center"/>
              <w:rPr>
                <w:rFonts w:ascii="Tahoma" w:hAnsi="Tahoma" w:cs="Tahoma"/>
                <w:sz w:val="12"/>
                <w:szCs w:val="12"/>
                <w:rtl/>
              </w:rPr>
            </w:pPr>
          </w:p>
        </w:tc>
        <w:tc>
          <w:tcPr>
            <w:tcW w:w="305" w:type="dxa"/>
            <w:shd w:val="clear" w:color="auto" w:fill="92D050"/>
            <w:vAlign w:val="center"/>
          </w:tcPr>
          <w:p w14:paraId="39801D7C" w14:textId="77777777" w:rsidR="00BD575D" w:rsidRDefault="00BD575D">
            <w:pPr>
              <w:jc w:val="center"/>
              <w:rPr>
                <w:rFonts w:ascii="Tahoma" w:hAnsi="Tahoma" w:cs="Tahoma"/>
                <w:sz w:val="12"/>
                <w:szCs w:val="12"/>
                <w:rtl/>
              </w:rPr>
            </w:pPr>
          </w:p>
        </w:tc>
        <w:tc>
          <w:tcPr>
            <w:tcW w:w="305" w:type="dxa"/>
            <w:shd w:val="clear" w:color="auto" w:fill="92D050"/>
            <w:vAlign w:val="center"/>
          </w:tcPr>
          <w:p w14:paraId="02F8006F" w14:textId="77777777" w:rsidR="00BD575D" w:rsidRDefault="00BD575D">
            <w:pPr>
              <w:jc w:val="center"/>
              <w:rPr>
                <w:rFonts w:ascii="Tahoma" w:hAnsi="Tahoma" w:cs="Tahoma"/>
                <w:sz w:val="12"/>
                <w:szCs w:val="12"/>
                <w:rtl/>
              </w:rPr>
            </w:pPr>
          </w:p>
        </w:tc>
        <w:tc>
          <w:tcPr>
            <w:tcW w:w="350" w:type="dxa"/>
            <w:vAlign w:val="center"/>
          </w:tcPr>
          <w:p w14:paraId="7F354264" w14:textId="77777777" w:rsidR="00BD575D" w:rsidRDefault="00F31DDB">
            <w:pPr>
              <w:jc w:val="center"/>
              <w:rPr>
                <w:rFonts w:ascii="Tahoma" w:hAnsi="Tahoma" w:cs="Tahoma"/>
                <w:sz w:val="12"/>
                <w:szCs w:val="12"/>
                <w:rtl/>
              </w:rPr>
            </w:pPr>
            <w:r>
              <w:rPr>
                <w:rFonts w:ascii="Tahoma" w:hAnsi="Tahoma" w:cs="Tahoma"/>
                <w:sz w:val="12"/>
                <w:szCs w:val="12"/>
                <w:rtl/>
              </w:rPr>
              <w:t>2</w:t>
            </w:r>
          </w:p>
        </w:tc>
      </w:tr>
      <w:tr w:rsidR="00BD575D" w14:paraId="01FC415B" w14:textId="77777777">
        <w:trPr>
          <w:trHeight w:val="283"/>
        </w:trPr>
        <w:tc>
          <w:tcPr>
            <w:tcW w:w="351" w:type="dxa"/>
            <w:shd w:val="clear" w:color="auto" w:fill="92D050"/>
            <w:vAlign w:val="center"/>
          </w:tcPr>
          <w:p w14:paraId="0AC33928" w14:textId="77777777" w:rsidR="00BD575D" w:rsidRDefault="00BD575D">
            <w:pPr>
              <w:jc w:val="center"/>
              <w:rPr>
                <w:rFonts w:ascii="Tahoma" w:hAnsi="Tahoma" w:cs="Tahoma"/>
                <w:sz w:val="12"/>
                <w:szCs w:val="12"/>
                <w:rtl/>
              </w:rPr>
            </w:pPr>
          </w:p>
        </w:tc>
        <w:tc>
          <w:tcPr>
            <w:tcW w:w="351" w:type="dxa"/>
            <w:shd w:val="clear" w:color="auto" w:fill="92D050"/>
            <w:vAlign w:val="center"/>
          </w:tcPr>
          <w:p w14:paraId="7E746462"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523BEDED" w14:textId="77777777" w:rsidR="00BD575D" w:rsidRDefault="00BD575D">
            <w:pPr>
              <w:jc w:val="center"/>
              <w:rPr>
                <w:rFonts w:ascii="Tahoma" w:hAnsi="Tahoma" w:cs="Tahoma"/>
                <w:sz w:val="12"/>
                <w:szCs w:val="12"/>
                <w:rtl/>
              </w:rPr>
            </w:pPr>
          </w:p>
        </w:tc>
        <w:tc>
          <w:tcPr>
            <w:tcW w:w="350" w:type="dxa"/>
            <w:vAlign w:val="center"/>
          </w:tcPr>
          <w:p w14:paraId="60236D58" w14:textId="77777777" w:rsidR="00BD575D" w:rsidRDefault="00BD575D">
            <w:pPr>
              <w:jc w:val="center"/>
              <w:rPr>
                <w:rFonts w:ascii="Tahoma" w:hAnsi="Tahoma" w:cs="Tahoma"/>
                <w:sz w:val="12"/>
                <w:szCs w:val="12"/>
                <w:rtl/>
              </w:rPr>
            </w:pPr>
          </w:p>
        </w:tc>
        <w:tc>
          <w:tcPr>
            <w:tcW w:w="350" w:type="dxa"/>
            <w:vAlign w:val="center"/>
          </w:tcPr>
          <w:p w14:paraId="4A26B76A" w14:textId="77777777" w:rsidR="00BD575D" w:rsidRDefault="00BD575D">
            <w:pPr>
              <w:jc w:val="center"/>
              <w:rPr>
                <w:rFonts w:ascii="Tahoma" w:hAnsi="Tahoma" w:cs="Tahoma"/>
                <w:sz w:val="12"/>
                <w:szCs w:val="12"/>
                <w:rtl/>
              </w:rPr>
            </w:pPr>
          </w:p>
        </w:tc>
        <w:tc>
          <w:tcPr>
            <w:tcW w:w="350" w:type="dxa"/>
            <w:vAlign w:val="center"/>
          </w:tcPr>
          <w:p w14:paraId="4A572D4E" w14:textId="77777777" w:rsidR="00BD575D" w:rsidRDefault="00BD575D">
            <w:pPr>
              <w:jc w:val="center"/>
              <w:rPr>
                <w:rFonts w:ascii="Tahoma" w:hAnsi="Tahoma" w:cs="Tahoma"/>
                <w:sz w:val="12"/>
                <w:szCs w:val="12"/>
                <w:rtl/>
              </w:rPr>
            </w:pPr>
          </w:p>
        </w:tc>
        <w:tc>
          <w:tcPr>
            <w:tcW w:w="350" w:type="dxa"/>
            <w:vAlign w:val="center"/>
          </w:tcPr>
          <w:p w14:paraId="0D71F456" w14:textId="77777777" w:rsidR="00BD575D" w:rsidRDefault="00BD575D">
            <w:pPr>
              <w:jc w:val="center"/>
              <w:rPr>
                <w:rFonts w:ascii="Tahoma" w:hAnsi="Tahoma" w:cs="Tahoma"/>
                <w:sz w:val="12"/>
                <w:szCs w:val="12"/>
                <w:rtl/>
              </w:rPr>
            </w:pPr>
          </w:p>
        </w:tc>
        <w:tc>
          <w:tcPr>
            <w:tcW w:w="350" w:type="dxa"/>
            <w:vAlign w:val="center"/>
          </w:tcPr>
          <w:p w14:paraId="67B74967" w14:textId="77777777" w:rsidR="00BD575D" w:rsidRDefault="00BD575D">
            <w:pPr>
              <w:jc w:val="center"/>
              <w:rPr>
                <w:rFonts w:ascii="Tahoma" w:hAnsi="Tahoma" w:cs="Tahoma"/>
                <w:sz w:val="12"/>
                <w:szCs w:val="12"/>
                <w:rtl/>
              </w:rPr>
            </w:pPr>
          </w:p>
        </w:tc>
        <w:tc>
          <w:tcPr>
            <w:tcW w:w="350" w:type="dxa"/>
            <w:vAlign w:val="center"/>
          </w:tcPr>
          <w:p w14:paraId="7D87DD2A" w14:textId="77777777" w:rsidR="00BD575D" w:rsidRDefault="00BD575D">
            <w:pPr>
              <w:jc w:val="center"/>
              <w:rPr>
                <w:rFonts w:ascii="Tahoma" w:hAnsi="Tahoma" w:cs="Tahoma"/>
                <w:sz w:val="12"/>
                <w:szCs w:val="12"/>
                <w:rtl/>
              </w:rPr>
            </w:pPr>
          </w:p>
        </w:tc>
        <w:tc>
          <w:tcPr>
            <w:tcW w:w="350" w:type="dxa"/>
            <w:vAlign w:val="center"/>
          </w:tcPr>
          <w:p w14:paraId="603C91E9" w14:textId="77777777" w:rsidR="00BD575D" w:rsidRDefault="00BD575D">
            <w:pPr>
              <w:jc w:val="center"/>
              <w:rPr>
                <w:rFonts w:ascii="Tahoma" w:hAnsi="Tahoma" w:cs="Tahoma"/>
                <w:sz w:val="12"/>
                <w:szCs w:val="12"/>
                <w:rtl/>
              </w:rPr>
            </w:pPr>
          </w:p>
        </w:tc>
        <w:tc>
          <w:tcPr>
            <w:tcW w:w="350" w:type="dxa"/>
            <w:vAlign w:val="center"/>
          </w:tcPr>
          <w:p w14:paraId="0EB68904" w14:textId="77777777" w:rsidR="00BD575D" w:rsidRDefault="00BD575D">
            <w:pPr>
              <w:jc w:val="center"/>
              <w:rPr>
                <w:rFonts w:ascii="Tahoma" w:hAnsi="Tahoma" w:cs="Tahoma"/>
                <w:sz w:val="12"/>
                <w:szCs w:val="12"/>
                <w:rtl/>
              </w:rPr>
            </w:pPr>
          </w:p>
        </w:tc>
        <w:tc>
          <w:tcPr>
            <w:tcW w:w="350" w:type="dxa"/>
            <w:vAlign w:val="center"/>
          </w:tcPr>
          <w:p w14:paraId="0BB30B1D" w14:textId="77777777" w:rsidR="00BD575D" w:rsidRDefault="00BD575D">
            <w:pPr>
              <w:jc w:val="center"/>
              <w:rPr>
                <w:rFonts w:ascii="Tahoma" w:hAnsi="Tahoma" w:cs="Tahoma"/>
                <w:sz w:val="12"/>
                <w:szCs w:val="12"/>
                <w:rtl/>
              </w:rPr>
            </w:pPr>
          </w:p>
        </w:tc>
        <w:tc>
          <w:tcPr>
            <w:tcW w:w="350" w:type="dxa"/>
            <w:vAlign w:val="center"/>
          </w:tcPr>
          <w:p w14:paraId="6EBE14E6" w14:textId="77777777" w:rsidR="00BD575D" w:rsidRDefault="00BD575D">
            <w:pPr>
              <w:jc w:val="center"/>
              <w:rPr>
                <w:rFonts w:ascii="Tahoma" w:hAnsi="Tahoma" w:cs="Tahoma"/>
                <w:sz w:val="12"/>
                <w:szCs w:val="12"/>
                <w:rtl/>
              </w:rPr>
            </w:pPr>
          </w:p>
        </w:tc>
        <w:tc>
          <w:tcPr>
            <w:tcW w:w="350" w:type="dxa"/>
            <w:vAlign w:val="center"/>
          </w:tcPr>
          <w:p w14:paraId="0D34B2B2" w14:textId="77777777" w:rsidR="00BD575D" w:rsidRDefault="00BD575D">
            <w:pPr>
              <w:jc w:val="center"/>
              <w:rPr>
                <w:rFonts w:ascii="Tahoma" w:hAnsi="Tahoma" w:cs="Tahoma"/>
                <w:sz w:val="12"/>
                <w:szCs w:val="12"/>
                <w:rtl/>
              </w:rPr>
            </w:pPr>
          </w:p>
        </w:tc>
        <w:tc>
          <w:tcPr>
            <w:tcW w:w="350" w:type="dxa"/>
            <w:vAlign w:val="center"/>
          </w:tcPr>
          <w:p w14:paraId="39B802F3" w14:textId="77777777" w:rsidR="00BD575D" w:rsidRDefault="00BD575D">
            <w:pPr>
              <w:jc w:val="center"/>
              <w:rPr>
                <w:rFonts w:ascii="Tahoma" w:hAnsi="Tahoma" w:cs="Tahoma"/>
                <w:sz w:val="12"/>
                <w:szCs w:val="12"/>
                <w:rtl/>
              </w:rPr>
            </w:pPr>
          </w:p>
        </w:tc>
        <w:tc>
          <w:tcPr>
            <w:tcW w:w="350" w:type="dxa"/>
            <w:vAlign w:val="center"/>
          </w:tcPr>
          <w:p w14:paraId="6355E52A" w14:textId="77777777" w:rsidR="00BD575D" w:rsidRDefault="00BD575D">
            <w:pPr>
              <w:jc w:val="center"/>
              <w:rPr>
                <w:rFonts w:ascii="Tahoma" w:hAnsi="Tahoma" w:cs="Tahoma"/>
                <w:sz w:val="12"/>
                <w:szCs w:val="12"/>
                <w:rtl/>
              </w:rPr>
            </w:pPr>
          </w:p>
        </w:tc>
        <w:tc>
          <w:tcPr>
            <w:tcW w:w="350" w:type="dxa"/>
            <w:vAlign w:val="center"/>
          </w:tcPr>
          <w:p w14:paraId="714561A2" w14:textId="77777777" w:rsidR="00BD575D" w:rsidRDefault="00BD575D">
            <w:pPr>
              <w:jc w:val="center"/>
              <w:rPr>
                <w:rFonts w:ascii="Tahoma" w:hAnsi="Tahoma" w:cs="Tahoma"/>
                <w:sz w:val="12"/>
                <w:szCs w:val="12"/>
                <w:rtl/>
              </w:rPr>
            </w:pPr>
          </w:p>
        </w:tc>
        <w:tc>
          <w:tcPr>
            <w:tcW w:w="305" w:type="dxa"/>
            <w:vAlign w:val="center"/>
          </w:tcPr>
          <w:p w14:paraId="0DBF7AD7" w14:textId="77777777" w:rsidR="00BD575D" w:rsidRDefault="00BD575D">
            <w:pPr>
              <w:jc w:val="center"/>
              <w:rPr>
                <w:rFonts w:ascii="Tahoma" w:hAnsi="Tahoma" w:cs="Tahoma"/>
                <w:sz w:val="12"/>
                <w:szCs w:val="12"/>
                <w:rtl/>
              </w:rPr>
            </w:pPr>
          </w:p>
        </w:tc>
        <w:tc>
          <w:tcPr>
            <w:tcW w:w="305" w:type="dxa"/>
            <w:vAlign w:val="center"/>
          </w:tcPr>
          <w:p w14:paraId="05D84EAB" w14:textId="77777777" w:rsidR="00BD575D" w:rsidRDefault="00BD575D">
            <w:pPr>
              <w:jc w:val="center"/>
              <w:rPr>
                <w:rFonts w:ascii="Tahoma" w:hAnsi="Tahoma" w:cs="Tahoma"/>
                <w:sz w:val="12"/>
                <w:szCs w:val="12"/>
                <w:rtl/>
              </w:rPr>
            </w:pPr>
          </w:p>
        </w:tc>
        <w:tc>
          <w:tcPr>
            <w:tcW w:w="305" w:type="dxa"/>
            <w:vAlign w:val="center"/>
          </w:tcPr>
          <w:p w14:paraId="564EB150" w14:textId="77777777" w:rsidR="00BD575D" w:rsidRDefault="00BD575D">
            <w:pPr>
              <w:jc w:val="center"/>
              <w:rPr>
                <w:rFonts w:ascii="Tahoma" w:hAnsi="Tahoma" w:cs="Tahoma"/>
                <w:sz w:val="12"/>
                <w:szCs w:val="12"/>
                <w:rtl/>
              </w:rPr>
            </w:pPr>
          </w:p>
        </w:tc>
        <w:tc>
          <w:tcPr>
            <w:tcW w:w="305" w:type="dxa"/>
            <w:vAlign w:val="center"/>
          </w:tcPr>
          <w:p w14:paraId="23F536EF" w14:textId="77777777" w:rsidR="00BD575D" w:rsidRDefault="00BD575D">
            <w:pPr>
              <w:jc w:val="center"/>
              <w:rPr>
                <w:rFonts w:ascii="Tahoma" w:hAnsi="Tahoma" w:cs="Tahoma"/>
                <w:sz w:val="12"/>
                <w:szCs w:val="12"/>
                <w:rtl/>
              </w:rPr>
            </w:pPr>
          </w:p>
        </w:tc>
        <w:tc>
          <w:tcPr>
            <w:tcW w:w="305" w:type="dxa"/>
            <w:vAlign w:val="center"/>
          </w:tcPr>
          <w:p w14:paraId="114945BF" w14:textId="77777777" w:rsidR="00BD575D" w:rsidRDefault="00BD575D">
            <w:pPr>
              <w:jc w:val="center"/>
              <w:rPr>
                <w:rFonts w:ascii="Tahoma" w:hAnsi="Tahoma" w:cs="Tahoma"/>
                <w:sz w:val="12"/>
                <w:szCs w:val="12"/>
                <w:rtl/>
              </w:rPr>
            </w:pPr>
          </w:p>
        </w:tc>
        <w:tc>
          <w:tcPr>
            <w:tcW w:w="305" w:type="dxa"/>
            <w:vAlign w:val="center"/>
          </w:tcPr>
          <w:p w14:paraId="43055879" w14:textId="77777777" w:rsidR="00BD575D" w:rsidRDefault="00BD575D">
            <w:pPr>
              <w:jc w:val="center"/>
              <w:rPr>
                <w:rFonts w:ascii="Tahoma" w:hAnsi="Tahoma" w:cs="Tahoma"/>
                <w:sz w:val="12"/>
                <w:szCs w:val="12"/>
                <w:rtl/>
              </w:rPr>
            </w:pPr>
          </w:p>
        </w:tc>
        <w:tc>
          <w:tcPr>
            <w:tcW w:w="305" w:type="dxa"/>
            <w:vAlign w:val="center"/>
          </w:tcPr>
          <w:p w14:paraId="3F1FFA9D" w14:textId="77777777" w:rsidR="00BD575D" w:rsidRDefault="00BD575D">
            <w:pPr>
              <w:jc w:val="center"/>
              <w:rPr>
                <w:rFonts w:ascii="Tahoma" w:hAnsi="Tahoma" w:cs="Tahoma"/>
                <w:sz w:val="12"/>
                <w:szCs w:val="12"/>
                <w:rtl/>
              </w:rPr>
            </w:pPr>
          </w:p>
        </w:tc>
        <w:tc>
          <w:tcPr>
            <w:tcW w:w="305" w:type="dxa"/>
            <w:shd w:val="clear" w:color="auto" w:fill="FFC000"/>
            <w:vAlign w:val="center"/>
          </w:tcPr>
          <w:p w14:paraId="48DE3F03" w14:textId="77777777" w:rsidR="00BD575D" w:rsidRDefault="00BD575D">
            <w:pPr>
              <w:jc w:val="center"/>
              <w:rPr>
                <w:rFonts w:ascii="Tahoma" w:hAnsi="Tahoma" w:cs="Tahoma"/>
                <w:sz w:val="12"/>
                <w:szCs w:val="12"/>
                <w:rtl/>
              </w:rPr>
            </w:pPr>
          </w:p>
        </w:tc>
        <w:tc>
          <w:tcPr>
            <w:tcW w:w="305" w:type="dxa"/>
            <w:shd w:val="clear" w:color="auto" w:fill="92D050"/>
            <w:vAlign w:val="center"/>
          </w:tcPr>
          <w:p w14:paraId="11243819" w14:textId="77777777" w:rsidR="00BD575D" w:rsidRDefault="00BD575D">
            <w:pPr>
              <w:jc w:val="center"/>
              <w:rPr>
                <w:rFonts w:ascii="Tahoma" w:hAnsi="Tahoma" w:cs="Tahoma"/>
                <w:sz w:val="12"/>
                <w:szCs w:val="12"/>
                <w:rtl/>
              </w:rPr>
            </w:pPr>
          </w:p>
        </w:tc>
        <w:tc>
          <w:tcPr>
            <w:tcW w:w="305" w:type="dxa"/>
            <w:shd w:val="clear" w:color="auto" w:fill="92D050"/>
            <w:vAlign w:val="center"/>
          </w:tcPr>
          <w:p w14:paraId="3588E10A" w14:textId="77777777" w:rsidR="00BD575D" w:rsidRDefault="00BD575D">
            <w:pPr>
              <w:jc w:val="center"/>
              <w:rPr>
                <w:rFonts w:ascii="Tahoma" w:hAnsi="Tahoma" w:cs="Tahoma"/>
                <w:sz w:val="12"/>
                <w:szCs w:val="12"/>
                <w:rtl/>
              </w:rPr>
            </w:pPr>
          </w:p>
        </w:tc>
        <w:tc>
          <w:tcPr>
            <w:tcW w:w="350" w:type="dxa"/>
            <w:vAlign w:val="center"/>
          </w:tcPr>
          <w:p w14:paraId="5F2DFAD2" w14:textId="77777777" w:rsidR="00BD575D" w:rsidRDefault="00F31DDB">
            <w:pPr>
              <w:jc w:val="center"/>
              <w:rPr>
                <w:rFonts w:ascii="Tahoma" w:hAnsi="Tahoma" w:cs="Tahoma"/>
                <w:sz w:val="12"/>
                <w:szCs w:val="12"/>
                <w:rtl/>
              </w:rPr>
            </w:pPr>
            <w:r>
              <w:rPr>
                <w:rFonts w:ascii="Tahoma" w:hAnsi="Tahoma" w:cs="Tahoma"/>
                <w:sz w:val="12"/>
                <w:szCs w:val="12"/>
                <w:rtl/>
              </w:rPr>
              <w:t>3</w:t>
            </w:r>
          </w:p>
        </w:tc>
      </w:tr>
      <w:tr w:rsidR="00BD575D" w14:paraId="4FFD03E2" w14:textId="77777777">
        <w:trPr>
          <w:trHeight w:val="283"/>
        </w:trPr>
        <w:tc>
          <w:tcPr>
            <w:tcW w:w="351" w:type="dxa"/>
            <w:shd w:val="clear" w:color="auto" w:fill="92D050"/>
            <w:vAlign w:val="center"/>
          </w:tcPr>
          <w:p w14:paraId="4563E539" w14:textId="77777777" w:rsidR="00BD575D" w:rsidRDefault="00BD575D">
            <w:pPr>
              <w:jc w:val="center"/>
              <w:rPr>
                <w:rFonts w:ascii="Tahoma" w:hAnsi="Tahoma" w:cs="Tahoma"/>
                <w:sz w:val="12"/>
                <w:szCs w:val="12"/>
                <w:rtl/>
              </w:rPr>
            </w:pPr>
          </w:p>
        </w:tc>
        <w:tc>
          <w:tcPr>
            <w:tcW w:w="351" w:type="dxa"/>
            <w:shd w:val="clear" w:color="auto" w:fill="92D050"/>
            <w:vAlign w:val="center"/>
          </w:tcPr>
          <w:p w14:paraId="245D9926"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35C8FE54" w14:textId="77777777" w:rsidR="00BD575D" w:rsidRDefault="00F31DDB">
            <w:pPr>
              <w:jc w:val="center"/>
              <w:rPr>
                <w:rFonts w:ascii="Tahoma" w:hAnsi="Tahoma" w:cs="Tahoma"/>
                <w:sz w:val="12"/>
                <w:szCs w:val="12"/>
                <w:rtl/>
              </w:rPr>
            </w:pPr>
            <w:r>
              <w:rPr>
                <w:rFonts w:ascii="Tahoma" w:hAnsi="Tahoma" w:cs="Tahoma"/>
                <w:sz w:val="12"/>
                <w:szCs w:val="12"/>
                <w:rtl/>
              </w:rPr>
              <w:t>19</w:t>
            </w:r>
          </w:p>
        </w:tc>
        <w:tc>
          <w:tcPr>
            <w:tcW w:w="350" w:type="dxa"/>
            <w:vAlign w:val="center"/>
          </w:tcPr>
          <w:p w14:paraId="7AD1A6D7" w14:textId="77777777" w:rsidR="00BD575D" w:rsidRDefault="00BD575D">
            <w:pPr>
              <w:jc w:val="center"/>
              <w:rPr>
                <w:rFonts w:ascii="Tahoma" w:hAnsi="Tahoma" w:cs="Tahoma"/>
                <w:sz w:val="12"/>
                <w:szCs w:val="12"/>
                <w:rtl/>
              </w:rPr>
            </w:pPr>
          </w:p>
        </w:tc>
        <w:tc>
          <w:tcPr>
            <w:tcW w:w="350" w:type="dxa"/>
            <w:vAlign w:val="center"/>
          </w:tcPr>
          <w:p w14:paraId="57FA8D80" w14:textId="77777777" w:rsidR="00BD575D" w:rsidRDefault="00BD575D">
            <w:pPr>
              <w:jc w:val="center"/>
              <w:rPr>
                <w:rFonts w:ascii="Tahoma" w:hAnsi="Tahoma" w:cs="Tahoma"/>
                <w:sz w:val="12"/>
                <w:szCs w:val="12"/>
                <w:rtl/>
              </w:rPr>
            </w:pPr>
          </w:p>
        </w:tc>
        <w:tc>
          <w:tcPr>
            <w:tcW w:w="350" w:type="dxa"/>
            <w:vAlign w:val="center"/>
          </w:tcPr>
          <w:p w14:paraId="42134A08" w14:textId="77777777" w:rsidR="00BD575D" w:rsidRDefault="00BD575D">
            <w:pPr>
              <w:jc w:val="center"/>
              <w:rPr>
                <w:rFonts w:ascii="Tahoma" w:hAnsi="Tahoma" w:cs="Tahoma"/>
                <w:sz w:val="12"/>
                <w:szCs w:val="12"/>
                <w:rtl/>
              </w:rPr>
            </w:pPr>
          </w:p>
        </w:tc>
        <w:tc>
          <w:tcPr>
            <w:tcW w:w="350" w:type="dxa"/>
            <w:vAlign w:val="center"/>
          </w:tcPr>
          <w:p w14:paraId="790BE946" w14:textId="77777777" w:rsidR="00BD575D" w:rsidRDefault="00BD575D">
            <w:pPr>
              <w:jc w:val="center"/>
              <w:rPr>
                <w:rFonts w:ascii="Tahoma" w:hAnsi="Tahoma" w:cs="Tahoma"/>
                <w:sz w:val="12"/>
                <w:szCs w:val="12"/>
                <w:rtl/>
              </w:rPr>
            </w:pPr>
          </w:p>
        </w:tc>
        <w:tc>
          <w:tcPr>
            <w:tcW w:w="350" w:type="dxa"/>
            <w:vAlign w:val="center"/>
          </w:tcPr>
          <w:p w14:paraId="59011080" w14:textId="77777777" w:rsidR="00BD575D" w:rsidRDefault="00F31DDB">
            <w:pPr>
              <w:jc w:val="center"/>
              <w:rPr>
                <w:rFonts w:ascii="Tahoma" w:hAnsi="Tahoma" w:cs="Tahoma"/>
                <w:sz w:val="12"/>
                <w:szCs w:val="12"/>
                <w:rtl/>
              </w:rPr>
            </w:pPr>
            <w:r>
              <w:rPr>
                <w:rFonts w:ascii="Tahoma" w:hAnsi="Tahoma" w:cs="Tahoma"/>
                <w:sz w:val="12"/>
                <w:szCs w:val="12"/>
                <w:rtl/>
              </w:rPr>
              <w:t>8</w:t>
            </w:r>
          </w:p>
        </w:tc>
        <w:tc>
          <w:tcPr>
            <w:tcW w:w="350" w:type="dxa"/>
            <w:vAlign w:val="center"/>
          </w:tcPr>
          <w:p w14:paraId="18E2D1E6" w14:textId="77777777" w:rsidR="00BD575D" w:rsidRDefault="00BD575D">
            <w:pPr>
              <w:jc w:val="center"/>
              <w:rPr>
                <w:rFonts w:ascii="Tahoma" w:hAnsi="Tahoma" w:cs="Tahoma"/>
                <w:sz w:val="12"/>
                <w:szCs w:val="12"/>
                <w:rtl/>
              </w:rPr>
            </w:pPr>
          </w:p>
        </w:tc>
        <w:tc>
          <w:tcPr>
            <w:tcW w:w="350" w:type="dxa"/>
            <w:vAlign w:val="center"/>
          </w:tcPr>
          <w:p w14:paraId="509B1E66" w14:textId="77777777" w:rsidR="00BD575D" w:rsidRDefault="00BD575D">
            <w:pPr>
              <w:jc w:val="center"/>
              <w:rPr>
                <w:rFonts w:ascii="Tahoma" w:hAnsi="Tahoma" w:cs="Tahoma"/>
                <w:sz w:val="12"/>
                <w:szCs w:val="12"/>
                <w:rtl/>
              </w:rPr>
            </w:pPr>
          </w:p>
        </w:tc>
        <w:tc>
          <w:tcPr>
            <w:tcW w:w="350" w:type="dxa"/>
            <w:vAlign w:val="center"/>
          </w:tcPr>
          <w:p w14:paraId="69EA1195" w14:textId="77777777" w:rsidR="00BD575D" w:rsidRDefault="00BD575D">
            <w:pPr>
              <w:jc w:val="center"/>
              <w:rPr>
                <w:rFonts w:ascii="Tahoma" w:hAnsi="Tahoma" w:cs="Tahoma"/>
                <w:sz w:val="12"/>
                <w:szCs w:val="12"/>
                <w:rtl/>
              </w:rPr>
            </w:pPr>
          </w:p>
        </w:tc>
        <w:tc>
          <w:tcPr>
            <w:tcW w:w="350" w:type="dxa"/>
            <w:vAlign w:val="center"/>
          </w:tcPr>
          <w:p w14:paraId="53B17BDC" w14:textId="77777777" w:rsidR="00BD575D" w:rsidRDefault="00BD575D">
            <w:pPr>
              <w:jc w:val="center"/>
              <w:rPr>
                <w:rFonts w:ascii="Tahoma" w:hAnsi="Tahoma" w:cs="Tahoma"/>
                <w:sz w:val="12"/>
                <w:szCs w:val="12"/>
                <w:rtl/>
              </w:rPr>
            </w:pPr>
          </w:p>
        </w:tc>
        <w:tc>
          <w:tcPr>
            <w:tcW w:w="350" w:type="dxa"/>
            <w:vAlign w:val="center"/>
          </w:tcPr>
          <w:p w14:paraId="5AE994FD" w14:textId="77777777" w:rsidR="00BD575D" w:rsidRDefault="00BD575D">
            <w:pPr>
              <w:jc w:val="center"/>
              <w:rPr>
                <w:rFonts w:ascii="Tahoma" w:hAnsi="Tahoma" w:cs="Tahoma"/>
                <w:sz w:val="12"/>
                <w:szCs w:val="12"/>
                <w:rtl/>
              </w:rPr>
            </w:pPr>
          </w:p>
        </w:tc>
        <w:tc>
          <w:tcPr>
            <w:tcW w:w="350" w:type="dxa"/>
            <w:vAlign w:val="center"/>
          </w:tcPr>
          <w:p w14:paraId="4E05A798" w14:textId="77777777" w:rsidR="00BD575D" w:rsidRDefault="00BD575D">
            <w:pPr>
              <w:jc w:val="center"/>
              <w:rPr>
                <w:rFonts w:ascii="Tahoma" w:hAnsi="Tahoma" w:cs="Tahoma"/>
                <w:sz w:val="12"/>
                <w:szCs w:val="12"/>
                <w:rtl/>
              </w:rPr>
            </w:pPr>
          </w:p>
        </w:tc>
        <w:tc>
          <w:tcPr>
            <w:tcW w:w="350" w:type="dxa"/>
            <w:vAlign w:val="center"/>
          </w:tcPr>
          <w:p w14:paraId="49FB4B75" w14:textId="77777777" w:rsidR="00BD575D" w:rsidRDefault="00F31DDB">
            <w:pPr>
              <w:jc w:val="center"/>
              <w:rPr>
                <w:rFonts w:ascii="Tahoma" w:hAnsi="Tahoma" w:cs="Tahoma"/>
                <w:sz w:val="12"/>
                <w:szCs w:val="12"/>
                <w:rtl/>
              </w:rPr>
            </w:pPr>
            <w:r>
              <w:rPr>
                <w:rFonts w:ascii="Tahoma" w:hAnsi="Tahoma" w:cs="Tahoma"/>
                <w:sz w:val="12"/>
                <w:szCs w:val="12"/>
                <w:rtl/>
              </w:rPr>
              <w:t>9</w:t>
            </w:r>
          </w:p>
        </w:tc>
        <w:tc>
          <w:tcPr>
            <w:tcW w:w="350" w:type="dxa"/>
            <w:vAlign w:val="center"/>
          </w:tcPr>
          <w:p w14:paraId="488AAE28" w14:textId="77777777" w:rsidR="00BD575D" w:rsidRDefault="00BD575D">
            <w:pPr>
              <w:jc w:val="center"/>
              <w:rPr>
                <w:rFonts w:ascii="Tahoma" w:hAnsi="Tahoma" w:cs="Tahoma"/>
                <w:sz w:val="12"/>
                <w:szCs w:val="12"/>
                <w:rtl/>
              </w:rPr>
            </w:pPr>
          </w:p>
        </w:tc>
        <w:tc>
          <w:tcPr>
            <w:tcW w:w="350" w:type="dxa"/>
            <w:vAlign w:val="center"/>
          </w:tcPr>
          <w:p w14:paraId="0B480888" w14:textId="77777777" w:rsidR="00BD575D" w:rsidRDefault="00BD575D">
            <w:pPr>
              <w:jc w:val="center"/>
              <w:rPr>
                <w:rFonts w:ascii="Tahoma" w:hAnsi="Tahoma" w:cs="Tahoma"/>
                <w:sz w:val="12"/>
                <w:szCs w:val="12"/>
                <w:rtl/>
              </w:rPr>
            </w:pPr>
          </w:p>
        </w:tc>
        <w:tc>
          <w:tcPr>
            <w:tcW w:w="305" w:type="dxa"/>
            <w:vAlign w:val="center"/>
          </w:tcPr>
          <w:p w14:paraId="657BEE45" w14:textId="77777777" w:rsidR="00BD575D" w:rsidRDefault="00BD575D">
            <w:pPr>
              <w:jc w:val="center"/>
              <w:rPr>
                <w:rFonts w:ascii="Tahoma" w:hAnsi="Tahoma" w:cs="Tahoma"/>
                <w:sz w:val="12"/>
                <w:szCs w:val="12"/>
                <w:rtl/>
              </w:rPr>
            </w:pPr>
          </w:p>
        </w:tc>
        <w:tc>
          <w:tcPr>
            <w:tcW w:w="305" w:type="dxa"/>
            <w:vAlign w:val="center"/>
          </w:tcPr>
          <w:p w14:paraId="5E70B4FE" w14:textId="77777777" w:rsidR="00BD575D" w:rsidRDefault="00BD575D">
            <w:pPr>
              <w:jc w:val="center"/>
              <w:rPr>
                <w:rFonts w:ascii="Tahoma" w:hAnsi="Tahoma" w:cs="Tahoma"/>
                <w:sz w:val="12"/>
                <w:szCs w:val="12"/>
                <w:rtl/>
              </w:rPr>
            </w:pPr>
          </w:p>
        </w:tc>
        <w:tc>
          <w:tcPr>
            <w:tcW w:w="305" w:type="dxa"/>
            <w:vAlign w:val="center"/>
          </w:tcPr>
          <w:p w14:paraId="24DC4BA4" w14:textId="77777777" w:rsidR="00BD575D" w:rsidRDefault="00F31DDB">
            <w:pPr>
              <w:jc w:val="center"/>
              <w:rPr>
                <w:rFonts w:ascii="Tahoma" w:hAnsi="Tahoma" w:cs="Tahoma"/>
                <w:sz w:val="12"/>
                <w:szCs w:val="12"/>
                <w:rtl/>
              </w:rPr>
            </w:pPr>
            <w:r>
              <w:rPr>
                <w:rFonts w:ascii="Tahoma" w:hAnsi="Tahoma" w:cs="Tahoma"/>
                <w:sz w:val="12"/>
                <w:szCs w:val="12"/>
                <w:rtl/>
              </w:rPr>
              <w:t>1</w:t>
            </w:r>
          </w:p>
        </w:tc>
        <w:tc>
          <w:tcPr>
            <w:tcW w:w="305" w:type="dxa"/>
            <w:vAlign w:val="center"/>
          </w:tcPr>
          <w:p w14:paraId="324EA47A" w14:textId="77777777" w:rsidR="00BD575D" w:rsidRDefault="00BD575D">
            <w:pPr>
              <w:jc w:val="center"/>
              <w:rPr>
                <w:rFonts w:ascii="Tahoma" w:hAnsi="Tahoma" w:cs="Tahoma"/>
                <w:sz w:val="12"/>
                <w:szCs w:val="12"/>
                <w:rtl/>
              </w:rPr>
            </w:pPr>
          </w:p>
        </w:tc>
        <w:tc>
          <w:tcPr>
            <w:tcW w:w="305" w:type="dxa"/>
            <w:vAlign w:val="center"/>
          </w:tcPr>
          <w:p w14:paraId="0E08A441" w14:textId="77777777" w:rsidR="00BD575D" w:rsidRDefault="00BD575D">
            <w:pPr>
              <w:jc w:val="center"/>
              <w:rPr>
                <w:rFonts w:ascii="Tahoma" w:hAnsi="Tahoma" w:cs="Tahoma"/>
                <w:sz w:val="12"/>
                <w:szCs w:val="12"/>
                <w:rtl/>
              </w:rPr>
            </w:pPr>
          </w:p>
        </w:tc>
        <w:tc>
          <w:tcPr>
            <w:tcW w:w="305" w:type="dxa"/>
            <w:vAlign w:val="center"/>
          </w:tcPr>
          <w:p w14:paraId="7C921379" w14:textId="77777777" w:rsidR="00BD575D" w:rsidRDefault="00BD575D">
            <w:pPr>
              <w:jc w:val="center"/>
              <w:rPr>
                <w:rFonts w:ascii="Tahoma" w:hAnsi="Tahoma" w:cs="Tahoma"/>
                <w:sz w:val="12"/>
                <w:szCs w:val="12"/>
                <w:rtl/>
              </w:rPr>
            </w:pPr>
          </w:p>
        </w:tc>
        <w:tc>
          <w:tcPr>
            <w:tcW w:w="305" w:type="dxa"/>
            <w:vAlign w:val="center"/>
          </w:tcPr>
          <w:p w14:paraId="0B01FC33" w14:textId="77777777" w:rsidR="00BD575D" w:rsidRDefault="00BD575D">
            <w:pPr>
              <w:jc w:val="center"/>
              <w:rPr>
                <w:rFonts w:ascii="Tahoma" w:hAnsi="Tahoma" w:cs="Tahoma"/>
                <w:sz w:val="12"/>
                <w:szCs w:val="12"/>
                <w:rtl/>
              </w:rPr>
            </w:pPr>
          </w:p>
        </w:tc>
        <w:tc>
          <w:tcPr>
            <w:tcW w:w="305" w:type="dxa"/>
            <w:shd w:val="clear" w:color="auto" w:fill="FFC000"/>
            <w:vAlign w:val="center"/>
          </w:tcPr>
          <w:p w14:paraId="6634F216" w14:textId="77777777" w:rsidR="00BD575D" w:rsidRDefault="00BD575D">
            <w:pPr>
              <w:jc w:val="center"/>
              <w:rPr>
                <w:rFonts w:ascii="Tahoma" w:hAnsi="Tahoma" w:cs="Tahoma"/>
                <w:sz w:val="12"/>
                <w:szCs w:val="12"/>
                <w:rtl/>
              </w:rPr>
            </w:pPr>
          </w:p>
        </w:tc>
        <w:tc>
          <w:tcPr>
            <w:tcW w:w="305" w:type="dxa"/>
            <w:shd w:val="clear" w:color="auto" w:fill="92D050"/>
            <w:vAlign w:val="center"/>
          </w:tcPr>
          <w:p w14:paraId="183833BA" w14:textId="77777777" w:rsidR="00BD575D" w:rsidRDefault="00BD575D">
            <w:pPr>
              <w:jc w:val="center"/>
              <w:rPr>
                <w:rFonts w:ascii="Tahoma" w:hAnsi="Tahoma" w:cs="Tahoma"/>
                <w:sz w:val="12"/>
                <w:szCs w:val="12"/>
                <w:rtl/>
              </w:rPr>
            </w:pPr>
          </w:p>
        </w:tc>
        <w:tc>
          <w:tcPr>
            <w:tcW w:w="305" w:type="dxa"/>
            <w:shd w:val="clear" w:color="auto" w:fill="92D050"/>
            <w:vAlign w:val="center"/>
          </w:tcPr>
          <w:p w14:paraId="3F25121B" w14:textId="77777777" w:rsidR="00BD575D" w:rsidRDefault="00BD575D">
            <w:pPr>
              <w:jc w:val="center"/>
              <w:rPr>
                <w:rFonts w:ascii="Tahoma" w:hAnsi="Tahoma" w:cs="Tahoma"/>
                <w:sz w:val="12"/>
                <w:szCs w:val="12"/>
                <w:rtl/>
              </w:rPr>
            </w:pPr>
          </w:p>
        </w:tc>
        <w:tc>
          <w:tcPr>
            <w:tcW w:w="350" w:type="dxa"/>
            <w:vAlign w:val="center"/>
          </w:tcPr>
          <w:p w14:paraId="0C345DBE" w14:textId="77777777" w:rsidR="00BD575D" w:rsidRDefault="00F31DDB">
            <w:pPr>
              <w:jc w:val="center"/>
              <w:rPr>
                <w:rFonts w:ascii="Tahoma" w:hAnsi="Tahoma" w:cs="Tahoma"/>
                <w:sz w:val="12"/>
                <w:szCs w:val="12"/>
                <w:rtl/>
              </w:rPr>
            </w:pPr>
            <w:r>
              <w:rPr>
                <w:rFonts w:ascii="Tahoma" w:hAnsi="Tahoma" w:cs="Tahoma"/>
                <w:sz w:val="12"/>
                <w:szCs w:val="12"/>
                <w:rtl/>
              </w:rPr>
              <w:t>4</w:t>
            </w:r>
          </w:p>
        </w:tc>
      </w:tr>
      <w:tr w:rsidR="00BD575D" w14:paraId="0E88B6BA" w14:textId="77777777">
        <w:trPr>
          <w:trHeight w:val="283"/>
        </w:trPr>
        <w:tc>
          <w:tcPr>
            <w:tcW w:w="351" w:type="dxa"/>
            <w:shd w:val="clear" w:color="auto" w:fill="92D050"/>
            <w:vAlign w:val="center"/>
          </w:tcPr>
          <w:p w14:paraId="388AE858" w14:textId="77777777" w:rsidR="00BD575D" w:rsidRDefault="00BD575D">
            <w:pPr>
              <w:jc w:val="center"/>
              <w:rPr>
                <w:rFonts w:ascii="Tahoma" w:hAnsi="Tahoma" w:cs="Tahoma"/>
                <w:sz w:val="12"/>
                <w:szCs w:val="12"/>
                <w:rtl/>
              </w:rPr>
            </w:pPr>
          </w:p>
        </w:tc>
        <w:tc>
          <w:tcPr>
            <w:tcW w:w="351" w:type="dxa"/>
            <w:shd w:val="clear" w:color="auto" w:fill="92D050"/>
            <w:vAlign w:val="center"/>
          </w:tcPr>
          <w:p w14:paraId="44003962"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57A62E08" w14:textId="77777777" w:rsidR="00BD575D" w:rsidRDefault="00BD575D">
            <w:pPr>
              <w:jc w:val="center"/>
              <w:rPr>
                <w:rFonts w:ascii="Tahoma" w:hAnsi="Tahoma" w:cs="Tahoma"/>
                <w:sz w:val="12"/>
                <w:szCs w:val="12"/>
                <w:rtl/>
              </w:rPr>
            </w:pPr>
          </w:p>
        </w:tc>
        <w:tc>
          <w:tcPr>
            <w:tcW w:w="350" w:type="dxa"/>
            <w:vAlign w:val="center"/>
          </w:tcPr>
          <w:p w14:paraId="1D40C30C" w14:textId="77777777" w:rsidR="00BD575D" w:rsidRDefault="00BD575D">
            <w:pPr>
              <w:jc w:val="center"/>
              <w:rPr>
                <w:rFonts w:ascii="Tahoma" w:hAnsi="Tahoma" w:cs="Tahoma"/>
                <w:sz w:val="12"/>
                <w:szCs w:val="12"/>
                <w:rtl/>
              </w:rPr>
            </w:pPr>
          </w:p>
        </w:tc>
        <w:tc>
          <w:tcPr>
            <w:tcW w:w="350" w:type="dxa"/>
            <w:vAlign w:val="center"/>
          </w:tcPr>
          <w:p w14:paraId="58876A8A" w14:textId="77777777" w:rsidR="00BD575D" w:rsidRDefault="00BD575D">
            <w:pPr>
              <w:jc w:val="center"/>
              <w:rPr>
                <w:rFonts w:ascii="Tahoma" w:hAnsi="Tahoma" w:cs="Tahoma"/>
                <w:sz w:val="12"/>
                <w:szCs w:val="12"/>
                <w:rtl/>
              </w:rPr>
            </w:pPr>
          </w:p>
        </w:tc>
        <w:tc>
          <w:tcPr>
            <w:tcW w:w="350" w:type="dxa"/>
            <w:vAlign w:val="center"/>
          </w:tcPr>
          <w:p w14:paraId="5E0F1F66" w14:textId="77777777" w:rsidR="00BD575D" w:rsidRDefault="00BD575D">
            <w:pPr>
              <w:jc w:val="center"/>
              <w:rPr>
                <w:rFonts w:ascii="Tahoma" w:hAnsi="Tahoma" w:cs="Tahoma"/>
                <w:sz w:val="12"/>
                <w:szCs w:val="12"/>
                <w:rtl/>
              </w:rPr>
            </w:pPr>
          </w:p>
        </w:tc>
        <w:tc>
          <w:tcPr>
            <w:tcW w:w="350" w:type="dxa"/>
            <w:vAlign w:val="center"/>
          </w:tcPr>
          <w:p w14:paraId="05348225" w14:textId="77777777" w:rsidR="00BD575D" w:rsidRDefault="00BD575D">
            <w:pPr>
              <w:jc w:val="center"/>
              <w:rPr>
                <w:rFonts w:ascii="Tahoma" w:hAnsi="Tahoma" w:cs="Tahoma"/>
                <w:sz w:val="12"/>
                <w:szCs w:val="12"/>
                <w:rtl/>
              </w:rPr>
            </w:pPr>
          </w:p>
        </w:tc>
        <w:tc>
          <w:tcPr>
            <w:tcW w:w="350" w:type="dxa"/>
            <w:vAlign w:val="center"/>
          </w:tcPr>
          <w:p w14:paraId="4A71831B" w14:textId="77777777" w:rsidR="00BD575D" w:rsidRDefault="00BD575D">
            <w:pPr>
              <w:jc w:val="center"/>
              <w:rPr>
                <w:rFonts w:ascii="Tahoma" w:hAnsi="Tahoma" w:cs="Tahoma"/>
                <w:sz w:val="12"/>
                <w:szCs w:val="12"/>
                <w:rtl/>
              </w:rPr>
            </w:pPr>
          </w:p>
        </w:tc>
        <w:tc>
          <w:tcPr>
            <w:tcW w:w="350" w:type="dxa"/>
            <w:vAlign w:val="center"/>
          </w:tcPr>
          <w:p w14:paraId="7FBF8F73" w14:textId="77777777" w:rsidR="00BD575D" w:rsidRDefault="00BD575D">
            <w:pPr>
              <w:jc w:val="center"/>
              <w:rPr>
                <w:rFonts w:ascii="Tahoma" w:hAnsi="Tahoma" w:cs="Tahoma"/>
                <w:sz w:val="12"/>
                <w:szCs w:val="12"/>
                <w:rtl/>
              </w:rPr>
            </w:pPr>
          </w:p>
        </w:tc>
        <w:tc>
          <w:tcPr>
            <w:tcW w:w="350" w:type="dxa"/>
            <w:vAlign w:val="center"/>
          </w:tcPr>
          <w:p w14:paraId="72EF3D83" w14:textId="77777777" w:rsidR="00BD575D" w:rsidRDefault="00BD575D">
            <w:pPr>
              <w:jc w:val="center"/>
              <w:rPr>
                <w:rFonts w:ascii="Tahoma" w:hAnsi="Tahoma" w:cs="Tahoma"/>
                <w:sz w:val="12"/>
                <w:szCs w:val="12"/>
                <w:rtl/>
              </w:rPr>
            </w:pPr>
          </w:p>
        </w:tc>
        <w:tc>
          <w:tcPr>
            <w:tcW w:w="350" w:type="dxa"/>
            <w:vAlign w:val="center"/>
          </w:tcPr>
          <w:p w14:paraId="5F17CBD7" w14:textId="77777777" w:rsidR="00BD575D" w:rsidRDefault="00BD575D">
            <w:pPr>
              <w:jc w:val="center"/>
              <w:rPr>
                <w:rFonts w:ascii="Tahoma" w:hAnsi="Tahoma" w:cs="Tahoma"/>
                <w:sz w:val="12"/>
                <w:szCs w:val="12"/>
                <w:rtl/>
              </w:rPr>
            </w:pPr>
          </w:p>
        </w:tc>
        <w:tc>
          <w:tcPr>
            <w:tcW w:w="350" w:type="dxa"/>
            <w:vAlign w:val="center"/>
          </w:tcPr>
          <w:p w14:paraId="2EF3DDAF" w14:textId="77777777" w:rsidR="00BD575D" w:rsidRDefault="00BD575D">
            <w:pPr>
              <w:jc w:val="center"/>
              <w:rPr>
                <w:rFonts w:ascii="Tahoma" w:hAnsi="Tahoma" w:cs="Tahoma"/>
                <w:sz w:val="12"/>
                <w:szCs w:val="12"/>
                <w:rtl/>
              </w:rPr>
            </w:pPr>
          </w:p>
        </w:tc>
        <w:tc>
          <w:tcPr>
            <w:tcW w:w="350" w:type="dxa"/>
            <w:vAlign w:val="center"/>
          </w:tcPr>
          <w:p w14:paraId="5C8C4F99" w14:textId="77777777" w:rsidR="00BD575D" w:rsidRDefault="00BD575D">
            <w:pPr>
              <w:jc w:val="center"/>
              <w:rPr>
                <w:rFonts w:ascii="Tahoma" w:hAnsi="Tahoma" w:cs="Tahoma"/>
                <w:sz w:val="12"/>
                <w:szCs w:val="12"/>
                <w:rtl/>
              </w:rPr>
            </w:pPr>
          </w:p>
        </w:tc>
        <w:tc>
          <w:tcPr>
            <w:tcW w:w="350" w:type="dxa"/>
            <w:vAlign w:val="center"/>
          </w:tcPr>
          <w:p w14:paraId="0DD6964C" w14:textId="77777777" w:rsidR="00BD575D" w:rsidRDefault="00BD575D">
            <w:pPr>
              <w:jc w:val="center"/>
              <w:rPr>
                <w:rFonts w:ascii="Tahoma" w:hAnsi="Tahoma" w:cs="Tahoma"/>
                <w:sz w:val="12"/>
                <w:szCs w:val="12"/>
                <w:rtl/>
              </w:rPr>
            </w:pPr>
          </w:p>
        </w:tc>
        <w:tc>
          <w:tcPr>
            <w:tcW w:w="350" w:type="dxa"/>
            <w:vAlign w:val="center"/>
          </w:tcPr>
          <w:p w14:paraId="7C50A2CB" w14:textId="77777777" w:rsidR="00BD575D" w:rsidRDefault="00BD575D">
            <w:pPr>
              <w:jc w:val="center"/>
              <w:rPr>
                <w:rFonts w:ascii="Tahoma" w:hAnsi="Tahoma" w:cs="Tahoma"/>
                <w:sz w:val="12"/>
                <w:szCs w:val="12"/>
                <w:rtl/>
              </w:rPr>
            </w:pPr>
          </w:p>
        </w:tc>
        <w:tc>
          <w:tcPr>
            <w:tcW w:w="350" w:type="dxa"/>
            <w:vAlign w:val="center"/>
          </w:tcPr>
          <w:p w14:paraId="3C8246FF" w14:textId="77777777" w:rsidR="00BD575D" w:rsidRDefault="00BD575D">
            <w:pPr>
              <w:jc w:val="center"/>
              <w:rPr>
                <w:rFonts w:ascii="Tahoma" w:hAnsi="Tahoma" w:cs="Tahoma"/>
                <w:sz w:val="12"/>
                <w:szCs w:val="12"/>
                <w:rtl/>
              </w:rPr>
            </w:pPr>
          </w:p>
        </w:tc>
        <w:tc>
          <w:tcPr>
            <w:tcW w:w="350" w:type="dxa"/>
            <w:vAlign w:val="center"/>
          </w:tcPr>
          <w:p w14:paraId="6CEA8B36" w14:textId="77777777" w:rsidR="00BD575D" w:rsidRDefault="00BD575D">
            <w:pPr>
              <w:jc w:val="center"/>
              <w:rPr>
                <w:rFonts w:ascii="Tahoma" w:hAnsi="Tahoma" w:cs="Tahoma"/>
                <w:sz w:val="12"/>
                <w:szCs w:val="12"/>
                <w:rtl/>
              </w:rPr>
            </w:pPr>
          </w:p>
        </w:tc>
        <w:tc>
          <w:tcPr>
            <w:tcW w:w="305" w:type="dxa"/>
            <w:vAlign w:val="center"/>
          </w:tcPr>
          <w:p w14:paraId="7CEB8A01" w14:textId="77777777" w:rsidR="00BD575D" w:rsidRDefault="00BD575D">
            <w:pPr>
              <w:jc w:val="center"/>
              <w:rPr>
                <w:rFonts w:ascii="Tahoma" w:hAnsi="Tahoma" w:cs="Tahoma"/>
                <w:sz w:val="12"/>
                <w:szCs w:val="12"/>
                <w:rtl/>
              </w:rPr>
            </w:pPr>
          </w:p>
        </w:tc>
        <w:tc>
          <w:tcPr>
            <w:tcW w:w="305" w:type="dxa"/>
            <w:vAlign w:val="center"/>
          </w:tcPr>
          <w:p w14:paraId="731A3E13" w14:textId="77777777" w:rsidR="00BD575D" w:rsidRDefault="00BD575D">
            <w:pPr>
              <w:jc w:val="center"/>
              <w:rPr>
                <w:rFonts w:ascii="Tahoma" w:hAnsi="Tahoma" w:cs="Tahoma"/>
                <w:sz w:val="12"/>
                <w:szCs w:val="12"/>
                <w:rtl/>
              </w:rPr>
            </w:pPr>
          </w:p>
        </w:tc>
        <w:tc>
          <w:tcPr>
            <w:tcW w:w="305" w:type="dxa"/>
            <w:vAlign w:val="center"/>
          </w:tcPr>
          <w:p w14:paraId="50CC4687" w14:textId="77777777" w:rsidR="00BD575D" w:rsidRDefault="00BD575D">
            <w:pPr>
              <w:jc w:val="center"/>
              <w:rPr>
                <w:rFonts w:ascii="Tahoma" w:hAnsi="Tahoma" w:cs="Tahoma"/>
                <w:sz w:val="12"/>
                <w:szCs w:val="12"/>
                <w:rtl/>
              </w:rPr>
            </w:pPr>
          </w:p>
        </w:tc>
        <w:tc>
          <w:tcPr>
            <w:tcW w:w="305" w:type="dxa"/>
            <w:vAlign w:val="center"/>
          </w:tcPr>
          <w:p w14:paraId="47BA8AF9" w14:textId="77777777" w:rsidR="00BD575D" w:rsidRDefault="00BD575D">
            <w:pPr>
              <w:jc w:val="center"/>
              <w:rPr>
                <w:rFonts w:ascii="Tahoma" w:hAnsi="Tahoma" w:cs="Tahoma"/>
                <w:sz w:val="12"/>
                <w:szCs w:val="12"/>
                <w:rtl/>
              </w:rPr>
            </w:pPr>
          </w:p>
        </w:tc>
        <w:tc>
          <w:tcPr>
            <w:tcW w:w="305" w:type="dxa"/>
            <w:vAlign w:val="center"/>
          </w:tcPr>
          <w:p w14:paraId="5A725BCE" w14:textId="77777777" w:rsidR="00BD575D" w:rsidRDefault="00BD575D">
            <w:pPr>
              <w:jc w:val="center"/>
              <w:rPr>
                <w:rFonts w:ascii="Tahoma" w:hAnsi="Tahoma" w:cs="Tahoma"/>
                <w:sz w:val="12"/>
                <w:szCs w:val="12"/>
                <w:rtl/>
              </w:rPr>
            </w:pPr>
          </w:p>
        </w:tc>
        <w:tc>
          <w:tcPr>
            <w:tcW w:w="305" w:type="dxa"/>
            <w:vAlign w:val="center"/>
          </w:tcPr>
          <w:p w14:paraId="7038D682" w14:textId="77777777" w:rsidR="00BD575D" w:rsidRDefault="00BD575D">
            <w:pPr>
              <w:jc w:val="center"/>
              <w:rPr>
                <w:rFonts w:ascii="Tahoma" w:hAnsi="Tahoma" w:cs="Tahoma"/>
                <w:sz w:val="12"/>
                <w:szCs w:val="12"/>
                <w:rtl/>
              </w:rPr>
            </w:pPr>
          </w:p>
        </w:tc>
        <w:tc>
          <w:tcPr>
            <w:tcW w:w="305" w:type="dxa"/>
            <w:vAlign w:val="center"/>
          </w:tcPr>
          <w:p w14:paraId="4F8A2FEA" w14:textId="77777777" w:rsidR="00BD575D" w:rsidRDefault="00BD575D">
            <w:pPr>
              <w:jc w:val="center"/>
              <w:rPr>
                <w:rFonts w:ascii="Tahoma" w:hAnsi="Tahoma" w:cs="Tahoma"/>
                <w:sz w:val="12"/>
                <w:szCs w:val="12"/>
                <w:rtl/>
              </w:rPr>
            </w:pPr>
          </w:p>
        </w:tc>
        <w:tc>
          <w:tcPr>
            <w:tcW w:w="305" w:type="dxa"/>
            <w:shd w:val="clear" w:color="auto" w:fill="FFC000"/>
            <w:vAlign w:val="center"/>
          </w:tcPr>
          <w:p w14:paraId="035CF310" w14:textId="77777777" w:rsidR="00BD575D" w:rsidRDefault="00F31DDB">
            <w:pPr>
              <w:jc w:val="center"/>
              <w:rPr>
                <w:rFonts w:ascii="Tahoma" w:hAnsi="Tahoma" w:cs="Tahoma"/>
                <w:sz w:val="12"/>
                <w:szCs w:val="12"/>
                <w:rtl/>
              </w:rPr>
            </w:pPr>
            <w:r>
              <w:rPr>
                <w:rFonts w:ascii="Tahoma" w:hAnsi="Tahoma" w:cs="Tahoma"/>
                <w:sz w:val="12"/>
                <w:szCs w:val="12"/>
                <w:rtl/>
              </w:rPr>
              <w:t>2</w:t>
            </w:r>
          </w:p>
        </w:tc>
        <w:tc>
          <w:tcPr>
            <w:tcW w:w="305" w:type="dxa"/>
            <w:shd w:val="clear" w:color="auto" w:fill="92D050"/>
            <w:vAlign w:val="center"/>
          </w:tcPr>
          <w:p w14:paraId="1FE55221" w14:textId="77777777" w:rsidR="00BD575D" w:rsidRDefault="00BD575D">
            <w:pPr>
              <w:jc w:val="center"/>
              <w:rPr>
                <w:rFonts w:ascii="Tahoma" w:hAnsi="Tahoma" w:cs="Tahoma"/>
                <w:sz w:val="12"/>
                <w:szCs w:val="12"/>
                <w:rtl/>
              </w:rPr>
            </w:pPr>
          </w:p>
        </w:tc>
        <w:tc>
          <w:tcPr>
            <w:tcW w:w="305" w:type="dxa"/>
            <w:shd w:val="clear" w:color="auto" w:fill="92D050"/>
            <w:vAlign w:val="center"/>
          </w:tcPr>
          <w:p w14:paraId="3B8C80FF" w14:textId="77777777" w:rsidR="00BD575D" w:rsidRDefault="00BD575D">
            <w:pPr>
              <w:jc w:val="center"/>
              <w:rPr>
                <w:rFonts w:ascii="Tahoma" w:hAnsi="Tahoma" w:cs="Tahoma"/>
                <w:sz w:val="12"/>
                <w:szCs w:val="12"/>
                <w:rtl/>
              </w:rPr>
            </w:pPr>
          </w:p>
        </w:tc>
        <w:tc>
          <w:tcPr>
            <w:tcW w:w="350" w:type="dxa"/>
            <w:vAlign w:val="center"/>
          </w:tcPr>
          <w:p w14:paraId="183D9BA5" w14:textId="77777777" w:rsidR="00BD575D" w:rsidRDefault="00F31DDB">
            <w:pPr>
              <w:jc w:val="center"/>
              <w:rPr>
                <w:rFonts w:ascii="Tahoma" w:hAnsi="Tahoma" w:cs="Tahoma"/>
                <w:sz w:val="12"/>
                <w:szCs w:val="12"/>
                <w:rtl/>
              </w:rPr>
            </w:pPr>
            <w:r>
              <w:rPr>
                <w:rFonts w:ascii="Tahoma" w:hAnsi="Tahoma" w:cs="Tahoma"/>
                <w:sz w:val="12"/>
                <w:szCs w:val="12"/>
                <w:rtl/>
              </w:rPr>
              <w:t>5</w:t>
            </w:r>
          </w:p>
        </w:tc>
      </w:tr>
      <w:tr w:rsidR="00BD575D" w14:paraId="76B46578" w14:textId="77777777">
        <w:trPr>
          <w:trHeight w:val="283"/>
        </w:trPr>
        <w:tc>
          <w:tcPr>
            <w:tcW w:w="351" w:type="dxa"/>
            <w:shd w:val="clear" w:color="auto" w:fill="92D050"/>
            <w:vAlign w:val="center"/>
          </w:tcPr>
          <w:p w14:paraId="2DD6B060" w14:textId="77777777" w:rsidR="00BD575D" w:rsidRDefault="00BD575D">
            <w:pPr>
              <w:jc w:val="center"/>
              <w:rPr>
                <w:rFonts w:ascii="Tahoma" w:hAnsi="Tahoma" w:cs="Tahoma"/>
                <w:sz w:val="12"/>
                <w:szCs w:val="12"/>
                <w:rtl/>
              </w:rPr>
            </w:pPr>
          </w:p>
        </w:tc>
        <w:tc>
          <w:tcPr>
            <w:tcW w:w="351" w:type="dxa"/>
            <w:shd w:val="clear" w:color="auto" w:fill="92D050"/>
            <w:vAlign w:val="center"/>
          </w:tcPr>
          <w:p w14:paraId="20390C33"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4795B248" w14:textId="77777777" w:rsidR="00BD575D" w:rsidRDefault="00BD575D">
            <w:pPr>
              <w:jc w:val="center"/>
              <w:rPr>
                <w:rFonts w:ascii="Tahoma" w:hAnsi="Tahoma" w:cs="Tahoma"/>
                <w:sz w:val="12"/>
                <w:szCs w:val="12"/>
                <w:rtl/>
              </w:rPr>
            </w:pPr>
          </w:p>
        </w:tc>
        <w:tc>
          <w:tcPr>
            <w:tcW w:w="350" w:type="dxa"/>
            <w:vAlign w:val="center"/>
          </w:tcPr>
          <w:p w14:paraId="54E53F02" w14:textId="77777777" w:rsidR="00BD575D" w:rsidRDefault="00BD575D">
            <w:pPr>
              <w:jc w:val="center"/>
              <w:rPr>
                <w:rFonts w:ascii="Tahoma" w:hAnsi="Tahoma" w:cs="Tahoma"/>
                <w:sz w:val="12"/>
                <w:szCs w:val="12"/>
                <w:rtl/>
              </w:rPr>
            </w:pPr>
          </w:p>
        </w:tc>
        <w:tc>
          <w:tcPr>
            <w:tcW w:w="350" w:type="dxa"/>
            <w:vAlign w:val="center"/>
          </w:tcPr>
          <w:p w14:paraId="79AF1B2C" w14:textId="77777777" w:rsidR="00BD575D" w:rsidRDefault="00BD575D">
            <w:pPr>
              <w:jc w:val="center"/>
              <w:rPr>
                <w:rFonts w:ascii="Tahoma" w:hAnsi="Tahoma" w:cs="Tahoma"/>
                <w:sz w:val="12"/>
                <w:szCs w:val="12"/>
                <w:rtl/>
              </w:rPr>
            </w:pPr>
          </w:p>
        </w:tc>
        <w:tc>
          <w:tcPr>
            <w:tcW w:w="350" w:type="dxa"/>
            <w:vAlign w:val="center"/>
          </w:tcPr>
          <w:p w14:paraId="4DB252F5" w14:textId="77777777" w:rsidR="00BD575D" w:rsidRDefault="00BD575D">
            <w:pPr>
              <w:jc w:val="center"/>
              <w:rPr>
                <w:rFonts w:ascii="Tahoma" w:hAnsi="Tahoma" w:cs="Tahoma"/>
                <w:sz w:val="12"/>
                <w:szCs w:val="12"/>
                <w:rtl/>
              </w:rPr>
            </w:pPr>
          </w:p>
        </w:tc>
        <w:tc>
          <w:tcPr>
            <w:tcW w:w="350" w:type="dxa"/>
            <w:vAlign w:val="center"/>
          </w:tcPr>
          <w:p w14:paraId="4D25511A" w14:textId="77777777" w:rsidR="00BD575D" w:rsidRDefault="00BD575D">
            <w:pPr>
              <w:jc w:val="center"/>
              <w:rPr>
                <w:rFonts w:ascii="Tahoma" w:hAnsi="Tahoma" w:cs="Tahoma"/>
                <w:sz w:val="12"/>
                <w:szCs w:val="12"/>
                <w:rtl/>
              </w:rPr>
            </w:pPr>
          </w:p>
        </w:tc>
        <w:tc>
          <w:tcPr>
            <w:tcW w:w="350" w:type="dxa"/>
            <w:vAlign w:val="center"/>
          </w:tcPr>
          <w:p w14:paraId="2BA532F4" w14:textId="77777777" w:rsidR="00BD575D" w:rsidRDefault="00BD575D">
            <w:pPr>
              <w:jc w:val="center"/>
              <w:rPr>
                <w:rFonts w:ascii="Tahoma" w:hAnsi="Tahoma" w:cs="Tahoma"/>
                <w:sz w:val="12"/>
                <w:szCs w:val="12"/>
                <w:rtl/>
              </w:rPr>
            </w:pPr>
          </w:p>
        </w:tc>
        <w:tc>
          <w:tcPr>
            <w:tcW w:w="350" w:type="dxa"/>
            <w:vAlign w:val="center"/>
          </w:tcPr>
          <w:p w14:paraId="7BA092AE" w14:textId="77777777" w:rsidR="00BD575D" w:rsidRDefault="00BD575D">
            <w:pPr>
              <w:jc w:val="center"/>
              <w:rPr>
                <w:rFonts w:ascii="Tahoma" w:hAnsi="Tahoma" w:cs="Tahoma"/>
                <w:sz w:val="12"/>
                <w:szCs w:val="12"/>
                <w:rtl/>
              </w:rPr>
            </w:pPr>
          </w:p>
        </w:tc>
        <w:tc>
          <w:tcPr>
            <w:tcW w:w="350" w:type="dxa"/>
            <w:vAlign w:val="center"/>
          </w:tcPr>
          <w:p w14:paraId="5A280775" w14:textId="77777777" w:rsidR="00BD575D" w:rsidRDefault="00BD575D">
            <w:pPr>
              <w:jc w:val="center"/>
              <w:rPr>
                <w:rFonts w:ascii="Tahoma" w:hAnsi="Tahoma" w:cs="Tahoma"/>
                <w:sz w:val="12"/>
                <w:szCs w:val="12"/>
                <w:rtl/>
              </w:rPr>
            </w:pPr>
          </w:p>
        </w:tc>
        <w:tc>
          <w:tcPr>
            <w:tcW w:w="350" w:type="dxa"/>
            <w:vAlign w:val="center"/>
          </w:tcPr>
          <w:p w14:paraId="4CB30339" w14:textId="77777777" w:rsidR="00BD575D" w:rsidRDefault="00BD575D">
            <w:pPr>
              <w:jc w:val="center"/>
              <w:rPr>
                <w:rFonts w:ascii="Tahoma" w:hAnsi="Tahoma" w:cs="Tahoma"/>
                <w:sz w:val="12"/>
                <w:szCs w:val="12"/>
                <w:rtl/>
              </w:rPr>
            </w:pPr>
          </w:p>
        </w:tc>
        <w:tc>
          <w:tcPr>
            <w:tcW w:w="350" w:type="dxa"/>
            <w:vAlign w:val="center"/>
          </w:tcPr>
          <w:p w14:paraId="0A8F74E2" w14:textId="77777777" w:rsidR="00BD575D" w:rsidRDefault="00BD575D">
            <w:pPr>
              <w:jc w:val="center"/>
              <w:rPr>
                <w:rFonts w:ascii="Tahoma" w:hAnsi="Tahoma" w:cs="Tahoma"/>
                <w:sz w:val="12"/>
                <w:szCs w:val="12"/>
                <w:rtl/>
              </w:rPr>
            </w:pPr>
          </w:p>
        </w:tc>
        <w:tc>
          <w:tcPr>
            <w:tcW w:w="350" w:type="dxa"/>
            <w:vAlign w:val="center"/>
          </w:tcPr>
          <w:p w14:paraId="3C83A70B" w14:textId="77777777" w:rsidR="00BD575D" w:rsidRDefault="00BD575D">
            <w:pPr>
              <w:jc w:val="center"/>
              <w:rPr>
                <w:rFonts w:ascii="Tahoma" w:hAnsi="Tahoma" w:cs="Tahoma"/>
                <w:sz w:val="12"/>
                <w:szCs w:val="12"/>
                <w:rtl/>
              </w:rPr>
            </w:pPr>
          </w:p>
        </w:tc>
        <w:tc>
          <w:tcPr>
            <w:tcW w:w="350" w:type="dxa"/>
            <w:vAlign w:val="center"/>
          </w:tcPr>
          <w:p w14:paraId="21AC1987" w14:textId="77777777" w:rsidR="00BD575D" w:rsidRDefault="00BD575D">
            <w:pPr>
              <w:jc w:val="center"/>
              <w:rPr>
                <w:rFonts w:ascii="Tahoma" w:hAnsi="Tahoma" w:cs="Tahoma"/>
                <w:sz w:val="12"/>
                <w:szCs w:val="12"/>
                <w:rtl/>
              </w:rPr>
            </w:pPr>
          </w:p>
        </w:tc>
        <w:tc>
          <w:tcPr>
            <w:tcW w:w="350" w:type="dxa"/>
            <w:vAlign w:val="center"/>
          </w:tcPr>
          <w:p w14:paraId="625C2349" w14:textId="77777777" w:rsidR="00BD575D" w:rsidRDefault="00BD575D">
            <w:pPr>
              <w:jc w:val="center"/>
              <w:rPr>
                <w:rFonts w:ascii="Tahoma" w:hAnsi="Tahoma" w:cs="Tahoma"/>
                <w:sz w:val="12"/>
                <w:szCs w:val="12"/>
                <w:rtl/>
              </w:rPr>
            </w:pPr>
          </w:p>
        </w:tc>
        <w:tc>
          <w:tcPr>
            <w:tcW w:w="350" w:type="dxa"/>
            <w:vAlign w:val="center"/>
          </w:tcPr>
          <w:p w14:paraId="03C2A028" w14:textId="77777777" w:rsidR="00BD575D" w:rsidRDefault="00BD575D">
            <w:pPr>
              <w:jc w:val="center"/>
              <w:rPr>
                <w:rFonts w:ascii="Tahoma" w:hAnsi="Tahoma" w:cs="Tahoma"/>
                <w:sz w:val="12"/>
                <w:szCs w:val="12"/>
                <w:rtl/>
              </w:rPr>
            </w:pPr>
          </w:p>
        </w:tc>
        <w:tc>
          <w:tcPr>
            <w:tcW w:w="350" w:type="dxa"/>
            <w:vAlign w:val="center"/>
          </w:tcPr>
          <w:p w14:paraId="5C86E2F0" w14:textId="77777777" w:rsidR="00BD575D" w:rsidRDefault="00BD575D">
            <w:pPr>
              <w:jc w:val="center"/>
              <w:rPr>
                <w:rFonts w:ascii="Tahoma" w:hAnsi="Tahoma" w:cs="Tahoma"/>
                <w:sz w:val="12"/>
                <w:szCs w:val="12"/>
                <w:rtl/>
              </w:rPr>
            </w:pPr>
          </w:p>
        </w:tc>
        <w:tc>
          <w:tcPr>
            <w:tcW w:w="305" w:type="dxa"/>
            <w:vAlign w:val="center"/>
          </w:tcPr>
          <w:p w14:paraId="3DBD0B2C" w14:textId="77777777" w:rsidR="00BD575D" w:rsidRDefault="00BD575D">
            <w:pPr>
              <w:jc w:val="center"/>
              <w:rPr>
                <w:rFonts w:ascii="Tahoma" w:hAnsi="Tahoma" w:cs="Tahoma"/>
                <w:sz w:val="12"/>
                <w:szCs w:val="12"/>
                <w:rtl/>
              </w:rPr>
            </w:pPr>
          </w:p>
        </w:tc>
        <w:tc>
          <w:tcPr>
            <w:tcW w:w="305" w:type="dxa"/>
            <w:vAlign w:val="center"/>
          </w:tcPr>
          <w:p w14:paraId="186265BD" w14:textId="77777777" w:rsidR="00BD575D" w:rsidRDefault="00BD575D">
            <w:pPr>
              <w:jc w:val="center"/>
              <w:rPr>
                <w:rFonts w:ascii="Tahoma" w:hAnsi="Tahoma" w:cs="Tahoma"/>
                <w:sz w:val="12"/>
                <w:szCs w:val="12"/>
                <w:rtl/>
              </w:rPr>
            </w:pPr>
          </w:p>
        </w:tc>
        <w:tc>
          <w:tcPr>
            <w:tcW w:w="305" w:type="dxa"/>
            <w:vAlign w:val="center"/>
          </w:tcPr>
          <w:p w14:paraId="11E5B378" w14:textId="77777777" w:rsidR="00BD575D" w:rsidRDefault="00BD575D">
            <w:pPr>
              <w:jc w:val="center"/>
              <w:rPr>
                <w:rFonts w:ascii="Tahoma" w:hAnsi="Tahoma" w:cs="Tahoma"/>
                <w:sz w:val="12"/>
                <w:szCs w:val="12"/>
                <w:rtl/>
              </w:rPr>
            </w:pPr>
          </w:p>
        </w:tc>
        <w:tc>
          <w:tcPr>
            <w:tcW w:w="305" w:type="dxa"/>
            <w:vAlign w:val="center"/>
          </w:tcPr>
          <w:p w14:paraId="3422B1BA" w14:textId="77777777" w:rsidR="00BD575D" w:rsidRDefault="00BD575D">
            <w:pPr>
              <w:jc w:val="center"/>
              <w:rPr>
                <w:rFonts w:ascii="Tahoma" w:hAnsi="Tahoma" w:cs="Tahoma"/>
                <w:sz w:val="12"/>
                <w:szCs w:val="12"/>
                <w:rtl/>
              </w:rPr>
            </w:pPr>
          </w:p>
        </w:tc>
        <w:tc>
          <w:tcPr>
            <w:tcW w:w="305" w:type="dxa"/>
            <w:vAlign w:val="center"/>
          </w:tcPr>
          <w:p w14:paraId="3208E9B7" w14:textId="77777777" w:rsidR="00BD575D" w:rsidRDefault="00BD575D">
            <w:pPr>
              <w:jc w:val="center"/>
              <w:rPr>
                <w:rFonts w:ascii="Tahoma" w:hAnsi="Tahoma" w:cs="Tahoma"/>
                <w:sz w:val="12"/>
                <w:szCs w:val="12"/>
                <w:rtl/>
              </w:rPr>
            </w:pPr>
          </w:p>
        </w:tc>
        <w:tc>
          <w:tcPr>
            <w:tcW w:w="305" w:type="dxa"/>
            <w:vAlign w:val="center"/>
          </w:tcPr>
          <w:p w14:paraId="1AFACD5A" w14:textId="77777777" w:rsidR="00BD575D" w:rsidRDefault="00BD575D">
            <w:pPr>
              <w:jc w:val="center"/>
              <w:rPr>
                <w:rFonts w:ascii="Tahoma" w:hAnsi="Tahoma" w:cs="Tahoma"/>
                <w:sz w:val="12"/>
                <w:szCs w:val="12"/>
                <w:rtl/>
              </w:rPr>
            </w:pPr>
          </w:p>
        </w:tc>
        <w:tc>
          <w:tcPr>
            <w:tcW w:w="305" w:type="dxa"/>
            <w:vAlign w:val="center"/>
          </w:tcPr>
          <w:p w14:paraId="22A4AE32" w14:textId="77777777" w:rsidR="00BD575D" w:rsidRDefault="00BD575D">
            <w:pPr>
              <w:jc w:val="center"/>
              <w:rPr>
                <w:rFonts w:ascii="Tahoma" w:hAnsi="Tahoma" w:cs="Tahoma"/>
                <w:sz w:val="12"/>
                <w:szCs w:val="12"/>
                <w:rtl/>
              </w:rPr>
            </w:pPr>
          </w:p>
        </w:tc>
        <w:tc>
          <w:tcPr>
            <w:tcW w:w="305" w:type="dxa"/>
            <w:shd w:val="clear" w:color="auto" w:fill="FFC000"/>
            <w:vAlign w:val="center"/>
          </w:tcPr>
          <w:p w14:paraId="22BB65FE" w14:textId="77777777" w:rsidR="00BD575D" w:rsidRDefault="00BD575D">
            <w:pPr>
              <w:jc w:val="center"/>
              <w:rPr>
                <w:rFonts w:ascii="Tahoma" w:hAnsi="Tahoma" w:cs="Tahoma"/>
                <w:sz w:val="12"/>
                <w:szCs w:val="12"/>
                <w:rtl/>
              </w:rPr>
            </w:pPr>
          </w:p>
        </w:tc>
        <w:tc>
          <w:tcPr>
            <w:tcW w:w="305" w:type="dxa"/>
            <w:shd w:val="clear" w:color="auto" w:fill="92D050"/>
            <w:vAlign w:val="center"/>
          </w:tcPr>
          <w:p w14:paraId="0A449319" w14:textId="77777777" w:rsidR="00BD575D" w:rsidRDefault="00BD575D">
            <w:pPr>
              <w:jc w:val="center"/>
              <w:rPr>
                <w:rFonts w:ascii="Tahoma" w:hAnsi="Tahoma" w:cs="Tahoma"/>
                <w:sz w:val="12"/>
                <w:szCs w:val="12"/>
                <w:rtl/>
              </w:rPr>
            </w:pPr>
          </w:p>
        </w:tc>
        <w:tc>
          <w:tcPr>
            <w:tcW w:w="305" w:type="dxa"/>
            <w:shd w:val="clear" w:color="auto" w:fill="92D050"/>
            <w:vAlign w:val="center"/>
          </w:tcPr>
          <w:p w14:paraId="03CBE70D" w14:textId="77777777" w:rsidR="00BD575D" w:rsidRDefault="00BD575D">
            <w:pPr>
              <w:jc w:val="center"/>
              <w:rPr>
                <w:rFonts w:ascii="Tahoma" w:hAnsi="Tahoma" w:cs="Tahoma"/>
                <w:sz w:val="12"/>
                <w:szCs w:val="12"/>
                <w:rtl/>
              </w:rPr>
            </w:pPr>
          </w:p>
        </w:tc>
        <w:tc>
          <w:tcPr>
            <w:tcW w:w="350" w:type="dxa"/>
            <w:vAlign w:val="center"/>
          </w:tcPr>
          <w:p w14:paraId="406B7D58" w14:textId="77777777" w:rsidR="00BD575D" w:rsidRDefault="00F31DDB">
            <w:pPr>
              <w:jc w:val="center"/>
              <w:rPr>
                <w:rFonts w:ascii="Tahoma" w:hAnsi="Tahoma" w:cs="Tahoma"/>
                <w:sz w:val="12"/>
                <w:szCs w:val="12"/>
                <w:rtl/>
              </w:rPr>
            </w:pPr>
            <w:r>
              <w:rPr>
                <w:rFonts w:ascii="Tahoma" w:hAnsi="Tahoma" w:cs="Tahoma"/>
                <w:sz w:val="12"/>
                <w:szCs w:val="12"/>
                <w:rtl/>
              </w:rPr>
              <w:t>6</w:t>
            </w:r>
          </w:p>
        </w:tc>
      </w:tr>
      <w:tr w:rsidR="00BD575D" w14:paraId="16AB8FD6" w14:textId="77777777">
        <w:trPr>
          <w:trHeight w:val="283"/>
        </w:trPr>
        <w:tc>
          <w:tcPr>
            <w:tcW w:w="351" w:type="dxa"/>
            <w:shd w:val="clear" w:color="auto" w:fill="92D050"/>
            <w:vAlign w:val="center"/>
          </w:tcPr>
          <w:p w14:paraId="01A597E5" w14:textId="77777777" w:rsidR="00BD575D" w:rsidRDefault="00BD575D">
            <w:pPr>
              <w:jc w:val="center"/>
              <w:rPr>
                <w:rFonts w:ascii="Tahoma" w:hAnsi="Tahoma" w:cs="Tahoma"/>
                <w:sz w:val="12"/>
                <w:szCs w:val="12"/>
                <w:rtl/>
              </w:rPr>
            </w:pPr>
          </w:p>
        </w:tc>
        <w:tc>
          <w:tcPr>
            <w:tcW w:w="351" w:type="dxa"/>
            <w:shd w:val="clear" w:color="auto" w:fill="92D050"/>
            <w:vAlign w:val="center"/>
          </w:tcPr>
          <w:p w14:paraId="48C0E3DD" w14:textId="77777777" w:rsidR="00BD575D" w:rsidRDefault="00BD575D">
            <w:pPr>
              <w:jc w:val="center"/>
              <w:rPr>
                <w:rFonts w:ascii="Tahoma" w:hAnsi="Tahoma" w:cs="Tahoma"/>
                <w:sz w:val="12"/>
                <w:szCs w:val="12"/>
                <w:rtl/>
              </w:rPr>
            </w:pPr>
          </w:p>
        </w:tc>
        <w:tc>
          <w:tcPr>
            <w:tcW w:w="350" w:type="dxa"/>
            <w:shd w:val="clear" w:color="auto" w:fill="833C0B" w:themeFill="accent2" w:themeFillShade="80"/>
            <w:vAlign w:val="center"/>
          </w:tcPr>
          <w:p w14:paraId="2AF26D8E" w14:textId="77777777" w:rsidR="00BD575D" w:rsidRDefault="00BD575D">
            <w:pPr>
              <w:jc w:val="center"/>
              <w:rPr>
                <w:rFonts w:ascii="Tahoma" w:hAnsi="Tahoma" w:cs="Tahoma"/>
                <w:sz w:val="12"/>
                <w:szCs w:val="12"/>
                <w:rtl/>
              </w:rPr>
            </w:pPr>
          </w:p>
        </w:tc>
        <w:tc>
          <w:tcPr>
            <w:tcW w:w="350" w:type="dxa"/>
            <w:vAlign w:val="center"/>
          </w:tcPr>
          <w:p w14:paraId="31619E7A" w14:textId="77777777" w:rsidR="00BD575D" w:rsidRDefault="00BD575D">
            <w:pPr>
              <w:jc w:val="center"/>
              <w:rPr>
                <w:rFonts w:ascii="Tahoma" w:hAnsi="Tahoma" w:cs="Tahoma"/>
                <w:sz w:val="12"/>
                <w:szCs w:val="12"/>
                <w:rtl/>
              </w:rPr>
            </w:pPr>
          </w:p>
        </w:tc>
        <w:tc>
          <w:tcPr>
            <w:tcW w:w="350" w:type="dxa"/>
            <w:vAlign w:val="center"/>
          </w:tcPr>
          <w:p w14:paraId="09098983" w14:textId="77777777" w:rsidR="00BD575D" w:rsidRDefault="00F31DDB">
            <w:pPr>
              <w:jc w:val="center"/>
              <w:rPr>
                <w:rFonts w:ascii="Tahoma" w:hAnsi="Tahoma" w:cs="Tahoma"/>
                <w:sz w:val="12"/>
                <w:szCs w:val="12"/>
                <w:rtl/>
              </w:rPr>
            </w:pPr>
            <w:r>
              <w:rPr>
                <w:rFonts w:ascii="Tahoma" w:hAnsi="Tahoma" w:cs="Tahoma"/>
                <w:sz w:val="12"/>
                <w:szCs w:val="12"/>
                <w:rtl/>
              </w:rPr>
              <w:t>7</w:t>
            </w:r>
          </w:p>
        </w:tc>
        <w:tc>
          <w:tcPr>
            <w:tcW w:w="350" w:type="dxa"/>
            <w:vAlign w:val="center"/>
          </w:tcPr>
          <w:p w14:paraId="4DED1C3D" w14:textId="77777777" w:rsidR="00BD575D" w:rsidRDefault="00BD575D">
            <w:pPr>
              <w:jc w:val="center"/>
              <w:rPr>
                <w:rFonts w:ascii="Tahoma" w:hAnsi="Tahoma" w:cs="Tahoma"/>
                <w:sz w:val="12"/>
                <w:szCs w:val="12"/>
                <w:rtl/>
              </w:rPr>
            </w:pPr>
          </w:p>
        </w:tc>
        <w:tc>
          <w:tcPr>
            <w:tcW w:w="350" w:type="dxa"/>
            <w:vAlign w:val="center"/>
          </w:tcPr>
          <w:p w14:paraId="1C612C1A" w14:textId="77777777" w:rsidR="00BD575D" w:rsidRDefault="00BD575D">
            <w:pPr>
              <w:jc w:val="center"/>
              <w:rPr>
                <w:rFonts w:ascii="Tahoma" w:hAnsi="Tahoma" w:cs="Tahoma"/>
                <w:sz w:val="12"/>
                <w:szCs w:val="12"/>
                <w:rtl/>
              </w:rPr>
            </w:pPr>
          </w:p>
        </w:tc>
        <w:tc>
          <w:tcPr>
            <w:tcW w:w="350" w:type="dxa"/>
            <w:shd w:val="clear" w:color="auto" w:fill="ED7D31" w:themeFill="accent2"/>
            <w:vAlign w:val="center"/>
          </w:tcPr>
          <w:p w14:paraId="56E5900D" w14:textId="77777777" w:rsidR="00BD575D" w:rsidRDefault="00BD575D">
            <w:pPr>
              <w:jc w:val="center"/>
              <w:rPr>
                <w:rFonts w:ascii="Tahoma" w:hAnsi="Tahoma" w:cs="Tahoma"/>
                <w:sz w:val="12"/>
                <w:szCs w:val="12"/>
                <w:rtl/>
              </w:rPr>
            </w:pPr>
          </w:p>
        </w:tc>
        <w:tc>
          <w:tcPr>
            <w:tcW w:w="350" w:type="dxa"/>
            <w:shd w:val="clear" w:color="auto" w:fill="92D050"/>
            <w:vAlign w:val="center"/>
          </w:tcPr>
          <w:p w14:paraId="3FD41BD0" w14:textId="77777777" w:rsidR="00BD575D" w:rsidRDefault="00BD575D">
            <w:pPr>
              <w:jc w:val="center"/>
              <w:rPr>
                <w:rFonts w:ascii="Tahoma" w:hAnsi="Tahoma" w:cs="Tahoma"/>
                <w:sz w:val="12"/>
                <w:szCs w:val="12"/>
                <w:rtl/>
              </w:rPr>
            </w:pPr>
          </w:p>
        </w:tc>
        <w:tc>
          <w:tcPr>
            <w:tcW w:w="350" w:type="dxa"/>
            <w:shd w:val="clear" w:color="auto" w:fill="92D050"/>
            <w:vAlign w:val="center"/>
          </w:tcPr>
          <w:p w14:paraId="473BD347" w14:textId="77777777" w:rsidR="00BD575D" w:rsidRDefault="00BD575D">
            <w:pPr>
              <w:jc w:val="center"/>
              <w:rPr>
                <w:rFonts w:ascii="Tahoma" w:hAnsi="Tahoma" w:cs="Tahoma"/>
                <w:sz w:val="12"/>
                <w:szCs w:val="12"/>
                <w:rtl/>
              </w:rPr>
            </w:pPr>
          </w:p>
        </w:tc>
        <w:tc>
          <w:tcPr>
            <w:tcW w:w="350" w:type="dxa"/>
            <w:vAlign w:val="center"/>
          </w:tcPr>
          <w:p w14:paraId="5D252707" w14:textId="77777777" w:rsidR="00BD575D" w:rsidRDefault="00BD575D">
            <w:pPr>
              <w:jc w:val="center"/>
              <w:rPr>
                <w:rFonts w:ascii="Tahoma" w:hAnsi="Tahoma" w:cs="Tahoma"/>
                <w:sz w:val="12"/>
                <w:szCs w:val="12"/>
                <w:rtl/>
              </w:rPr>
            </w:pPr>
          </w:p>
        </w:tc>
        <w:tc>
          <w:tcPr>
            <w:tcW w:w="350" w:type="dxa"/>
            <w:vAlign w:val="center"/>
          </w:tcPr>
          <w:p w14:paraId="75572862" w14:textId="77777777" w:rsidR="00BD575D" w:rsidRDefault="00BD575D">
            <w:pPr>
              <w:jc w:val="center"/>
              <w:rPr>
                <w:rFonts w:ascii="Tahoma" w:hAnsi="Tahoma" w:cs="Tahoma"/>
                <w:sz w:val="12"/>
                <w:szCs w:val="12"/>
                <w:rtl/>
              </w:rPr>
            </w:pPr>
          </w:p>
        </w:tc>
        <w:tc>
          <w:tcPr>
            <w:tcW w:w="350" w:type="dxa"/>
            <w:vAlign w:val="center"/>
          </w:tcPr>
          <w:p w14:paraId="2BB52692" w14:textId="77777777" w:rsidR="00BD575D" w:rsidRDefault="00BD575D">
            <w:pPr>
              <w:jc w:val="center"/>
              <w:rPr>
                <w:rFonts w:ascii="Tahoma" w:hAnsi="Tahoma" w:cs="Tahoma"/>
                <w:sz w:val="12"/>
                <w:szCs w:val="12"/>
                <w:rtl/>
              </w:rPr>
            </w:pPr>
          </w:p>
        </w:tc>
        <w:tc>
          <w:tcPr>
            <w:tcW w:w="350" w:type="dxa"/>
            <w:vAlign w:val="center"/>
          </w:tcPr>
          <w:p w14:paraId="5F958953" w14:textId="77777777" w:rsidR="00BD575D" w:rsidRDefault="00BD575D">
            <w:pPr>
              <w:jc w:val="center"/>
              <w:rPr>
                <w:rFonts w:ascii="Tahoma" w:hAnsi="Tahoma" w:cs="Tahoma"/>
                <w:sz w:val="12"/>
                <w:szCs w:val="12"/>
                <w:rtl/>
              </w:rPr>
            </w:pPr>
          </w:p>
        </w:tc>
        <w:tc>
          <w:tcPr>
            <w:tcW w:w="350" w:type="dxa"/>
            <w:shd w:val="clear" w:color="auto" w:fill="FFC000"/>
            <w:vAlign w:val="center"/>
          </w:tcPr>
          <w:p w14:paraId="06C230A3" w14:textId="77777777" w:rsidR="00BD575D" w:rsidRDefault="00BD575D">
            <w:pPr>
              <w:jc w:val="center"/>
              <w:rPr>
                <w:rFonts w:ascii="Tahoma" w:hAnsi="Tahoma" w:cs="Tahoma"/>
                <w:sz w:val="12"/>
                <w:szCs w:val="12"/>
                <w:rtl/>
              </w:rPr>
            </w:pPr>
          </w:p>
        </w:tc>
        <w:tc>
          <w:tcPr>
            <w:tcW w:w="350" w:type="dxa"/>
            <w:shd w:val="clear" w:color="auto" w:fill="FFC000"/>
            <w:vAlign w:val="center"/>
          </w:tcPr>
          <w:p w14:paraId="62D09DE0" w14:textId="77777777" w:rsidR="00BD575D" w:rsidRDefault="00BD575D">
            <w:pPr>
              <w:jc w:val="center"/>
              <w:rPr>
                <w:rFonts w:ascii="Tahoma" w:hAnsi="Tahoma" w:cs="Tahoma"/>
                <w:sz w:val="12"/>
                <w:szCs w:val="12"/>
                <w:rtl/>
              </w:rPr>
            </w:pPr>
          </w:p>
        </w:tc>
        <w:tc>
          <w:tcPr>
            <w:tcW w:w="350" w:type="dxa"/>
            <w:shd w:val="clear" w:color="auto" w:fill="FFC000"/>
            <w:vAlign w:val="center"/>
          </w:tcPr>
          <w:p w14:paraId="78459135" w14:textId="77777777" w:rsidR="00BD575D" w:rsidRDefault="00F31DDB">
            <w:pPr>
              <w:jc w:val="center"/>
              <w:rPr>
                <w:rFonts w:ascii="Tahoma" w:hAnsi="Tahoma" w:cs="Tahoma"/>
                <w:sz w:val="12"/>
                <w:szCs w:val="12"/>
                <w:rtl/>
              </w:rPr>
            </w:pPr>
            <w:r>
              <w:rPr>
                <w:rFonts w:ascii="Tahoma" w:hAnsi="Tahoma" w:cs="Tahoma"/>
                <w:sz w:val="12"/>
                <w:szCs w:val="12"/>
                <w:rtl/>
              </w:rPr>
              <w:t>22</w:t>
            </w:r>
          </w:p>
        </w:tc>
        <w:tc>
          <w:tcPr>
            <w:tcW w:w="305" w:type="dxa"/>
            <w:shd w:val="clear" w:color="auto" w:fill="FFC000"/>
            <w:vAlign w:val="center"/>
          </w:tcPr>
          <w:p w14:paraId="1FE0A19B" w14:textId="77777777" w:rsidR="00BD575D" w:rsidRDefault="00BD575D">
            <w:pPr>
              <w:jc w:val="center"/>
              <w:rPr>
                <w:rFonts w:ascii="Tahoma" w:hAnsi="Tahoma" w:cs="Tahoma"/>
                <w:sz w:val="12"/>
                <w:szCs w:val="12"/>
                <w:rtl/>
              </w:rPr>
            </w:pPr>
          </w:p>
        </w:tc>
        <w:tc>
          <w:tcPr>
            <w:tcW w:w="305" w:type="dxa"/>
            <w:shd w:val="clear" w:color="auto" w:fill="FFC000"/>
            <w:vAlign w:val="center"/>
          </w:tcPr>
          <w:p w14:paraId="07A47AD3"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4C089704" w14:textId="77777777" w:rsidR="00BD575D" w:rsidRDefault="00BD575D">
            <w:pPr>
              <w:jc w:val="center"/>
              <w:rPr>
                <w:rFonts w:ascii="Tahoma" w:hAnsi="Tahoma" w:cs="Tahoma"/>
                <w:sz w:val="12"/>
                <w:szCs w:val="12"/>
                <w:rtl/>
              </w:rPr>
            </w:pPr>
          </w:p>
        </w:tc>
        <w:tc>
          <w:tcPr>
            <w:tcW w:w="305" w:type="dxa"/>
            <w:vAlign w:val="center"/>
          </w:tcPr>
          <w:p w14:paraId="00964E4C" w14:textId="77777777" w:rsidR="00BD575D" w:rsidRDefault="00BD575D">
            <w:pPr>
              <w:jc w:val="center"/>
              <w:rPr>
                <w:rFonts w:ascii="Tahoma" w:hAnsi="Tahoma" w:cs="Tahoma"/>
                <w:sz w:val="12"/>
                <w:szCs w:val="12"/>
                <w:rtl/>
              </w:rPr>
            </w:pPr>
          </w:p>
        </w:tc>
        <w:tc>
          <w:tcPr>
            <w:tcW w:w="305" w:type="dxa"/>
            <w:vAlign w:val="center"/>
          </w:tcPr>
          <w:p w14:paraId="214664EC" w14:textId="77777777" w:rsidR="00BD575D" w:rsidRDefault="00BD575D">
            <w:pPr>
              <w:jc w:val="center"/>
              <w:rPr>
                <w:rFonts w:ascii="Tahoma" w:hAnsi="Tahoma" w:cs="Tahoma"/>
                <w:sz w:val="12"/>
                <w:szCs w:val="12"/>
                <w:rtl/>
              </w:rPr>
            </w:pPr>
          </w:p>
        </w:tc>
        <w:tc>
          <w:tcPr>
            <w:tcW w:w="305" w:type="dxa"/>
            <w:vAlign w:val="center"/>
          </w:tcPr>
          <w:p w14:paraId="249A64C4" w14:textId="77777777" w:rsidR="00BD575D" w:rsidRDefault="00F31DDB">
            <w:pPr>
              <w:jc w:val="center"/>
              <w:rPr>
                <w:rFonts w:ascii="Tahoma" w:hAnsi="Tahoma" w:cs="Tahoma"/>
                <w:sz w:val="12"/>
                <w:szCs w:val="12"/>
                <w:rtl/>
              </w:rPr>
            </w:pPr>
            <w:r>
              <w:rPr>
                <w:rFonts w:ascii="Tahoma" w:hAnsi="Tahoma" w:cs="Tahoma"/>
                <w:sz w:val="12"/>
                <w:szCs w:val="12"/>
                <w:rtl/>
              </w:rPr>
              <w:t>2</w:t>
            </w:r>
          </w:p>
        </w:tc>
        <w:tc>
          <w:tcPr>
            <w:tcW w:w="305" w:type="dxa"/>
            <w:vAlign w:val="center"/>
          </w:tcPr>
          <w:p w14:paraId="52186691" w14:textId="77777777" w:rsidR="00BD575D" w:rsidRDefault="00BD575D">
            <w:pPr>
              <w:jc w:val="center"/>
              <w:rPr>
                <w:rFonts w:ascii="Tahoma" w:hAnsi="Tahoma" w:cs="Tahoma"/>
                <w:sz w:val="12"/>
                <w:szCs w:val="12"/>
                <w:rtl/>
              </w:rPr>
            </w:pPr>
          </w:p>
        </w:tc>
        <w:tc>
          <w:tcPr>
            <w:tcW w:w="305" w:type="dxa"/>
            <w:shd w:val="clear" w:color="auto" w:fill="F7CAAC" w:themeFill="accent2" w:themeFillTint="66"/>
            <w:vAlign w:val="center"/>
          </w:tcPr>
          <w:p w14:paraId="0D23A315" w14:textId="77777777" w:rsidR="00BD575D" w:rsidRDefault="00BD575D">
            <w:pPr>
              <w:jc w:val="center"/>
              <w:rPr>
                <w:rFonts w:ascii="Tahoma" w:hAnsi="Tahoma" w:cs="Tahoma"/>
                <w:sz w:val="12"/>
                <w:szCs w:val="12"/>
                <w:rtl/>
              </w:rPr>
            </w:pPr>
          </w:p>
        </w:tc>
        <w:tc>
          <w:tcPr>
            <w:tcW w:w="305" w:type="dxa"/>
            <w:shd w:val="clear" w:color="auto" w:fill="92D050"/>
            <w:vAlign w:val="center"/>
          </w:tcPr>
          <w:p w14:paraId="2B3402B2" w14:textId="77777777" w:rsidR="00BD575D" w:rsidRDefault="00BD575D">
            <w:pPr>
              <w:jc w:val="center"/>
              <w:rPr>
                <w:rFonts w:ascii="Tahoma" w:hAnsi="Tahoma" w:cs="Tahoma"/>
                <w:sz w:val="12"/>
                <w:szCs w:val="12"/>
                <w:rtl/>
              </w:rPr>
            </w:pPr>
          </w:p>
        </w:tc>
        <w:tc>
          <w:tcPr>
            <w:tcW w:w="305" w:type="dxa"/>
            <w:shd w:val="clear" w:color="auto" w:fill="92D050"/>
            <w:vAlign w:val="center"/>
          </w:tcPr>
          <w:p w14:paraId="055824A2" w14:textId="77777777" w:rsidR="00BD575D" w:rsidRDefault="00BD575D">
            <w:pPr>
              <w:jc w:val="center"/>
              <w:rPr>
                <w:rFonts w:ascii="Tahoma" w:hAnsi="Tahoma" w:cs="Tahoma"/>
                <w:sz w:val="12"/>
                <w:szCs w:val="12"/>
                <w:rtl/>
              </w:rPr>
            </w:pPr>
          </w:p>
        </w:tc>
        <w:tc>
          <w:tcPr>
            <w:tcW w:w="350" w:type="dxa"/>
            <w:vAlign w:val="center"/>
          </w:tcPr>
          <w:p w14:paraId="218216A6" w14:textId="77777777" w:rsidR="00BD575D" w:rsidRDefault="00F31DDB">
            <w:pPr>
              <w:jc w:val="center"/>
              <w:rPr>
                <w:rFonts w:ascii="Tahoma" w:hAnsi="Tahoma" w:cs="Tahoma"/>
                <w:sz w:val="12"/>
                <w:szCs w:val="12"/>
                <w:rtl/>
              </w:rPr>
            </w:pPr>
            <w:r>
              <w:rPr>
                <w:rFonts w:ascii="Tahoma" w:hAnsi="Tahoma" w:cs="Tahoma"/>
                <w:sz w:val="12"/>
                <w:szCs w:val="12"/>
                <w:rtl/>
              </w:rPr>
              <w:t>7</w:t>
            </w:r>
          </w:p>
        </w:tc>
      </w:tr>
      <w:tr w:rsidR="00BD575D" w14:paraId="36FB62D1" w14:textId="77777777">
        <w:trPr>
          <w:trHeight w:val="283"/>
        </w:trPr>
        <w:tc>
          <w:tcPr>
            <w:tcW w:w="351" w:type="dxa"/>
            <w:shd w:val="clear" w:color="auto" w:fill="92D050"/>
            <w:vAlign w:val="center"/>
          </w:tcPr>
          <w:p w14:paraId="4EB9BAB1" w14:textId="77777777" w:rsidR="00BD575D" w:rsidRDefault="00BD575D">
            <w:pPr>
              <w:jc w:val="center"/>
              <w:rPr>
                <w:rFonts w:ascii="Tahoma" w:hAnsi="Tahoma" w:cs="Tahoma"/>
                <w:sz w:val="12"/>
                <w:szCs w:val="12"/>
                <w:rtl/>
              </w:rPr>
            </w:pPr>
          </w:p>
        </w:tc>
        <w:tc>
          <w:tcPr>
            <w:tcW w:w="351" w:type="dxa"/>
            <w:shd w:val="clear" w:color="auto" w:fill="92D050"/>
            <w:vAlign w:val="center"/>
          </w:tcPr>
          <w:p w14:paraId="463BE9BF" w14:textId="77777777" w:rsidR="00BD575D" w:rsidRDefault="00BD575D">
            <w:pPr>
              <w:jc w:val="center"/>
              <w:rPr>
                <w:rFonts w:ascii="Tahoma" w:hAnsi="Tahoma" w:cs="Tahoma"/>
                <w:sz w:val="12"/>
                <w:szCs w:val="12"/>
                <w:rtl/>
              </w:rPr>
            </w:pPr>
          </w:p>
        </w:tc>
        <w:tc>
          <w:tcPr>
            <w:tcW w:w="350" w:type="dxa"/>
            <w:shd w:val="clear" w:color="auto" w:fill="833C0B" w:themeFill="accent2" w:themeFillShade="80"/>
            <w:vAlign w:val="center"/>
          </w:tcPr>
          <w:p w14:paraId="03832F3D" w14:textId="77777777" w:rsidR="00BD575D" w:rsidRDefault="00BD575D">
            <w:pPr>
              <w:jc w:val="center"/>
              <w:rPr>
                <w:rFonts w:ascii="Tahoma" w:hAnsi="Tahoma" w:cs="Tahoma"/>
                <w:sz w:val="12"/>
                <w:szCs w:val="12"/>
                <w:rtl/>
              </w:rPr>
            </w:pPr>
          </w:p>
        </w:tc>
        <w:tc>
          <w:tcPr>
            <w:tcW w:w="350" w:type="dxa"/>
            <w:vAlign w:val="center"/>
          </w:tcPr>
          <w:p w14:paraId="5AB7EB62" w14:textId="77777777" w:rsidR="00BD575D" w:rsidRDefault="00BD575D">
            <w:pPr>
              <w:jc w:val="center"/>
              <w:rPr>
                <w:rFonts w:ascii="Tahoma" w:hAnsi="Tahoma" w:cs="Tahoma"/>
                <w:sz w:val="12"/>
                <w:szCs w:val="12"/>
                <w:rtl/>
              </w:rPr>
            </w:pPr>
          </w:p>
        </w:tc>
        <w:tc>
          <w:tcPr>
            <w:tcW w:w="350" w:type="dxa"/>
            <w:shd w:val="clear" w:color="auto" w:fill="4472C4" w:themeFill="accent1"/>
            <w:vAlign w:val="center"/>
          </w:tcPr>
          <w:p w14:paraId="5CCDFF98" w14:textId="77777777" w:rsidR="00BD575D" w:rsidRDefault="00BD575D">
            <w:pPr>
              <w:jc w:val="center"/>
              <w:rPr>
                <w:rFonts w:ascii="Tahoma" w:hAnsi="Tahoma" w:cs="Tahoma"/>
                <w:sz w:val="12"/>
                <w:szCs w:val="12"/>
                <w:rtl/>
              </w:rPr>
            </w:pPr>
          </w:p>
        </w:tc>
        <w:tc>
          <w:tcPr>
            <w:tcW w:w="350" w:type="dxa"/>
            <w:vAlign w:val="center"/>
          </w:tcPr>
          <w:p w14:paraId="65D340C2" w14:textId="77777777" w:rsidR="00BD575D" w:rsidRDefault="00BD575D">
            <w:pPr>
              <w:jc w:val="center"/>
              <w:rPr>
                <w:rFonts w:ascii="Tahoma" w:hAnsi="Tahoma" w:cs="Tahoma"/>
                <w:sz w:val="12"/>
                <w:szCs w:val="12"/>
                <w:rtl/>
              </w:rPr>
            </w:pPr>
          </w:p>
        </w:tc>
        <w:tc>
          <w:tcPr>
            <w:tcW w:w="350" w:type="dxa"/>
            <w:vAlign w:val="center"/>
          </w:tcPr>
          <w:p w14:paraId="74684ACF" w14:textId="77777777" w:rsidR="00BD575D" w:rsidRDefault="00BD575D">
            <w:pPr>
              <w:jc w:val="center"/>
              <w:rPr>
                <w:rFonts w:ascii="Tahoma" w:hAnsi="Tahoma" w:cs="Tahoma"/>
                <w:sz w:val="12"/>
                <w:szCs w:val="12"/>
                <w:rtl/>
              </w:rPr>
            </w:pPr>
          </w:p>
        </w:tc>
        <w:tc>
          <w:tcPr>
            <w:tcW w:w="350" w:type="dxa"/>
            <w:shd w:val="clear" w:color="auto" w:fill="ED7D31" w:themeFill="accent2"/>
            <w:vAlign w:val="center"/>
          </w:tcPr>
          <w:p w14:paraId="600ADC76" w14:textId="77777777" w:rsidR="00BD575D" w:rsidRDefault="00BD575D">
            <w:pPr>
              <w:jc w:val="center"/>
              <w:rPr>
                <w:rFonts w:ascii="Tahoma" w:hAnsi="Tahoma" w:cs="Tahoma"/>
                <w:sz w:val="12"/>
                <w:szCs w:val="12"/>
                <w:rtl/>
              </w:rPr>
            </w:pPr>
          </w:p>
        </w:tc>
        <w:tc>
          <w:tcPr>
            <w:tcW w:w="350" w:type="dxa"/>
            <w:shd w:val="clear" w:color="auto" w:fill="92D050"/>
            <w:vAlign w:val="center"/>
          </w:tcPr>
          <w:p w14:paraId="1BB87F0D" w14:textId="77777777" w:rsidR="00BD575D" w:rsidRDefault="00BD575D">
            <w:pPr>
              <w:jc w:val="center"/>
              <w:rPr>
                <w:rFonts w:ascii="Tahoma" w:hAnsi="Tahoma" w:cs="Tahoma"/>
                <w:sz w:val="12"/>
                <w:szCs w:val="12"/>
                <w:rtl/>
              </w:rPr>
            </w:pPr>
          </w:p>
        </w:tc>
        <w:tc>
          <w:tcPr>
            <w:tcW w:w="350" w:type="dxa"/>
            <w:shd w:val="clear" w:color="auto" w:fill="92D050"/>
            <w:vAlign w:val="center"/>
          </w:tcPr>
          <w:p w14:paraId="0FEEC395" w14:textId="77777777" w:rsidR="00BD575D" w:rsidRDefault="00BD575D">
            <w:pPr>
              <w:jc w:val="center"/>
              <w:rPr>
                <w:rFonts w:ascii="Tahoma" w:hAnsi="Tahoma" w:cs="Tahoma"/>
                <w:sz w:val="12"/>
                <w:szCs w:val="12"/>
                <w:rtl/>
              </w:rPr>
            </w:pPr>
          </w:p>
        </w:tc>
        <w:tc>
          <w:tcPr>
            <w:tcW w:w="350" w:type="dxa"/>
            <w:vAlign w:val="center"/>
          </w:tcPr>
          <w:p w14:paraId="55D1E4E6" w14:textId="77777777" w:rsidR="00BD575D" w:rsidRDefault="00BD575D">
            <w:pPr>
              <w:jc w:val="center"/>
              <w:rPr>
                <w:rFonts w:ascii="Tahoma" w:hAnsi="Tahoma" w:cs="Tahoma"/>
                <w:sz w:val="12"/>
                <w:szCs w:val="12"/>
                <w:rtl/>
              </w:rPr>
            </w:pPr>
          </w:p>
        </w:tc>
        <w:tc>
          <w:tcPr>
            <w:tcW w:w="350" w:type="dxa"/>
            <w:vAlign w:val="center"/>
          </w:tcPr>
          <w:p w14:paraId="7047271D" w14:textId="77777777" w:rsidR="00BD575D" w:rsidRDefault="00BD575D">
            <w:pPr>
              <w:jc w:val="center"/>
              <w:rPr>
                <w:rFonts w:ascii="Tahoma" w:hAnsi="Tahoma" w:cs="Tahoma"/>
                <w:sz w:val="12"/>
                <w:szCs w:val="12"/>
                <w:rtl/>
              </w:rPr>
            </w:pPr>
          </w:p>
        </w:tc>
        <w:tc>
          <w:tcPr>
            <w:tcW w:w="350" w:type="dxa"/>
            <w:vAlign w:val="center"/>
          </w:tcPr>
          <w:p w14:paraId="74B48263" w14:textId="77777777" w:rsidR="00BD575D" w:rsidRDefault="00BD575D">
            <w:pPr>
              <w:jc w:val="center"/>
              <w:rPr>
                <w:rFonts w:ascii="Tahoma" w:hAnsi="Tahoma" w:cs="Tahoma"/>
                <w:sz w:val="12"/>
                <w:szCs w:val="12"/>
                <w:rtl/>
              </w:rPr>
            </w:pPr>
          </w:p>
        </w:tc>
        <w:tc>
          <w:tcPr>
            <w:tcW w:w="350" w:type="dxa"/>
            <w:vAlign w:val="center"/>
          </w:tcPr>
          <w:p w14:paraId="4BFAFDBC" w14:textId="77777777" w:rsidR="00BD575D" w:rsidRDefault="00BD575D">
            <w:pPr>
              <w:jc w:val="center"/>
              <w:rPr>
                <w:rFonts w:ascii="Tahoma" w:hAnsi="Tahoma" w:cs="Tahoma"/>
                <w:sz w:val="12"/>
                <w:szCs w:val="12"/>
                <w:rtl/>
              </w:rPr>
            </w:pPr>
          </w:p>
        </w:tc>
        <w:tc>
          <w:tcPr>
            <w:tcW w:w="350" w:type="dxa"/>
            <w:shd w:val="clear" w:color="auto" w:fill="92D050"/>
            <w:vAlign w:val="center"/>
          </w:tcPr>
          <w:p w14:paraId="76E4F32E" w14:textId="77777777" w:rsidR="00BD575D" w:rsidRDefault="00BD575D">
            <w:pPr>
              <w:jc w:val="center"/>
              <w:rPr>
                <w:rFonts w:ascii="Tahoma" w:hAnsi="Tahoma" w:cs="Tahoma"/>
                <w:sz w:val="12"/>
                <w:szCs w:val="12"/>
                <w:rtl/>
              </w:rPr>
            </w:pPr>
          </w:p>
        </w:tc>
        <w:tc>
          <w:tcPr>
            <w:tcW w:w="350" w:type="dxa"/>
            <w:shd w:val="clear" w:color="auto" w:fill="92D050"/>
            <w:vAlign w:val="center"/>
          </w:tcPr>
          <w:p w14:paraId="48521C67" w14:textId="77777777" w:rsidR="00BD575D" w:rsidRDefault="00BD575D">
            <w:pPr>
              <w:jc w:val="center"/>
              <w:rPr>
                <w:rFonts w:ascii="Tahoma" w:hAnsi="Tahoma" w:cs="Tahoma"/>
                <w:sz w:val="12"/>
                <w:szCs w:val="12"/>
                <w:rtl/>
              </w:rPr>
            </w:pPr>
          </w:p>
        </w:tc>
        <w:tc>
          <w:tcPr>
            <w:tcW w:w="350" w:type="dxa"/>
            <w:shd w:val="clear" w:color="auto" w:fill="92D050"/>
            <w:vAlign w:val="center"/>
          </w:tcPr>
          <w:p w14:paraId="11187C74" w14:textId="77777777" w:rsidR="00BD575D" w:rsidRDefault="00BD575D">
            <w:pPr>
              <w:jc w:val="center"/>
              <w:rPr>
                <w:rFonts w:ascii="Tahoma" w:hAnsi="Tahoma" w:cs="Tahoma"/>
                <w:sz w:val="12"/>
                <w:szCs w:val="12"/>
                <w:rtl/>
              </w:rPr>
            </w:pPr>
          </w:p>
        </w:tc>
        <w:tc>
          <w:tcPr>
            <w:tcW w:w="305" w:type="dxa"/>
            <w:shd w:val="clear" w:color="auto" w:fill="92D050"/>
            <w:vAlign w:val="center"/>
          </w:tcPr>
          <w:p w14:paraId="736B2A3B" w14:textId="77777777" w:rsidR="00BD575D" w:rsidRDefault="00BD575D">
            <w:pPr>
              <w:jc w:val="center"/>
              <w:rPr>
                <w:rFonts w:ascii="Tahoma" w:hAnsi="Tahoma" w:cs="Tahoma"/>
                <w:sz w:val="12"/>
                <w:szCs w:val="12"/>
                <w:rtl/>
              </w:rPr>
            </w:pPr>
          </w:p>
        </w:tc>
        <w:tc>
          <w:tcPr>
            <w:tcW w:w="305" w:type="dxa"/>
            <w:shd w:val="clear" w:color="auto" w:fill="92D050"/>
            <w:vAlign w:val="center"/>
          </w:tcPr>
          <w:p w14:paraId="71400D32"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4147296E" w14:textId="77777777" w:rsidR="00BD575D" w:rsidRDefault="00BD575D">
            <w:pPr>
              <w:jc w:val="center"/>
              <w:rPr>
                <w:rFonts w:ascii="Tahoma" w:hAnsi="Tahoma" w:cs="Tahoma"/>
                <w:sz w:val="12"/>
                <w:szCs w:val="12"/>
                <w:rtl/>
              </w:rPr>
            </w:pPr>
          </w:p>
        </w:tc>
        <w:tc>
          <w:tcPr>
            <w:tcW w:w="305" w:type="dxa"/>
            <w:vAlign w:val="center"/>
          </w:tcPr>
          <w:p w14:paraId="620D3AF3" w14:textId="77777777" w:rsidR="00BD575D" w:rsidRDefault="00BD575D">
            <w:pPr>
              <w:jc w:val="center"/>
              <w:rPr>
                <w:rFonts w:ascii="Tahoma" w:hAnsi="Tahoma" w:cs="Tahoma"/>
                <w:sz w:val="12"/>
                <w:szCs w:val="12"/>
                <w:rtl/>
              </w:rPr>
            </w:pPr>
          </w:p>
        </w:tc>
        <w:tc>
          <w:tcPr>
            <w:tcW w:w="305" w:type="dxa"/>
            <w:vAlign w:val="center"/>
          </w:tcPr>
          <w:p w14:paraId="309B5BE3" w14:textId="77777777" w:rsidR="00BD575D" w:rsidRDefault="00BD575D">
            <w:pPr>
              <w:jc w:val="center"/>
              <w:rPr>
                <w:rFonts w:ascii="Tahoma" w:hAnsi="Tahoma" w:cs="Tahoma"/>
                <w:sz w:val="12"/>
                <w:szCs w:val="12"/>
                <w:rtl/>
              </w:rPr>
            </w:pPr>
          </w:p>
        </w:tc>
        <w:tc>
          <w:tcPr>
            <w:tcW w:w="305" w:type="dxa"/>
            <w:vAlign w:val="center"/>
          </w:tcPr>
          <w:p w14:paraId="5320E49D" w14:textId="77777777" w:rsidR="00BD575D" w:rsidRDefault="00BD575D">
            <w:pPr>
              <w:jc w:val="center"/>
              <w:rPr>
                <w:rFonts w:ascii="Tahoma" w:hAnsi="Tahoma" w:cs="Tahoma"/>
                <w:sz w:val="12"/>
                <w:szCs w:val="12"/>
                <w:rtl/>
              </w:rPr>
            </w:pPr>
          </w:p>
        </w:tc>
        <w:tc>
          <w:tcPr>
            <w:tcW w:w="305" w:type="dxa"/>
            <w:vAlign w:val="center"/>
          </w:tcPr>
          <w:p w14:paraId="2FEF2A03" w14:textId="77777777" w:rsidR="00BD575D" w:rsidRDefault="00BD575D">
            <w:pPr>
              <w:jc w:val="center"/>
              <w:rPr>
                <w:rFonts w:ascii="Tahoma" w:hAnsi="Tahoma" w:cs="Tahoma"/>
                <w:sz w:val="12"/>
                <w:szCs w:val="12"/>
                <w:rtl/>
              </w:rPr>
            </w:pPr>
          </w:p>
        </w:tc>
        <w:tc>
          <w:tcPr>
            <w:tcW w:w="305" w:type="dxa"/>
            <w:shd w:val="clear" w:color="auto" w:fill="F7CAAC" w:themeFill="accent2" w:themeFillTint="66"/>
            <w:vAlign w:val="center"/>
          </w:tcPr>
          <w:p w14:paraId="052B79CE" w14:textId="77777777" w:rsidR="00BD575D" w:rsidRDefault="00BD575D">
            <w:pPr>
              <w:jc w:val="center"/>
              <w:rPr>
                <w:rFonts w:ascii="Tahoma" w:hAnsi="Tahoma" w:cs="Tahoma"/>
                <w:sz w:val="12"/>
                <w:szCs w:val="12"/>
                <w:rtl/>
              </w:rPr>
            </w:pPr>
          </w:p>
        </w:tc>
        <w:tc>
          <w:tcPr>
            <w:tcW w:w="305" w:type="dxa"/>
            <w:shd w:val="clear" w:color="auto" w:fill="92D050"/>
            <w:vAlign w:val="center"/>
          </w:tcPr>
          <w:p w14:paraId="6FEC769A" w14:textId="77777777" w:rsidR="00BD575D" w:rsidRDefault="00BD575D">
            <w:pPr>
              <w:jc w:val="center"/>
              <w:rPr>
                <w:rFonts w:ascii="Tahoma" w:hAnsi="Tahoma" w:cs="Tahoma"/>
                <w:sz w:val="12"/>
                <w:szCs w:val="12"/>
                <w:rtl/>
              </w:rPr>
            </w:pPr>
          </w:p>
        </w:tc>
        <w:tc>
          <w:tcPr>
            <w:tcW w:w="305" w:type="dxa"/>
            <w:shd w:val="clear" w:color="auto" w:fill="92D050"/>
            <w:vAlign w:val="center"/>
          </w:tcPr>
          <w:p w14:paraId="5D8ED693" w14:textId="77777777" w:rsidR="00BD575D" w:rsidRDefault="00BD575D">
            <w:pPr>
              <w:jc w:val="center"/>
              <w:rPr>
                <w:rFonts w:ascii="Tahoma" w:hAnsi="Tahoma" w:cs="Tahoma"/>
                <w:sz w:val="12"/>
                <w:szCs w:val="12"/>
                <w:rtl/>
              </w:rPr>
            </w:pPr>
          </w:p>
        </w:tc>
        <w:tc>
          <w:tcPr>
            <w:tcW w:w="350" w:type="dxa"/>
            <w:vAlign w:val="center"/>
          </w:tcPr>
          <w:p w14:paraId="4BCA9D25" w14:textId="77777777" w:rsidR="00BD575D" w:rsidRDefault="00F31DDB">
            <w:pPr>
              <w:jc w:val="center"/>
              <w:rPr>
                <w:rFonts w:ascii="Tahoma" w:hAnsi="Tahoma" w:cs="Tahoma"/>
                <w:sz w:val="12"/>
                <w:szCs w:val="12"/>
                <w:rtl/>
              </w:rPr>
            </w:pPr>
            <w:r>
              <w:rPr>
                <w:rFonts w:ascii="Tahoma" w:hAnsi="Tahoma" w:cs="Tahoma"/>
                <w:sz w:val="12"/>
                <w:szCs w:val="12"/>
                <w:rtl/>
              </w:rPr>
              <w:t>8</w:t>
            </w:r>
          </w:p>
        </w:tc>
      </w:tr>
      <w:tr w:rsidR="00BD575D" w14:paraId="1A68DC70" w14:textId="77777777">
        <w:trPr>
          <w:trHeight w:val="283"/>
        </w:trPr>
        <w:tc>
          <w:tcPr>
            <w:tcW w:w="351" w:type="dxa"/>
            <w:shd w:val="clear" w:color="auto" w:fill="92D050"/>
            <w:vAlign w:val="center"/>
          </w:tcPr>
          <w:p w14:paraId="650AC59D" w14:textId="77777777" w:rsidR="00BD575D" w:rsidRDefault="00BD575D">
            <w:pPr>
              <w:jc w:val="center"/>
              <w:rPr>
                <w:rFonts w:ascii="Tahoma" w:hAnsi="Tahoma" w:cs="Tahoma"/>
                <w:sz w:val="12"/>
                <w:szCs w:val="12"/>
                <w:rtl/>
              </w:rPr>
            </w:pPr>
          </w:p>
        </w:tc>
        <w:tc>
          <w:tcPr>
            <w:tcW w:w="351" w:type="dxa"/>
            <w:shd w:val="clear" w:color="auto" w:fill="92D050"/>
            <w:vAlign w:val="center"/>
          </w:tcPr>
          <w:p w14:paraId="694C0222" w14:textId="77777777" w:rsidR="00BD575D" w:rsidRDefault="00BD575D">
            <w:pPr>
              <w:jc w:val="center"/>
              <w:rPr>
                <w:rFonts w:ascii="Tahoma" w:hAnsi="Tahoma" w:cs="Tahoma"/>
                <w:sz w:val="12"/>
                <w:szCs w:val="12"/>
                <w:rtl/>
              </w:rPr>
            </w:pPr>
          </w:p>
        </w:tc>
        <w:tc>
          <w:tcPr>
            <w:tcW w:w="350" w:type="dxa"/>
            <w:shd w:val="clear" w:color="auto" w:fill="833C0B" w:themeFill="accent2" w:themeFillShade="80"/>
            <w:vAlign w:val="center"/>
          </w:tcPr>
          <w:p w14:paraId="23FAB3FC" w14:textId="77777777" w:rsidR="00BD575D" w:rsidRDefault="00F31DDB">
            <w:pPr>
              <w:jc w:val="center"/>
              <w:rPr>
                <w:rFonts w:ascii="Tahoma" w:hAnsi="Tahoma" w:cs="Tahoma"/>
                <w:sz w:val="12"/>
                <w:szCs w:val="12"/>
                <w:rtl/>
              </w:rPr>
            </w:pPr>
            <w:r>
              <w:rPr>
                <w:rFonts w:ascii="Tahoma" w:hAnsi="Tahoma" w:cs="Tahoma"/>
                <w:sz w:val="12"/>
                <w:szCs w:val="12"/>
                <w:rtl/>
              </w:rPr>
              <w:t>17</w:t>
            </w:r>
          </w:p>
        </w:tc>
        <w:tc>
          <w:tcPr>
            <w:tcW w:w="350" w:type="dxa"/>
            <w:vAlign w:val="center"/>
          </w:tcPr>
          <w:p w14:paraId="63D79805" w14:textId="77777777" w:rsidR="00BD575D" w:rsidRDefault="00BD575D">
            <w:pPr>
              <w:jc w:val="center"/>
              <w:rPr>
                <w:rFonts w:ascii="Tahoma" w:hAnsi="Tahoma" w:cs="Tahoma"/>
                <w:sz w:val="12"/>
                <w:szCs w:val="12"/>
                <w:rtl/>
              </w:rPr>
            </w:pPr>
          </w:p>
        </w:tc>
        <w:tc>
          <w:tcPr>
            <w:tcW w:w="350" w:type="dxa"/>
            <w:vAlign w:val="center"/>
          </w:tcPr>
          <w:p w14:paraId="60EFF0F9" w14:textId="77777777" w:rsidR="00BD575D" w:rsidRDefault="00BD575D">
            <w:pPr>
              <w:jc w:val="center"/>
              <w:rPr>
                <w:rFonts w:ascii="Tahoma" w:hAnsi="Tahoma" w:cs="Tahoma"/>
                <w:sz w:val="12"/>
                <w:szCs w:val="12"/>
                <w:rtl/>
              </w:rPr>
            </w:pPr>
          </w:p>
        </w:tc>
        <w:tc>
          <w:tcPr>
            <w:tcW w:w="350" w:type="dxa"/>
            <w:vAlign w:val="center"/>
          </w:tcPr>
          <w:p w14:paraId="6FFC75A4" w14:textId="77777777" w:rsidR="00BD575D" w:rsidRDefault="00BD575D">
            <w:pPr>
              <w:jc w:val="center"/>
              <w:rPr>
                <w:rFonts w:ascii="Tahoma" w:hAnsi="Tahoma" w:cs="Tahoma"/>
                <w:sz w:val="12"/>
                <w:szCs w:val="12"/>
                <w:rtl/>
              </w:rPr>
            </w:pPr>
          </w:p>
        </w:tc>
        <w:tc>
          <w:tcPr>
            <w:tcW w:w="350" w:type="dxa"/>
            <w:vAlign w:val="center"/>
          </w:tcPr>
          <w:p w14:paraId="433A1814" w14:textId="77777777" w:rsidR="00BD575D" w:rsidRDefault="00BD575D">
            <w:pPr>
              <w:jc w:val="center"/>
              <w:rPr>
                <w:rFonts w:ascii="Tahoma" w:hAnsi="Tahoma" w:cs="Tahoma"/>
                <w:sz w:val="12"/>
                <w:szCs w:val="12"/>
                <w:rtl/>
              </w:rPr>
            </w:pPr>
          </w:p>
        </w:tc>
        <w:tc>
          <w:tcPr>
            <w:tcW w:w="350" w:type="dxa"/>
            <w:shd w:val="clear" w:color="auto" w:fill="ED7D31" w:themeFill="accent2"/>
            <w:vAlign w:val="center"/>
          </w:tcPr>
          <w:p w14:paraId="26BA88B7" w14:textId="77777777" w:rsidR="00BD575D" w:rsidRDefault="00F31DDB">
            <w:pPr>
              <w:jc w:val="center"/>
              <w:rPr>
                <w:rFonts w:ascii="Tahoma" w:hAnsi="Tahoma" w:cs="Tahoma"/>
                <w:sz w:val="12"/>
                <w:szCs w:val="12"/>
                <w:rtl/>
              </w:rPr>
            </w:pPr>
            <w:r>
              <w:rPr>
                <w:rFonts w:ascii="Tahoma" w:hAnsi="Tahoma" w:cs="Tahoma"/>
                <w:sz w:val="12"/>
                <w:szCs w:val="12"/>
                <w:rtl/>
              </w:rPr>
              <w:t>18</w:t>
            </w:r>
          </w:p>
        </w:tc>
        <w:tc>
          <w:tcPr>
            <w:tcW w:w="350" w:type="dxa"/>
            <w:shd w:val="clear" w:color="auto" w:fill="92D050"/>
            <w:vAlign w:val="center"/>
          </w:tcPr>
          <w:p w14:paraId="5D1B98F7" w14:textId="77777777" w:rsidR="00BD575D" w:rsidRDefault="00BD575D">
            <w:pPr>
              <w:jc w:val="center"/>
              <w:rPr>
                <w:rFonts w:ascii="Tahoma" w:hAnsi="Tahoma" w:cs="Tahoma"/>
                <w:sz w:val="12"/>
                <w:szCs w:val="12"/>
                <w:rtl/>
              </w:rPr>
            </w:pPr>
          </w:p>
        </w:tc>
        <w:tc>
          <w:tcPr>
            <w:tcW w:w="350" w:type="dxa"/>
            <w:shd w:val="clear" w:color="auto" w:fill="92D050"/>
            <w:vAlign w:val="center"/>
          </w:tcPr>
          <w:p w14:paraId="06C81653" w14:textId="77777777" w:rsidR="00BD575D" w:rsidRDefault="00BD575D">
            <w:pPr>
              <w:jc w:val="center"/>
              <w:rPr>
                <w:rFonts w:ascii="Tahoma" w:hAnsi="Tahoma" w:cs="Tahoma"/>
                <w:sz w:val="12"/>
                <w:szCs w:val="12"/>
                <w:rtl/>
              </w:rPr>
            </w:pPr>
          </w:p>
        </w:tc>
        <w:tc>
          <w:tcPr>
            <w:tcW w:w="350" w:type="dxa"/>
            <w:vAlign w:val="center"/>
          </w:tcPr>
          <w:p w14:paraId="450D126B" w14:textId="77777777" w:rsidR="00BD575D" w:rsidRDefault="00BD575D">
            <w:pPr>
              <w:jc w:val="center"/>
              <w:rPr>
                <w:rFonts w:ascii="Tahoma" w:hAnsi="Tahoma" w:cs="Tahoma"/>
                <w:sz w:val="12"/>
                <w:szCs w:val="12"/>
                <w:rtl/>
              </w:rPr>
            </w:pPr>
          </w:p>
        </w:tc>
        <w:tc>
          <w:tcPr>
            <w:tcW w:w="350" w:type="dxa"/>
            <w:vAlign w:val="center"/>
          </w:tcPr>
          <w:p w14:paraId="2188696A" w14:textId="77777777" w:rsidR="00BD575D" w:rsidRDefault="00F31DDB">
            <w:pPr>
              <w:jc w:val="center"/>
              <w:rPr>
                <w:rFonts w:ascii="Tahoma" w:hAnsi="Tahoma" w:cs="Tahoma"/>
                <w:sz w:val="12"/>
                <w:szCs w:val="12"/>
                <w:rtl/>
              </w:rPr>
            </w:pPr>
            <w:r>
              <w:rPr>
                <w:rFonts w:ascii="Tahoma" w:hAnsi="Tahoma" w:cs="Tahoma"/>
                <w:sz w:val="12"/>
                <w:szCs w:val="12"/>
                <w:rtl/>
              </w:rPr>
              <w:t>10</w:t>
            </w:r>
          </w:p>
        </w:tc>
        <w:tc>
          <w:tcPr>
            <w:tcW w:w="350" w:type="dxa"/>
            <w:vAlign w:val="center"/>
          </w:tcPr>
          <w:p w14:paraId="0940D97C" w14:textId="77777777" w:rsidR="00BD575D" w:rsidRDefault="00BD575D">
            <w:pPr>
              <w:jc w:val="center"/>
              <w:rPr>
                <w:rFonts w:ascii="Tahoma" w:hAnsi="Tahoma" w:cs="Tahoma"/>
                <w:sz w:val="12"/>
                <w:szCs w:val="12"/>
                <w:rtl/>
              </w:rPr>
            </w:pPr>
          </w:p>
        </w:tc>
        <w:tc>
          <w:tcPr>
            <w:tcW w:w="350" w:type="dxa"/>
            <w:vAlign w:val="center"/>
          </w:tcPr>
          <w:p w14:paraId="17E41296" w14:textId="77777777" w:rsidR="00BD575D" w:rsidRDefault="00BD575D">
            <w:pPr>
              <w:jc w:val="center"/>
              <w:rPr>
                <w:rFonts w:ascii="Tahoma" w:hAnsi="Tahoma" w:cs="Tahoma"/>
                <w:sz w:val="12"/>
                <w:szCs w:val="12"/>
                <w:rtl/>
              </w:rPr>
            </w:pPr>
          </w:p>
        </w:tc>
        <w:tc>
          <w:tcPr>
            <w:tcW w:w="350" w:type="dxa"/>
            <w:shd w:val="clear" w:color="auto" w:fill="92D050"/>
            <w:vAlign w:val="center"/>
          </w:tcPr>
          <w:p w14:paraId="23A9C23C" w14:textId="77777777" w:rsidR="00BD575D" w:rsidRDefault="00BD575D">
            <w:pPr>
              <w:jc w:val="center"/>
              <w:rPr>
                <w:rFonts w:ascii="Tahoma" w:hAnsi="Tahoma" w:cs="Tahoma"/>
                <w:sz w:val="12"/>
                <w:szCs w:val="12"/>
                <w:rtl/>
              </w:rPr>
            </w:pPr>
          </w:p>
        </w:tc>
        <w:tc>
          <w:tcPr>
            <w:tcW w:w="350" w:type="dxa"/>
            <w:shd w:val="clear" w:color="auto" w:fill="92D050"/>
            <w:vAlign w:val="center"/>
          </w:tcPr>
          <w:p w14:paraId="428D450C" w14:textId="77777777" w:rsidR="00BD575D" w:rsidRDefault="00BD575D">
            <w:pPr>
              <w:jc w:val="center"/>
              <w:rPr>
                <w:rFonts w:ascii="Tahoma" w:hAnsi="Tahoma" w:cs="Tahoma"/>
                <w:sz w:val="12"/>
                <w:szCs w:val="12"/>
                <w:rtl/>
              </w:rPr>
            </w:pPr>
          </w:p>
        </w:tc>
        <w:tc>
          <w:tcPr>
            <w:tcW w:w="350" w:type="dxa"/>
            <w:shd w:val="clear" w:color="auto" w:fill="92D050"/>
            <w:vAlign w:val="center"/>
          </w:tcPr>
          <w:p w14:paraId="409EC19D" w14:textId="77777777" w:rsidR="00BD575D" w:rsidRDefault="00BD575D">
            <w:pPr>
              <w:jc w:val="center"/>
              <w:rPr>
                <w:rFonts w:ascii="Tahoma" w:hAnsi="Tahoma" w:cs="Tahoma"/>
                <w:sz w:val="12"/>
                <w:szCs w:val="12"/>
                <w:rtl/>
              </w:rPr>
            </w:pPr>
          </w:p>
        </w:tc>
        <w:tc>
          <w:tcPr>
            <w:tcW w:w="305" w:type="dxa"/>
            <w:shd w:val="clear" w:color="auto" w:fill="92D050"/>
            <w:vAlign w:val="center"/>
          </w:tcPr>
          <w:p w14:paraId="25767F3A" w14:textId="77777777" w:rsidR="00BD575D" w:rsidRDefault="00BD575D">
            <w:pPr>
              <w:jc w:val="center"/>
              <w:rPr>
                <w:rFonts w:ascii="Tahoma" w:hAnsi="Tahoma" w:cs="Tahoma"/>
                <w:sz w:val="12"/>
                <w:szCs w:val="12"/>
                <w:rtl/>
              </w:rPr>
            </w:pPr>
          </w:p>
        </w:tc>
        <w:tc>
          <w:tcPr>
            <w:tcW w:w="305" w:type="dxa"/>
            <w:shd w:val="clear" w:color="auto" w:fill="92D050"/>
            <w:vAlign w:val="center"/>
          </w:tcPr>
          <w:p w14:paraId="4DFB89B8"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45DF33C8" w14:textId="77777777" w:rsidR="00BD575D" w:rsidRDefault="00F31DDB">
            <w:pPr>
              <w:jc w:val="center"/>
              <w:rPr>
                <w:rFonts w:ascii="Tahoma" w:hAnsi="Tahoma" w:cs="Tahoma"/>
                <w:sz w:val="12"/>
                <w:szCs w:val="12"/>
                <w:rtl/>
              </w:rPr>
            </w:pPr>
            <w:r>
              <w:rPr>
                <w:rFonts w:ascii="Tahoma" w:hAnsi="Tahoma" w:cs="Tahoma"/>
                <w:sz w:val="12"/>
                <w:szCs w:val="12"/>
                <w:rtl/>
              </w:rPr>
              <w:t>3</w:t>
            </w:r>
          </w:p>
        </w:tc>
        <w:tc>
          <w:tcPr>
            <w:tcW w:w="305" w:type="dxa"/>
            <w:vAlign w:val="center"/>
          </w:tcPr>
          <w:p w14:paraId="1ED254A1" w14:textId="77777777" w:rsidR="00BD575D" w:rsidRDefault="00BD575D">
            <w:pPr>
              <w:jc w:val="center"/>
              <w:rPr>
                <w:rFonts w:ascii="Tahoma" w:hAnsi="Tahoma" w:cs="Tahoma"/>
                <w:sz w:val="12"/>
                <w:szCs w:val="12"/>
                <w:rtl/>
              </w:rPr>
            </w:pPr>
          </w:p>
        </w:tc>
        <w:tc>
          <w:tcPr>
            <w:tcW w:w="305" w:type="dxa"/>
            <w:vAlign w:val="center"/>
          </w:tcPr>
          <w:p w14:paraId="06055738" w14:textId="77777777" w:rsidR="00BD575D" w:rsidRDefault="00BD575D">
            <w:pPr>
              <w:jc w:val="center"/>
              <w:rPr>
                <w:rFonts w:ascii="Tahoma" w:hAnsi="Tahoma" w:cs="Tahoma"/>
                <w:sz w:val="12"/>
                <w:szCs w:val="12"/>
                <w:rtl/>
              </w:rPr>
            </w:pPr>
          </w:p>
        </w:tc>
        <w:tc>
          <w:tcPr>
            <w:tcW w:w="305" w:type="dxa"/>
            <w:vAlign w:val="center"/>
          </w:tcPr>
          <w:p w14:paraId="15EFB1B3" w14:textId="77777777" w:rsidR="00BD575D" w:rsidRDefault="00BD575D">
            <w:pPr>
              <w:jc w:val="center"/>
              <w:rPr>
                <w:rFonts w:ascii="Tahoma" w:hAnsi="Tahoma" w:cs="Tahoma"/>
                <w:sz w:val="12"/>
                <w:szCs w:val="12"/>
                <w:rtl/>
              </w:rPr>
            </w:pPr>
          </w:p>
        </w:tc>
        <w:tc>
          <w:tcPr>
            <w:tcW w:w="305" w:type="dxa"/>
            <w:vAlign w:val="center"/>
          </w:tcPr>
          <w:p w14:paraId="2780D5E7" w14:textId="77777777" w:rsidR="00BD575D" w:rsidRDefault="00BD575D">
            <w:pPr>
              <w:jc w:val="center"/>
              <w:rPr>
                <w:rFonts w:ascii="Tahoma" w:hAnsi="Tahoma" w:cs="Tahoma"/>
                <w:sz w:val="12"/>
                <w:szCs w:val="12"/>
                <w:rtl/>
              </w:rPr>
            </w:pPr>
          </w:p>
        </w:tc>
        <w:tc>
          <w:tcPr>
            <w:tcW w:w="305" w:type="dxa"/>
            <w:shd w:val="clear" w:color="auto" w:fill="F7CAAC" w:themeFill="accent2" w:themeFillTint="66"/>
            <w:vAlign w:val="center"/>
          </w:tcPr>
          <w:p w14:paraId="149AC966" w14:textId="77777777" w:rsidR="00BD575D" w:rsidRDefault="00F31DDB">
            <w:pPr>
              <w:jc w:val="center"/>
              <w:rPr>
                <w:rFonts w:ascii="Tahoma" w:hAnsi="Tahoma" w:cs="Tahoma"/>
                <w:sz w:val="12"/>
                <w:szCs w:val="12"/>
                <w:rtl/>
              </w:rPr>
            </w:pPr>
            <w:r>
              <w:rPr>
                <w:rFonts w:ascii="Tahoma" w:hAnsi="Tahoma" w:cs="Tahoma"/>
                <w:sz w:val="12"/>
                <w:szCs w:val="12"/>
                <w:rtl/>
              </w:rPr>
              <w:t>4</w:t>
            </w:r>
          </w:p>
        </w:tc>
        <w:tc>
          <w:tcPr>
            <w:tcW w:w="305" w:type="dxa"/>
            <w:shd w:val="clear" w:color="auto" w:fill="92D050"/>
            <w:vAlign w:val="center"/>
          </w:tcPr>
          <w:p w14:paraId="112D16AA" w14:textId="77777777" w:rsidR="00BD575D" w:rsidRDefault="00BD575D">
            <w:pPr>
              <w:jc w:val="center"/>
              <w:rPr>
                <w:rFonts w:ascii="Tahoma" w:hAnsi="Tahoma" w:cs="Tahoma"/>
                <w:sz w:val="12"/>
                <w:szCs w:val="12"/>
                <w:rtl/>
              </w:rPr>
            </w:pPr>
          </w:p>
        </w:tc>
        <w:tc>
          <w:tcPr>
            <w:tcW w:w="305" w:type="dxa"/>
            <w:shd w:val="clear" w:color="auto" w:fill="92D050"/>
            <w:vAlign w:val="center"/>
          </w:tcPr>
          <w:p w14:paraId="09CB2B9D" w14:textId="77777777" w:rsidR="00BD575D" w:rsidRDefault="00BD575D">
            <w:pPr>
              <w:jc w:val="center"/>
              <w:rPr>
                <w:rFonts w:ascii="Tahoma" w:hAnsi="Tahoma" w:cs="Tahoma"/>
                <w:sz w:val="12"/>
                <w:szCs w:val="12"/>
                <w:rtl/>
              </w:rPr>
            </w:pPr>
          </w:p>
        </w:tc>
        <w:tc>
          <w:tcPr>
            <w:tcW w:w="350" w:type="dxa"/>
            <w:vAlign w:val="center"/>
          </w:tcPr>
          <w:p w14:paraId="5254CDD2" w14:textId="77777777" w:rsidR="00BD575D" w:rsidRDefault="00F31DDB">
            <w:pPr>
              <w:jc w:val="center"/>
              <w:rPr>
                <w:rFonts w:ascii="Tahoma" w:hAnsi="Tahoma" w:cs="Tahoma"/>
                <w:sz w:val="12"/>
                <w:szCs w:val="12"/>
                <w:rtl/>
              </w:rPr>
            </w:pPr>
            <w:r>
              <w:rPr>
                <w:rFonts w:ascii="Tahoma" w:hAnsi="Tahoma" w:cs="Tahoma"/>
                <w:sz w:val="12"/>
                <w:szCs w:val="12"/>
                <w:rtl/>
              </w:rPr>
              <w:t>9</w:t>
            </w:r>
          </w:p>
        </w:tc>
      </w:tr>
      <w:tr w:rsidR="00BD575D" w14:paraId="45DDE233" w14:textId="77777777">
        <w:trPr>
          <w:trHeight w:val="283"/>
        </w:trPr>
        <w:tc>
          <w:tcPr>
            <w:tcW w:w="351" w:type="dxa"/>
            <w:shd w:val="clear" w:color="auto" w:fill="92D050"/>
            <w:vAlign w:val="center"/>
          </w:tcPr>
          <w:p w14:paraId="43DD84C9" w14:textId="77777777" w:rsidR="00BD575D" w:rsidRDefault="00BD575D">
            <w:pPr>
              <w:jc w:val="center"/>
              <w:rPr>
                <w:rFonts w:ascii="Tahoma" w:hAnsi="Tahoma" w:cs="Tahoma"/>
                <w:sz w:val="12"/>
                <w:szCs w:val="12"/>
                <w:rtl/>
              </w:rPr>
            </w:pPr>
          </w:p>
        </w:tc>
        <w:tc>
          <w:tcPr>
            <w:tcW w:w="351" w:type="dxa"/>
            <w:shd w:val="clear" w:color="auto" w:fill="92D050"/>
            <w:vAlign w:val="center"/>
          </w:tcPr>
          <w:p w14:paraId="243BF387" w14:textId="77777777" w:rsidR="00BD575D" w:rsidRDefault="00BD575D">
            <w:pPr>
              <w:jc w:val="center"/>
              <w:rPr>
                <w:rFonts w:ascii="Tahoma" w:hAnsi="Tahoma" w:cs="Tahoma"/>
                <w:sz w:val="12"/>
                <w:szCs w:val="12"/>
                <w:rtl/>
              </w:rPr>
            </w:pPr>
          </w:p>
        </w:tc>
        <w:tc>
          <w:tcPr>
            <w:tcW w:w="350" w:type="dxa"/>
            <w:shd w:val="clear" w:color="auto" w:fill="833C0B" w:themeFill="accent2" w:themeFillShade="80"/>
            <w:vAlign w:val="center"/>
          </w:tcPr>
          <w:p w14:paraId="2AFA5A16" w14:textId="77777777" w:rsidR="00BD575D" w:rsidRDefault="00BD575D">
            <w:pPr>
              <w:jc w:val="center"/>
              <w:rPr>
                <w:rFonts w:ascii="Tahoma" w:hAnsi="Tahoma" w:cs="Tahoma"/>
                <w:sz w:val="12"/>
                <w:szCs w:val="12"/>
                <w:rtl/>
              </w:rPr>
            </w:pPr>
          </w:p>
        </w:tc>
        <w:tc>
          <w:tcPr>
            <w:tcW w:w="350" w:type="dxa"/>
            <w:vAlign w:val="center"/>
          </w:tcPr>
          <w:p w14:paraId="615EC1E0" w14:textId="77777777" w:rsidR="00BD575D" w:rsidRDefault="00BD575D">
            <w:pPr>
              <w:jc w:val="center"/>
              <w:rPr>
                <w:rFonts w:ascii="Tahoma" w:hAnsi="Tahoma" w:cs="Tahoma"/>
                <w:sz w:val="12"/>
                <w:szCs w:val="12"/>
                <w:rtl/>
              </w:rPr>
            </w:pPr>
          </w:p>
        </w:tc>
        <w:tc>
          <w:tcPr>
            <w:tcW w:w="350" w:type="dxa"/>
            <w:vAlign w:val="center"/>
          </w:tcPr>
          <w:p w14:paraId="0B409DF2" w14:textId="77777777" w:rsidR="00BD575D" w:rsidRDefault="00BD575D">
            <w:pPr>
              <w:jc w:val="center"/>
              <w:rPr>
                <w:rFonts w:ascii="Tahoma" w:hAnsi="Tahoma" w:cs="Tahoma"/>
                <w:sz w:val="12"/>
                <w:szCs w:val="12"/>
                <w:rtl/>
              </w:rPr>
            </w:pPr>
          </w:p>
        </w:tc>
        <w:tc>
          <w:tcPr>
            <w:tcW w:w="350" w:type="dxa"/>
            <w:vAlign w:val="center"/>
          </w:tcPr>
          <w:p w14:paraId="48F81226" w14:textId="77777777" w:rsidR="00BD575D" w:rsidRDefault="00BD575D">
            <w:pPr>
              <w:jc w:val="center"/>
              <w:rPr>
                <w:rFonts w:ascii="Tahoma" w:hAnsi="Tahoma" w:cs="Tahoma"/>
                <w:sz w:val="12"/>
                <w:szCs w:val="12"/>
                <w:rtl/>
              </w:rPr>
            </w:pPr>
          </w:p>
        </w:tc>
        <w:tc>
          <w:tcPr>
            <w:tcW w:w="350" w:type="dxa"/>
            <w:vAlign w:val="center"/>
          </w:tcPr>
          <w:p w14:paraId="6FDD0F59" w14:textId="77777777" w:rsidR="00BD575D" w:rsidRDefault="00BD575D">
            <w:pPr>
              <w:jc w:val="center"/>
              <w:rPr>
                <w:rFonts w:ascii="Tahoma" w:hAnsi="Tahoma" w:cs="Tahoma"/>
                <w:sz w:val="12"/>
                <w:szCs w:val="12"/>
                <w:rtl/>
              </w:rPr>
            </w:pPr>
          </w:p>
        </w:tc>
        <w:tc>
          <w:tcPr>
            <w:tcW w:w="350" w:type="dxa"/>
            <w:shd w:val="clear" w:color="auto" w:fill="ED7D31" w:themeFill="accent2"/>
            <w:vAlign w:val="center"/>
          </w:tcPr>
          <w:p w14:paraId="0EA2B77B" w14:textId="77777777" w:rsidR="00BD575D" w:rsidRDefault="00BD575D">
            <w:pPr>
              <w:jc w:val="center"/>
              <w:rPr>
                <w:rFonts w:ascii="Tahoma" w:hAnsi="Tahoma" w:cs="Tahoma"/>
                <w:sz w:val="12"/>
                <w:szCs w:val="12"/>
                <w:rtl/>
              </w:rPr>
            </w:pPr>
          </w:p>
        </w:tc>
        <w:tc>
          <w:tcPr>
            <w:tcW w:w="350" w:type="dxa"/>
            <w:shd w:val="clear" w:color="auto" w:fill="92D050"/>
            <w:vAlign w:val="center"/>
          </w:tcPr>
          <w:p w14:paraId="13659DC3"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3C61FE88" w14:textId="77777777" w:rsidR="00BD575D" w:rsidRDefault="00BD575D">
            <w:pPr>
              <w:jc w:val="center"/>
              <w:rPr>
                <w:rFonts w:ascii="Tahoma" w:hAnsi="Tahoma" w:cs="Tahoma"/>
                <w:sz w:val="12"/>
                <w:szCs w:val="12"/>
                <w:rtl/>
              </w:rPr>
            </w:pPr>
          </w:p>
        </w:tc>
        <w:tc>
          <w:tcPr>
            <w:tcW w:w="350" w:type="dxa"/>
            <w:vAlign w:val="center"/>
          </w:tcPr>
          <w:p w14:paraId="166E8632" w14:textId="77777777" w:rsidR="00BD575D" w:rsidRDefault="00BD575D">
            <w:pPr>
              <w:jc w:val="center"/>
              <w:rPr>
                <w:rFonts w:ascii="Tahoma" w:hAnsi="Tahoma" w:cs="Tahoma"/>
                <w:sz w:val="12"/>
                <w:szCs w:val="12"/>
                <w:rtl/>
              </w:rPr>
            </w:pPr>
          </w:p>
        </w:tc>
        <w:tc>
          <w:tcPr>
            <w:tcW w:w="350" w:type="dxa"/>
            <w:vAlign w:val="center"/>
          </w:tcPr>
          <w:p w14:paraId="291ED706" w14:textId="77777777" w:rsidR="00BD575D" w:rsidRDefault="00BD575D">
            <w:pPr>
              <w:jc w:val="center"/>
              <w:rPr>
                <w:rFonts w:ascii="Tahoma" w:hAnsi="Tahoma" w:cs="Tahoma"/>
                <w:sz w:val="12"/>
                <w:szCs w:val="12"/>
                <w:rtl/>
              </w:rPr>
            </w:pPr>
          </w:p>
        </w:tc>
        <w:tc>
          <w:tcPr>
            <w:tcW w:w="350" w:type="dxa"/>
            <w:vAlign w:val="center"/>
          </w:tcPr>
          <w:p w14:paraId="1F2BD720" w14:textId="77777777" w:rsidR="00BD575D" w:rsidRDefault="00BD575D">
            <w:pPr>
              <w:jc w:val="center"/>
              <w:rPr>
                <w:rFonts w:ascii="Tahoma" w:hAnsi="Tahoma" w:cs="Tahoma"/>
                <w:sz w:val="12"/>
                <w:szCs w:val="12"/>
                <w:rtl/>
              </w:rPr>
            </w:pPr>
          </w:p>
        </w:tc>
        <w:tc>
          <w:tcPr>
            <w:tcW w:w="350" w:type="dxa"/>
            <w:vAlign w:val="center"/>
          </w:tcPr>
          <w:p w14:paraId="6FE8A736" w14:textId="77777777" w:rsidR="00BD575D" w:rsidRDefault="00BD575D">
            <w:pPr>
              <w:jc w:val="center"/>
              <w:rPr>
                <w:rFonts w:ascii="Tahoma" w:hAnsi="Tahoma" w:cs="Tahoma"/>
                <w:sz w:val="12"/>
                <w:szCs w:val="12"/>
                <w:rtl/>
              </w:rPr>
            </w:pPr>
          </w:p>
        </w:tc>
        <w:tc>
          <w:tcPr>
            <w:tcW w:w="350" w:type="dxa"/>
            <w:vAlign w:val="center"/>
          </w:tcPr>
          <w:p w14:paraId="4B63B27C" w14:textId="77777777" w:rsidR="00BD575D" w:rsidRDefault="00BD575D">
            <w:pPr>
              <w:jc w:val="center"/>
              <w:rPr>
                <w:rFonts w:ascii="Tahoma" w:hAnsi="Tahoma" w:cs="Tahoma"/>
                <w:sz w:val="12"/>
                <w:szCs w:val="12"/>
                <w:rtl/>
              </w:rPr>
            </w:pPr>
          </w:p>
        </w:tc>
        <w:tc>
          <w:tcPr>
            <w:tcW w:w="350" w:type="dxa"/>
            <w:vAlign w:val="center"/>
          </w:tcPr>
          <w:p w14:paraId="4AC3203B" w14:textId="77777777" w:rsidR="00BD575D" w:rsidRDefault="00BD575D">
            <w:pPr>
              <w:jc w:val="center"/>
              <w:rPr>
                <w:rFonts w:ascii="Tahoma" w:hAnsi="Tahoma" w:cs="Tahoma"/>
                <w:sz w:val="12"/>
                <w:szCs w:val="12"/>
                <w:rtl/>
              </w:rPr>
            </w:pPr>
          </w:p>
        </w:tc>
        <w:tc>
          <w:tcPr>
            <w:tcW w:w="350" w:type="dxa"/>
            <w:vAlign w:val="center"/>
          </w:tcPr>
          <w:p w14:paraId="3AB84177" w14:textId="77777777" w:rsidR="00BD575D" w:rsidRDefault="00BD575D">
            <w:pPr>
              <w:jc w:val="center"/>
              <w:rPr>
                <w:rFonts w:ascii="Tahoma" w:hAnsi="Tahoma" w:cs="Tahoma"/>
                <w:sz w:val="12"/>
                <w:szCs w:val="12"/>
                <w:rtl/>
              </w:rPr>
            </w:pPr>
          </w:p>
        </w:tc>
        <w:tc>
          <w:tcPr>
            <w:tcW w:w="305" w:type="dxa"/>
            <w:shd w:val="clear" w:color="auto" w:fill="FFC000"/>
            <w:vAlign w:val="center"/>
          </w:tcPr>
          <w:p w14:paraId="49B43764" w14:textId="77777777" w:rsidR="00BD575D" w:rsidRDefault="00BD575D">
            <w:pPr>
              <w:jc w:val="center"/>
              <w:rPr>
                <w:rFonts w:ascii="Tahoma" w:hAnsi="Tahoma" w:cs="Tahoma"/>
                <w:sz w:val="12"/>
                <w:szCs w:val="12"/>
                <w:rtl/>
              </w:rPr>
            </w:pPr>
          </w:p>
        </w:tc>
        <w:tc>
          <w:tcPr>
            <w:tcW w:w="305" w:type="dxa"/>
            <w:shd w:val="clear" w:color="auto" w:fill="92D050"/>
            <w:vAlign w:val="center"/>
          </w:tcPr>
          <w:p w14:paraId="21BDC3E8"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08116730" w14:textId="77777777" w:rsidR="00BD575D" w:rsidRDefault="00BD575D">
            <w:pPr>
              <w:jc w:val="center"/>
              <w:rPr>
                <w:rFonts w:ascii="Tahoma" w:hAnsi="Tahoma" w:cs="Tahoma"/>
                <w:sz w:val="12"/>
                <w:szCs w:val="12"/>
                <w:rtl/>
              </w:rPr>
            </w:pPr>
          </w:p>
        </w:tc>
        <w:tc>
          <w:tcPr>
            <w:tcW w:w="305" w:type="dxa"/>
            <w:vAlign w:val="center"/>
          </w:tcPr>
          <w:p w14:paraId="1EB04FFE" w14:textId="77777777" w:rsidR="00BD575D" w:rsidRDefault="00BD575D">
            <w:pPr>
              <w:jc w:val="center"/>
              <w:rPr>
                <w:rFonts w:ascii="Tahoma" w:hAnsi="Tahoma" w:cs="Tahoma"/>
                <w:sz w:val="12"/>
                <w:szCs w:val="12"/>
                <w:rtl/>
              </w:rPr>
            </w:pPr>
          </w:p>
        </w:tc>
        <w:tc>
          <w:tcPr>
            <w:tcW w:w="305" w:type="dxa"/>
            <w:vAlign w:val="center"/>
          </w:tcPr>
          <w:p w14:paraId="6CF9758C" w14:textId="77777777" w:rsidR="00BD575D" w:rsidRDefault="00BD575D">
            <w:pPr>
              <w:jc w:val="center"/>
              <w:rPr>
                <w:rFonts w:ascii="Tahoma" w:hAnsi="Tahoma" w:cs="Tahoma"/>
                <w:sz w:val="12"/>
                <w:szCs w:val="12"/>
                <w:rtl/>
              </w:rPr>
            </w:pPr>
          </w:p>
        </w:tc>
        <w:tc>
          <w:tcPr>
            <w:tcW w:w="305" w:type="dxa"/>
            <w:vAlign w:val="center"/>
          </w:tcPr>
          <w:p w14:paraId="391F777E" w14:textId="77777777" w:rsidR="00BD575D" w:rsidRDefault="00BD575D">
            <w:pPr>
              <w:jc w:val="center"/>
              <w:rPr>
                <w:rFonts w:ascii="Tahoma" w:hAnsi="Tahoma" w:cs="Tahoma"/>
                <w:sz w:val="12"/>
                <w:szCs w:val="12"/>
                <w:rtl/>
              </w:rPr>
            </w:pPr>
          </w:p>
        </w:tc>
        <w:tc>
          <w:tcPr>
            <w:tcW w:w="305" w:type="dxa"/>
            <w:vAlign w:val="center"/>
          </w:tcPr>
          <w:p w14:paraId="0737EB87" w14:textId="77777777" w:rsidR="00BD575D" w:rsidRDefault="00BD575D">
            <w:pPr>
              <w:jc w:val="center"/>
              <w:rPr>
                <w:rFonts w:ascii="Tahoma" w:hAnsi="Tahoma" w:cs="Tahoma"/>
                <w:sz w:val="12"/>
                <w:szCs w:val="12"/>
                <w:rtl/>
              </w:rPr>
            </w:pPr>
          </w:p>
        </w:tc>
        <w:tc>
          <w:tcPr>
            <w:tcW w:w="305" w:type="dxa"/>
            <w:shd w:val="clear" w:color="auto" w:fill="F7CAAC" w:themeFill="accent2" w:themeFillTint="66"/>
            <w:vAlign w:val="center"/>
          </w:tcPr>
          <w:p w14:paraId="075349DA" w14:textId="77777777" w:rsidR="00BD575D" w:rsidRDefault="00BD575D">
            <w:pPr>
              <w:jc w:val="center"/>
              <w:rPr>
                <w:rFonts w:ascii="Tahoma" w:hAnsi="Tahoma" w:cs="Tahoma"/>
                <w:sz w:val="12"/>
                <w:szCs w:val="12"/>
                <w:rtl/>
              </w:rPr>
            </w:pPr>
          </w:p>
        </w:tc>
        <w:tc>
          <w:tcPr>
            <w:tcW w:w="305" w:type="dxa"/>
            <w:shd w:val="clear" w:color="auto" w:fill="92D050"/>
            <w:vAlign w:val="center"/>
          </w:tcPr>
          <w:p w14:paraId="2144DF54" w14:textId="77777777" w:rsidR="00BD575D" w:rsidRDefault="00BD575D">
            <w:pPr>
              <w:jc w:val="center"/>
              <w:rPr>
                <w:rFonts w:ascii="Tahoma" w:hAnsi="Tahoma" w:cs="Tahoma"/>
                <w:sz w:val="12"/>
                <w:szCs w:val="12"/>
                <w:rtl/>
              </w:rPr>
            </w:pPr>
          </w:p>
        </w:tc>
        <w:tc>
          <w:tcPr>
            <w:tcW w:w="305" w:type="dxa"/>
            <w:shd w:val="clear" w:color="auto" w:fill="92D050"/>
            <w:vAlign w:val="center"/>
          </w:tcPr>
          <w:p w14:paraId="6A3856A8" w14:textId="77777777" w:rsidR="00BD575D" w:rsidRDefault="00BD575D">
            <w:pPr>
              <w:jc w:val="center"/>
              <w:rPr>
                <w:rFonts w:ascii="Tahoma" w:hAnsi="Tahoma" w:cs="Tahoma"/>
                <w:sz w:val="12"/>
                <w:szCs w:val="12"/>
                <w:rtl/>
              </w:rPr>
            </w:pPr>
          </w:p>
        </w:tc>
        <w:tc>
          <w:tcPr>
            <w:tcW w:w="350" w:type="dxa"/>
            <w:vAlign w:val="center"/>
          </w:tcPr>
          <w:p w14:paraId="0E614D44" w14:textId="77777777" w:rsidR="00BD575D" w:rsidRDefault="00F31DDB">
            <w:pPr>
              <w:jc w:val="center"/>
              <w:rPr>
                <w:rFonts w:ascii="Tahoma" w:hAnsi="Tahoma" w:cs="Tahoma"/>
                <w:sz w:val="12"/>
                <w:szCs w:val="12"/>
                <w:rtl/>
              </w:rPr>
            </w:pPr>
            <w:r>
              <w:rPr>
                <w:rFonts w:ascii="Tahoma" w:hAnsi="Tahoma" w:cs="Tahoma"/>
                <w:sz w:val="12"/>
                <w:szCs w:val="12"/>
                <w:rtl/>
              </w:rPr>
              <w:t>10</w:t>
            </w:r>
          </w:p>
        </w:tc>
      </w:tr>
      <w:tr w:rsidR="00BD575D" w14:paraId="57ED4F67" w14:textId="77777777">
        <w:trPr>
          <w:trHeight w:val="283"/>
        </w:trPr>
        <w:tc>
          <w:tcPr>
            <w:tcW w:w="351" w:type="dxa"/>
            <w:shd w:val="clear" w:color="auto" w:fill="92D050"/>
            <w:vAlign w:val="center"/>
          </w:tcPr>
          <w:p w14:paraId="6C3B96B7" w14:textId="77777777" w:rsidR="00BD575D" w:rsidRDefault="00BD575D">
            <w:pPr>
              <w:jc w:val="center"/>
              <w:rPr>
                <w:rFonts w:ascii="Tahoma" w:hAnsi="Tahoma" w:cs="Tahoma"/>
                <w:sz w:val="12"/>
                <w:szCs w:val="12"/>
                <w:rtl/>
              </w:rPr>
            </w:pPr>
          </w:p>
        </w:tc>
        <w:tc>
          <w:tcPr>
            <w:tcW w:w="351" w:type="dxa"/>
            <w:shd w:val="clear" w:color="auto" w:fill="92D050"/>
            <w:vAlign w:val="center"/>
          </w:tcPr>
          <w:p w14:paraId="4511E2AA" w14:textId="77777777" w:rsidR="00BD575D" w:rsidRDefault="00BD575D">
            <w:pPr>
              <w:jc w:val="center"/>
              <w:rPr>
                <w:rFonts w:ascii="Tahoma" w:hAnsi="Tahoma" w:cs="Tahoma"/>
                <w:sz w:val="12"/>
                <w:szCs w:val="12"/>
                <w:rtl/>
              </w:rPr>
            </w:pPr>
          </w:p>
        </w:tc>
        <w:tc>
          <w:tcPr>
            <w:tcW w:w="350" w:type="dxa"/>
            <w:shd w:val="clear" w:color="auto" w:fill="833C0B" w:themeFill="accent2" w:themeFillShade="80"/>
            <w:vAlign w:val="center"/>
          </w:tcPr>
          <w:p w14:paraId="5A317B15" w14:textId="77777777" w:rsidR="00BD575D" w:rsidRDefault="00BD575D">
            <w:pPr>
              <w:jc w:val="center"/>
              <w:rPr>
                <w:rFonts w:ascii="Tahoma" w:hAnsi="Tahoma" w:cs="Tahoma"/>
                <w:sz w:val="12"/>
                <w:szCs w:val="12"/>
                <w:rtl/>
              </w:rPr>
            </w:pPr>
          </w:p>
        </w:tc>
        <w:tc>
          <w:tcPr>
            <w:tcW w:w="350" w:type="dxa"/>
            <w:vAlign w:val="center"/>
          </w:tcPr>
          <w:p w14:paraId="374BC0FA" w14:textId="77777777" w:rsidR="00BD575D" w:rsidRDefault="00BD575D">
            <w:pPr>
              <w:jc w:val="center"/>
              <w:rPr>
                <w:rFonts w:ascii="Tahoma" w:hAnsi="Tahoma" w:cs="Tahoma"/>
                <w:sz w:val="12"/>
                <w:szCs w:val="12"/>
                <w:rtl/>
              </w:rPr>
            </w:pPr>
          </w:p>
        </w:tc>
        <w:tc>
          <w:tcPr>
            <w:tcW w:w="350" w:type="dxa"/>
            <w:vAlign w:val="center"/>
          </w:tcPr>
          <w:p w14:paraId="70370352" w14:textId="77777777" w:rsidR="00BD575D" w:rsidRDefault="00BD575D">
            <w:pPr>
              <w:jc w:val="center"/>
              <w:rPr>
                <w:rFonts w:ascii="Tahoma" w:hAnsi="Tahoma" w:cs="Tahoma"/>
                <w:sz w:val="12"/>
                <w:szCs w:val="12"/>
                <w:rtl/>
              </w:rPr>
            </w:pPr>
          </w:p>
        </w:tc>
        <w:tc>
          <w:tcPr>
            <w:tcW w:w="350" w:type="dxa"/>
            <w:vAlign w:val="center"/>
          </w:tcPr>
          <w:p w14:paraId="09874C17" w14:textId="77777777" w:rsidR="00BD575D" w:rsidRDefault="00BD575D">
            <w:pPr>
              <w:jc w:val="center"/>
              <w:rPr>
                <w:rFonts w:ascii="Tahoma" w:hAnsi="Tahoma" w:cs="Tahoma"/>
                <w:sz w:val="12"/>
                <w:szCs w:val="12"/>
                <w:rtl/>
              </w:rPr>
            </w:pPr>
          </w:p>
        </w:tc>
        <w:tc>
          <w:tcPr>
            <w:tcW w:w="350" w:type="dxa"/>
            <w:vAlign w:val="center"/>
          </w:tcPr>
          <w:p w14:paraId="267EC607" w14:textId="77777777" w:rsidR="00BD575D" w:rsidRDefault="00BD575D">
            <w:pPr>
              <w:jc w:val="center"/>
              <w:rPr>
                <w:rFonts w:ascii="Tahoma" w:hAnsi="Tahoma" w:cs="Tahoma"/>
                <w:sz w:val="12"/>
                <w:szCs w:val="12"/>
                <w:rtl/>
              </w:rPr>
            </w:pPr>
          </w:p>
        </w:tc>
        <w:tc>
          <w:tcPr>
            <w:tcW w:w="350" w:type="dxa"/>
            <w:shd w:val="clear" w:color="auto" w:fill="ED7D31" w:themeFill="accent2"/>
            <w:vAlign w:val="center"/>
          </w:tcPr>
          <w:p w14:paraId="687FD2CE" w14:textId="77777777" w:rsidR="00BD575D" w:rsidRDefault="00BD575D">
            <w:pPr>
              <w:jc w:val="center"/>
              <w:rPr>
                <w:rFonts w:ascii="Tahoma" w:hAnsi="Tahoma" w:cs="Tahoma"/>
                <w:sz w:val="12"/>
                <w:szCs w:val="12"/>
                <w:rtl/>
              </w:rPr>
            </w:pPr>
          </w:p>
        </w:tc>
        <w:tc>
          <w:tcPr>
            <w:tcW w:w="350" w:type="dxa"/>
            <w:shd w:val="clear" w:color="auto" w:fill="92D050"/>
            <w:vAlign w:val="center"/>
          </w:tcPr>
          <w:p w14:paraId="0AC727FE"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1555F81E" w14:textId="77777777" w:rsidR="00BD575D" w:rsidRDefault="00BD575D">
            <w:pPr>
              <w:jc w:val="center"/>
              <w:rPr>
                <w:rFonts w:ascii="Tahoma" w:hAnsi="Tahoma" w:cs="Tahoma"/>
                <w:sz w:val="12"/>
                <w:szCs w:val="12"/>
                <w:rtl/>
              </w:rPr>
            </w:pPr>
          </w:p>
        </w:tc>
        <w:tc>
          <w:tcPr>
            <w:tcW w:w="350" w:type="dxa"/>
            <w:vAlign w:val="center"/>
          </w:tcPr>
          <w:p w14:paraId="1E1C5D42" w14:textId="77777777" w:rsidR="00BD575D" w:rsidRDefault="00BD575D">
            <w:pPr>
              <w:jc w:val="center"/>
              <w:rPr>
                <w:rFonts w:ascii="Tahoma" w:hAnsi="Tahoma" w:cs="Tahoma"/>
                <w:sz w:val="12"/>
                <w:szCs w:val="12"/>
                <w:rtl/>
              </w:rPr>
            </w:pPr>
          </w:p>
        </w:tc>
        <w:tc>
          <w:tcPr>
            <w:tcW w:w="350" w:type="dxa"/>
            <w:vAlign w:val="center"/>
          </w:tcPr>
          <w:p w14:paraId="413275F5" w14:textId="77777777" w:rsidR="00BD575D" w:rsidRDefault="00BD575D">
            <w:pPr>
              <w:jc w:val="center"/>
              <w:rPr>
                <w:rFonts w:ascii="Tahoma" w:hAnsi="Tahoma" w:cs="Tahoma"/>
                <w:sz w:val="12"/>
                <w:szCs w:val="12"/>
                <w:rtl/>
              </w:rPr>
            </w:pPr>
          </w:p>
        </w:tc>
        <w:tc>
          <w:tcPr>
            <w:tcW w:w="350" w:type="dxa"/>
            <w:vAlign w:val="center"/>
          </w:tcPr>
          <w:p w14:paraId="47E40EB2" w14:textId="77777777" w:rsidR="00BD575D" w:rsidRDefault="00BD575D">
            <w:pPr>
              <w:jc w:val="center"/>
              <w:rPr>
                <w:rFonts w:ascii="Tahoma" w:hAnsi="Tahoma" w:cs="Tahoma"/>
                <w:sz w:val="12"/>
                <w:szCs w:val="12"/>
                <w:rtl/>
              </w:rPr>
            </w:pPr>
          </w:p>
        </w:tc>
        <w:tc>
          <w:tcPr>
            <w:tcW w:w="350" w:type="dxa"/>
            <w:vAlign w:val="center"/>
          </w:tcPr>
          <w:p w14:paraId="1314A293" w14:textId="77777777" w:rsidR="00BD575D" w:rsidRDefault="00BD575D">
            <w:pPr>
              <w:jc w:val="center"/>
              <w:rPr>
                <w:rFonts w:ascii="Tahoma" w:hAnsi="Tahoma" w:cs="Tahoma"/>
                <w:sz w:val="12"/>
                <w:szCs w:val="12"/>
                <w:rtl/>
              </w:rPr>
            </w:pPr>
          </w:p>
        </w:tc>
        <w:tc>
          <w:tcPr>
            <w:tcW w:w="350" w:type="dxa"/>
            <w:vAlign w:val="center"/>
          </w:tcPr>
          <w:p w14:paraId="19ADA810" w14:textId="77777777" w:rsidR="00BD575D" w:rsidRDefault="00BD575D">
            <w:pPr>
              <w:jc w:val="center"/>
              <w:rPr>
                <w:rFonts w:ascii="Tahoma" w:hAnsi="Tahoma" w:cs="Tahoma"/>
                <w:sz w:val="12"/>
                <w:szCs w:val="12"/>
                <w:rtl/>
              </w:rPr>
            </w:pPr>
          </w:p>
        </w:tc>
        <w:tc>
          <w:tcPr>
            <w:tcW w:w="350" w:type="dxa"/>
            <w:vAlign w:val="center"/>
          </w:tcPr>
          <w:p w14:paraId="36152C4E" w14:textId="77777777" w:rsidR="00BD575D" w:rsidRDefault="00BD575D">
            <w:pPr>
              <w:jc w:val="center"/>
              <w:rPr>
                <w:rFonts w:ascii="Tahoma" w:hAnsi="Tahoma" w:cs="Tahoma"/>
                <w:sz w:val="12"/>
                <w:szCs w:val="12"/>
                <w:rtl/>
              </w:rPr>
            </w:pPr>
          </w:p>
        </w:tc>
        <w:tc>
          <w:tcPr>
            <w:tcW w:w="350" w:type="dxa"/>
            <w:vAlign w:val="center"/>
          </w:tcPr>
          <w:p w14:paraId="6551728B" w14:textId="77777777" w:rsidR="00BD575D" w:rsidRDefault="00BD575D">
            <w:pPr>
              <w:jc w:val="center"/>
              <w:rPr>
                <w:rFonts w:ascii="Tahoma" w:hAnsi="Tahoma" w:cs="Tahoma"/>
                <w:sz w:val="12"/>
                <w:szCs w:val="12"/>
                <w:rtl/>
              </w:rPr>
            </w:pPr>
          </w:p>
        </w:tc>
        <w:tc>
          <w:tcPr>
            <w:tcW w:w="305" w:type="dxa"/>
            <w:shd w:val="clear" w:color="auto" w:fill="FFC000"/>
            <w:vAlign w:val="center"/>
          </w:tcPr>
          <w:p w14:paraId="00A41FE8" w14:textId="77777777" w:rsidR="00BD575D" w:rsidRDefault="00BD575D">
            <w:pPr>
              <w:jc w:val="center"/>
              <w:rPr>
                <w:rFonts w:ascii="Tahoma" w:hAnsi="Tahoma" w:cs="Tahoma"/>
                <w:sz w:val="12"/>
                <w:szCs w:val="12"/>
                <w:rtl/>
              </w:rPr>
            </w:pPr>
          </w:p>
        </w:tc>
        <w:tc>
          <w:tcPr>
            <w:tcW w:w="305" w:type="dxa"/>
            <w:shd w:val="clear" w:color="auto" w:fill="92D050"/>
            <w:vAlign w:val="center"/>
          </w:tcPr>
          <w:p w14:paraId="3368BFDA"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5494ED5B" w14:textId="77777777" w:rsidR="00BD575D" w:rsidRDefault="00BD575D">
            <w:pPr>
              <w:jc w:val="center"/>
              <w:rPr>
                <w:rFonts w:ascii="Tahoma" w:hAnsi="Tahoma" w:cs="Tahoma"/>
                <w:sz w:val="12"/>
                <w:szCs w:val="12"/>
                <w:rtl/>
              </w:rPr>
            </w:pPr>
          </w:p>
        </w:tc>
        <w:tc>
          <w:tcPr>
            <w:tcW w:w="305" w:type="dxa"/>
            <w:vAlign w:val="center"/>
          </w:tcPr>
          <w:p w14:paraId="70629542" w14:textId="77777777" w:rsidR="00BD575D" w:rsidRDefault="00BD575D">
            <w:pPr>
              <w:jc w:val="center"/>
              <w:rPr>
                <w:rFonts w:ascii="Tahoma" w:hAnsi="Tahoma" w:cs="Tahoma"/>
                <w:sz w:val="12"/>
                <w:szCs w:val="12"/>
                <w:rtl/>
              </w:rPr>
            </w:pPr>
          </w:p>
        </w:tc>
        <w:tc>
          <w:tcPr>
            <w:tcW w:w="305" w:type="dxa"/>
            <w:vAlign w:val="center"/>
          </w:tcPr>
          <w:p w14:paraId="1104FB5E" w14:textId="77777777" w:rsidR="00BD575D" w:rsidRDefault="00BD575D">
            <w:pPr>
              <w:jc w:val="center"/>
              <w:rPr>
                <w:rFonts w:ascii="Tahoma" w:hAnsi="Tahoma" w:cs="Tahoma"/>
                <w:sz w:val="12"/>
                <w:szCs w:val="12"/>
                <w:rtl/>
              </w:rPr>
            </w:pPr>
          </w:p>
        </w:tc>
        <w:tc>
          <w:tcPr>
            <w:tcW w:w="305" w:type="dxa"/>
            <w:vAlign w:val="center"/>
          </w:tcPr>
          <w:p w14:paraId="072BF854" w14:textId="77777777" w:rsidR="00BD575D" w:rsidRDefault="00BD575D">
            <w:pPr>
              <w:jc w:val="center"/>
              <w:rPr>
                <w:rFonts w:ascii="Tahoma" w:hAnsi="Tahoma" w:cs="Tahoma"/>
                <w:sz w:val="12"/>
                <w:szCs w:val="12"/>
                <w:rtl/>
              </w:rPr>
            </w:pPr>
          </w:p>
        </w:tc>
        <w:tc>
          <w:tcPr>
            <w:tcW w:w="305" w:type="dxa"/>
            <w:vAlign w:val="center"/>
          </w:tcPr>
          <w:p w14:paraId="3CE26451" w14:textId="77777777" w:rsidR="00BD575D" w:rsidRDefault="00BD575D">
            <w:pPr>
              <w:jc w:val="center"/>
              <w:rPr>
                <w:rFonts w:ascii="Tahoma" w:hAnsi="Tahoma" w:cs="Tahoma"/>
                <w:sz w:val="12"/>
                <w:szCs w:val="12"/>
                <w:rtl/>
              </w:rPr>
            </w:pPr>
          </w:p>
        </w:tc>
        <w:tc>
          <w:tcPr>
            <w:tcW w:w="305" w:type="dxa"/>
            <w:shd w:val="clear" w:color="auto" w:fill="F7CAAC" w:themeFill="accent2" w:themeFillTint="66"/>
            <w:vAlign w:val="center"/>
          </w:tcPr>
          <w:p w14:paraId="542F3AEF" w14:textId="77777777" w:rsidR="00BD575D" w:rsidRDefault="00BD575D">
            <w:pPr>
              <w:jc w:val="center"/>
              <w:rPr>
                <w:rFonts w:ascii="Tahoma" w:hAnsi="Tahoma" w:cs="Tahoma"/>
                <w:sz w:val="12"/>
                <w:szCs w:val="12"/>
                <w:rtl/>
              </w:rPr>
            </w:pPr>
          </w:p>
        </w:tc>
        <w:tc>
          <w:tcPr>
            <w:tcW w:w="305" w:type="dxa"/>
            <w:shd w:val="clear" w:color="auto" w:fill="92D050"/>
            <w:vAlign w:val="center"/>
          </w:tcPr>
          <w:p w14:paraId="32F4D5EA" w14:textId="77777777" w:rsidR="00BD575D" w:rsidRDefault="00BD575D">
            <w:pPr>
              <w:jc w:val="center"/>
              <w:rPr>
                <w:rFonts w:ascii="Tahoma" w:hAnsi="Tahoma" w:cs="Tahoma"/>
                <w:sz w:val="12"/>
                <w:szCs w:val="12"/>
                <w:rtl/>
              </w:rPr>
            </w:pPr>
          </w:p>
        </w:tc>
        <w:tc>
          <w:tcPr>
            <w:tcW w:w="305" w:type="dxa"/>
            <w:shd w:val="clear" w:color="auto" w:fill="92D050"/>
            <w:vAlign w:val="center"/>
          </w:tcPr>
          <w:p w14:paraId="75BF4BD8" w14:textId="77777777" w:rsidR="00BD575D" w:rsidRDefault="00BD575D">
            <w:pPr>
              <w:jc w:val="center"/>
              <w:rPr>
                <w:rFonts w:ascii="Tahoma" w:hAnsi="Tahoma" w:cs="Tahoma"/>
                <w:sz w:val="12"/>
                <w:szCs w:val="12"/>
                <w:rtl/>
              </w:rPr>
            </w:pPr>
          </w:p>
        </w:tc>
        <w:tc>
          <w:tcPr>
            <w:tcW w:w="350" w:type="dxa"/>
            <w:vAlign w:val="center"/>
          </w:tcPr>
          <w:p w14:paraId="46CD9581" w14:textId="77777777" w:rsidR="00BD575D" w:rsidRDefault="00F31DDB">
            <w:pPr>
              <w:jc w:val="center"/>
              <w:rPr>
                <w:rFonts w:ascii="Tahoma" w:hAnsi="Tahoma" w:cs="Tahoma"/>
                <w:sz w:val="12"/>
                <w:szCs w:val="12"/>
                <w:rtl/>
              </w:rPr>
            </w:pPr>
            <w:r>
              <w:rPr>
                <w:rFonts w:ascii="Tahoma" w:hAnsi="Tahoma" w:cs="Tahoma"/>
                <w:sz w:val="12"/>
                <w:szCs w:val="12"/>
                <w:rtl/>
              </w:rPr>
              <w:t>11</w:t>
            </w:r>
          </w:p>
        </w:tc>
      </w:tr>
      <w:tr w:rsidR="00BD575D" w14:paraId="2558F68D" w14:textId="77777777">
        <w:trPr>
          <w:trHeight w:val="283"/>
        </w:trPr>
        <w:tc>
          <w:tcPr>
            <w:tcW w:w="351" w:type="dxa"/>
            <w:shd w:val="clear" w:color="auto" w:fill="92D050"/>
            <w:vAlign w:val="center"/>
          </w:tcPr>
          <w:p w14:paraId="460BFE94" w14:textId="77777777" w:rsidR="00BD575D" w:rsidRDefault="00BD575D">
            <w:pPr>
              <w:jc w:val="center"/>
              <w:rPr>
                <w:rFonts w:ascii="Tahoma" w:hAnsi="Tahoma" w:cs="Tahoma"/>
                <w:sz w:val="12"/>
                <w:szCs w:val="12"/>
                <w:rtl/>
              </w:rPr>
            </w:pPr>
          </w:p>
        </w:tc>
        <w:tc>
          <w:tcPr>
            <w:tcW w:w="351" w:type="dxa"/>
            <w:shd w:val="clear" w:color="auto" w:fill="92D050"/>
            <w:vAlign w:val="center"/>
          </w:tcPr>
          <w:p w14:paraId="55325DA3" w14:textId="77777777" w:rsidR="00BD575D" w:rsidRDefault="00BD575D">
            <w:pPr>
              <w:jc w:val="center"/>
              <w:rPr>
                <w:rFonts w:ascii="Tahoma" w:hAnsi="Tahoma" w:cs="Tahoma"/>
                <w:sz w:val="12"/>
                <w:szCs w:val="12"/>
                <w:rtl/>
              </w:rPr>
            </w:pPr>
          </w:p>
        </w:tc>
        <w:tc>
          <w:tcPr>
            <w:tcW w:w="350" w:type="dxa"/>
            <w:shd w:val="clear" w:color="auto" w:fill="833C0B" w:themeFill="accent2" w:themeFillShade="80"/>
            <w:vAlign w:val="center"/>
          </w:tcPr>
          <w:p w14:paraId="083F294F" w14:textId="77777777" w:rsidR="00BD575D" w:rsidRDefault="00BD575D">
            <w:pPr>
              <w:jc w:val="center"/>
              <w:rPr>
                <w:rFonts w:ascii="Tahoma" w:hAnsi="Tahoma" w:cs="Tahoma"/>
                <w:sz w:val="12"/>
                <w:szCs w:val="12"/>
                <w:rtl/>
              </w:rPr>
            </w:pPr>
          </w:p>
        </w:tc>
        <w:tc>
          <w:tcPr>
            <w:tcW w:w="350" w:type="dxa"/>
            <w:vAlign w:val="center"/>
          </w:tcPr>
          <w:p w14:paraId="7A206F2C" w14:textId="77777777" w:rsidR="00BD575D" w:rsidRDefault="00BD575D">
            <w:pPr>
              <w:jc w:val="center"/>
              <w:rPr>
                <w:rFonts w:ascii="Tahoma" w:hAnsi="Tahoma" w:cs="Tahoma"/>
                <w:sz w:val="12"/>
                <w:szCs w:val="12"/>
                <w:rtl/>
              </w:rPr>
            </w:pPr>
          </w:p>
        </w:tc>
        <w:tc>
          <w:tcPr>
            <w:tcW w:w="350" w:type="dxa"/>
            <w:vAlign w:val="center"/>
          </w:tcPr>
          <w:p w14:paraId="4955E305" w14:textId="77777777" w:rsidR="00BD575D" w:rsidRDefault="00BD575D">
            <w:pPr>
              <w:jc w:val="center"/>
              <w:rPr>
                <w:rFonts w:ascii="Tahoma" w:hAnsi="Tahoma" w:cs="Tahoma"/>
                <w:sz w:val="12"/>
                <w:szCs w:val="12"/>
                <w:rtl/>
              </w:rPr>
            </w:pPr>
          </w:p>
        </w:tc>
        <w:tc>
          <w:tcPr>
            <w:tcW w:w="350" w:type="dxa"/>
            <w:vAlign w:val="center"/>
          </w:tcPr>
          <w:p w14:paraId="7EF3105A" w14:textId="77777777" w:rsidR="00BD575D" w:rsidRDefault="00BD575D">
            <w:pPr>
              <w:jc w:val="center"/>
              <w:rPr>
                <w:rFonts w:ascii="Tahoma" w:hAnsi="Tahoma" w:cs="Tahoma"/>
                <w:sz w:val="12"/>
                <w:szCs w:val="12"/>
                <w:rtl/>
              </w:rPr>
            </w:pPr>
          </w:p>
        </w:tc>
        <w:tc>
          <w:tcPr>
            <w:tcW w:w="350" w:type="dxa"/>
            <w:vAlign w:val="center"/>
          </w:tcPr>
          <w:p w14:paraId="4DC74F38" w14:textId="77777777" w:rsidR="00BD575D" w:rsidRDefault="00BD575D">
            <w:pPr>
              <w:jc w:val="center"/>
              <w:rPr>
                <w:rFonts w:ascii="Tahoma" w:hAnsi="Tahoma" w:cs="Tahoma"/>
                <w:sz w:val="12"/>
                <w:szCs w:val="12"/>
                <w:rtl/>
              </w:rPr>
            </w:pPr>
          </w:p>
        </w:tc>
        <w:tc>
          <w:tcPr>
            <w:tcW w:w="350" w:type="dxa"/>
            <w:shd w:val="clear" w:color="auto" w:fill="ED7D31" w:themeFill="accent2"/>
            <w:vAlign w:val="center"/>
          </w:tcPr>
          <w:p w14:paraId="7237015D" w14:textId="77777777" w:rsidR="00BD575D" w:rsidRDefault="00BD575D">
            <w:pPr>
              <w:jc w:val="center"/>
              <w:rPr>
                <w:rFonts w:ascii="Tahoma" w:hAnsi="Tahoma" w:cs="Tahoma"/>
                <w:sz w:val="12"/>
                <w:szCs w:val="12"/>
                <w:rtl/>
              </w:rPr>
            </w:pPr>
          </w:p>
        </w:tc>
        <w:tc>
          <w:tcPr>
            <w:tcW w:w="350" w:type="dxa"/>
            <w:shd w:val="clear" w:color="auto" w:fill="92D050"/>
            <w:vAlign w:val="center"/>
          </w:tcPr>
          <w:p w14:paraId="433C4DD0"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7B81F64E" w14:textId="77777777" w:rsidR="00BD575D" w:rsidRDefault="00BD575D">
            <w:pPr>
              <w:jc w:val="center"/>
              <w:rPr>
                <w:rFonts w:ascii="Tahoma" w:hAnsi="Tahoma" w:cs="Tahoma"/>
                <w:sz w:val="12"/>
                <w:szCs w:val="12"/>
                <w:rtl/>
              </w:rPr>
            </w:pPr>
          </w:p>
        </w:tc>
        <w:tc>
          <w:tcPr>
            <w:tcW w:w="350" w:type="dxa"/>
            <w:vAlign w:val="center"/>
          </w:tcPr>
          <w:p w14:paraId="43D3150F" w14:textId="77777777" w:rsidR="00BD575D" w:rsidRDefault="00BD575D">
            <w:pPr>
              <w:jc w:val="center"/>
              <w:rPr>
                <w:rFonts w:ascii="Tahoma" w:hAnsi="Tahoma" w:cs="Tahoma"/>
                <w:sz w:val="12"/>
                <w:szCs w:val="12"/>
                <w:rtl/>
              </w:rPr>
            </w:pPr>
          </w:p>
        </w:tc>
        <w:tc>
          <w:tcPr>
            <w:tcW w:w="350" w:type="dxa"/>
            <w:vAlign w:val="center"/>
          </w:tcPr>
          <w:p w14:paraId="13DBAAB5" w14:textId="77777777" w:rsidR="00BD575D" w:rsidRDefault="00BD575D">
            <w:pPr>
              <w:jc w:val="center"/>
              <w:rPr>
                <w:rFonts w:ascii="Tahoma" w:hAnsi="Tahoma" w:cs="Tahoma"/>
                <w:sz w:val="12"/>
                <w:szCs w:val="12"/>
                <w:rtl/>
              </w:rPr>
            </w:pPr>
          </w:p>
        </w:tc>
        <w:tc>
          <w:tcPr>
            <w:tcW w:w="350" w:type="dxa"/>
            <w:vAlign w:val="center"/>
          </w:tcPr>
          <w:p w14:paraId="6D309574" w14:textId="77777777" w:rsidR="00BD575D" w:rsidRDefault="00BD575D">
            <w:pPr>
              <w:jc w:val="center"/>
              <w:rPr>
                <w:rFonts w:ascii="Tahoma" w:hAnsi="Tahoma" w:cs="Tahoma"/>
                <w:sz w:val="12"/>
                <w:szCs w:val="12"/>
                <w:rtl/>
              </w:rPr>
            </w:pPr>
          </w:p>
        </w:tc>
        <w:tc>
          <w:tcPr>
            <w:tcW w:w="350" w:type="dxa"/>
            <w:vAlign w:val="center"/>
          </w:tcPr>
          <w:p w14:paraId="7BE269B7" w14:textId="77777777" w:rsidR="00BD575D" w:rsidRDefault="00BD575D">
            <w:pPr>
              <w:jc w:val="center"/>
              <w:rPr>
                <w:rFonts w:ascii="Tahoma" w:hAnsi="Tahoma" w:cs="Tahoma"/>
                <w:sz w:val="12"/>
                <w:szCs w:val="12"/>
                <w:rtl/>
              </w:rPr>
            </w:pPr>
          </w:p>
        </w:tc>
        <w:tc>
          <w:tcPr>
            <w:tcW w:w="350" w:type="dxa"/>
            <w:vAlign w:val="center"/>
          </w:tcPr>
          <w:p w14:paraId="37FE84F2" w14:textId="77777777" w:rsidR="00BD575D" w:rsidRDefault="00BD575D">
            <w:pPr>
              <w:jc w:val="center"/>
              <w:rPr>
                <w:rFonts w:ascii="Tahoma" w:hAnsi="Tahoma" w:cs="Tahoma"/>
                <w:sz w:val="12"/>
                <w:szCs w:val="12"/>
                <w:rtl/>
              </w:rPr>
            </w:pPr>
          </w:p>
        </w:tc>
        <w:tc>
          <w:tcPr>
            <w:tcW w:w="350" w:type="dxa"/>
            <w:vAlign w:val="center"/>
          </w:tcPr>
          <w:p w14:paraId="3A3F0E4F" w14:textId="77777777" w:rsidR="00BD575D" w:rsidRDefault="00BD575D">
            <w:pPr>
              <w:jc w:val="center"/>
              <w:rPr>
                <w:rFonts w:ascii="Tahoma" w:hAnsi="Tahoma" w:cs="Tahoma"/>
                <w:sz w:val="12"/>
                <w:szCs w:val="12"/>
                <w:rtl/>
              </w:rPr>
            </w:pPr>
          </w:p>
        </w:tc>
        <w:tc>
          <w:tcPr>
            <w:tcW w:w="350" w:type="dxa"/>
            <w:vAlign w:val="center"/>
          </w:tcPr>
          <w:p w14:paraId="2014B0BD" w14:textId="77777777" w:rsidR="00BD575D" w:rsidRDefault="00BD575D">
            <w:pPr>
              <w:jc w:val="center"/>
              <w:rPr>
                <w:rFonts w:ascii="Tahoma" w:hAnsi="Tahoma" w:cs="Tahoma"/>
                <w:sz w:val="12"/>
                <w:szCs w:val="12"/>
                <w:rtl/>
              </w:rPr>
            </w:pPr>
          </w:p>
        </w:tc>
        <w:tc>
          <w:tcPr>
            <w:tcW w:w="305" w:type="dxa"/>
            <w:shd w:val="clear" w:color="auto" w:fill="FFC000"/>
            <w:vAlign w:val="center"/>
          </w:tcPr>
          <w:p w14:paraId="54CCF370" w14:textId="77777777" w:rsidR="00BD575D" w:rsidRDefault="00BD575D">
            <w:pPr>
              <w:jc w:val="center"/>
              <w:rPr>
                <w:rFonts w:ascii="Tahoma" w:hAnsi="Tahoma" w:cs="Tahoma"/>
                <w:sz w:val="12"/>
                <w:szCs w:val="12"/>
                <w:rtl/>
              </w:rPr>
            </w:pPr>
          </w:p>
        </w:tc>
        <w:tc>
          <w:tcPr>
            <w:tcW w:w="305" w:type="dxa"/>
            <w:shd w:val="clear" w:color="auto" w:fill="92D050"/>
            <w:vAlign w:val="center"/>
          </w:tcPr>
          <w:p w14:paraId="55A3F30B" w14:textId="77777777"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14:paraId="0DAFC14B" w14:textId="77777777" w:rsidR="00BD575D" w:rsidRDefault="00BD575D">
            <w:pPr>
              <w:jc w:val="center"/>
              <w:rPr>
                <w:rFonts w:ascii="Tahoma" w:hAnsi="Tahoma" w:cs="Tahoma"/>
                <w:sz w:val="12"/>
                <w:szCs w:val="12"/>
                <w:rtl/>
              </w:rPr>
            </w:pPr>
          </w:p>
        </w:tc>
        <w:tc>
          <w:tcPr>
            <w:tcW w:w="305" w:type="dxa"/>
            <w:vAlign w:val="center"/>
          </w:tcPr>
          <w:p w14:paraId="2A971AFC" w14:textId="77777777" w:rsidR="00BD575D" w:rsidRDefault="00BD575D">
            <w:pPr>
              <w:jc w:val="center"/>
              <w:rPr>
                <w:rFonts w:ascii="Tahoma" w:hAnsi="Tahoma" w:cs="Tahoma"/>
                <w:sz w:val="12"/>
                <w:szCs w:val="12"/>
                <w:rtl/>
              </w:rPr>
            </w:pPr>
          </w:p>
        </w:tc>
        <w:tc>
          <w:tcPr>
            <w:tcW w:w="305" w:type="dxa"/>
            <w:vAlign w:val="center"/>
          </w:tcPr>
          <w:p w14:paraId="01F30CFE" w14:textId="77777777" w:rsidR="00BD575D" w:rsidRDefault="00BD575D">
            <w:pPr>
              <w:jc w:val="center"/>
              <w:rPr>
                <w:rFonts w:ascii="Tahoma" w:hAnsi="Tahoma" w:cs="Tahoma"/>
                <w:sz w:val="12"/>
                <w:szCs w:val="12"/>
                <w:rtl/>
              </w:rPr>
            </w:pPr>
          </w:p>
        </w:tc>
        <w:tc>
          <w:tcPr>
            <w:tcW w:w="305" w:type="dxa"/>
            <w:vAlign w:val="center"/>
          </w:tcPr>
          <w:p w14:paraId="64461EC6" w14:textId="77777777" w:rsidR="00BD575D" w:rsidRDefault="00BD575D">
            <w:pPr>
              <w:jc w:val="center"/>
              <w:rPr>
                <w:rFonts w:ascii="Tahoma" w:hAnsi="Tahoma" w:cs="Tahoma"/>
                <w:sz w:val="12"/>
                <w:szCs w:val="12"/>
                <w:rtl/>
              </w:rPr>
            </w:pPr>
          </w:p>
        </w:tc>
        <w:tc>
          <w:tcPr>
            <w:tcW w:w="305" w:type="dxa"/>
            <w:vAlign w:val="center"/>
          </w:tcPr>
          <w:p w14:paraId="71177C1A"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2D00F10D" w14:textId="77777777" w:rsidR="00BD575D" w:rsidRDefault="00BD575D">
            <w:pPr>
              <w:jc w:val="center"/>
              <w:rPr>
                <w:rFonts w:ascii="Tahoma" w:hAnsi="Tahoma" w:cs="Tahoma"/>
                <w:sz w:val="12"/>
                <w:szCs w:val="12"/>
                <w:rtl/>
              </w:rPr>
            </w:pPr>
          </w:p>
        </w:tc>
        <w:tc>
          <w:tcPr>
            <w:tcW w:w="305" w:type="dxa"/>
            <w:shd w:val="clear" w:color="auto" w:fill="92D050"/>
            <w:vAlign w:val="center"/>
          </w:tcPr>
          <w:p w14:paraId="182C4017" w14:textId="77777777" w:rsidR="00BD575D" w:rsidRDefault="00BD575D">
            <w:pPr>
              <w:jc w:val="center"/>
              <w:rPr>
                <w:rFonts w:ascii="Tahoma" w:hAnsi="Tahoma" w:cs="Tahoma"/>
                <w:sz w:val="12"/>
                <w:szCs w:val="12"/>
                <w:rtl/>
              </w:rPr>
            </w:pPr>
          </w:p>
        </w:tc>
        <w:tc>
          <w:tcPr>
            <w:tcW w:w="305" w:type="dxa"/>
            <w:shd w:val="clear" w:color="auto" w:fill="92D050"/>
            <w:vAlign w:val="center"/>
          </w:tcPr>
          <w:p w14:paraId="74A366F4" w14:textId="77777777" w:rsidR="00BD575D" w:rsidRDefault="00BD575D">
            <w:pPr>
              <w:jc w:val="center"/>
              <w:rPr>
                <w:rFonts w:ascii="Tahoma" w:hAnsi="Tahoma" w:cs="Tahoma"/>
                <w:sz w:val="12"/>
                <w:szCs w:val="12"/>
                <w:rtl/>
              </w:rPr>
            </w:pPr>
          </w:p>
        </w:tc>
        <w:tc>
          <w:tcPr>
            <w:tcW w:w="350" w:type="dxa"/>
            <w:vAlign w:val="center"/>
          </w:tcPr>
          <w:p w14:paraId="3BB18C1D" w14:textId="77777777" w:rsidR="00BD575D" w:rsidRDefault="00F31DDB">
            <w:pPr>
              <w:jc w:val="center"/>
              <w:rPr>
                <w:rFonts w:ascii="Tahoma" w:hAnsi="Tahoma" w:cs="Tahoma"/>
                <w:sz w:val="12"/>
                <w:szCs w:val="12"/>
                <w:rtl/>
              </w:rPr>
            </w:pPr>
            <w:r>
              <w:rPr>
                <w:rFonts w:ascii="Tahoma" w:hAnsi="Tahoma" w:cs="Tahoma"/>
                <w:sz w:val="12"/>
                <w:szCs w:val="12"/>
                <w:rtl/>
              </w:rPr>
              <w:t>21</w:t>
            </w:r>
          </w:p>
        </w:tc>
      </w:tr>
      <w:tr w:rsidR="00BD575D" w14:paraId="20056F98" w14:textId="77777777">
        <w:trPr>
          <w:trHeight w:val="283"/>
        </w:trPr>
        <w:tc>
          <w:tcPr>
            <w:tcW w:w="351" w:type="dxa"/>
            <w:shd w:val="clear" w:color="auto" w:fill="92D050"/>
            <w:vAlign w:val="center"/>
          </w:tcPr>
          <w:p w14:paraId="60F733AC" w14:textId="77777777" w:rsidR="00BD575D" w:rsidRDefault="00BD575D">
            <w:pPr>
              <w:jc w:val="center"/>
              <w:rPr>
                <w:rFonts w:ascii="Tahoma" w:hAnsi="Tahoma" w:cs="Tahoma"/>
                <w:sz w:val="12"/>
                <w:szCs w:val="12"/>
                <w:rtl/>
              </w:rPr>
            </w:pPr>
          </w:p>
        </w:tc>
        <w:tc>
          <w:tcPr>
            <w:tcW w:w="351" w:type="dxa"/>
            <w:shd w:val="clear" w:color="auto" w:fill="92D050"/>
            <w:vAlign w:val="center"/>
          </w:tcPr>
          <w:p w14:paraId="06862D06" w14:textId="77777777"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14:paraId="6479E2FE" w14:textId="77777777" w:rsidR="00BD575D" w:rsidRDefault="00BD575D">
            <w:pPr>
              <w:jc w:val="center"/>
              <w:rPr>
                <w:rFonts w:ascii="Tahoma" w:hAnsi="Tahoma" w:cs="Tahoma"/>
                <w:sz w:val="12"/>
                <w:szCs w:val="12"/>
                <w:rtl/>
              </w:rPr>
            </w:pPr>
          </w:p>
        </w:tc>
        <w:tc>
          <w:tcPr>
            <w:tcW w:w="350" w:type="dxa"/>
            <w:vAlign w:val="center"/>
          </w:tcPr>
          <w:p w14:paraId="330623BC" w14:textId="77777777" w:rsidR="00BD575D" w:rsidRDefault="00BD575D">
            <w:pPr>
              <w:jc w:val="center"/>
              <w:rPr>
                <w:rFonts w:ascii="Tahoma" w:hAnsi="Tahoma" w:cs="Tahoma"/>
                <w:sz w:val="12"/>
                <w:szCs w:val="12"/>
                <w:rtl/>
              </w:rPr>
            </w:pPr>
          </w:p>
        </w:tc>
        <w:tc>
          <w:tcPr>
            <w:tcW w:w="350" w:type="dxa"/>
            <w:vAlign w:val="center"/>
          </w:tcPr>
          <w:p w14:paraId="0D95A7A3" w14:textId="77777777" w:rsidR="00BD575D" w:rsidRDefault="00BD575D">
            <w:pPr>
              <w:jc w:val="center"/>
              <w:rPr>
                <w:rFonts w:ascii="Tahoma" w:hAnsi="Tahoma" w:cs="Tahoma"/>
                <w:sz w:val="12"/>
                <w:szCs w:val="12"/>
                <w:rtl/>
              </w:rPr>
            </w:pPr>
          </w:p>
        </w:tc>
        <w:tc>
          <w:tcPr>
            <w:tcW w:w="350" w:type="dxa"/>
            <w:vAlign w:val="center"/>
          </w:tcPr>
          <w:p w14:paraId="414CBE81" w14:textId="77777777" w:rsidR="00BD575D" w:rsidRDefault="00BD575D">
            <w:pPr>
              <w:jc w:val="center"/>
              <w:rPr>
                <w:rFonts w:ascii="Tahoma" w:hAnsi="Tahoma" w:cs="Tahoma"/>
                <w:sz w:val="12"/>
                <w:szCs w:val="12"/>
                <w:rtl/>
              </w:rPr>
            </w:pPr>
          </w:p>
        </w:tc>
        <w:tc>
          <w:tcPr>
            <w:tcW w:w="350" w:type="dxa"/>
            <w:vAlign w:val="center"/>
          </w:tcPr>
          <w:p w14:paraId="38352DBC" w14:textId="77777777" w:rsidR="00BD575D" w:rsidRDefault="00BD575D">
            <w:pPr>
              <w:jc w:val="center"/>
              <w:rPr>
                <w:rFonts w:ascii="Tahoma" w:hAnsi="Tahoma" w:cs="Tahoma"/>
                <w:sz w:val="12"/>
                <w:szCs w:val="12"/>
                <w:rtl/>
              </w:rPr>
            </w:pPr>
          </w:p>
        </w:tc>
        <w:tc>
          <w:tcPr>
            <w:tcW w:w="350" w:type="dxa"/>
            <w:shd w:val="clear" w:color="auto" w:fill="FFC000"/>
            <w:vAlign w:val="center"/>
          </w:tcPr>
          <w:p w14:paraId="6B285B16" w14:textId="77777777" w:rsidR="00BD575D" w:rsidRDefault="00BD575D">
            <w:pPr>
              <w:jc w:val="center"/>
              <w:rPr>
                <w:rFonts w:ascii="Tahoma" w:hAnsi="Tahoma" w:cs="Tahoma"/>
                <w:sz w:val="12"/>
                <w:szCs w:val="12"/>
                <w:rtl/>
              </w:rPr>
            </w:pPr>
          </w:p>
        </w:tc>
        <w:tc>
          <w:tcPr>
            <w:tcW w:w="350" w:type="dxa"/>
            <w:shd w:val="clear" w:color="auto" w:fill="92D050"/>
            <w:vAlign w:val="center"/>
          </w:tcPr>
          <w:p w14:paraId="063B5A60"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2E06C043" w14:textId="77777777" w:rsidR="00BD575D" w:rsidRDefault="00BD575D">
            <w:pPr>
              <w:jc w:val="center"/>
              <w:rPr>
                <w:rFonts w:ascii="Tahoma" w:hAnsi="Tahoma" w:cs="Tahoma"/>
                <w:sz w:val="12"/>
                <w:szCs w:val="12"/>
                <w:rtl/>
              </w:rPr>
            </w:pPr>
          </w:p>
        </w:tc>
        <w:tc>
          <w:tcPr>
            <w:tcW w:w="350" w:type="dxa"/>
            <w:vAlign w:val="center"/>
          </w:tcPr>
          <w:p w14:paraId="540A8455" w14:textId="77777777" w:rsidR="00BD575D" w:rsidRDefault="00BD575D">
            <w:pPr>
              <w:jc w:val="center"/>
              <w:rPr>
                <w:rFonts w:ascii="Tahoma" w:hAnsi="Tahoma" w:cs="Tahoma"/>
                <w:sz w:val="12"/>
                <w:szCs w:val="12"/>
                <w:rtl/>
              </w:rPr>
            </w:pPr>
          </w:p>
        </w:tc>
        <w:tc>
          <w:tcPr>
            <w:tcW w:w="350" w:type="dxa"/>
            <w:vAlign w:val="center"/>
          </w:tcPr>
          <w:p w14:paraId="3283A159" w14:textId="77777777" w:rsidR="00BD575D" w:rsidRDefault="00BD575D">
            <w:pPr>
              <w:jc w:val="center"/>
              <w:rPr>
                <w:rFonts w:ascii="Tahoma" w:hAnsi="Tahoma" w:cs="Tahoma"/>
                <w:sz w:val="12"/>
                <w:szCs w:val="12"/>
                <w:rtl/>
              </w:rPr>
            </w:pPr>
          </w:p>
        </w:tc>
        <w:tc>
          <w:tcPr>
            <w:tcW w:w="350" w:type="dxa"/>
            <w:vAlign w:val="center"/>
          </w:tcPr>
          <w:p w14:paraId="7ED19F75" w14:textId="77777777" w:rsidR="00BD575D" w:rsidRDefault="00BD575D">
            <w:pPr>
              <w:jc w:val="center"/>
              <w:rPr>
                <w:rFonts w:ascii="Tahoma" w:hAnsi="Tahoma" w:cs="Tahoma"/>
                <w:sz w:val="12"/>
                <w:szCs w:val="12"/>
                <w:rtl/>
              </w:rPr>
            </w:pPr>
          </w:p>
        </w:tc>
        <w:tc>
          <w:tcPr>
            <w:tcW w:w="350" w:type="dxa"/>
            <w:vAlign w:val="center"/>
          </w:tcPr>
          <w:p w14:paraId="4ADF3A53" w14:textId="77777777" w:rsidR="00BD575D" w:rsidRDefault="00BD575D">
            <w:pPr>
              <w:jc w:val="center"/>
              <w:rPr>
                <w:rFonts w:ascii="Tahoma" w:hAnsi="Tahoma" w:cs="Tahoma"/>
                <w:sz w:val="12"/>
                <w:szCs w:val="12"/>
                <w:rtl/>
              </w:rPr>
            </w:pPr>
          </w:p>
        </w:tc>
        <w:tc>
          <w:tcPr>
            <w:tcW w:w="350" w:type="dxa"/>
            <w:vAlign w:val="center"/>
          </w:tcPr>
          <w:p w14:paraId="70CD4E80" w14:textId="77777777" w:rsidR="00BD575D" w:rsidRDefault="00BD575D">
            <w:pPr>
              <w:jc w:val="center"/>
              <w:rPr>
                <w:rFonts w:ascii="Tahoma" w:hAnsi="Tahoma" w:cs="Tahoma"/>
                <w:sz w:val="12"/>
                <w:szCs w:val="12"/>
                <w:rtl/>
              </w:rPr>
            </w:pPr>
          </w:p>
        </w:tc>
        <w:tc>
          <w:tcPr>
            <w:tcW w:w="350" w:type="dxa"/>
            <w:vAlign w:val="center"/>
          </w:tcPr>
          <w:p w14:paraId="0F49883A" w14:textId="77777777" w:rsidR="00BD575D" w:rsidRDefault="00BD575D">
            <w:pPr>
              <w:jc w:val="center"/>
              <w:rPr>
                <w:rFonts w:ascii="Tahoma" w:hAnsi="Tahoma" w:cs="Tahoma"/>
                <w:sz w:val="12"/>
                <w:szCs w:val="12"/>
                <w:rtl/>
              </w:rPr>
            </w:pPr>
          </w:p>
        </w:tc>
        <w:tc>
          <w:tcPr>
            <w:tcW w:w="350" w:type="dxa"/>
            <w:vAlign w:val="center"/>
          </w:tcPr>
          <w:p w14:paraId="12FBD923" w14:textId="77777777" w:rsidR="00BD575D" w:rsidRDefault="00BD575D">
            <w:pPr>
              <w:jc w:val="center"/>
              <w:rPr>
                <w:rFonts w:ascii="Tahoma" w:hAnsi="Tahoma" w:cs="Tahoma"/>
                <w:sz w:val="12"/>
                <w:szCs w:val="12"/>
                <w:rtl/>
              </w:rPr>
            </w:pPr>
          </w:p>
        </w:tc>
        <w:tc>
          <w:tcPr>
            <w:tcW w:w="305" w:type="dxa"/>
            <w:shd w:val="clear" w:color="auto" w:fill="FFC000"/>
            <w:vAlign w:val="center"/>
          </w:tcPr>
          <w:p w14:paraId="62C5D2CD" w14:textId="77777777" w:rsidR="00BD575D" w:rsidRDefault="00BD575D">
            <w:pPr>
              <w:jc w:val="center"/>
              <w:rPr>
                <w:rFonts w:ascii="Tahoma" w:hAnsi="Tahoma" w:cs="Tahoma"/>
                <w:sz w:val="12"/>
                <w:szCs w:val="12"/>
                <w:rtl/>
              </w:rPr>
            </w:pPr>
          </w:p>
        </w:tc>
        <w:tc>
          <w:tcPr>
            <w:tcW w:w="305" w:type="dxa"/>
            <w:shd w:val="clear" w:color="auto" w:fill="92D050"/>
            <w:vAlign w:val="center"/>
          </w:tcPr>
          <w:p w14:paraId="5A35006D" w14:textId="77777777"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14:paraId="3E5E3C66" w14:textId="77777777" w:rsidR="00BD575D" w:rsidRDefault="00BD575D">
            <w:pPr>
              <w:jc w:val="center"/>
              <w:rPr>
                <w:rFonts w:ascii="Tahoma" w:hAnsi="Tahoma" w:cs="Tahoma"/>
                <w:sz w:val="12"/>
                <w:szCs w:val="12"/>
                <w:rtl/>
              </w:rPr>
            </w:pPr>
          </w:p>
        </w:tc>
        <w:tc>
          <w:tcPr>
            <w:tcW w:w="305" w:type="dxa"/>
            <w:vAlign w:val="center"/>
          </w:tcPr>
          <w:p w14:paraId="403FF6FC" w14:textId="77777777" w:rsidR="00BD575D" w:rsidRDefault="00BD575D">
            <w:pPr>
              <w:jc w:val="center"/>
              <w:rPr>
                <w:rFonts w:ascii="Tahoma" w:hAnsi="Tahoma" w:cs="Tahoma"/>
                <w:sz w:val="12"/>
                <w:szCs w:val="12"/>
                <w:rtl/>
              </w:rPr>
            </w:pPr>
          </w:p>
        </w:tc>
        <w:tc>
          <w:tcPr>
            <w:tcW w:w="305" w:type="dxa"/>
            <w:vAlign w:val="center"/>
          </w:tcPr>
          <w:p w14:paraId="70F30AE5" w14:textId="77777777" w:rsidR="00BD575D" w:rsidRDefault="00BD575D">
            <w:pPr>
              <w:jc w:val="center"/>
              <w:rPr>
                <w:rFonts w:ascii="Tahoma" w:hAnsi="Tahoma" w:cs="Tahoma"/>
                <w:sz w:val="12"/>
                <w:szCs w:val="12"/>
                <w:rtl/>
              </w:rPr>
            </w:pPr>
          </w:p>
        </w:tc>
        <w:tc>
          <w:tcPr>
            <w:tcW w:w="305" w:type="dxa"/>
            <w:vAlign w:val="center"/>
          </w:tcPr>
          <w:p w14:paraId="36F5DBDE" w14:textId="77777777" w:rsidR="00BD575D" w:rsidRDefault="00BD575D">
            <w:pPr>
              <w:jc w:val="center"/>
              <w:rPr>
                <w:rFonts w:ascii="Tahoma" w:hAnsi="Tahoma" w:cs="Tahoma"/>
                <w:sz w:val="12"/>
                <w:szCs w:val="12"/>
                <w:rtl/>
              </w:rPr>
            </w:pPr>
          </w:p>
        </w:tc>
        <w:tc>
          <w:tcPr>
            <w:tcW w:w="305" w:type="dxa"/>
            <w:vAlign w:val="center"/>
          </w:tcPr>
          <w:p w14:paraId="1100A40D"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60A23660" w14:textId="77777777" w:rsidR="00BD575D" w:rsidRDefault="00BD575D">
            <w:pPr>
              <w:jc w:val="center"/>
              <w:rPr>
                <w:rFonts w:ascii="Tahoma" w:hAnsi="Tahoma" w:cs="Tahoma"/>
                <w:sz w:val="12"/>
                <w:szCs w:val="12"/>
                <w:rtl/>
              </w:rPr>
            </w:pPr>
          </w:p>
        </w:tc>
        <w:tc>
          <w:tcPr>
            <w:tcW w:w="305" w:type="dxa"/>
            <w:shd w:val="clear" w:color="auto" w:fill="92D050"/>
            <w:vAlign w:val="center"/>
          </w:tcPr>
          <w:p w14:paraId="4A0CEECB" w14:textId="77777777" w:rsidR="00BD575D" w:rsidRDefault="00BD575D">
            <w:pPr>
              <w:jc w:val="center"/>
              <w:rPr>
                <w:rFonts w:ascii="Tahoma" w:hAnsi="Tahoma" w:cs="Tahoma"/>
                <w:sz w:val="12"/>
                <w:szCs w:val="12"/>
                <w:rtl/>
              </w:rPr>
            </w:pPr>
          </w:p>
        </w:tc>
        <w:tc>
          <w:tcPr>
            <w:tcW w:w="305" w:type="dxa"/>
            <w:shd w:val="clear" w:color="auto" w:fill="92D050"/>
            <w:vAlign w:val="center"/>
          </w:tcPr>
          <w:p w14:paraId="6D31CD7E" w14:textId="77777777" w:rsidR="00BD575D" w:rsidRDefault="00BD575D">
            <w:pPr>
              <w:jc w:val="center"/>
              <w:rPr>
                <w:rFonts w:ascii="Tahoma" w:hAnsi="Tahoma" w:cs="Tahoma"/>
                <w:sz w:val="12"/>
                <w:szCs w:val="12"/>
                <w:rtl/>
              </w:rPr>
            </w:pPr>
          </w:p>
        </w:tc>
        <w:tc>
          <w:tcPr>
            <w:tcW w:w="350" w:type="dxa"/>
            <w:vAlign w:val="center"/>
          </w:tcPr>
          <w:p w14:paraId="2AA53C42" w14:textId="77777777" w:rsidR="00BD575D" w:rsidRDefault="00F31DDB">
            <w:pPr>
              <w:jc w:val="center"/>
              <w:rPr>
                <w:rFonts w:ascii="Tahoma" w:hAnsi="Tahoma" w:cs="Tahoma"/>
                <w:sz w:val="12"/>
                <w:szCs w:val="12"/>
                <w:rtl/>
              </w:rPr>
            </w:pPr>
            <w:r>
              <w:rPr>
                <w:rFonts w:ascii="Tahoma" w:hAnsi="Tahoma" w:cs="Tahoma"/>
                <w:sz w:val="12"/>
                <w:szCs w:val="12"/>
                <w:rtl/>
              </w:rPr>
              <w:t>13</w:t>
            </w:r>
          </w:p>
        </w:tc>
      </w:tr>
      <w:tr w:rsidR="00BD575D" w14:paraId="4915A825" w14:textId="77777777">
        <w:trPr>
          <w:trHeight w:val="283"/>
        </w:trPr>
        <w:tc>
          <w:tcPr>
            <w:tcW w:w="351" w:type="dxa"/>
            <w:shd w:val="clear" w:color="auto" w:fill="92D050"/>
            <w:vAlign w:val="center"/>
          </w:tcPr>
          <w:p w14:paraId="0B96D5DD" w14:textId="77777777" w:rsidR="00BD575D" w:rsidRDefault="00BD575D">
            <w:pPr>
              <w:jc w:val="center"/>
              <w:rPr>
                <w:rFonts w:ascii="Tahoma" w:hAnsi="Tahoma" w:cs="Tahoma"/>
                <w:sz w:val="12"/>
                <w:szCs w:val="12"/>
                <w:rtl/>
              </w:rPr>
            </w:pPr>
          </w:p>
        </w:tc>
        <w:tc>
          <w:tcPr>
            <w:tcW w:w="351" w:type="dxa"/>
            <w:shd w:val="clear" w:color="auto" w:fill="92D050"/>
            <w:vAlign w:val="center"/>
          </w:tcPr>
          <w:p w14:paraId="3497493E" w14:textId="77777777"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14:paraId="2AE18DB7" w14:textId="77777777" w:rsidR="00BD575D" w:rsidRDefault="00BD575D">
            <w:pPr>
              <w:jc w:val="center"/>
              <w:rPr>
                <w:rFonts w:ascii="Tahoma" w:hAnsi="Tahoma" w:cs="Tahoma"/>
                <w:sz w:val="12"/>
                <w:szCs w:val="12"/>
                <w:rtl/>
              </w:rPr>
            </w:pPr>
          </w:p>
        </w:tc>
        <w:tc>
          <w:tcPr>
            <w:tcW w:w="350" w:type="dxa"/>
            <w:vAlign w:val="center"/>
          </w:tcPr>
          <w:p w14:paraId="2A06762E" w14:textId="77777777" w:rsidR="00BD575D" w:rsidRDefault="00BD575D">
            <w:pPr>
              <w:jc w:val="center"/>
              <w:rPr>
                <w:rFonts w:ascii="Tahoma" w:hAnsi="Tahoma" w:cs="Tahoma"/>
                <w:sz w:val="12"/>
                <w:szCs w:val="12"/>
                <w:rtl/>
              </w:rPr>
            </w:pPr>
          </w:p>
        </w:tc>
        <w:tc>
          <w:tcPr>
            <w:tcW w:w="350" w:type="dxa"/>
            <w:vAlign w:val="center"/>
          </w:tcPr>
          <w:p w14:paraId="54F08E3D" w14:textId="77777777" w:rsidR="00BD575D" w:rsidRDefault="00BD575D">
            <w:pPr>
              <w:jc w:val="center"/>
              <w:rPr>
                <w:rFonts w:ascii="Tahoma" w:hAnsi="Tahoma" w:cs="Tahoma"/>
                <w:sz w:val="12"/>
                <w:szCs w:val="12"/>
                <w:rtl/>
              </w:rPr>
            </w:pPr>
          </w:p>
        </w:tc>
        <w:tc>
          <w:tcPr>
            <w:tcW w:w="350" w:type="dxa"/>
            <w:vAlign w:val="center"/>
          </w:tcPr>
          <w:p w14:paraId="2B8D9799" w14:textId="77777777" w:rsidR="00BD575D" w:rsidRDefault="00BD575D">
            <w:pPr>
              <w:jc w:val="center"/>
              <w:rPr>
                <w:rFonts w:ascii="Tahoma" w:hAnsi="Tahoma" w:cs="Tahoma"/>
                <w:sz w:val="12"/>
                <w:szCs w:val="12"/>
                <w:rtl/>
              </w:rPr>
            </w:pPr>
          </w:p>
        </w:tc>
        <w:tc>
          <w:tcPr>
            <w:tcW w:w="350" w:type="dxa"/>
            <w:vAlign w:val="center"/>
          </w:tcPr>
          <w:p w14:paraId="71FD8F76" w14:textId="77777777" w:rsidR="00BD575D" w:rsidRDefault="00BD575D">
            <w:pPr>
              <w:jc w:val="center"/>
              <w:rPr>
                <w:rFonts w:ascii="Tahoma" w:hAnsi="Tahoma" w:cs="Tahoma"/>
                <w:sz w:val="12"/>
                <w:szCs w:val="12"/>
                <w:rtl/>
              </w:rPr>
            </w:pPr>
          </w:p>
        </w:tc>
        <w:tc>
          <w:tcPr>
            <w:tcW w:w="350" w:type="dxa"/>
            <w:shd w:val="clear" w:color="auto" w:fill="FFC000"/>
            <w:vAlign w:val="center"/>
          </w:tcPr>
          <w:p w14:paraId="27759BA1" w14:textId="77777777" w:rsidR="00BD575D" w:rsidRDefault="00BD575D">
            <w:pPr>
              <w:jc w:val="center"/>
              <w:rPr>
                <w:rFonts w:ascii="Tahoma" w:hAnsi="Tahoma" w:cs="Tahoma"/>
                <w:sz w:val="12"/>
                <w:szCs w:val="12"/>
                <w:rtl/>
              </w:rPr>
            </w:pPr>
          </w:p>
        </w:tc>
        <w:tc>
          <w:tcPr>
            <w:tcW w:w="350" w:type="dxa"/>
            <w:shd w:val="clear" w:color="auto" w:fill="92D050"/>
            <w:vAlign w:val="center"/>
          </w:tcPr>
          <w:p w14:paraId="65E02968"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63A16447" w14:textId="77777777" w:rsidR="00BD575D" w:rsidRDefault="00BD575D">
            <w:pPr>
              <w:jc w:val="center"/>
              <w:rPr>
                <w:rFonts w:ascii="Tahoma" w:hAnsi="Tahoma" w:cs="Tahoma"/>
                <w:sz w:val="12"/>
                <w:szCs w:val="12"/>
                <w:rtl/>
              </w:rPr>
            </w:pPr>
          </w:p>
        </w:tc>
        <w:tc>
          <w:tcPr>
            <w:tcW w:w="350" w:type="dxa"/>
            <w:vAlign w:val="center"/>
          </w:tcPr>
          <w:p w14:paraId="4190EE68" w14:textId="77777777" w:rsidR="00BD575D" w:rsidRDefault="00BD575D">
            <w:pPr>
              <w:jc w:val="center"/>
              <w:rPr>
                <w:rFonts w:ascii="Tahoma" w:hAnsi="Tahoma" w:cs="Tahoma"/>
                <w:sz w:val="12"/>
                <w:szCs w:val="12"/>
                <w:rtl/>
              </w:rPr>
            </w:pPr>
          </w:p>
        </w:tc>
        <w:tc>
          <w:tcPr>
            <w:tcW w:w="350" w:type="dxa"/>
            <w:vAlign w:val="center"/>
          </w:tcPr>
          <w:p w14:paraId="7016D3DC" w14:textId="77777777" w:rsidR="00BD575D" w:rsidRDefault="00BD575D">
            <w:pPr>
              <w:jc w:val="center"/>
              <w:rPr>
                <w:rFonts w:ascii="Tahoma" w:hAnsi="Tahoma" w:cs="Tahoma"/>
                <w:sz w:val="12"/>
                <w:szCs w:val="12"/>
                <w:rtl/>
              </w:rPr>
            </w:pPr>
          </w:p>
        </w:tc>
        <w:tc>
          <w:tcPr>
            <w:tcW w:w="350" w:type="dxa"/>
            <w:vAlign w:val="center"/>
          </w:tcPr>
          <w:p w14:paraId="36CA9516" w14:textId="77777777" w:rsidR="00BD575D" w:rsidRDefault="00BD575D">
            <w:pPr>
              <w:jc w:val="center"/>
              <w:rPr>
                <w:rFonts w:ascii="Tahoma" w:hAnsi="Tahoma" w:cs="Tahoma"/>
                <w:sz w:val="12"/>
                <w:szCs w:val="12"/>
                <w:rtl/>
              </w:rPr>
            </w:pPr>
          </w:p>
        </w:tc>
        <w:tc>
          <w:tcPr>
            <w:tcW w:w="350" w:type="dxa"/>
            <w:vAlign w:val="center"/>
          </w:tcPr>
          <w:p w14:paraId="14C631B4" w14:textId="77777777" w:rsidR="00BD575D" w:rsidRDefault="00BD575D">
            <w:pPr>
              <w:jc w:val="center"/>
              <w:rPr>
                <w:rFonts w:ascii="Tahoma" w:hAnsi="Tahoma" w:cs="Tahoma"/>
                <w:sz w:val="12"/>
                <w:szCs w:val="12"/>
                <w:rtl/>
              </w:rPr>
            </w:pPr>
          </w:p>
        </w:tc>
        <w:tc>
          <w:tcPr>
            <w:tcW w:w="350" w:type="dxa"/>
            <w:vAlign w:val="center"/>
          </w:tcPr>
          <w:p w14:paraId="126D8F86" w14:textId="77777777" w:rsidR="00BD575D" w:rsidRDefault="00BD575D">
            <w:pPr>
              <w:jc w:val="center"/>
              <w:rPr>
                <w:rFonts w:ascii="Tahoma" w:hAnsi="Tahoma" w:cs="Tahoma"/>
                <w:sz w:val="12"/>
                <w:szCs w:val="12"/>
                <w:rtl/>
              </w:rPr>
            </w:pPr>
          </w:p>
        </w:tc>
        <w:tc>
          <w:tcPr>
            <w:tcW w:w="350" w:type="dxa"/>
            <w:vAlign w:val="center"/>
          </w:tcPr>
          <w:p w14:paraId="1027C5F3" w14:textId="77777777" w:rsidR="00BD575D" w:rsidRDefault="00BD575D">
            <w:pPr>
              <w:jc w:val="center"/>
              <w:rPr>
                <w:rFonts w:ascii="Tahoma" w:hAnsi="Tahoma" w:cs="Tahoma"/>
                <w:sz w:val="12"/>
                <w:szCs w:val="12"/>
                <w:rtl/>
              </w:rPr>
            </w:pPr>
          </w:p>
        </w:tc>
        <w:tc>
          <w:tcPr>
            <w:tcW w:w="350" w:type="dxa"/>
            <w:vAlign w:val="center"/>
          </w:tcPr>
          <w:p w14:paraId="60E1AC94" w14:textId="77777777" w:rsidR="00BD575D" w:rsidRDefault="00BD575D">
            <w:pPr>
              <w:jc w:val="center"/>
              <w:rPr>
                <w:rFonts w:ascii="Tahoma" w:hAnsi="Tahoma" w:cs="Tahoma"/>
                <w:sz w:val="12"/>
                <w:szCs w:val="12"/>
                <w:rtl/>
              </w:rPr>
            </w:pPr>
          </w:p>
        </w:tc>
        <w:tc>
          <w:tcPr>
            <w:tcW w:w="305" w:type="dxa"/>
            <w:shd w:val="clear" w:color="auto" w:fill="FFC000"/>
            <w:vAlign w:val="center"/>
          </w:tcPr>
          <w:p w14:paraId="4CA69789" w14:textId="77777777" w:rsidR="00BD575D" w:rsidRDefault="00BD575D">
            <w:pPr>
              <w:jc w:val="center"/>
              <w:rPr>
                <w:rFonts w:ascii="Tahoma" w:hAnsi="Tahoma" w:cs="Tahoma"/>
                <w:sz w:val="12"/>
                <w:szCs w:val="12"/>
                <w:rtl/>
              </w:rPr>
            </w:pPr>
          </w:p>
        </w:tc>
        <w:tc>
          <w:tcPr>
            <w:tcW w:w="305" w:type="dxa"/>
            <w:shd w:val="clear" w:color="auto" w:fill="92D050"/>
            <w:vAlign w:val="center"/>
          </w:tcPr>
          <w:p w14:paraId="2E104095" w14:textId="77777777"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14:paraId="408A577D" w14:textId="77777777" w:rsidR="00BD575D" w:rsidRDefault="00BD575D">
            <w:pPr>
              <w:jc w:val="center"/>
              <w:rPr>
                <w:rFonts w:ascii="Tahoma" w:hAnsi="Tahoma" w:cs="Tahoma"/>
                <w:sz w:val="12"/>
                <w:szCs w:val="12"/>
                <w:rtl/>
              </w:rPr>
            </w:pPr>
          </w:p>
        </w:tc>
        <w:tc>
          <w:tcPr>
            <w:tcW w:w="305" w:type="dxa"/>
            <w:vAlign w:val="center"/>
          </w:tcPr>
          <w:p w14:paraId="164B3B91" w14:textId="77777777" w:rsidR="00BD575D" w:rsidRDefault="00BD575D">
            <w:pPr>
              <w:jc w:val="center"/>
              <w:rPr>
                <w:rFonts w:ascii="Tahoma" w:hAnsi="Tahoma" w:cs="Tahoma"/>
                <w:sz w:val="12"/>
                <w:szCs w:val="12"/>
                <w:rtl/>
              </w:rPr>
            </w:pPr>
          </w:p>
        </w:tc>
        <w:tc>
          <w:tcPr>
            <w:tcW w:w="305" w:type="dxa"/>
            <w:vAlign w:val="center"/>
          </w:tcPr>
          <w:p w14:paraId="5F38E564" w14:textId="77777777" w:rsidR="00BD575D" w:rsidRDefault="00BD575D">
            <w:pPr>
              <w:jc w:val="center"/>
              <w:rPr>
                <w:rFonts w:ascii="Tahoma" w:hAnsi="Tahoma" w:cs="Tahoma"/>
                <w:sz w:val="12"/>
                <w:szCs w:val="12"/>
                <w:rtl/>
              </w:rPr>
            </w:pPr>
          </w:p>
        </w:tc>
        <w:tc>
          <w:tcPr>
            <w:tcW w:w="305" w:type="dxa"/>
            <w:vAlign w:val="center"/>
          </w:tcPr>
          <w:p w14:paraId="24C5249E" w14:textId="77777777" w:rsidR="00BD575D" w:rsidRDefault="00BD575D">
            <w:pPr>
              <w:jc w:val="center"/>
              <w:rPr>
                <w:rFonts w:ascii="Tahoma" w:hAnsi="Tahoma" w:cs="Tahoma"/>
                <w:sz w:val="12"/>
                <w:szCs w:val="12"/>
                <w:rtl/>
              </w:rPr>
            </w:pPr>
          </w:p>
        </w:tc>
        <w:tc>
          <w:tcPr>
            <w:tcW w:w="305" w:type="dxa"/>
            <w:vAlign w:val="center"/>
          </w:tcPr>
          <w:p w14:paraId="3A1A7B78"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24FF7BAB" w14:textId="77777777" w:rsidR="00BD575D" w:rsidRDefault="00BD575D">
            <w:pPr>
              <w:jc w:val="center"/>
              <w:rPr>
                <w:rFonts w:ascii="Tahoma" w:hAnsi="Tahoma" w:cs="Tahoma"/>
                <w:sz w:val="12"/>
                <w:szCs w:val="12"/>
                <w:rtl/>
              </w:rPr>
            </w:pPr>
          </w:p>
        </w:tc>
        <w:tc>
          <w:tcPr>
            <w:tcW w:w="305" w:type="dxa"/>
            <w:shd w:val="clear" w:color="auto" w:fill="92D050"/>
            <w:vAlign w:val="center"/>
          </w:tcPr>
          <w:p w14:paraId="78381720" w14:textId="77777777" w:rsidR="00BD575D" w:rsidRDefault="00BD575D">
            <w:pPr>
              <w:jc w:val="center"/>
              <w:rPr>
                <w:rFonts w:ascii="Tahoma" w:hAnsi="Tahoma" w:cs="Tahoma"/>
                <w:sz w:val="12"/>
                <w:szCs w:val="12"/>
                <w:rtl/>
              </w:rPr>
            </w:pPr>
          </w:p>
        </w:tc>
        <w:tc>
          <w:tcPr>
            <w:tcW w:w="305" w:type="dxa"/>
            <w:shd w:val="clear" w:color="auto" w:fill="92D050"/>
            <w:vAlign w:val="center"/>
          </w:tcPr>
          <w:p w14:paraId="1ADC15D2" w14:textId="77777777" w:rsidR="00BD575D" w:rsidRDefault="00BD575D">
            <w:pPr>
              <w:jc w:val="center"/>
              <w:rPr>
                <w:rFonts w:ascii="Tahoma" w:hAnsi="Tahoma" w:cs="Tahoma"/>
                <w:sz w:val="12"/>
                <w:szCs w:val="12"/>
                <w:rtl/>
              </w:rPr>
            </w:pPr>
          </w:p>
        </w:tc>
        <w:tc>
          <w:tcPr>
            <w:tcW w:w="350" w:type="dxa"/>
            <w:vAlign w:val="center"/>
          </w:tcPr>
          <w:p w14:paraId="083DE20C" w14:textId="77777777" w:rsidR="00BD575D" w:rsidRDefault="00F31DDB">
            <w:pPr>
              <w:jc w:val="center"/>
              <w:rPr>
                <w:rFonts w:ascii="Tahoma" w:hAnsi="Tahoma" w:cs="Tahoma"/>
                <w:sz w:val="12"/>
                <w:szCs w:val="12"/>
                <w:rtl/>
              </w:rPr>
            </w:pPr>
            <w:r>
              <w:rPr>
                <w:rFonts w:ascii="Tahoma" w:hAnsi="Tahoma" w:cs="Tahoma"/>
                <w:sz w:val="12"/>
                <w:szCs w:val="12"/>
                <w:rtl/>
              </w:rPr>
              <w:t>14</w:t>
            </w:r>
          </w:p>
        </w:tc>
      </w:tr>
      <w:tr w:rsidR="00BD575D" w14:paraId="606662C9" w14:textId="77777777">
        <w:trPr>
          <w:trHeight w:val="283"/>
        </w:trPr>
        <w:tc>
          <w:tcPr>
            <w:tcW w:w="351" w:type="dxa"/>
            <w:shd w:val="clear" w:color="auto" w:fill="92D050"/>
            <w:vAlign w:val="center"/>
          </w:tcPr>
          <w:p w14:paraId="5EE07FB6" w14:textId="77777777" w:rsidR="00BD575D" w:rsidRDefault="00BD575D">
            <w:pPr>
              <w:jc w:val="center"/>
              <w:rPr>
                <w:rFonts w:ascii="Tahoma" w:hAnsi="Tahoma" w:cs="Tahoma"/>
                <w:sz w:val="12"/>
                <w:szCs w:val="12"/>
                <w:rtl/>
              </w:rPr>
            </w:pPr>
          </w:p>
        </w:tc>
        <w:tc>
          <w:tcPr>
            <w:tcW w:w="351" w:type="dxa"/>
            <w:shd w:val="clear" w:color="auto" w:fill="92D050"/>
            <w:vAlign w:val="center"/>
          </w:tcPr>
          <w:p w14:paraId="65905503" w14:textId="77777777"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14:paraId="6D1A4381" w14:textId="77777777" w:rsidR="00BD575D" w:rsidRDefault="00BD575D">
            <w:pPr>
              <w:jc w:val="center"/>
              <w:rPr>
                <w:rFonts w:ascii="Tahoma" w:hAnsi="Tahoma" w:cs="Tahoma"/>
                <w:sz w:val="12"/>
                <w:szCs w:val="12"/>
                <w:rtl/>
              </w:rPr>
            </w:pPr>
          </w:p>
        </w:tc>
        <w:tc>
          <w:tcPr>
            <w:tcW w:w="350" w:type="dxa"/>
            <w:vAlign w:val="center"/>
          </w:tcPr>
          <w:p w14:paraId="239CAFE4" w14:textId="77777777" w:rsidR="00BD575D" w:rsidRDefault="00BD575D">
            <w:pPr>
              <w:jc w:val="center"/>
              <w:rPr>
                <w:rFonts w:ascii="Tahoma" w:hAnsi="Tahoma" w:cs="Tahoma"/>
                <w:sz w:val="12"/>
                <w:szCs w:val="12"/>
                <w:rtl/>
              </w:rPr>
            </w:pPr>
          </w:p>
        </w:tc>
        <w:tc>
          <w:tcPr>
            <w:tcW w:w="350" w:type="dxa"/>
            <w:vAlign w:val="center"/>
          </w:tcPr>
          <w:p w14:paraId="4D147367" w14:textId="77777777" w:rsidR="00BD575D" w:rsidRDefault="00BD575D">
            <w:pPr>
              <w:jc w:val="center"/>
              <w:rPr>
                <w:rFonts w:ascii="Tahoma" w:hAnsi="Tahoma" w:cs="Tahoma"/>
                <w:sz w:val="12"/>
                <w:szCs w:val="12"/>
                <w:rtl/>
              </w:rPr>
            </w:pPr>
          </w:p>
        </w:tc>
        <w:tc>
          <w:tcPr>
            <w:tcW w:w="350" w:type="dxa"/>
            <w:vAlign w:val="center"/>
          </w:tcPr>
          <w:p w14:paraId="249C0B63" w14:textId="77777777" w:rsidR="00BD575D" w:rsidRDefault="00BD575D">
            <w:pPr>
              <w:jc w:val="center"/>
              <w:rPr>
                <w:rFonts w:ascii="Tahoma" w:hAnsi="Tahoma" w:cs="Tahoma"/>
                <w:sz w:val="12"/>
                <w:szCs w:val="12"/>
                <w:rtl/>
              </w:rPr>
            </w:pPr>
          </w:p>
        </w:tc>
        <w:tc>
          <w:tcPr>
            <w:tcW w:w="350" w:type="dxa"/>
            <w:vAlign w:val="center"/>
          </w:tcPr>
          <w:p w14:paraId="116DAE0F" w14:textId="77777777" w:rsidR="00BD575D" w:rsidRDefault="00BD575D">
            <w:pPr>
              <w:jc w:val="center"/>
              <w:rPr>
                <w:rFonts w:ascii="Tahoma" w:hAnsi="Tahoma" w:cs="Tahoma"/>
                <w:sz w:val="12"/>
                <w:szCs w:val="12"/>
                <w:rtl/>
              </w:rPr>
            </w:pPr>
          </w:p>
        </w:tc>
        <w:tc>
          <w:tcPr>
            <w:tcW w:w="350" w:type="dxa"/>
            <w:shd w:val="clear" w:color="auto" w:fill="FFC000"/>
            <w:vAlign w:val="center"/>
          </w:tcPr>
          <w:p w14:paraId="37BB27CD" w14:textId="77777777" w:rsidR="00BD575D" w:rsidRDefault="00BD575D">
            <w:pPr>
              <w:jc w:val="center"/>
              <w:rPr>
                <w:rFonts w:ascii="Tahoma" w:hAnsi="Tahoma" w:cs="Tahoma"/>
                <w:sz w:val="12"/>
                <w:szCs w:val="12"/>
                <w:rtl/>
              </w:rPr>
            </w:pPr>
          </w:p>
        </w:tc>
        <w:tc>
          <w:tcPr>
            <w:tcW w:w="350" w:type="dxa"/>
            <w:shd w:val="clear" w:color="auto" w:fill="92D050"/>
            <w:vAlign w:val="center"/>
          </w:tcPr>
          <w:p w14:paraId="21F2BFB6"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78B17398" w14:textId="77777777" w:rsidR="00BD575D" w:rsidRDefault="00BD575D">
            <w:pPr>
              <w:jc w:val="center"/>
              <w:rPr>
                <w:rFonts w:ascii="Tahoma" w:hAnsi="Tahoma" w:cs="Tahoma"/>
                <w:sz w:val="12"/>
                <w:szCs w:val="12"/>
                <w:rtl/>
              </w:rPr>
            </w:pPr>
          </w:p>
        </w:tc>
        <w:tc>
          <w:tcPr>
            <w:tcW w:w="350" w:type="dxa"/>
            <w:vAlign w:val="center"/>
          </w:tcPr>
          <w:p w14:paraId="4AAC7D30" w14:textId="77777777" w:rsidR="00BD575D" w:rsidRDefault="00BD575D">
            <w:pPr>
              <w:jc w:val="center"/>
              <w:rPr>
                <w:rFonts w:ascii="Tahoma" w:hAnsi="Tahoma" w:cs="Tahoma"/>
                <w:sz w:val="12"/>
                <w:szCs w:val="12"/>
                <w:rtl/>
              </w:rPr>
            </w:pPr>
          </w:p>
        </w:tc>
        <w:tc>
          <w:tcPr>
            <w:tcW w:w="350" w:type="dxa"/>
            <w:vAlign w:val="center"/>
          </w:tcPr>
          <w:p w14:paraId="564B74BA" w14:textId="77777777" w:rsidR="00BD575D" w:rsidRDefault="00BD575D">
            <w:pPr>
              <w:jc w:val="center"/>
              <w:rPr>
                <w:rFonts w:ascii="Tahoma" w:hAnsi="Tahoma" w:cs="Tahoma"/>
                <w:sz w:val="12"/>
                <w:szCs w:val="12"/>
                <w:rtl/>
              </w:rPr>
            </w:pPr>
          </w:p>
        </w:tc>
        <w:tc>
          <w:tcPr>
            <w:tcW w:w="350" w:type="dxa"/>
            <w:vAlign w:val="center"/>
          </w:tcPr>
          <w:p w14:paraId="27C9D8B1" w14:textId="77777777" w:rsidR="00BD575D" w:rsidRDefault="00BD575D">
            <w:pPr>
              <w:jc w:val="center"/>
              <w:rPr>
                <w:rFonts w:ascii="Tahoma" w:hAnsi="Tahoma" w:cs="Tahoma"/>
                <w:sz w:val="12"/>
                <w:szCs w:val="12"/>
                <w:rtl/>
              </w:rPr>
            </w:pPr>
          </w:p>
        </w:tc>
        <w:tc>
          <w:tcPr>
            <w:tcW w:w="350" w:type="dxa"/>
            <w:vAlign w:val="center"/>
          </w:tcPr>
          <w:p w14:paraId="058ABEF8" w14:textId="77777777" w:rsidR="00BD575D" w:rsidRDefault="00BD575D">
            <w:pPr>
              <w:jc w:val="center"/>
              <w:rPr>
                <w:rFonts w:ascii="Tahoma" w:hAnsi="Tahoma" w:cs="Tahoma"/>
                <w:sz w:val="12"/>
                <w:szCs w:val="12"/>
                <w:rtl/>
              </w:rPr>
            </w:pPr>
          </w:p>
        </w:tc>
        <w:tc>
          <w:tcPr>
            <w:tcW w:w="350" w:type="dxa"/>
            <w:vAlign w:val="center"/>
          </w:tcPr>
          <w:p w14:paraId="36CCDA34" w14:textId="77777777" w:rsidR="00BD575D" w:rsidRDefault="00BD575D">
            <w:pPr>
              <w:jc w:val="center"/>
              <w:rPr>
                <w:rFonts w:ascii="Tahoma" w:hAnsi="Tahoma" w:cs="Tahoma"/>
                <w:sz w:val="12"/>
                <w:szCs w:val="12"/>
                <w:rtl/>
              </w:rPr>
            </w:pPr>
          </w:p>
        </w:tc>
        <w:tc>
          <w:tcPr>
            <w:tcW w:w="350" w:type="dxa"/>
            <w:vAlign w:val="center"/>
          </w:tcPr>
          <w:p w14:paraId="6BDBD9E0" w14:textId="77777777" w:rsidR="00BD575D" w:rsidRDefault="00BD575D">
            <w:pPr>
              <w:jc w:val="center"/>
              <w:rPr>
                <w:rFonts w:ascii="Tahoma" w:hAnsi="Tahoma" w:cs="Tahoma"/>
                <w:sz w:val="12"/>
                <w:szCs w:val="12"/>
                <w:rtl/>
              </w:rPr>
            </w:pPr>
          </w:p>
        </w:tc>
        <w:tc>
          <w:tcPr>
            <w:tcW w:w="350" w:type="dxa"/>
            <w:vAlign w:val="center"/>
          </w:tcPr>
          <w:p w14:paraId="6C42502C" w14:textId="77777777" w:rsidR="00BD575D" w:rsidRDefault="00BD575D">
            <w:pPr>
              <w:jc w:val="center"/>
              <w:rPr>
                <w:rFonts w:ascii="Tahoma" w:hAnsi="Tahoma" w:cs="Tahoma"/>
                <w:sz w:val="12"/>
                <w:szCs w:val="12"/>
                <w:rtl/>
              </w:rPr>
            </w:pPr>
          </w:p>
        </w:tc>
        <w:tc>
          <w:tcPr>
            <w:tcW w:w="305" w:type="dxa"/>
            <w:shd w:val="clear" w:color="auto" w:fill="FFC000"/>
            <w:vAlign w:val="center"/>
          </w:tcPr>
          <w:p w14:paraId="470A941B" w14:textId="77777777" w:rsidR="00BD575D" w:rsidRDefault="00BD575D">
            <w:pPr>
              <w:jc w:val="center"/>
              <w:rPr>
                <w:rFonts w:ascii="Tahoma" w:hAnsi="Tahoma" w:cs="Tahoma"/>
                <w:sz w:val="12"/>
                <w:szCs w:val="12"/>
                <w:rtl/>
              </w:rPr>
            </w:pPr>
          </w:p>
        </w:tc>
        <w:tc>
          <w:tcPr>
            <w:tcW w:w="305" w:type="dxa"/>
            <w:shd w:val="clear" w:color="auto" w:fill="92D050"/>
            <w:vAlign w:val="center"/>
          </w:tcPr>
          <w:p w14:paraId="7BE0ADD7" w14:textId="77777777"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14:paraId="757A0FBB" w14:textId="77777777" w:rsidR="00BD575D" w:rsidRDefault="00F31DDB">
            <w:pPr>
              <w:jc w:val="center"/>
              <w:rPr>
                <w:rFonts w:ascii="Tahoma" w:hAnsi="Tahoma" w:cs="Tahoma"/>
                <w:sz w:val="12"/>
                <w:szCs w:val="12"/>
                <w:rtl/>
              </w:rPr>
            </w:pPr>
            <w:r>
              <w:rPr>
                <w:rFonts w:ascii="Tahoma" w:hAnsi="Tahoma" w:cs="Tahoma"/>
                <w:sz w:val="12"/>
                <w:szCs w:val="12"/>
                <w:rtl/>
              </w:rPr>
              <w:t>5</w:t>
            </w:r>
          </w:p>
        </w:tc>
        <w:tc>
          <w:tcPr>
            <w:tcW w:w="305" w:type="dxa"/>
            <w:vAlign w:val="center"/>
          </w:tcPr>
          <w:p w14:paraId="66BA783C" w14:textId="77777777" w:rsidR="00BD575D" w:rsidRDefault="00BD575D">
            <w:pPr>
              <w:jc w:val="center"/>
              <w:rPr>
                <w:rFonts w:ascii="Tahoma" w:hAnsi="Tahoma" w:cs="Tahoma"/>
                <w:sz w:val="12"/>
                <w:szCs w:val="12"/>
                <w:rtl/>
              </w:rPr>
            </w:pPr>
          </w:p>
        </w:tc>
        <w:tc>
          <w:tcPr>
            <w:tcW w:w="305" w:type="dxa"/>
            <w:vAlign w:val="center"/>
          </w:tcPr>
          <w:p w14:paraId="1AA38704" w14:textId="77777777" w:rsidR="00BD575D" w:rsidRDefault="00BD575D">
            <w:pPr>
              <w:jc w:val="center"/>
              <w:rPr>
                <w:rFonts w:ascii="Tahoma" w:hAnsi="Tahoma" w:cs="Tahoma"/>
                <w:sz w:val="12"/>
                <w:szCs w:val="12"/>
                <w:rtl/>
              </w:rPr>
            </w:pPr>
          </w:p>
        </w:tc>
        <w:tc>
          <w:tcPr>
            <w:tcW w:w="305" w:type="dxa"/>
            <w:vAlign w:val="center"/>
          </w:tcPr>
          <w:p w14:paraId="0E7F698A" w14:textId="77777777" w:rsidR="00BD575D" w:rsidRDefault="00BD575D">
            <w:pPr>
              <w:jc w:val="center"/>
              <w:rPr>
                <w:rFonts w:ascii="Tahoma" w:hAnsi="Tahoma" w:cs="Tahoma"/>
                <w:sz w:val="12"/>
                <w:szCs w:val="12"/>
                <w:rtl/>
              </w:rPr>
            </w:pPr>
          </w:p>
        </w:tc>
        <w:tc>
          <w:tcPr>
            <w:tcW w:w="305" w:type="dxa"/>
            <w:vAlign w:val="center"/>
          </w:tcPr>
          <w:p w14:paraId="490098BE"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36F0810C" w14:textId="77777777" w:rsidR="00BD575D" w:rsidRDefault="00F31DDB">
            <w:pPr>
              <w:jc w:val="center"/>
              <w:rPr>
                <w:rFonts w:ascii="Tahoma" w:hAnsi="Tahoma" w:cs="Tahoma"/>
                <w:sz w:val="12"/>
                <w:szCs w:val="12"/>
                <w:rtl/>
              </w:rPr>
            </w:pPr>
            <w:r>
              <w:rPr>
                <w:rFonts w:ascii="Tahoma" w:hAnsi="Tahoma" w:cs="Tahoma"/>
                <w:sz w:val="12"/>
                <w:szCs w:val="12"/>
                <w:rtl/>
              </w:rPr>
              <w:t>6</w:t>
            </w:r>
          </w:p>
        </w:tc>
        <w:tc>
          <w:tcPr>
            <w:tcW w:w="305" w:type="dxa"/>
            <w:shd w:val="clear" w:color="auto" w:fill="92D050"/>
            <w:vAlign w:val="center"/>
          </w:tcPr>
          <w:p w14:paraId="439382E6" w14:textId="77777777" w:rsidR="00BD575D" w:rsidRDefault="00BD575D">
            <w:pPr>
              <w:jc w:val="center"/>
              <w:rPr>
                <w:rFonts w:ascii="Tahoma" w:hAnsi="Tahoma" w:cs="Tahoma"/>
                <w:sz w:val="12"/>
                <w:szCs w:val="12"/>
                <w:rtl/>
              </w:rPr>
            </w:pPr>
          </w:p>
        </w:tc>
        <w:tc>
          <w:tcPr>
            <w:tcW w:w="305" w:type="dxa"/>
            <w:shd w:val="clear" w:color="auto" w:fill="92D050"/>
            <w:vAlign w:val="center"/>
          </w:tcPr>
          <w:p w14:paraId="0D118DB8" w14:textId="77777777" w:rsidR="00BD575D" w:rsidRDefault="00BD575D">
            <w:pPr>
              <w:jc w:val="center"/>
              <w:rPr>
                <w:rFonts w:ascii="Tahoma" w:hAnsi="Tahoma" w:cs="Tahoma"/>
                <w:sz w:val="12"/>
                <w:szCs w:val="12"/>
                <w:rtl/>
              </w:rPr>
            </w:pPr>
          </w:p>
        </w:tc>
        <w:tc>
          <w:tcPr>
            <w:tcW w:w="350" w:type="dxa"/>
            <w:vAlign w:val="center"/>
          </w:tcPr>
          <w:p w14:paraId="75768F5A" w14:textId="77777777" w:rsidR="00BD575D" w:rsidRDefault="00F31DDB">
            <w:pPr>
              <w:jc w:val="center"/>
              <w:rPr>
                <w:rFonts w:ascii="Tahoma" w:hAnsi="Tahoma" w:cs="Tahoma"/>
                <w:sz w:val="12"/>
                <w:szCs w:val="12"/>
                <w:rtl/>
              </w:rPr>
            </w:pPr>
            <w:r>
              <w:rPr>
                <w:rFonts w:ascii="Tahoma" w:hAnsi="Tahoma" w:cs="Tahoma"/>
                <w:sz w:val="12"/>
                <w:szCs w:val="12"/>
                <w:rtl/>
              </w:rPr>
              <w:t>15</w:t>
            </w:r>
          </w:p>
        </w:tc>
      </w:tr>
      <w:tr w:rsidR="00BD575D" w14:paraId="09E3D69D" w14:textId="77777777">
        <w:trPr>
          <w:trHeight w:val="283"/>
        </w:trPr>
        <w:tc>
          <w:tcPr>
            <w:tcW w:w="351" w:type="dxa"/>
            <w:shd w:val="clear" w:color="auto" w:fill="92D050"/>
            <w:vAlign w:val="center"/>
          </w:tcPr>
          <w:p w14:paraId="52E892DC" w14:textId="77777777" w:rsidR="00BD575D" w:rsidRDefault="00BD575D">
            <w:pPr>
              <w:jc w:val="center"/>
              <w:rPr>
                <w:rFonts w:ascii="Tahoma" w:hAnsi="Tahoma" w:cs="Tahoma"/>
                <w:sz w:val="12"/>
                <w:szCs w:val="12"/>
                <w:rtl/>
              </w:rPr>
            </w:pPr>
          </w:p>
        </w:tc>
        <w:tc>
          <w:tcPr>
            <w:tcW w:w="351" w:type="dxa"/>
            <w:shd w:val="clear" w:color="auto" w:fill="92D050"/>
            <w:vAlign w:val="center"/>
          </w:tcPr>
          <w:p w14:paraId="3F56D398" w14:textId="77777777"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14:paraId="0100479D" w14:textId="77777777" w:rsidR="00BD575D" w:rsidRDefault="00F31DDB">
            <w:pPr>
              <w:jc w:val="center"/>
              <w:rPr>
                <w:rFonts w:ascii="Tahoma" w:hAnsi="Tahoma" w:cs="Tahoma"/>
                <w:sz w:val="12"/>
                <w:szCs w:val="12"/>
                <w:rtl/>
              </w:rPr>
            </w:pPr>
            <w:r>
              <w:rPr>
                <w:rFonts w:ascii="Tahoma" w:hAnsi="Tahoma" w:cs="Tahoma"/>
                <w:sz w:val="12"/>
                <w:szCs w:val="12"/>
                <w:rtl/>
              </w:rPr>
              <w:t>15</w:t>
            </w:r>
          </w:p>
        </w:tc>
        <w:tc>
          <w:tcPr>
            <w:tcW w:w="350" w:type="dxa"/>
            <w:vAlign w:val="center"/>
          </w:tcPr>
          <w:p w14:paraId="02C7F9E7" w14:textId="77777777" w:rsidR="00BD575D" w:rsidRDefault="00BD575D">
            <w:pPr>
              <w:jc w:val="center"/>
              <w:rPr>
                <w:rFonts w:ascii="Tahoma" w:hAnsi="Tahoma" w:cs="Tahoma"/>
                <w:sz w:val="12"/>
                <w:szCs w:val="12"/>
                <w:rtl/>
              </w:rPr>
            </w:pPr>
          </w:p>
        </w:tc>
        <w:tc>
          <w:tcPr>
            <w:tcW w:w="350" w:type="dxa"/>
            <w:vAlign w:val="center"/>
          </w:tcPr>
          <w:p w14:paraId="4CCAB84F" w14:textId="77777777" w:rsidR="00BD575D" w:rsidRDefault="00BD575D">
            <w:pPr>
              <w:jc w:val="center"/>
              <w:rPr>
                <w:rFonts w:ascii="Tahoma" w:hAnsi="Tahoma" w:cs="Tahoma"/>
                <w:sz w:val="12"/>
                <w:szCs w:val="12"/>
                <w:rtl/>
              </w:rPr>
            </w:pPr>
          </w:p>
        </w:tc>
        <w:tc>
          <w:tcPr>
            <w:tcW w:w="350" w:type="dxa"/>
            <w:vAlign w:val="center"/>
          </w:tcPr>
          <w:p w14:paraId="180D862E" w14:textId="77777777" w:rsidR="00BD575D" w:rsidRDefault="00BD575D">
            <w:pPr>
              <w:jc w:val="center"/>
              <w:rPr>
                <w:rFonts w:ascii="Tahoma" w:hAnsi="Tahoma" w:cs="Tahoma"/>
                <w:sz w:val="12"/>
                <w:szCs w:val="12"/>
                <w:rtl/>
              </w:rPr>
            </w:pPr>
          </w:p>
        </w:tc>
        <w:tc>
          <w:tcPr>
            <w:tcW w:w="350" w:type="dxa"/>
            <w:vAlign w:val="center"/>
          </w:tcPr>
          <w:p w14:paraId="59E144E9" w14:textId="77777777" w:rsidR="00BD575D" w:rsidRDefault="00BD575D">
            <w:pPr>
              <w:jc w:val="center"/>
              <w:rPr>
                <w:rFonts w:ascii="Tahoma" w:hAnsi="Tahoma" w:cs="Tahoma"/>
                <w:sz w:val="12"/>
                <w:szCs w:val="12"/>
                <w:rtl/>
              </w:rPr>
            </w:pPr>
          </w:p>
        </w:tc>
        <w:tc>
          <w:tcPr>
            <w:tcW w:w="350" w:type="dxa"/>
            <w:shd w:val="clear" w:color="auto" w:fill="FFC000"/>
            <w:vAlign w:val="center"/>
          </w:tcPr>
          <w:p w14:paraId="321D934F" w14:textId="77777777" w:rsidR="00BD575D" w:rsidRDefault="00F31DDB">
            <w:pPr>
              <w:jc w:val="center"/>
              <w:rPr>
                <w:rFonts w:ascii="Tahoma" w:hAnsi="Tahoma" w:cs="Tahoma"/>
                <w:sz w:val="12"/>
                <w:szCs w:val="12"/>
                <w:rtl/>
              </w:rPr>
            </w:pPr>
            <w:r>
              <w:rPr>
                <w:rFonts w:ascii="Tahoma" w:hAnsi="Tahoma" w:cs="Tahoma"/>
                <w:sz w:val="12"/>
                <w:szCs w:val="12"/>
                <w:rtl/>
              </w:rPr>
              <w:t>16</w:t>
            </w:r>
          </w:p>
        </w:tc>
        <w:tc>
          <w:tcPr>
            <w:tcW w:w="350" w:type="dxa"/>
            <w:shd w:val="clear" w:color="auto" w:fill="92D050"/>
            <w:vAlign w:val="center"/>
          </w:tcPr>
          <w:p w14:paraId="33A9106C"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77E7C716" w14:textId="77777777" w:rsidR="00BD575D" w:rsidRDefault="00BD575D">
            <w:pPr>
              <w:jc w:val="center"/>
              <w:rPr>
                <w:rFonts w:ascii="Tahoma" w:hAnsi="Tahoma" w:cs="Tahoma"/>
                <w:sz w:val="12"/>
                <w:szCs w:val="12"/>
                <w:rtl/>
              </w:rPr>
            </w:pPr>
          </w:p>
        </w:tc>
        <w:tc>
          <w:tcPr>
            <w:tcW w:w="350" w:type="dxa"/>
            <w:vAlign w:val="center"/>
          </w:tcPr>
          <w:p w14:paraId="11CD9E9E" w14:textId="77777777" w:rsidR="00BD575D" w:rsidRDefault="00BD575D">
            <w:pPr>
              <w:jc w:val="center"/>
              <w:rPr>
                <w:rFonts w:ascii="Tahoma" w:hAnsi="Tahoma" w:cs="Tahoma"/>
                <w:sz w:val="12"/>
                <w:szCs w:val="12"/>
                <w:rtl/>
              </w:rPr>
            </w:pPr>
          </w:p>
        </w:tc>
        <w:tc>
          <w:tcPr>
            <w:tcW w:w="350" w:type="dxa"/>
            <w:vAlign w:val="center"/>
          </w:tcPr>
          <w:p w14:paraId="184ABE2F" w14:textId="77777777" w:rsidR="00BD575D" w:rsidRDefault="00BD575D">
            <w:pPr>
              <w:jc w:val="center"/>
              <w:rPr>
                <w:rFonts w:ascii="Tahoma" w:hAnsi="Tahoma" w:cs="Tahoma"/>
                <w:sz w:val="12"/>
                <w:szCs w:val="12"/>
                <w:rtl/>
              </w:rPr>
            </w:pPr>
          </w:p>
        </w:tc>
        <w:tc>
          <w:tcPr>
            <w:tcW w:w="350" w:type="dxa"/>
            <w:vAlign w:val="center"/>
          </w:tcPr>
          <w:p w14:paraId="066EE00D" w14:textId="77777777" w:rsidR="00BD575D" w:rsidRDefault="00BD575D">
            <w:pPr>
              <w:jc w:val="center"/>
              <w:rPr>
                <w:rFonts w:ascii="Tahoma" w:hAnsi="Tahoma" w:cs="Tahoma"/>
                <w:sz w:val="12"/>
                <w:szCs w:val="12"/>
                <w:rtl/>
              </w:rPr>
            </w:pPr>
          </w:p>
        </w:tc>
        <w:tc>
          <w:tcPr>
            <w:tcW w:w="350" w:type="dxa"/>
            <w:vAlign w:val="center"/>
          </w:tcPr>
          <w:p w14:paraId="6696176E" w14:textId="77777777" w:rsidR="00BD575D" w:rsidRDefault="00BD575D">
            <w:pPr>
              <w:jc w:val="center"/>
              <w:rPr>
                <w:rFonts w:ascii="Tahoma" w:hAnsi="Tahoma" w:cs="Tahoma"/>
                <w:sz w:val="12"/>
                <w:szCs w:val="12"/>
                <w:rtl/>
              </w:rPr>
            </w:pPr>
          </w:p>
        </w:tc>
        <w:tc>
          <w:tcPr>
            <w:tcW w:w="350" w:type="dxa"/>
            <w:vAlign w:val="center"/>
          </w:tcPr>
          <w:p w14:paraId="270DC675" w14:textId="77777777" w:rsidR="00BD575D" w:rsidRDefault="00BD575D">
            <w:pPr>
              <w:jc w:val="center"/>
              <w:rPr>
                <w:rFonts w:ascii="Tahoma" w:hAnsi="Tahoma" w:cs="Tahoma"/>
                <w:sz w:val="12"/>
                <w:szCs w:val="12"/>
                <w:rtl/>
              </w:rPr>
            </w:pPr>
          </w:p>
        </w:tc>
        <w:tc>
          <w:tcPr>
            <w:tcW w:w="350" w:type="dxa"/>
            <w:vAlign w:val="center"/>
          </w:tcPr>
          <w:p w14:paraId="568334C5" w14:textId="77777777" w:rsidR="00BD575D" w:rsidRDefault="00BD575D">
            <w:pPr>
              <w:jc w:val="center"/>
              <w:rPr>
                <w:rFonts w:ascii="Tahoma" w:hAnsi="Tahoma" w:cs="Tahoma"/>
                <w:sz w:val="12"/>
                <w:szCs w:val="12"/>
                <w:rtl/>
              </w:rPr>
            </w:pPr>
          </w:p>
        </w:tc>
        <w:tc>
          <w:tcPr>
            <w:tcW w:w="350" w:type="dxa"/>
            <w:vAlign w:val="center"/>
          </w:tcPr>
          <w:p w14:paraId="028C413D" w14:textId="77777777" w:rsidR="00BD575D" w:rsidRDefault="00BD575D">
            <w:pPr>
              <w:jc w:val="center"/>
              <w:rPr>
                <w:rFonts w:ascii="Tahoma" w:hAnsi="Tahoma" w:cs="Tahoma"/>
                <w:sz w:val="12"/>
                <w:szCs w:val="12"/>
                <w:rtl/>
              </w:rPr>
            </w:pPr>
          </w:p>
        </w:tc>
        <w:tc>
          <w:tcPr>
            <w:tcW w:w="305" w:type="dxa"/>
            <w:shd w:val="clear" w:color="auto" w:fill="FFC000"/>
            <w:vAlign w:val="center"/>
          </w:tcPr>
          <w:p w14:paraId="59AF6234" w14:textId="77777777" w:rsidR="00BD575D" w:rsidRDefault="00BD575D">
            <w:pPr>
              <w:jc w:val="center"/>
              <w:rPr>
                <w:rFonts w:ascii="Tahoma" w:hAnsi="Tahoma" w:cs="Tahoma"/>
                <w:sz w:val="12"/>
                <w:szCs w:val="12"/>
                <w:rtl/>
              </w:rPr>
            </w:pPr>
          </w:p>
        </w:tc>
        <w:tc>
          <w:tcPr>
            <w:tcW w:w="305" w:type="dxa"/>
            <w:shd w:val="clear" w:color="auto" w:fill="92D050"/>
            <w:vAlign w:val="center"/>
          </w:tcPr>
          <w:p w14:paraId="385742B4" w14:textId="77777777"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14:paraId="06A6CDC2" w14:textId="77777777" w:rsidR="00BD575D" w:rsidRDefault="00BD575D">
            <w:pPr>
              <w:jc w:val="center"/>
              <w:rPr>
                <w:rFonts w:ascii="Tahoma" w:hAnsi="Tahoma" w:cs="Tahoma"/>
                <w:sz w:val="12"/>
                <w:szCs w:val="12"/>
                <w:rtl/>
              </w:rPr>
            </w:pPr>
          </w:p>
        </w:tc>
        <w:tc>
          <w:tcPr>
            <w:tcW w:w="305" w:type="dxa"/>
            <w:vAlign w:val="center"/>
          </w:tcPr>
          <w:p w14:paraId="48304133" w14:textId="77777777" w:rsidR="00BD575D" w:rsidRDefault="00BD575D">
            <w:pPr>
              <w:jc w:val="center"/>
              <w:rPr>
                <w:rFonts w:ascii="Tahoma" w:hAnsi="Tahoma" w:cs="Tahoma"/>
                <w:sz w:val="12"/>
                <w:szCs w:val="12"/>
                <w:rtl/>
              </w:rPr>
            </w:pPr>
          </w:p>
        </w:tc>
        <w:tc>
          <w:tcPr>
            <w:tcW w:w="305" w:type="dxa"/>
            <w:vAlign w:val="center"/>
          </w:tcPr>
          <w:p w14:paraId="7E42246E" w14:textId="77777777" w:rsidR="00BD575D" w:rsidRDefault="00BD575D">
            <w:pPr>
              <w:jc w:val="center"/>
              <w:rPr>
                <w:rFonts w:ascii="Tahoma" w:hAnsi="Tahoma" w:cs="Tahoma"/>
                <w:sz w:val="12"/>
                <w:szCs w:val="12"/>
                <w:rtl/>
              </w:rPr>
            </w:pPr>
          </w:p>
        </w:tc>
        <w:tc>
          <w:tcPr>
            <w:tcW w:w="305" w:type="dxa"/>
            <w:vAlign w:val="center"/>
          </w:tcPr>
          <w:p w14:paraId="4A7C872C" w14:textId="77777777" w:rsidR="00BD575D" w:rsidRDefault="00BD575D">
            <w:pPr>
              <w:jc w:val="center"/>
              <w:rPr>
                <w:rFonts w:ascii="Tahoma" w:hAnsi="Tahoma" w:cs="Tahoma"/>
                <w:sz w:val="12"/>
                <w:szCs w:val="12"/>
                <w:rtl/>
              </w:rPr>
            </w:pPr>
          </w:p>
        </w:tc>
        <w:tc>
          <w:tcPr>
            <w:tcW w:w="305" w:type="dxa"/>
            <w:vAlign w:val="center"/>
          </w:tcPr>
          <w:p w14:paraId="265A7C87"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7867FCD7" w14:textId="77777777" w:rsidR="00BD575D" w:rsidRDefault="00BD575D">
            <w:pPr>
              <w:jc w:val="center"/>
              <w:rPr>
                <w:rFonts w:ascii="Tahoma" w:hAnsi="Tahoma" w:cs="Tahoma"/>
                <w:sz w:val="12"/>
                <w:szCs w:val="12"/>
                <w:rtl/>
              </w:rPr>
            </w:pPr>
          </w:p>
        </w:tc>
        <w:tc>
          <w:tcPr>
            <w:tcW w:w="305" w:type="dxa"/>
            <w:shd w:val="clear" w:color="auto" w:fill="92D050"/>
            <w:vAlign w:val="center"/>
          </w:tcPr>
          <w:p w14:paraId="485BADFB" w14:textId="77777777" w:rsidR="00BD575D" w:rsidRDefault="00BD575D">
            <w:pPr>
              <w:jc w:val="center"/>
              <w:rPr>
                <w:rFonts w:ascii="Tahoma" w:hAnsi="Tahoma" w:cs="Tahoma"/>
                <w:sz w:val="12"/>
                <w:szCs w:val="12"/>
                <w:rtl/>
              </w:rPr>
            </w:pPr>
          </w:p>
        </w:tc>
        <w:tc>
          <w:tcPr>
            <w:tcW w:w="305" w:type="dxa"/>
            <w:shd w:val="clear" w:color="auto" w:fill="92D050"/>
            <w:vAlign w:val="center"/>
          </w:tcPr>
          <w:p w14:paraId="002E42FD" w14:textId="77777777" w:rsidR="00BD575D" w:rsidRDefault="00BD575D">
            <w:pPr>
              <w:jc w:val="center"/>
              <w:rPr>
                <w:rFonts w:ascii="Tahoma" w:hAnsi="Tahoma" w:cs="Tahoma"/>
                <w:sz w:val="12"/>
                <w:szCs w:val="12"/>
                <w:rtl/>
              </w:rPr>
            </w:pPr>
          </w:p>
        </w:tc>
        <w:tc>
          <w:tcPr>
            <w:tcW w:w="350" w:type="dxa"/>
            <w:vAlign w:val="center"/>
          </w:tcPr>
          <w:p w14:paraId="09CC9E5C" w14:textId="77777777" w:rsidR="00BD575D" w:rsidRDefault="00F31DDB">
            <w:pPr>
              <w:jc w:val="center"/>
              <w:rPr>
                <w:rFonts w:ascii="Tahoma" w:hAnsi="Tahoma" w:cs="Tahoma"/>
                <w:sz w:val="12"/>
                <w:szCs w:val="12"/>
                <w:rtl/>
              </w:rPr>
            </w:pPr>
            <w:r>
              <w:rPr>
                <w:rFonts w:ascii="Tahoma" w:hAnsi="Tahoma" w:cs="Tahoma"/>
                <w:sz w:val="12"/>
                <w:szCs w:val="12"/>
                <w:rtl/>
              </w:rPr>
              <w:t>16</w:t>
            </w:r>
          </w:p>
        </w:tc>
      </w:tr>
      <w:tr w:rsidR="00BD575D" w14:paraId="5224AEED" w14:textId="77777777">
        <w:trPr>
          <w:trHeight w:val="283"/>
        </w:trPr>
        <w:tc>
          <w:tcPr>
            <w:tcW w:w="351" w:type="dxa"/>
            <w:shd w:val="clear" w:color="auto" w:fill="92D050"/>
            <w:vAlign w:val="center"/>
          </w:tcPr>
          <w:p w14:paraId="04AD06D1" w14:textId="77777777" w:rsidR="00BD575D" w:rsidRDefault="00BD575D">
            <w:pPr>
              <w:jc w:val="center"/>
              <w:rPr>
                <w:rFonts w:ascii="Tahoma" w:hAnsi="Tahoma" w:cs="Tahoma"/>
                <w:sz w:val="12"/>
                <w:szCs w:val="12"/>
                <w:rtl/>
              </w:rPr>
            </w:pPr>
          </w:p>
        </w:tc>
        <w:tc>
          <w:tcPr>
            <w:tcW w:w="351" w:type="dxa"/>
            <w:shd w:val="clear" w:color="auto" w:fill="92D050"/>
            <w:vAlign w:val="center"/>
          </w:tcPr>
          <w:p w14:paraId="7CEB3693" w14:textId="77777777"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14:paraId="6699969C" w14:textId="77777777" w:rsidR="00BD575D" w:rsidRDefault="00BD575D">
            <w:pPr>
              <w:jc w:val="center"/>
              <w:rPr>
                <w:rFonts w:ascii="Tahoma" w:hAnsi="Tahoma" w:cs="Tahoma"/>
                <w:sz w:val="12"/>
                <w:szCs w:val="12"/>
                <w:rtl/>
              </w:rPr>
            </w:pPr>
          </w:p>
        </w:tc>
        <w:tc>
          <w:tcPr>
            <w:tcW w:w="350" w:type="dxa"/>
            <w:vAlign w:val="center"/>
          </w:tcPr>
          <w:p w14:paraId="2D33BAE9" w14:textId="77777777" w:rsidR="00BD575D" w:rsidRDefault="00BD575D">
            <w:pPr>
              <w:jc w:val="center"/>
              <w:rPr>
                <w:rFonts w:ascii="Tahoma" w:hAnsi="Tahoma" w:cs="Tahoma"/>
                <w:sz w:val="12"/>
                <w:szCs w:val="12"/>
                <w:rtl/>
              </w:rPr>
            </w:pPr>
          </w:p>
        </w:tc>
        <w:tc>
          <w:tcPr>
            <w:tcW w:w="350" w:type="dxa"/>
            <w:vAlign w:val="center"/>
          </w:tcPr>
          <w:p w14:paraId="34964720" w14:textId="77777777" w:rsidR="00BD575D" w:rsidRDefault="00BD575D">
            <w:pPr>
              <w:jc w:val="center"/>
              <w:rPr>
                <w:rFonts w:ascii="Tahoma" w:hAnsi="Tahoma" w:cs="Tahoma"/>
                <w:sz w:val="12"/>
                <w:szCs w:val="12"/>
                <w:rtl/>
              </w:rPr>
            </w:pPr>
          </w:p>
        </w:tc>
        <w:tc>
          <w:tcPr>
            <w:tcW w:w="350" w:type="dxa"/>
            <w:vAlign w:val="center"/>
          </w:tcPr>
          <w:p w14:paraId="04335F3C" w14:textId="77777777" w:rsidR="00BD575D" w:rsidRDefault="00BD575D">
            <w:pPr>
              <w:jc w:val="center"/>
              <w:rPr>
                <w:rFonts w:ascii="Tahoma" w:hAnsi="Tahoma" w:cs="Tahoma"/>
                <w:sz w:val="12"/>
                <w:szCs w:val="12"/>
                <w:rtl/>
              </w:rPr>
            </w:pPr>
          </w:p>
        </w:tc>
        <w:tc>
          <w:tcPr>
            <w:tcW w:w="350" w:type="dxa"/>
            <w:vAlign w:val="center"/>
          </w:tcPr>
          <w:p w14:paraId="41D934A6" w14:textId="77777777" w:rsidR="00BD575D" w:rsidRDefault="00BD575D">
            <w:pPr>
              <w:jc w:val="center"/>
              <w:rPr>
                <w:rFonts w:ascii="Tahoma" w:hAnsi="Tahoma" w:cs="Tahoma"/>
                <w:sz w:val="12"/>
                <w:szCs w:val="12"/>
                <w:rtl/>
              </w:rPr>
            </w:pPr>
          </w:p>
        </w:tc>
        <w:tc>
          <w:tcPr>
            <w:tcW w:w="350" w:type="dxa"/>
            <w:shd w:val="clear" w:color="auto" w:fill="FFC000"/>
            <w:vAlign w:val="center"/>
          </w:tcPr>
          <w:p w14:paraId="44C59274" w14:textId="77777777" w:rsidR="00BD575D" w:rsidRDefault="00BD575D">
            <w:pPr>
              <w:jc w:val="center"/>
              <w:rPr>
                <w:rFonts w:ascii="Tahoma" w:hAnsi="Tahoma" w:cs="Tahoma"/>
                <w:sz w:val="12"/>
                <w:szCs w:val="12"/>
                <w:rtl/>
              </w:rPr>
            </w:pPr>
          </w:p>
        </w:tc>
        <w:tc>
          <w:tcPr>
            <w:tcW w:w="350" w:type="dxa"/>
            <w:shd w:val="clear" w:color="auto" w:fill="92D050"/>
            <w:vAlign w:val="center"/>
          </w:tcPr>
          <w:p w14:paraId="6A905749" w14:textId="77777777" w:rsidR="00BD575D" w:rsidRDefault="00BD575D">
            <w:pPr>
              <w:jc w:val="center"/>
              <w:rPr>
                <w:rFonts w:ascii="Tahoma" w:hAnsi="Tahoma" w:cs="Tahoma"/>
                <w:sz w:val="12"/>
                <w:szCs w:val="12"/>
                <w:rtl/>
              </w:rPr>
            </w:pPr>
          </w:p>
        </w:tc>
        <w:tc>
          <w:tcPr>
            <w:tcW w:w="350" w:type="dxa"/>
            <w:shd w:val="clear" w:color="auto" w:fill="92D050"/>
            <w:vAlign w:val="center"/>
          </w:tcPr>
          <w:p w14:paraId="3E7181FB"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23945AB1"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0D681058"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6C47C3DA"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183171C4"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3BE63183"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0906491B"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512F5478" w14:textId="77777777" w:rsidR="00BD575D" w:rsidRDefault="00BD575D">
            <w:pPr>
              <w:jc w:val="center"/>
              <w:rPr>
                <w:rFonts w:ascii="Tahoma" w:hAnsi="Tahoma" w:cs="Tahoma"/>
                <w:sz w:val="12"/>
                <w:szCs w:val="12"/>
                <w:rtl/>
              </w:rPr>
            </w:pPr>
          </w:p>
        </w:tc>
        <w:tc>
          <w:tcPr>
            <w:tcW w:w="305" w:type="dxa"/>
            <w:shd w:val="clear" w:color="auto" w:fill="92D050"/>
            <w:vAlign w:val="center"/>
          </w:tcPr>
          <w:p w14:paraId="1FC85A42" w14:textId="77777777" w:rsidR="00BD575D" w:rsidRDefault="00BD575D">
            <w:pPr>
              <w:jc w:val="center"/>
              <w:rPr>
                <w:rFonts w:ascii="Tahoma" w:hAnsi="Tahoma" w:cs="Tahoma"/>
                <w:sz w:val="12"/>
                <w:szCs w:val="12"/>
                <w:rtl/>
              </w:rPr>
            </w:pPr>
          </w:p>
        </w:tc>
        <w:tc>
          <w:tcPr>
            <w:tcW w:w="305" w:type="dxa"/>
            <w:shd w:val="clear" w:color="auto" w:fill="92D050"/>
            <w:vAlign w:val="center"/>
          </w:tcPr>
          <w:p w14:paraId="643B6792" w14:textId="77777777"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14:paraId="560144D3" w14:textId="77777777" w:rsidR="00BD575D" w:rsidRDefault="00BD575D">
            <w:pPr>
              <w:jc w:val="center"/>
              <w:rPr>
                <w:rFonts w:ascii="Tahoma" w:hAnsi="Tahoma" w:cs="Tahoma"/>
                <w:sz w:val="12"/>
                <w:szCs w:val="12"/>
                <w:rtl/>
              </w:rPr>
            </w:pPr>
          </w:p>
        </w:tc>
        <w:tc>
          <w:tcPr>
            <w:tcW w:w="305" w:type="dxa"/>
            <w:vAlign w:val="center"/>
          </w:tcPr>
          <w:p w14:paraId="09BA2501" w14:textId="77777777" w:rsidR="00BD575D" w:rsidRDefault="00BD575D">
            <w:pPr>
              <w:jc w:val="center"/>
              <w:rPr>
                <w:rFonts w:ascii="Tahoma" w:hAnsi="Tahoma" w:cs="Tahoma"/>
                <w:sz w:val="12"/>
                <w:szCs w:val="12"/>
                <w:rtl/>
              </w:rPr>
            </w:pPr>
          </w:p>
        </w:tc>
        <w:tc>
          <w:tcPr>
            <w:tcW w:w="305" w:type="dxa"/>
            <w:vAlign w:val="center"/>
          </w:tcPr>
          <w:p w14:paraId="452A3C61" w14:textId="77777777" w:rsidR="00BD575D" w:rsidRDefault="00BD575D">
            <w:pPr>
              <w:jc w:val="center"/>
              <w:rPr>
                <w:rFonts w:ascii="Tahoma" w:hAnsi="Tahoma" w:cs="Tahoma"/>
                <w:sz w:val="12"/>
                <w:szCs w:val="12"/>
                <w:rtl/>
              </w:rPr>
            </w:pPr>
          </w:p>
        </w:tc>
        <w:tc>
          <w:tcPr>
            <w:tcW w:w="305" w:type="dxa"/>
            <w:vAlign w:val="center"/>
          </w:tcPr>
          <w:p w14:paraId="005B24BE" w14:textId="77777777" w:rsidR="00BD575D" w:rsidRDefault="00BD575D">
            <w:pPr>
              <w:jc w:val="center"/>
              <w:rPr>
                <w:rFonts w:ascii="Tahoma" w:hAnsi="Tahoma" w:cs="Tahoma"/>
                <w:sz w:val="12"/>
                <w:szCs w:val="12"/>
                <w:rtl/>
              </w:rPr>
            </w:pPr>
          </w:p>
        </w:tc>
        <w:tc>
          <w:tcPr>
            <w:tcW w:w="305" w:type="dxa"/>
            <w:vAlign w:val="center"/>
          </w:tcPr>
          <w:p w14:paraId="439D35C9"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012532AC" w14:textId="77777777" w:rsidR="00BD575D" w:rsidRDefault="00BD575D">
            <w:pPr>
              <w:jc w:val="center"/>
              <w:rPr>
                <w:rFonts w:ascii="Tahoma" w:hAnsi="Tahoma" w:cs="Tahoma"/>
                <w:sz w:val="12"/>
                <w:szCs w:val="12"/>
                <w:rtl/>
              </w:rPr>
            </w:pPr>
          </w:p>
        </w:tc>
        <w:tc>
          <w:tcPr>
            <w:tcW w:w="305" w:type="dxa"/>
            <w:shd w:val="clear" w:color="auto" w:fill="92D050"/>
            <w:vAlign w:val="center"/>
          </w:tcPr>
          <w:p w14:paraId="0B159966" w14:textId="77777777" w:rsidR="00BD575D" w:rsidRDefault="00BD575D">
            <w:pPr>
              <w:jc w:val="center"/>
              <w:rPr>
                <w:rFonts w:ascii="Tahoma" w:hAnsi="Tahoma" w:cs="Tahoma"/>
                <w:sz w:val="12"/>
                <w:szCs w:val="12"/>
                <w:rtl/>
              </w:rPr>
            </w:pPr>
          </w:p>
        </w:tc>
        <w:tc>
          <w:tcPr>
            <w:tcW w:w="305" w:type="dxa"/>
            <w:shd w:val="clear" w:color="auto" w:fill="92D050"/>
            <w:vAlign w:val="center"/>
          </w:tcPr>
          <w:p w14:paraId="56AA9846" w14:textId="77777777" w:rsidR="00BD575D" w:rsidRDefault="00BD575D">
            <w:pPr>
              <w:jc w:val="center"/>
              <w:rPr>
                <w:rFonts w:ascii="Tahoma" w:hAnsi="Tahoma" w:cs="Tahoma"/>
                <w:sz w:val="12"/>
                <w:szCs w:val="12"/>
                <w:rtl/>
              </w:rPr>
            </w:pPr>
          </w:p>
        </w:tc>
        <w:tc>
          <w:tcPr>
            <w:tcW w:w="350" w:type="dxa"/>
            <w:vAlign w:val="center"/>
          </w:tcPr>
          <w:p w14:paraId="69A09FF0" w14:textId="77777777" w:rsidR="00BD575D" w:rsidRDefault="00F31DDB">
            <w:pPr>
              <w:jc w:val="center"/>
              <w:rPr>
                <w:rFonts w:ascii="Tahoma" w:hAnsi="Tahoma" w:cs="Tahoma"/>
                <w:sz w:val="12"/>
                <w:szCs w:val="12"/>
                <w:rtl/>
              </w:rPr>
            </w:pPr>
            <w:r>
              <w:rPr>
                <w:rFonts w:ascii="Tahoma" w:hAnsi="Tahoma" w:cs="Tahoma"/>
                <w:sz w:val="12"/>
                <w:szCs w:val="12"/>
                <w:rtl/>
              </w:rPr>
              <w:t>17</w:t>
            </w:r>
          </w:p>
        </w:tc>
      </w:tr>
      <w:tr w:rsidR="00BD575D" w14:paraId="5DBB1AA5" w14:textId="77777777">
        <w:trPr>
          <w:trHeight w:val="283"/>
        </w:trPr>
        <w:tc>
          <w:tcPr>
            <w:tcW w:w="351" w:type="dxa"/>
            <w:shd w:val="clear" w:color="auto" w:fill="92D050"/>
            <w:vAlign w:val="center"/>
          </w:tcPr>
          <w:p w14:paraId="645793C9" w14:textId="77777777" w:rsidR="00BD575D" w:rsidRDefault="00BD575D">
            <w:pPr>
              <w:jc w:val="center"/>
              <w:rPr>
                <w:rFonts w:ascii="Tahoma" w:hAnsi="Tahoma" w:cs="Tahoma"/>
                <w:sz w:val="12"/>
                <w:szCs w:val="12"/>
                <w:rtl/>
              </w:rPr>
            </w:pPr>
          </w:p>
        </w:tc>
        <w:tc>
          <w:tcPr>
            <w:tcW w:w="351" w:type="dxa"/>
            <w:shd w:val="clear" w:color="auto" w:fill="92D050"/>
            <w:vAlign w:val="center"/>
          </w:tcPr>
          <w:p w14:paraId="0ECD701F" w14:textId="77777777"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14:paraId="7A531087" w14:textId="77777777" w:rsidR="00BD575D" w:rsidRDefault="00BD575D">
            <w:pPr>
              <w:jc w:val="center"/>
              <w:rPr>
                <w:rFonts w:ascii="Tahoma" w:hAnsi="Tahoma" w:cs="Tahoma"/>
                <w:sz w:val="12"/>
                <w:szCs w:val="12"/>
                <w:rtl/>
              </w:rPr>
            </w:pPr>
          </w:p>
        </w:tc>
        <w:tc>
          <w:tcPr>
            <w:tcW w:w="350" w:type="dxa"/>
            <w:vAlign w:val="center"/>
          </w:tcPr>
          <w:p w14:paraId="5FADFEE1" w14:textId="77777777" w:rsidR="00BD575D" w:rsidRDefault="00BD575D">
            <w:pPr>
              <w:jc w:val="center"/>
              <w:rPr>
                <w:rFonts w:ascii="Tahoma" w:hAnsi="Tahoma" w:cs="Tahoma"/>
                <w:sz w:val="12"/>
                <w:szCs w:val="12"/>
                <w:rtl/>
              </w:rPr>
            </w:pPr>
          </w:p>
        </w:tc>
        <w:tc>
          <w:tcPr>
            <w:tcW w:w="350" w:type="dxa"/>
            <w:vAlign w:val="center"/>
          </w:tcPr>
          <w:p w14:paraId="3117F70C" w14:textId="77777777" w:rsidR="00BD575D" w:rsidRDefault="00BD575D">
            <w:pPr>
              <w:jc w:val="center"/>
              <w:rPr>
                <w:rFonts w:ascii="Tahoma" w:hAnsi="Tahoma" w:cs="Tahoma"/>
                <w:sz w:val="12"/>
                <w:szCs w:val="12"/>
                <w:rtl/>
              </w:rPr>
            </w:pPr>
          </w:p>
        </w:tc>
        <w:tc>
          <w:tcPr>
            <w:tcW w:w="350" w:type="dxa"/>
            <w:vAlign w:val="center"/>
          </w:tcPr>
          <w:p w14:paraId="7F6D641E" w14:textId="77777777" w:rsidR="00BD575D" w:rsidRDefault="00BD575D">
            <w:pPr>
              <w:jc w:val="center"/>
              <w:rPr>
                <w:rFonts w:ascii="Tahoma" w:hAnsi="Tahoma" w:cs="Tahoma"/>
                <w:sz w:val="12"/>
                <w:szCs w:val="12"/>
                <w:rtl/>
              </w:rPr>
            </w:pPr>
          </w:p>
        </w:tc>
        <w:tc>
          <w:tcPr>
            <w:tcW w:w="350" w:type="dxa"/>
            <w:vAlign w:val="center"/>
          </w:tcPr>
          <w:p w14:paraId="22A6CE28" w14:textId="77777777" w:rsidR="00BD575D" w:rsidRDefault="00BD575D">
            <w:pPr>
              <w:jc w:val="center"/>
              <w:rPr>
                <w:rFonts w:ascii="Tahoma" w:hAnsi="Tahoma" w:cs="Tahoma"/>
                <w:sz w:val="12"/>
                <w:szCs w:val="12"/>
                <w:rtl/>
              </w:rPr>
            </w:pPr>
          </w:p>
        </w:tc>
        <w:tc>
          <w:tcPr>
            <w:tcW w:w="350" w:type="dxa"/>
            <w:shd w:val="clear" w:color="auto" w:fill="FFC000"/>
            <w:vAlign w:val="center"/>
          </w:tcPr>
          <w:p w14:paraId="743FA6BA" w14:textId="77777777" w:rsidR="00BD575D" w:rsidRDefault="00BD575D">
            <w:pPr>
              <w:jc w:val="center"/>
              <w:rPr>
                <w:rFonts w:ascii="Tahoma" w:hAnsi="Tahoma" w:cs="Tahoma"/>
                <w:sz w:val="12"/>
                <w:szCs w:val="12"/>
                <w:rtl/>
              </w:rPr>
            </w:pPr>
          </w:p>
        </w:tc>
        <w:tc>
          <w:tcPr>
            <w:tcW w:w="350" w:type="dxa"/>
            <w:shd w:val="clear" w:color="auto" w:fill="92D050"/>
            <w:vAlign w:val="center"/>
          </w:tcPr>
          <w:p w14:paraId="48EC1160" w14:textId="77777777" w:rsidR="00BD575D" w:rsidRDefault="00BD575D">
            <w:pPr>
              <w:jc w:val="center"/>
              <w:rPr>
                <w:rFonts w:ascii="Tahoma" w:hAnsi="Tahoma" w:cs="Tahoma"/>
                <w:sz w:val="12"/>
                <w:szCs w:val="12"/>
                <w:rtl/>
              </w:rPr>
            </w:pPr>
          </w:p>
        </w:tc>
        <w:tc>
          <w:tcPr>
            <w:tcW w:w="350" w:type="dxa"/>
            <w:shd w:val="clear" w:color="auto" w:fill="92D050"/>
            <w:vAlign w:val="center"/>
          </w:tcPr>
          <w:p w14:paraId="2363679E" w14:textId="77777777" w:rsidR="00BD575D" w:rsidRDefault="00BD575D">
            <w:pPr>
              <w:jc w:val="center"/>
              <w:rPr>
                <w:rFonts w:ascii="Tahoma" w:hAnsi="Tahoma" w:cs="Tahoma"/>
                <w:sz w:val="12"/>
                <w:szCs w:val="12"/>
                <w:rtl/>
              </w:rPr>
            </w:pPr>
          </w:p>
        </w:tc>
        <w:tc>
          <w:tcPr>
            <w:tcW w:w="350" w:type="dxa"/>
            <w:shd w:val="clear" w:color="auto" w:fill="92D050"/>
            <w:vAlign w:val="center"/>
          </w:tcPr>
          <w:p w14:paraId="378AE6C6" w14:textId="77777777" w:rsidR="00BD575D" w:rsidRDefault="00BD575D">
            <w:pPr>
              <w:jc w:val="center"/>
              <w:rPr>
                <w:rFonts w:ascii="Tahoma" w:hAnsi="Tahoma" w:cs="Tahoma"/>
                <w:sz w:val="12"/>
                <w:szCs w:val="12"/>
                <w:rtl/>
              </w:rPr>
            </w:pPr>
          </w:p>
        </w:tc>
        <w:tc>
          <w:tcPr>
            <w:tcW w:w="350" w:type="dxa"/>
            <w:shd w:val="clear" w:color="auto" w:fill="92D050"/>
            <w:vAlign w:val="center"/>
          </w:tcPr>
          <w:p w14:paraId="66C4139E" w14:textId="77777777" w:rsidR="00BD575D" w:rsidRDefault="00BD575D">
            <w:pPr>
              <w:jc w:val="center"/>
              <w:rPr>
                <w:rFonts w:ascii="Tahoma" w:hAnsi="Tahoma" w:cs="Tahoma"/>
                <w:sz w:val="12"/>
                <w:szCs w:val="12"/>
                <w:rtl/>
              </w:rPr>
            </w:pPr>
          </w:p>
        </w:tc>
        <w:tc>
          <w:tcPr>
            <w:tcW w:w="350" w:type="dxa"/>
            <w:shd w:val="clear" w:color="auto" w:fill="92D050"/>
            <w:vAlign w:val="center"/>
          </w:tcPr>
          <w:p w14:paraId="0B317E80" w14:textId="77777777" w:rsidR="00BD575D" w:rsidRDefault="00BD575D">
            <w:pPr>
              <w:jc w:val="center"/>
              <w:rPr>
                <w:rFonts w:ascii="Tahoma" w:hAnsi="Tahoma" w:cs="Tahoma"/>
                <w:sz w:val="12"/>
                <w:szCs w:val="12"/>
                <w:rtl/>
              </w:rPr>
            </w:pPr>
          </w:p>
        </w:tc>
        <w:tc>
          <w:tcPr>
            <w:tcW w:w="350" w:type="dxa"/>
            <w:shd w:val="clear" w:color="auto" w:fill="92D050"/>
            <w:vAlign w:val="center"/>
          </w:tcPr>
          <w:p w14:paraId="04CEAFC6" w14:textId="77777777" w:rsidR="00BD575D" w:rsidRDefault="00BD575D">
            <w:pPr>
              <w:jc w:val="center"/>
              <w:rPr>
                <w:rFonts w:ascii="Tahoma" w:hAnsi="Tahoma" w:cs="Tahoma"/>
                <w:sz w:val="12"/>
                <w:szCs w:val="12"/>
                <w:rtl/>
              </w:rPr>
            </w:pPr>
          </w:p>
        </w:tc>
        <w:tc>
          <w:tcPr>
            <w:tcW w:w="350" w:type="dxa"/>
            <w:shd w:val="clear" w:color="auto" w:fill="92D050"/>
            <w:vAlign w:val="center"/>
          </w:tcPr>
          <w:p w14:paraId="0839E60C" w14:textId="77777777" w:rsidR="00BD575D" w:rsidRDefault="00BD575D">
            <w:pPr>
              <w:jc w:val="center"/>
              <w:rPr>
                <w:rFonts w:ascii="Tahoma" w:hAnsi="Tahoma" w:cs="Tahoma"/>
                <w:sz w:val="12"/>
                <w:szCs w:val="12"/>
                <w:rtl/>
              </w:rPr>
            </w:pPr>
          </w:p>
        </w:tc>
        <w:tc>
          <w:tcPr>
            <w:tcW w:w="350" w:type="dxa"/>
            <w:shd w:val="clear" w:color="auto" w:fill="92D050"/>
            <w:vAlign w:val="center"/>
          </w:tcPr>
          <w:p w14:paraId="303B06CB" w14:textId="77777777" w:rsidR="00BD575D" w:rsidRDefault="00BD575D">
            <w:pPr>
              <w:jc w:val="center"/>
              <w:rPr>
                <w:rFonts w:ascii="Tahoma" w:hAnsi="Tahoma" w:cs="Tahoma"/>
                <w:sz w:val="12"/>
                <w:szCs w:val="12"/>
                <w:rtl/>
              </w:rPr>
            </w:pPr>
          </w:p>
        </w:tc>
        <w:tc>
          <w:tcPr>
            <w:tcW w:w="350" w:type="dxa"/>
            <w:shd w:val="clear" w:color="auto" w:fill="92D050"/>
            <w:vAlign w:val="center"/>
          </w:tcPr>
          <w:p w14:paraId="63806892" w14:textId="77777777" w:rsidR="00BD575D" w:rsidRDefault="00BD575D">
            <w:pPr>
              <w:jc w:val="center"/>
              <w:rPr>
                <w:rFonts w:ascii="Tahoma" w:hAnsi="Tahoma" w:cs="Tahoma"/>
                <w:sz w:val="12"/>
                <w:szCs w:val="12"/>
                <w:rtl/>
              </w:rPr>
            </w:pPr>
          </w:p>
        </w:tc>
        <w:tc>
          <w:tcPr>
            <w:tcW w:w="305" w:type="dxa"/>
            <w:shd w:val="clear" w:color="auto" w:fill="92D050"/>
            <w:vAlign w:val="center"/>
          </w:tcPr>
          <w:p w14:paraId="5038862D" w14:textId="77777777" w:rsidR="00BD575D" w:rsidRDefault="00BD575D">
            <w:pPr>
              <w:jc w:val="center"/>
              <w:rPr>
                <w:rFonts w:ascii="Tahoma" w:hAnsi="Tahoma" w:cs="Tahoma"/>
                <w:sz w:val="12"/>
                <w:szCs w:val="12"/>
                <w:rtl/>
              </w:rPr>
            </w:pPr>
          </w:p>
        </w:tc>
        <w:tc>
          <w:tcPr>
            <w:tcW w:w="305" w:type="dxa"/>
            <w:shd w:val="clear" w:color="auto" w:fill="92D050"/>
            <w:vAlign w:val="center"/>
          </w:tcPr>
          <w:p w14:paraId="23803DB9" w14:textId="77777777"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14:paraId="09CC9FBA" w14:textId="77777777" w:rsidR="00BD575D" w:rsidRDefault="00BD575D">
            <w:pPr>
              <w:jc w:val="center"/>
              <w:rPr>
                <w:rFonts w:ascii="Tahoma" w:hAnsi="Tahoma" w:cs="Tahoma"/>
                <w:sz w:val="12"/>
                <w:szCs w:val="12"/>
                <w:rtl/>
              </w:rPr>
            </w:pPr>
          </w:p>
        </w:tc>
        <w:tc>
          <w:tcPr>
            <w:tcW w:w="305" w:type="dxa"/>
            <w:vAlign w:val="center"/>
          </w:tcPr>
          <w:p w14:paraId="0A185AEC" w14:textId="77777777" w:rsidR="00BD575D" w:rsidRDefault="00BD575D">
            <w:pPr>
              <w:jc w:val="center"/>
              <w:rPr>
                <w:rFonts w:ascii="Tahoma" w:hAnsi="Tahoma" w:cs="Tahoma"/>
                <w:sz w:val="12"/>
                <w:szCs w:val="12"/>
                <w:rtl/>
              </w:rPr>
            </w:pPr>
          </w:p>
        </w:tc>
        <w:tc>
          <w:tcPr>
            <w:tcW w:w="305" w:type="dxa"/>
            <w:vAlign w:val="center"/>
          </w:tcPr>
          <w:p w14:paraId="6364B3A0" w14:textId="77777777" w:rsidR="00BD575D" w:rsidRDefault="00BD575D">
            <w:pPr>
              <w:jc w:val="center"/>
              <w:rPr>
                <w:rFonts w:ascii="Tahoma" w:hAnsi="Tahoma" w:cs="Tahoma"/>
                <w:sz w:val="12"/>
                <w:szCs w:val="12"/>
                <w:rtl/>
              </w:rPr>
            </w:pPr>
          </w:p>
        </w:tc>
        <w:tc>
          <w:tcPr>
            <w:tcW w:w="305" w:type="dxa"/>
            <w:vAlign w:val="center"/>
          </w:tcPr>
          <w:p w14:paraId="294BDB31" w14:textId="77777777" w:rsidR="00BD575D" w:rsidRDefault="00BD575D">
            <w:pPr>
              <w:jc w:val="center"/>
              <w:rPr>
                <w:rFonts w:ascii="Tahoma" w:hAnsi="Tahoma" w:cs="Tahoma"/>
                <w:sz w:val="12"/>
                <w:szCs w:val="12"/>
                <w:rtl/>
              </w:rPr>
            </w:pPr>
          </w:p>
        </w:tc>
        <w:tc>
          <w:tcPr>
            <w:tcW w:w="305" w:type="dxa"/>
            <w:vAlign w:val="center"/>
          </w:tcPr>
          <w:p w14:paraId="5E24A703"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3F28117B" w14:textId="77777777" w:rsidR="00BD575D" w:rsidRDefault="00BD575D">
            <w:pPr>
              <w:jc w:val="center"/>
              <w:rPr>
                <w:rFonts w:ascii="Tahoma" w:hAnsi="Tahoma" w:cs="Tahoma"/>
                <w:sz w:val="12"/>
                <w:szCs w:val="12"/>
                <w:rtl/>
              </w:rPr>
            </w:pPr>
          </w:p>
        </w:tc>
        <w:tc>
          <w:tcPr>
            <w:tcW w:w="305" w:type="dxa"/>
            <w:shd w:val="clear" w:color="auto" w:fill="92D050"/>
            <w:vAlign w:val="center"/>
          </w:tcPr>
          <w:p w14:paraId="7F336B07" w14:textId="77777777" w:rsidR="00BD575D" w:rsidRDefault="00BD575D">
            <w:pPr>
              <w:jc w:val="center"/>
              <w:rPr>
                <w:rFonts w:ascii="Tahoma" w:hAnsi="Tahoma" w:cs="Tahoma"/>
                <w:sz w:val="12"/>
                <w:szCs w:val="12"/>
                <w:rtl/>
              </w:rPr>
            </w:pPr>
          </w:p>
        </w:tc>
        <w:tc>
          <w:tcPr>
            <w:tcW w:w="305" w:type="dxa"/>
            <w:shd w:val="clear" w:color="auto" w:fill="92D050"/>
            <w:vAlign w:val="center"/>
          </w:tcPr>
          <w:p w14:paraId="729DF974" w14:textId="77777777" w:rsidR="00BD575D" w:rsidRDefault="00BD575D">
            <w:pPr>
              <w:jc w:val="center"/>
              <w:rPr>
                <w:rFonts w:ascii="Tahoma" w:hAnsi="Tahoma" w:cs="Tahoma"/>
                <w:sz w:val="12"/>
                <w:szCs w:val="12"/>
                <w:rtl/>
              </w:rPr>
            </w:pPr>
          </w:p>
        </w:tc>
        <w:tc>
          <w:tcPr>
            <w:tcW w:w="350" w:type="dxa"/>
            <w:vAlign w:val="center"/>
          </w:tcPr>
          <w:p w14:paraId="3177D88B" w14:textId="77777777" w:rsidR="00BD575D" w:rsidRDefault="00F31DDB">
            <w:pPr>
              <w:jc w:val="center"/>
              <w:rPr>
                <w:rFonts w:ascii="Tahoma" w:hAnsi="Tahoma" w:cs="Tahoma"/>
                <w:sz w:val="12"/>
                <w:szCs w:val="12"/>
                <w:rtl/>
              </w:rPr>
            </w:pPr>
            <w:r>
              <w:rPr>
                <w:rFonts w:ascii="Tahoma" w:hAnsi="Tahoma" w:cs="Tahoma"/>
                <w:sz w:val="12"/>
                <w:szCs w:val="12"/>
                <w:rtl/>
              </w:rPr>
              <w:t>18</w:t>
            </w:r>
          </w:p>
        </w:tc>
      </w:tr>
      <w:tr w:rsidR="00BD575D" w14:paraId="0121415A" w14:textId="77777777">
        <w:trPr>
          <w:trHeight w:val="283"/>
        </w:trPr>
        <w:tc>
          <w:tcPr>
            <w:tcW w:w="351" w:type="dxa"/>
            <w:shd w:val="clear" w:color="auto" w:fill="92D050"/>
            <w:vAlign w:val="center"/>
          </w:tcPr>
          <w:p w14:paraId="6DFA1716" w14:textId="77777777" w:rsidR="00BD575D" w:rsidRDefault="00BD575D">
            <w:pPr>
              <w:jc w:val="center"/>
              <w:rPr>
                <w:rFonts w:ascii="Tahoma" w:hAnsi="Tahoma" w:cs="Tahoma"/>
                <w:sz w:val="12"/>
                <w:szCs w:val="12"/>
                <w:rtl/>
              </w:rPr>
            </w:pPr>
          </w:p>
        </w:tc>
        <w:tc>
          <w:tcPr>
            <w:tcW w:w="351" w:type="dxa"/>
            <w:shd w:val="clear" w:color="auto" w:fill="92D050"/>
            <w:vAlign w:val="center"/>
          </w:tcPr>
          <w:p w14:paraId="2E549D75" w14:textId="77777777"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14:paraId="7F294BB8" w14:textId="77777777" w:rsidR="00BD575D" w:rsidRDefault="00BD575D">
            <w:pPr>
              <w:jc w:val="center"/>
              <w:rPr>
                <w:rFonts w:ascii="Tahoma" w:hAnsi="Tahoma" w:cs="Tahoma"/>
                <w:sz w:val="12"/>
                <w:szCs w:val="12"/>
                <w:rtl/>
              </w:rPr>
            </w:pPr>
          </w:p>
        </w:tc>
        <w:tc>
          <w:tcPr>
            <w:tcW w:w="350" w:type="dxa"/>
            <w:vAlign w:val="center"/>
          </w:tcPr>
          <w:p w14:paraId="6E4AD737" w14:textId="77777777" w:rsidR="00BD575D" w:rsidRDefault="00BD575D">
            <w:pPr>
              <w:jc w:val="center"/>
              <w:rPr>
                <w:rFonts w:ascii="Tahoma" w:hAnsi="Tahoma" w:cs="Tahoma"/>
                <w:sz w:val="12"/>
                <w:szCs w:val="12"/>
                <w:rtl/>
              </w:rPr>
            </w:pPr>
          </w:p>
        </w:tc>
        <w:tc>
          <w:tcPr>
            <w:tcW w:w="350" w:type="dxa"/>
            <w:vAlign w:val="center"/>
          </w:tcPr>
          <w:p w14:paraId="482F3F1C" w14:textId="77777777" w:rsidR="00BD575D" w:rsidRDefault="00F31DDB">
            <w:pPr>
              <w:jc w:val="center"/>
              <w:rPr>
                <w:rFonts w:ascii="Tahoma" w:hAnsi="Tahoma" w:cs="Tahoma"/>
                <w:sz w:val="12"/>
                <w:szCs w:val="12"/>
                <w:rtl/>
              </w:rPr>
            </w:pPr>
            <w:r>
              <w:rPr>
                <w:rFonts w:ascii="Tahoma" w:hAnsi="Tahoma" w:cs="Tahoma"/>
                <w:sz w:val="12"/>
                <w:szCs w:val="12"/>
                <w:rtl/>
              </w:rPr>
              <w:t>6</w:t>
            </w:r>
          </w:p>
        </w:tc>
        <w:tc>
          <w:tcPr>
            <w:tcW w:w="350" w:type="dxa"/>
            <w:vAlign w:val="center"/>
          </w:tcPr>
          <w:p w14:paraId="5794DED3" w14:textId="77777777" w:rsidR="00BD575D" w:rsidRDefault="00BD575D">
            <w:pPr>
              <w:jc w:val="center"/>
              <w:rPr>
                <w:rFonts w:ascii="Tahoma" w:hAnsi="Tahoma" w:cs="Tahoma"/>
                <w:sz w:val="12"/>
                <w:szCs w:val="12"/>
                <w:rtl/>
              </w:rPr>
            </w:pPr>
          </w:p>
        </w:tc>
        <w:tc>
          <w:tcPr>
            <w:tcW w:w="350" w:type="dxa"/>
            <w:vAlign w:val="center"/>
          </w:tcPr>
          <w:p w14:paraId="053533B3" w14:textId="77777777" w:rsidR="00BD575D" w:rsidRDefault="00BD575D">
            <w:pPr>
              <w:jc w:val="center"/>
              <w:rPr>
                <w:rFonts w:ascii="Tahoma" w:hAnsi="Tahoma" w:cs="Tahoma"/>
                <w:sz w:val="12"/>
                <w:szCs w:val="12"/>
                <w:rtl/>
              </w:rPr>
            </w:pPr>
          </w:p>
        </w:tc>
        <w:tc>
          <w:tcPr>
            <w:tcW w:w="350" w:type="dxa"/>
            <w:shd w:val="clear" w:color="auto" w:fill="FFC000"/>
            <w:vAlign w:val="center"/>
          </w:tcPr>
          <w:p w14:paraId="650D14D8"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41E592DD"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1F3FED72"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7284FAFD" w14:textId="77777777" w:rsidR="00BD575D" w:rsidRDefault="00F31DDB">
            <w:pPr>
              <w:jc w:val="center"/>
              <w:rPr>
                <w:rFonts w:ascii="Tahoma" w:hAnsi="Tahoma" w:cs="Tahoma"/>
                <w:sz w:val="12"/>
                <w:szCs w:val="12"/>
                <w:rtl/>
              </w:rPr>
            </w:pPr>
            <w:r>
              <w:rPr>
                <w:rFonts w:ascii="Tahoma" w:hAnsi="Tahoma" w:cs="Tahoma"/>
                <w:sz w:val="12"/>
                <w:szCs w:val="12"/>
                <w:rtl/>
              </w:rPr>
              <w:t>12</w:t>
            </w:r>
          </w:p>
        </w:tc>
        <w:tc>
          <w:tcPr>
            <w:tcW w:w="350" w:type="dxa"/>
            <w:shd w:val="clear" w:color="auto" w:fill="F4B083" w:themeFill="accent2" w:themeFillTint="99"/>
            <w:vAlign w:val="center"/>
          </w:tcPr>
          <w:p w14:paraId="729DAE2C"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262FCE57"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130B98EE"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3EF69437"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14A0CCD6" w14:textId="77777777" w:rsidR="00BD575D" w:rsidRDefault="00F31DDB">
            <w:pPr>
              <w:jc w:val="center"/>
              <w:rPr>
                <w:rFonts w:ascii="Tahoma" w:hAnsi="Tahoma" w:cs="Tahoma"/>
                <w:sz w:val="12"/>
                <w:szCs w:val="12"/>
                <w:rtl/>
              </w:rPr>
            </w:pPr>
            <w:r>
              <w:rPr>
                <w:rFonts w:ascii="Tahoma" w:hAnsi="Tahoma" w:cs="Tahoma"/>
                <w:sz w:val="12"/>
                <w:szCs w:val="12"/>
                <w:rtl/>
              </w:rPr>
              <w:t>10</w:t>
            </w:r>
          </w:p>
        </w:tc>
        <w:tc>
          <w:tcPr>
            <w:tcW w:w="350" w:type="dxa"/>
            <w:shd w:val="clear" w:color="auto" w:fill="C45911" w:themeFill="accent2" w:themeFillShade="BF"/>
            <w:vAlign w:val="center"/>
          </w:tcPr>
          <w:p w14:paraId="77DEF2D3"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3F1674A0"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5B84EE39"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15B3E138" w14:textId="77777777" w:rsidR="00BD575D" w:rsidRDefault="00BD575D">
            <w:pPr>
              <w:jc w:val="center"/>
              <w:rPr>
                <w:rFonts w:ascii="Tahoma" w:hAnsi="Tahoma" w:cs="Tahoma"/>
                <w:sz w:val="12"/>
                <w:szCs w:val="12"/>
                <w:rtl/>
              </w:rPr>
            </w:pPr>
          </w:p>
        </w:tc>
        <w:tc>
          <w:tcPr>
            <w:tcW w:w="305" w:type="dxa"/>
            <w:vAlign w:val="center"/>
          </w:tcPr>
          <w:p w14:paraId="30D3D306" w14:textId="77777777" w:rsidR="00BD575D" w:rsidRDefault="00BD575D">
            <w:pPr>
              <w:jc w:val="center"/>
              <w:rPr>
                <w:rFonts w:ascii="Tahoma" w:hAnsi="Tahoma" w:cs="Tahoma"/>
                <w:sz w:val="12"/>
                <w:szCs w:val="12"/>
                <w:rtl/>
              </w:rPr>
            </w:pPr>
          </w:p>
        </w:tc>
        <w:tc>
          <w:tcPr>
            <w:tcW w:w="305" w:type="dxa"/>
            <w:vAlign w:val="center"/>
          </w:tcPr>
          <w:p w14:paraId="49535111" w14:textId="77777777" w:rsidR="00BD575D" w:rsidRDefault="00BD575D">
            <w:pPr>
              <w:jc w:val="center"/>
              <w:rPr>
                <w:rFonts w:ascii="Tahoma" w:hAnsi="Tahoma" w:cs="Tahoma"/>
                <w:sz w:val="12"/>
                <w:szCs w:val="12"/>
                <w:rtl/>
              </w:rPr>
            </w:pPr>
          </w:p>
        </w:tc>
        <w:tc>
          <w:tcPr>
            <w:tcW w:w="305" w:type="dxa"/>
            <w:vAlign w:val="center"/>
          </w:tcPr>
          <w:p w14:paraId="1C59C262" w14:textId="77777777" w:rsidR="00BD575D" w:rsidRDefault="00F31DDB">
            <w:pPr>
              <w:jc w:val="center"/>
              <w:rPr>
                <w:rFonts w:ascii="Tahoma" w:hAnsi="Tahoma" w:cs="Tahoma"/>
                <w:sz w:val="12"/>
                <w:szCs w:val="12"/>
                <w:rtl/>
              </w:rPr>
            </w:pPr>
            <w:r>
              <w:rPr>
                <w:rFonts w:ascii="Tahoma" w:hAnsi="Tahoma" w:cs="Tahoma"/>
                <w:sz w:val="12"/>
                <w:szCs w:val="12"/>
                <w:rtl/>
              </w:rPr>
              <w:t>3</w:t>
            </w:r>
          </w:p>
        </w:tc>
        <w:tc>
          <w:tcPr>
            <w:tcW w:w="305" w:type="dxa"/>
            <w:vAlign w:val="center"/>
          </w:tcPr>
          <w:p w14:paraId="3A82EED6" w14:textId="77777777" w:rsidR="00BD575D" w:rsidRDefault="00BD575D">
            <w:pPr>
              <w:jc w:val="center"/>
              <w:rPr>
                <w:rFonts w:ascii="Tahoma" w:hAnsi="Tahoma" w:cs="Tahoma"/>
                <w:sz w:val="12"/>
                <w:szCs w:val="12"/>
                <w:rtl/>
              </w:rPr>
            </w:pPr>
          </w:p>
        </w:tc>
        <w:tc>
          <w:tcPr>
            <w:tcW w:w="305" w:type="dxa"/>
            <w:shd w:val="clear" w:color="auto" w:fill="FFC000"/>
            <w:vAlign w:val="center"/>
          </w:tcPr>
          <w:p w14:paraId="4C115B49" w14:textId="77777777" w:rsidR="00BD575D" w:rsidRDefault="00BD575D">
            <w:pPr>
              <w:jc w:val="center"/>
              <w:rPr>
                <w:rFonts w:ascii="Tahoma" w:hAnsi="Tahoma" w:cs="Tahoma"/>
                <w:sz w:val="12"/>
                <w:szCs w:val="12"/>
                <w:rtl/>
              </w:rPr>
            </w:pPr>
          </w:p>
        </w:tc>
        <w:tc>
          <w:tcPr>
            <w:tcW w:w="305" w:type="dxa"/>
            <w:shd w:val="clear" w:color="auto" w:fill="92D050"/>
            <w:vAlign w:val="center"/>
          </w:tcPr>
          <w:p w14:paraId="50E7EDAA" w14:textId="77777777" w:rsidR="00BD575D" w:rsidRDefault="00BD575D">
            <w:pPr>
              <w:jc w:val="center"/>
              <w:rPr>
                <w:rFonts w:ascii="Tahoma" w:hAnsi="Tahoma" w:cs="Tahoma"/>
                <w:sz w:val="12"/>
                <w:szCs w:val="12"/>
                <w:rtl/>
              </w:rPr>
            </w:pPr>
          </w:p>
        </w:tc>
        <w:tc>
          <w:tcPr>
            <w:tcW w:w="305" w:type="dxa"/>
            <w:shd w:val="clear" w:color="auto" w:fill="92D050"/>
            <w:vAlign w:val="center"/>
          </w:tcPr>
          <w:p w14:paraId="6C956D0B" w14:textId="77777777" w:rsidR="00BD575D" w:rsidRDefault="00BD575D">
            <w:pPr>
              <w:jc w:val="center"/>
              <w:rPr>
                <w:rFonts w:ascii="Tahoma" w:hAnsi="Tahoma" w:cs="Tahoma"/>
                <w:sz w:val="12"/>
                <w:szCs w:val="12"/>
                <w:rtl/>
              </w:rPr>
            </w:pPr>
          </w:p>
        </w:tc>
        <w:tc>
          <w:tcPr>
            <w:tcW w:w="350" w:type="dxa"/>
            <w:vAlign w:val="center"/>
          </w:tcPr>
          <w:p w14:paraId="3B853A7A" w14:textId="77777777" w:rsidR="00BD575D" w:rsidRDefault="00F31DDB">
            <w:pPr>
              <w:jc w:val="center"/>
              <w:rPr>
                <w:rFonts w:ascii="Tahoma" w:hAnsi="Tahoma" w:cs="Tahoma"/>
                <w:sz w:val="12"/>
                <w:szCs w:val="12"/>
                <w:rtl/>
              </w:rPr>
            </w:pPr>
            <w:r>
              <w:rPr>
                <w:rFonts w:ascii="Tahoma" w:hAnsi="Tahoma" w:cs="Tahoma"/>
                <w:sz w:val="12"/>
                <w:szCs w:val="12"/>
                <w:rtl/>
              </w:rPr>
              <w:t>19</w:t>
            </w:r>
          </w:p>
        </w:tc>
      </w:tr>
      <w:tr w:rsidR="00BD575D" w14:paraId="283823BC" w14:textId="77777777">
        <w:trPr>
          <w:trHeight w:val="283"/>
        </w:trPr>
        <w:tc>
          <w:tcPr>
            <w:tcW w:w="351" w:type="dxa"/>
            <w:shd w:val="clear" w:color="auto" w:fill="92D050"/>
            <w:vAlign w:val="center"/>
          </w:tcPr>
          <w:p w14:paraId="73D4C3CD" w14:textId="77777777" w:rsidR="00BD575D" w:rsidRDefault="00BD575D">
            <w:pPr>
              <w:jc w:val="center"/>
              <w:rPr>
                <w:rFonts w:ascii="Tahoma" w:hAnsi="Tahoma" w:cs="Tahoma"/>
                <w:sz w:val="12"/>
                <w:szCs w:val="12"/>
                <w:rtl/>
              </w:rPr>
            </w:pPr>
          </w:p>
        </w:tc>
        <w:tc>
          <w:tcPr>
            <w:tcW w:w="351" w:type="dxa"/>
            <w:shd w:val="clear" w:color="auto" w:fill="92D050"/>
            <w:vAlign w:val="center"/>
          </w:tcPr>
          <w:p w14:paraId="446892D3" w14:textId="77777777" w:rsidR="00BD575D" w:rsidRDefault="00BD575D">
            <w:pPr>
              <w:jc w:val="center"/>
              <w:rPr>
                <w:rFonts w:ascii="Tahoma" w:hAnsi="Tahoma" w:cs="Tahoma"/>
                <w:sz w:val="12"/>
                <w:szCs w:val="12"/>
                <w:rtl/>
              </w:rPr>
            </w:pPr>
          </w:p>
        </w:tc>
        <w:tc>
          <w:tcPr>
            <w:tcW w:w="350" w:type="dxa"/>
            <w:shd w:val="clear" w:color="auto" w:fill="ED7D31" w:themeFill="accent2"/>
            <w:vAlign w:val="center"/>
          </w:tcPr>
          <w:p w14:paraId="7AD577B3" w14:textId="77777777" w:rsidR="00BD575D" w:rsidRDefault="00BD575D">
            <w:pPr>
              <w:jc w:val="center"/>
              <w:rPr>
                <w:rFonts w:ascii="Tahoma" w:hAnsi="Tahoma" w:cs="Tahoma"/>
                <w:sz w:val="12"/>
                <w:szCs w:val="12"/>
                <w:rtl/>
              </w:rPr>
            </w:pPr>
          </w:p>
        </w:tc>
        <w:tc>
          <w:tcPr>
            <w:tcW w:w="350" w:type="dxa"/>
            <w:vAlign w:val="center"/>
          </w:tcPr>
          <w:p w14:paraId="6A5E0011" w14:textId="77777777" w:rsidR="00BD575D" w:rsidRDefault="00BD575D">
            <w:pPr>
              <w:jc w:val="center"/>
              <w:rPr>
                <w:rFonts w:ascii="Tahoma" w:hAnsi="Tahoma" w:cs="Tahoma"/>
                <w:sz w:val="12"/>
                <w:szCs w:val="12"/>
                <w:rtl/>
              </w:rPr>
            </w:pPr>
          </w:p>
        </w:tc>
        <w:tc>
          <w:tcPr>
            <w:tcW w:w="350" w:type="dxa"/>
            <w:vAlign w:val="center"/>
          </w:tcPr>
          <w:p w14:paraId="333577B3" w14:textId="77777777" w:rsidR="00BD575D" w:rsidRDefault="00BD575D">
            <w:pPr>
              <w:jc w:val="center"/>
              <w:rPr>
                <w:rFonts w:ascii="Tahoma" w:hAnsi="Tahoma" w:cs="Tahoma"/>
                <w:sz w:val="12"/>
                <w:szCs w:val="12"/>
                <w:rtl/>
              </w:rPr>
            </w:pPr>
          </w:p>
        </w:tc>
        <w:tc>
          <w:tcPr>
            <w:tcW w:w="350" w:type="dxa"/>
            <w:vAlign w:val="center"/>
          </w:tcPr>
          <w:p w14:paraId="253DDA9B" w14:textId="77777777" w:rsidR="00BD575D" w:rsidRDefault="00BD575D">
            <w:pPr>
              <w:jc w:val="center"/>
              <w:rPr>
                <w:rFonts w:ascii="Tahoma" w:hAnsi="Tahoma" w:cs="Tahoma"/>
                <w:sz w:val="12"/>
                <w:szCs w:val="12"/>
                <w:rtl/>
              </w:rPr>
            </w:pPr>
          </w:p>
        </w:tc>
        <w:tc>
          <w:tcPr>
            <w:tcW w:w="350" w:type="dxa"/>
            <w:vAlign w:val="center"/>
          </w:tcPr>
          <w:p w14:paraId="50F83836" w14:textId="77777777" w:rsidR="00BD575D" w:rsidRDefault="00BD575D">
            <w:pPr>
              <w:jc w:val="center"/>
              <w:rPr>
                <w:rFonts w:ascii="Tahoma" w:hAnsi="Tahoma" w:cs="Tahoma"/>
                <w:sz w:val="12"/>
                <w:szCs w:val="12"/>
                <w:rtl/>
              </w:rPr>
            </w:pPr>
          </w:p>
        </w:tc>
        <w:tc>
          <w:tcPr>
            <w:tcW w:w="350" w:type="dxa"/>
            <w:shd w:val="clear" w:color="auto" w:fill="auto"/>
            <w:vAlign w:val="center"/>
          </w:tcPr>
          <w:p w14:paraId="5D914988" w14:textId="77777777" w:rsidR="00BD575D" w:rsidRDefault="00BD575D">
            <w:pPr>
              <w:jc w:val="center"/>
              <w:rPr>
                <w:rFonts w:ascii="Tahoma" w:hAnsi="Tahoma" w:cs="Tahoma"/>
                <w:sz w:val="12"/>
                <w:szCs w:val="12"/>
                <w:rtl/>
              </w:rPr>
            </w:pPr>
          </w:p>
        </w:tc>
        <w:tc>
          <w:tcPr>
            <w:tcW w:w="350" w:type="dxa"/>
            <w:vAlign w:val="center"/>
          </w:tcPr>
          <w:p w14:paraId="29BEBF0C" w14:textId="77777777" w:rsidR="00BD575D" w:rsidRDefault="00BD575D">
            <w:pPr>
              <w:jc w:val="center"/>
              <w:rPr>
                <w:rFonts w:ascii="Tahoma" w:hAnsi="Tahoma" w:cs="Tahoma"/>
                <w:sz w:val="12"/>
                <w:szCs w:val="12"/>
                <w:rtl/>
              </w:rPr>
            </w:pPr>
          </w:p>
        </w:tc>
        <w:tc>
          <w:tcPr>
            <w:tcW w:w="350" w:type="dxa"/>
            <w:vAlign w:val="center"/>
          </w:tcPr>
          <w:p w14:paraId="15B404A1" w14:textId="77777777" w:rsidR="00BD575D" w:rsidRDefault="00BD575D">
            <w:pPr>
              <w:jc w:val="center"/>
              <w:rPr>
                <w:rFonts w:ascii="Tahoma" w:hAnsi="Tahoma" w:cs="Tahoma"/>
                <w:sz w:val="12"/>
                <w:szCs w:val="12"/>
                <w:rtl/>
              </w:rPr>
            </w:pPr>
          </w:p>
        </w:tc>
        <w:tc>
          <w:tcPr>
            <w:tcW w:w="350" w:type="dxa"/>
            <w:vAlign w:val="center"/>
          </w:tcPr>
          <w:p w14:paraId="36226317" w14:textId="77777777" w:rsidR="00BD575D" w:rsidRDefault="00BD575D">
            <w:pPr>
              <w:jc w:val="center"/>
              <w:rPr>
                <w:rFonts w:ascii="Tahoma" w:hAnsi="Tahoma" w:cs="Tahoma"/>
                <w:sz w:val="12"/>
                <w:szCs w:val="12"/>
                <w:rtl/>
              </w:rPr>
            </w:pPr>
          </w:p>
        </w:tc>
        <w:tc>
          <w:tcPr>
            <w:tcW w:w="350" w:type="dxa"/>
            <w:vAlign w:val="center"/>
          </w:tcPr>
          <w:p w14:paraId="60403196" w14:textId="77777777" w:rsidR="00BD575D" w:rsidRDefault="00BD575D">
            <w:pPr>
              <w:jc w:val="center"/>
              <w:rPr>
                <w:rFonts w:ascii="Tahoma" w:hAnsi="Tahoma" w:cs="Tahoma"/>
                <w:sz w:val="12"/>
                <w:szCs w:val="12"/>
                <w:rtl/>
              </w:rPr>
            </w:pPr>
          </w:p>
        </w:tc>
        <w:tc>
          <w:tcPr>
            <w:tcW w:w="350" w:type="dxa"/>
            <w:vAlign w:val="center"/>
          </w:tcPr>
          <w:p w14:paraId="19BB253B" w14:textId="77777777" w:rsidR="00BD575D" w:rsidRDefault="00BD575D">
            <w:pPr>
              <w:jc w:val="center"/>
              <w:rPr>
                <w:rFonts w:ascii="Tahoma" w:hAnsi="Tahoma" w:cs="Tahoma"/>
                <w:sz w:val="12"/>
                <w:szCs w:val="12"/>
                <w:rtl/>
              </w:rPr>
            </w:pPr>
          </w:p>
        </w:tc>
        <w:tc>
          <w:tcPr>
            <w:tcW w:w="350" w:type="dxa"/>
            <w:vAlign w:val="center"/>
          </w:tcPr>
          <w:p w14:paraId="3B9004D4" w14:textId="77777777" w:rsidR="00BD575D" w:rsidRDefault="00BD575D">
            <w:pPr>
              <w:jc w:val="center"/>
              <w:rPr>
                <w:rFonts w:ascii="Tahoma" w:hAnsi="Tahoma" w:cs="Tahoma"/>
                <w:sz w:val="12"/>
                <w:szCs w:val="12"/>
                <w:rtl/>
              </w:rPr>
            </w:pPr>
          </w:p>
        </w:tc>
        <w:tc>
          <w:tcPr>
            <w:tcW w:w="350" w:type="dxa"/>
            <w:vAlign w:val="center"/>
          </w:tcPr>
          <w:p w14:paraId="1F15FBEE" w14:textId="77777777" w:rsidR="00BD575D" w:rsidRDefault="00BD575D">
            <w:pPr>
              <w:jc w:val="center"/>
              <w:rPr>
                <w:rFonts w:ascii="Tahoma" w:hAnsi="Tahoma" w:cs="Tahoma"/>
                <w:sz w:val="12"/>
                <w:szCs w:val="12"/>
                <w:rtl/>
              </w:rPr>
            </w:pPr>
          </w:p>
        </w:tc>
        <w:tc>
          <w:tcPr>
            <w:tcW w:w="350" w:type="dxa"/>
            <w:vAlign w:val="center"/>
          </w:tcPr>
          <w:p w14:paraId="296E94CE" w14:textId="77777777" w:rsidR="00BD575D" w:rsidRDefault="00BD575D">
            <w:pPr>
              <w:jc w:val="center"/>
              <w:rPr>
                <w:rFonts w:ascii="Tahoma" w:hAnsi="Tahoma" w:cs="Tahoma"/>
                <w:sz w:val="12"/>
                <w:szCs w:val="12"/>
                <w:rtl/>
              </w:rPr>
            </w:pPr>
          </w:p>
        </w:tc>
        <w:tc>
          <w:tcPr>
            <w:tcW w:w="350" w:type="dxa"/>
            <w:vAlign w:val="center"/>
          </w:tcPr>
          <w:p w14:paraId="124F7749" w14:textId="77777777" w:rsidR="00BD575D" w:rsidRDefault="00BD575D">
            <w:pPr>
              <w:jc w:val="center"/>
              <w:rPr>
                <w:rFonts w:ascii="Tahoma" w:hAnsi="Tahoma" w:cs="Tahoma"/>
                <w:sz w:val="12"/>
                <w:szCs w:val="12"/>
                <w:rtl/>
              </w:rPr>
            </w:pPr>
          </w:p>
        </w:tc>
        <w:tc>
          <w:tcPr>
            <w:tcW w:w="305" w:type="dxa"/>
            <w:vAlign w:val="center"/>
          </w:tcPr>
          <w:p w14:paraId="0D9FD3D6" w14:textId="77777777" w:rsidR="00BD575D" w:rsidRDefault="00BD575D">
            <w:pPr>
              <w:jc w:val="center"/>
              <w:rPr>
                <w:rFonts w:ascii="Tahoma" w:hAnsi="Tahoma" w:cs="Tahoma"/>
                <w:sz w:val="12"/>
                <w:szCs w:val="12"/>
                <w:rtl/>
              </w:rPr>
            </w:pPr>
          </w:p>
        </w:tc>
        <w:tc>
          <w:tcPr>
            <w:tcW w:w="305" w:type="dxa"/>
            <w:vAlign w:val="center"/>
          </w:tcPr>
          <w:p w14:paraId="478E6194" w14:textId="77777777" w:rsidR="00BD575D" w:rsidRDefault="00BD575D">
            <w:pPr>
              <w:jc w:val="center"/>
              <w:rPr>
                <w:rFonts w:ascii="Tahoma" w:hAnsi="Tahoma" w:cs="Tahoma"/>
                <w:sz w:val="12"/>
                <w:szCs w:val="12"/>
                <w:rtl/>
              </w:rPr>
            </w:pPr>
          </w:p>
        </w:tc>
        <w:tc>
          <w:tcPr>
            <w:tcW w:w="305" w:type="dxa"/>
            <w:vAlign w:val="center"/>
          </w:tcPr>
          <w:p w14:paraId="3C424461" w14:textId="77777777" w:rsidR="00BD575D" w:rsidRDefault="00BD575D">
            <w:pPr>
              <w:jc w:val="center"/>
              <w:rPr>
                <w:rFonts w:ascii="Tahoma" w:hAnsi="Tahoma" w:cs="Tahoma"/>
                <w:sz w:val="12"/>
                <w:szCs w:val="12"/>
                <w:rtl/>
              </w:rPr>
            </w:pPr>
          </w:p>
        </w:tc>
        <w:tc>
          <w:tcPr>
            <w:tcW w:w="305" w:type="dxa"/>
            <w:vAlign w:val="center"/>
          </w:tcPr>
          <w:p w14:paraId="5546205E" w14:textId="77777777" w:rsidR="00BD575D" w:rsidRDefault="00BD575D">
            <w:pPr>
              <w:jc w:val="center"/>
              <w:rPr>
                <w:rFonts w:ascii="Tahoma" w:hAnsi="Tahoma" w:cs="Tahoma"/>
                <w:sz w:val="12"/>
                <w:szCs w:val="12"/>
                <w:rtl/>
              </w:rPr>
            </w:pPr>
          </w:p>
        </w:tc>
        <w:tc>
          <w:tcPr>
            <w:tcW w:w="305" w:type="dxa"/>
            <w:vAlign w:val="center"/>
          </w:tcPr>
          <w:p w14:paraId="7E549BE6" w14:textId="77777777" w:rsidR="00BD575D" w:rsidRDefault="00BD575D">
            <w:pPr>
              <w:jc w:val="center"/>
              <w:rPr>
                <w:rFonts w:ascii="Tahoma" w:hAnsi="Tahoma" w:cs="Tahoma"/>
                <w:sz w:val="12"/>
                <w:szCs w:val="12"/>
                <w:rtl/>
              </w:rPr>
            </w:pPr>
          </w:p>
        </w:tc>
        <w:tc>
          <w:tcPr>
            <w:tcW w:w="305" w:type="dxa"/>
            <w:vAlign w:val="center"/>
          </w:tcPr>
          <w:p w14:paraId="0EEDBA06" w14:textId="77777777" w:rsidR="00BD575D" w:rsidRDefault="00BD575D">
            <w:pPr>
              <w:jc w:val="center"/>
              <w:rPr>
                <w:rFonts w:ascii="Tahoma" w:hAnsi="Tahoma" w:cs="Tahoma"/>
                <w:sz w:val="12"/>
                <w:szCs w:val="12"/>
                <w:rtl/>
              </w:rPr>
            </w:pPr>
          </w:p>
        </w:tc>
        <w:tc>
          <w:tcPr>
            <w:tcW w:w="305" w:type="dxa"/>
            <w:vAlign w:val="center"/>
          </w:tcPr>
          <w:p w14:paraId="51062835" w14:textId="77777777" w:rsidR="00BD575D" w:rsidRDefault="00BD575D">
            <w:pPr>
              <w:jc w:val="center"/>
              <w:rPr>
                <w:rFonts w:ascii="Tahoma" w:hAnsi="Tahoma" w:cs="Tahoma"/>
                <w:sz w:val="12"/>
                <w:szCs w:val="12"/>
                <w:rtl/>
              </w:rPr>
            </w:pPr>
          </w:p>
        </w:tc>
        <w:tc>
          <w:tcPr>
            <w:tcW w:w="305" w:type="dxa"/>
            <w:shd w:val="clear" w:color="auto" w:fill="FFC000"/>
            <w:vAlign w:val="center"/>
          </w:tcPr>
          <w:p w14:paraId="744163A6" w14:textId="77777777" w:rsidR="00BD575D" w:rsidRDefault="00BD575D">
            <w:pPr>
              <w:jc w:val="center"/>
              <w:rPr>
                <w:rFonts w:ascii="Tahoma" w:hAnsi="Tahoma" w:cs="Tahoma"/>
                <w:sz w:val="12"/>
                <w:szCs w:val="12"/>
                <w:rtl/>
              </w:rPr>
            </w:pPr>
          </w:p>
        </w:tc>
        <w:tc>
          <w:tcPr>
            <w:tcW w:w="305" w:type="dxa"/>
            <w:shd w:val="clear" w:color="auto" w:fill="92D050"/>
            <w:vAlign w:val="center"/>
          </w:tcPr>
          <w:p w14:paraId="0B98D4D0" w14:textId="77777777" w:rsidR="00BD575D" w:rsidRDefault="00BD575D">
            <w:pPr>
              <w:jc w:val="center"/>
              <w:rPr>
                <w:rFonts w:ascii="Tahoma" w:hAnsi="Tahoma" w:cs="Tahoma"/>
                <w:sz w:val="12"/>
                <w:szCs w:val="12"/>
                <w:rtl/>
              </w:rPr>
            </w:pPr>
          </w:p>
        </w:tc>
        <w:tc>
          <w:tcPr>
            <w:tcW w:w="305" w:type="dxa"/>
            <w:shd w:val="clear" w:color="auto" w:fill="92D050"/>
            <w:vAlign w:val="center"/>
          </w:tcPr>
          <w:p w14:paraId="0128ECA2" w14:textId="77777777" w:rsidR="00BD575D" w:rsidRDefault="00BD575D">
            <w:pPr>
              <w:jc w:val="center"/>
              <w:rPr>
                <w:rFonts w:ascii="Tahoma" w:hAnsi="Tahoma" w:cs="Tahoma"/>
                <w:sz w:val="12"/>
                <w:szCs w:val="12"/>
                <w:rtl/>
              </w:rPr>
            </w:pPr>
          </w:p>
        </w:tc>
        <w:tc>
          <w:tcPr>
            <w:tcW w:w="350" w:type="dxa"/>
            <w:vAlign w:val="center"/>
          </w:tcPr>
          <w:p w14:paraId="1A0AB7C1" w14:textId="77777777" w:rsidR="00BD575D" w:rsidRDefault="00F31DDB">
            <w:pPr>
              <w:jc w:val="center"/>
              <w:rPr>
                <w:rFonts w:ascii="Tahoma" w:hAnsi="Tahoma" w:cs="Tahoma"/>
                <w:sz w:val="12"/>
                <w:szCs w:val="12"/>
                <w:rtl/>
              </w:rPr>
            </w:pPr>
            <w:r>
              <w:rPr>
                <w:rFonts w:ascii="Tahoma" w:hAnsi="Tahoma" w:cs="Tahoma"/>
                <w:sz w:val="12"/>
                <w:szCs w:val="12"/>
                <w:rtl/>
              </w:rPr>
              <w:t>20</w:t>
            </w:r>
          </w:p>
        </w:tc>
      </w:tr>
      <w:tr w:rsidR="00BD575D" w14:paraId="0376DD03" w14:textId="77777777">
        <w:trPr>
          <w:trHeight w:val="283"/>
        </w:trPr>
        <w:tc>
          <w:tcPr>
            <w:tcW w:w="351" w:type="dxa"/>
            <w:shd w:val="clear" w:color="auto" w:fill="92D050"/>
            <w:vAlign w:val="center"/>
          </w:tcPr>
          <w:p w14:paraId="0CBFA041" w14:textId="77777777" w:rsidR="00BD575D" w:rsidRDefault="00BD575D">
            <w:pPr>
              <w:jc w:val="center"/>
              <w:rPr>
                <w:rFonts w:ascii="Tahoma" w:hAnsi="Tahoma" w:cs="Tahoma"/>
                <w:sz w:val="12"/>
                <w:szCs w:val="12"/>
                <w:rtl/>
              </w:rPr>
            </w:pPr>
          </w:p>
        </w:tc>
        <w:tc>
          <w:tcPr>
            <w:tcW w:w="351" w:type="dxa"/>
            <w:shd w:val="clear" w:color="auto" w:fill="92D050"/>
            <w:vAlign w:val="center"/>
          </w:tcPr>
          <w:p w14:paraId="2E739B3E" w14:textId="77777777" w:rsidR="00BD575D" w:rsidRDefault="00BD575D">
            <w:pPr>
              <w:jc w:val="center"/>
              <w:rPr>
                <w:rFonts w:ascii="Tahoma" w:hAnsi="Tahoma" w:cs="Tahoma"/>
                <w:sz w:val="12"/>
                <w:szCs w:val="12"/>
                <w:rtl/>
              </w:rPr>
            </w:pPr>
          </w:p>
        </w:tc>
        <w:tc>
          <w:tcPr>
            <w:tcW w:w="350" w:type="dxa"/>
            <w:shd w:val="clear" w:color="auto" w:fill="ED7D31" w:themeFill="accent2"/>
            <w:vAlign w:val="center"/>
          </w:tcPr>
          <w:p w14:paraId="24176F81" w14:textId="77777777" w:rsidR="00BD575D" w:rsidRDefault="00F31DDB">
            <w:pPr>
              <w:jc w:val="center"/>
              <w:rPr>
                <w:rFonts w:ascii="Tahoma" w:hAnsi="Tahoma" w:cs="Tahoma"/>
                <w:sz w:val="12"/>
                <w:szCs w:val="12"/>
                <w:rtl/>
              </w:rPr>
            </w:pPr>
            <w:r>
              <w:rPr>
                <w:rFonts w:ascii="Tahoma" w:hAnsi="Tahoma" w:cs="Tahoma"/>
                <w:sz w:val="12"/>
                <w:szCs w:val="12"/>
                <w:rtl/>
              </w:rPr>
              <w:t>14</w:t>
            </w:r>
          </w:p>
        </w:tc>
        <w:tc>
          <w:tcPr>
            <w:tcW w:w="350" w:type="dxa"/>
            <w:vAlign w:val="center"/>
          </w:tcPr>
          <w:p w14:paraId="321D7F1E" w14:textId="77777777" w:rsidR="00BD575D" w:rsidRDefault="00BD575D">
            <w:pPr>
              <w:jc w:val="center"/>
              <w:rPr>
                <w:rFonts w:ascii="Tahoma" w:hAnsi="Tahoma" w:cs="Tahoma"/>
                <w:sz w:val="12"/>
                <w:szCs w:val="12"/>
                <w:rtl/>
              </w:rPr>
            </w:pPr>
          </w:p>
        </w:tc>
        <w:tc>
          <w:tcPr>
            <w:tcW w:w="350" w:type="dxa"/>
            <w:vAlign w:val="center"/>
          </w:tcPr>
          <w:p w14:paraId="30A27C87" w14:textId="77777777" w:rsidR="00BD575D" w:rsidRDefault="00BD575D">
            <w:pPr>
              <w:jc w:val="center"/>
              <w:rPr>
                <w:rFonts w:ascii="Tahoma" w:hAnsi="Tahoma" w:cs="Tahoma"/>
                <w:sz w:val="12"/>
                <w:szCs w:val="12"/>
                <w:rtl/>
              </w:rPr>
            </w:pPr>
          </w:p>
        </w:tc>
        <w:tc>
          <w:tcPr>
            <w:tcW w:w="350" w:type="dxa"/>
            <w:vAlign w:val="center"/>
          </w:tcPr>
          <w:p w14:paraId="649001F9" w14:textId="77777777" w:rsidR="00BD575D" w:rsidRDefault="00BD575D">
            <w:pPr>
              <w:jc w:val="center"/>
              <w:rPr>
                <w:rFonts w:ascii="Tahoma" w:hAnsi="Tahoma" w:cs="Tahoma"/>
                <w:sz w:val="12"/>
                <w:szCs w:val="12"/>
                <w:rtl/>
              </w:rPr>
            </w:pPr>
          </w:p>
        </w:tc>
        <w:tc>
          <w:tcPr>
            <w:tcW w:w="350" w:type="dxa"/>
            <w:vAlign w:val="center"/>
          </w:tcPr>
          <w:p w14:paraId="03A89520" w14:textId="77777777" w:rsidR="00BD575D" w:rsidRDefault="00BD575D">
            <w:pPr>
              <w:jc w:val="center"/>
              <w:rPr>
                <w:rFonts w:ascii="Tahoma" w:hAnsi="Tahoma" w:cs="Tahoma"/>
                <w:sz w:val="12"/>
                <w:szCs w:val="12"/>
                <w:rtl/>
              </w:rPr>
            </w:pPr>
          </w:p>
        </w:tc>
        <w:tc>
          <w:tcPr>
            <w:tcW w:w="350" w:type="dxa"/>
            <w:vAlign w:val="center"/>
          </w:tcPr>
          <w:p w14:paraId="756D9861" w14:textId="77777777" w:rsidR="00BD575D" w:rsidRDefault="00F31DDB">
            <w:pPr>
              <w:jc w:val="center"/>
              <w:rPr>
                <w:rFonts w:ascii="Tahoma" w:hAnsi="Tahoma" w:cs="Tahoma"/>
                <w:sz w:val="12"/>
                <w:szCs w:val="12"/>
                <w:rtl/>
              </w:rPr>
            </w:pPr>
            <w:r>
              <w:rPr>
                <w:rFonts w:ascii="Tahoma" w:hAnsi="Tahoma" w:cs="Tahoma"/>
                <w:sz w:val="12"/>
                <w:szCs w:val="12"/>
                <w:rtl/>
              </w:rPr>
              <w:t>5</w:t>
            </w:r>
          </w:p>
        </w:tc>
        <w:tc>
          <w:tcPr>
            <w:tcW w:w="350" w:type="dxa"/>
            <w:vAlign w:val="center"/>
          </w:tcPr>
          <w:p w14:paraId="087BC471" w14:textId="77777777" w:rsidR="00BD575D" w:rsidRDefault="00BD575D">
            <w:pPr>
              <w:jc w:val="center"/>
              <w:rPr>
                <w:rFonts w:ascii="Tahoma" w:hAnsi="Tahoma" w:cs="Tahoma"/>
                <w:sz w:val="12"/>
                <w:szCs w:val="12"/>
                <w:rtl/>
              </w:rPr>
            </w:pPr>
          </w:p>
        </w:tc>
        <w:tc>
          <w:tcPr>
            <w:tcW w:w="350" w:type="dxa"/>
            <w:vAlign w:val="center"/>
          </w:tcPr>
          <w:p w14:paraId="0F2BD8A1" w14:textId="77777777" w:rsidR="00BD575D" w:rsidRDefault="00BD575D">
            <w:pPr>
              <w:jc w:val="center"/>
              <w:rPr>
                <w:rFonts w:ascii="Tahoma" w:hAnsi="Tahoma" w:cs="Tahoma"/>
                <w:sz w:val="12"/>
                <w:szCs w:val="12"/>
                <w:rtl/>
              </w:rPr>
            </w:pPr>
          </w:p>
        </w:tc>
        <w:tc>
          <w:tcPr>
            <w:tcW w:w="350" w:type="dxa"/>
            <w:vAlign w:val="center"/>
          </w:tcPr>
          <w:p w14:paraId="20224719" w14:textId="77777777" w:rsidR="00BD575D" w:rsidRDefault="00BD575D">
            <w:pPr>
              <w:jc w:val="center"/>
              <w:rPr>
                <w:rFonts w:ascii="Tahoma" w:hAnsi="Tahoma" w:cs="Tahoma"/>
                <w:sz w:val="12"/>
                <w:szCs w:val="12"/>
                <w:rtl/>
              </w:rPr>
            </w:pPr>
          </w:p>
        </w:tc>
        <w:tc>
          <w:tcPr>
            <w:tcW w:w="350" w:type="dxa"/>
            <w:vAlign w:val="center"/>
          </w:tcPr>
          <w:p w14:paraId="5E0E3CCF" w14:textId="77777777" w:rsidR="00BD575D" w:rsidRDefault="00BD575D">
            <w:pPr>
              <w:jc w:val="center"/>
              <w:rPr>
                <w:rFonts w:ascii="Tahoma" w:hAnsi="Tahoma" w:cs="Tahoma"/>
                <w:sz w:val="12"/>
                <w:szCs w:val="12"/>
                <w:rtl/>
              </w:rPr>
            </w:pPr>
          </w:p>
        </w:tc>
        <w:tc>
          <w:tcPr>
            <w:tcW w:w="350" w:type="dxa"/>
            <w:vAlign w:val="center"/>
          </w:tcPr>
          <w:p w14:paraId="633FA9EA" w14:textId="77777777" w:rsidR="00BD575D" w:rsidRDefault="00BD575D">
            <w:pPr>
              <w:jc w:val="center"/>
              <w:rPr>
                <w:rFonts w:ascii="Tahoma" w:hAnsi="Tahoma" w:cs="Tahoma"/>
                <w:sz w:val="12"/>
                <w:szCs w:val="12"/>
                <w:rtl/>
              </w:rPr>
            </w:pPr>
          </w:p>
        </w:tc>
        <w:tc>
          <w:tcPr>
            <w:tcW w:w="350" w:type="dxa"/>
            <w:vAlign w:val="center"/>
          </w:tcPr>
          <w:p w14:paraId="1C66523F" w14:textId="77777777" w:rsidR="00BD575D" w:rsidRDefault="00BD575D">
            <w:pPr>
              <w:jc w:val="center"/>
              <w:rPr>
                <w:rFonts w:ascii="Tahoma" w:hAnsi="Tahoma" w:cs="Tahoma"/>
                <w:sz w:val="12"/>
                <w:szCs w:val="12"/>
                <w:rtl/>
              </w:rPr>
            </w:pPr>
          </w:p>
        </w:tc>
        <w:tc>
          <w:tcPr>
            <w:tcW w:w="350" w:type="dxa"/>
            <w:vAlign w:val="center"/>
          </w:tcPr>
          <w:p w14:paraId="1C6E055E" w14:textId="77777777" w:rsidR="00BD575D" w:rsidRDefault="00BD575D">
            <w:pPr>
              <w:jc w:val="center"/>
              <w:rPr>
                <w:rFonts w:ascii="Tahoma" w:hAnsi="Tahoma" w:cs="Tahoma"/>
                <w:sz w:val="12"/>
                <w:szCs w:val="12"/>
                <w:rtl/>
              </w:rPr>
            </w:pPr>
          </w:p>
        </w:tc>
        <w:tc>
          <w:tcPr>
            <w:tcW w:w="350" w:type="dxa"/>
            <w:vAlign w:val="center"/>
          </w:tcPr>
          <w:p w14:paraId="43D0AFC1" w14:textId="77777777" w:rsidR="00BD575D" w:rsidRDefault="00BD575D">
            <w:pPr>
              <w:jc w:val="center"/>
              <w:rPr>
                <w:rFonts w:ascii="Tahoma" w:hAnsi="Tahoma" w:cs="Tahoma"/>
                <w:sz w:val="12"/>
                <w:szCs w:val="12"/>
                <w:rtl/>
              </w:rPr>
            </w:pPr>
          </w:p>
        </w:tc>
        <w:tc>
          <w:tcPr>
            <w:tcW w:w="350" w:type="dxa"/>
            <w:vAlign w:val="center"/>
          </w:tcPr>
          <w:p w14:paraId="37F35954" w14:textId="77777777" w:rsidR="00BD575D" w:rsidRDefault="00BD575D">
            <w:pPr>
              <w:jc w:val="center"/>
              <w:rPr>
                <w:rFonts w:ascii="Tahoma" w:hAnsi="Tahoma" w:cs="Tahoma"/>
                <w:sz w:val="12"/>
                <w:szCs w:val="12"/>
                <w:rtl/>
              </w:rPr>
            </w:pPr>
          </w:p>
        </w:tc>
        <w:tc>
          <w:tcPr>
            <w:tcW w:w="305" w:type="dxa"/>
            <w:vAlign w:val="center"/>
          </w:tcPr>
          <w:p w14:paraId="0DB6B9AB" w14:textId="77777777" w:rsidR="00BD575D" w:rsidRDefault="00BD575D">
            <w:pPr>
              <w:jc w:val="center"/>
              <w:rPr>
                <w:rFonts w:ascii="Tahoma" w:hAnsi="Tahoma" w:cs="Tahoma"/>
                <w:sz w:val="12"/>
                <w:szCs w:val="12"/>
                <w:rtl/>
              </w:rPr>
            </w:pPr>
          </w:p>
        </w:tc>
        <w:tc>
          <w:tcPr>
            <w:tcW w:w="305" w:type="dxa"/>
            <w:vAlign w:val="center"/>
          </w:tcPr>
          <w:p w14:paraId="35FD99E8" w14:textId="77777777" w:rsidR="00BD575D" w:rsidRDefault="00BD575D">
            <w:pPr>
              <w:jc w:val="center"/>
              <w:rPr>
                <w:rFonts w:ascii="Tahoma" w:hAnsi="Tahoma" w:cs="Tahoma"/>
                <w:sz w:val="12"/>
                <w:szCs w:val="12"/>
                <w:rtl/>
              </w:rPr>
            </w:pPr>
          </w:p>
        </w:tc>
        <w:tc>
          <w:tcPr>
            <w:tcW w:w="305" w:type="dxa"/>
            <w:vAlign w:val="center"/>
          </w:tcPr>
          <w:p w14:paraId="5D062961" w14:textId="77777777" w:rsidR="00BD575D" w:rsidRDefault="00F31DDB">
            <w:pPr>
              <w:jc w:val="center"/>
              <w:rPr>
                <w:rFonts w:ascii="Tahoma" w:hAnsi="Tahoma" w:cs="Tahoma"/>
                <w:sz w:val="12"/>
                <w:szCs w:val="12"/>
                <w:rtl/>
              </w:rPr>
            </w:pPr>
            <w:r>
              <w:rPr>
                <w:rFonts w:ascii="Tahoma" w:hAnsi="Tahoma" w:cs="Tahoma"/>
                <w:sz w:val="12"/>
                <w:szCs w:val="12"/>
                <w:rtl/>
              </w:rPr>
              <w:t>4</w:t>
            </w:r>
          </w:p>
        </w:tc>
        <w:tc>
          <w:tcPr>
            <w:tcW w:w="305" w:type="dxa"/>
            <w:vAlign w:val="center"/>
          </w:tcPr>
          <w:p w14:paraId="506E4EBF" w14:textId="77777777" w:rsidR="00BD575D" w:rsidRDefault="00BD575D">
            <w:pPr>
              <w:jc w:val="center"/>
              <w:rPr>
                <w:rFonts w:ascii="Tahoma" w:hAnsi="Tahoma" w:cs="Tahoma"/>
                <w:sz w:val="12"/>
                <w:szCs w:val="12"/>
                <w:rtl/>
              </w:rPr>
            </w:pPr>
          </w:p>
        </w:tc>
        <w:tc>
          <w:tcPr>
            <w:tcW w:w="305" w:type="dxa"/>
            <w:vAlign w:val="center"/>
          </w:tcPr>
          <w:p w14:paraId="32CFCD6E" w14:textId="77777777" w:rsidR="00BD575D" w:rsidRDefault="00BD575D">
            <w:pPr>
              <w:jc w:val="center"/>
              <w:rPr>
                <w:rFonts w:ascii="Tahoma" w:hAnsi="Tahoma" w:cs="Tahoma"/>
                <w:sz w:val="12"/>
                <w:szCs w:val="12"/>
                <w:rtl/>
              </w:rPr>
            </w:pPr>
          </w:p>
        </w:tc>
        <w:tc>
          <w:tcPr>
            <w:tcW w:w="305" w:type="dxa"/>
            <w:vAlign w:val="center"/>
          </w:tcPr>
          <w:p w14:paraId="6908B8D8" w14:textId="77777777" w:rsidR="00BD575D" w:rsidRDefault="00BD575D">
            <w:pPr>
              <w:jc w:val="center"/>
              <w:rPr>
                <w:rFonts w:ascii="Tahoma" w:hAnsi="Tahoma" w:cs="Tahoma"/>
                <w:sz w:val="12"/>
                <w:szCs w:val="12"/>
                <w:rtl/>
              </w:rPr>
            </w:pPr>
          </w:p>
        </w:tc>
        <w:tc>
          <w:tcPr>
            <w:tcW w:w="305" w:type="dxa"/>
            <w:vAlign w:val="center"/>
          </w:tcPr>
          <w:p w14:paraId="0EA8260A" w14:textId="77777777" w:rsidR="00BD575D" w:rsidRDefault="00BD575D">
            <w:pPr>
              <w:jc w:val="center"/>
              <w:rPr>
                <w:rFonts w:ascii="Tahoma" w:hAnsi="Tahoma" w:cs="Tahoma"/>
                <w:sz w:val="12"/>
                <w:szCs w:val="12"/>
                <w:rtl/>
              </w:rPr>
            </w:pPr>
          </w:p>
        </w:tc>
        <w:tc>
          <w:tcPr>
            <w:tcW w:w="305" w:type="dxa"/>
            <w:shd w:val="clear" w:color="auto" w:fill="FFC000"/>
            <w:vAlign w:val="center"/>
          </w:tcPr>
          <w:p w14:paraId="63C812DD" w14:textId="77777777" w:rsidR="00BD575D" w:rsidRDefault="00F31DDB">
            <w:pPr>
              <w:jc w:val="center"/>
              <w:rPr>
                <w:rFonts w:ascii="Tahoma" w:hAnsi="Tahoma" w:cs="Tahoma"/>
                <w:sz w:val="12"/>
                <w:szCs w:val="12"/>
                <w:rtl/>
              </w:rPr>
            </w:pPr>
            <w:r>
              <w:rPr>
                <w:rFonts w:ascii="Tahoma" w:hAnsi="Tahoma" w:cs="Tahoma"/>
                <w:sz w:val="12"/>
                <w:szCs w:val="12"/>
                <w:rtl/>
              </w:rPr>
              <w:t>7</w:t>
            </w:r>
          </w:p>
        </w:tc>
        <w:tc>
          <w:tcPr>
            <w:tcW w:w="305" w:type="dxa"/>
            <w:shd w:val="clear" w:color="auto" w:fill="92D050"/>
            <w:vAlign w:val="center"/>
          </w:tcPr>
          <w:p w14:paraId="0D88A232" w14:textId="77777777" w:rsidR="00BD575D" w:rsidRDefault="00BD575D">
            <w:pPr>
              <w:jc w:val="center"/>
              <w:rPr>
                <w:rFonts w:ascii="Tahoma" w:hAnsi="Tahoma" w:cs="Tahoma"/>
                <w:sz w:val="12"/>
                <w:szCs w:val="12"/>
                <w:rtl/>
              </w:rPr>
            </w:pPr>
          </w:p>
        </w:tc>
        <w:tc>
          <w:tcPr>
            <w:tcW w:w="305" w:type="dxa"/>
            <w:shd w:val="clear" w:color="auto" w:fill="92D050"/>
            <w:vAlign w:val="center"/>
          </w:tcPr>
          <w:p w14:paraId="4DC31FF2" w14:textId="77777777" w:rsidR="00BD575D" w:rsidRDefault="00BD575D">
            <w:pPr>
              <w:jc w:val="center"/>
              <w:rPr>
                <w:rFonts w:ascii="Tahoma" w:hAnsi="Tahoma" w:cs="Tahoma"/>
                <w:sz w:val="12"/>
                <w:szCs w:val="12"/>
                <w:rtl/>
              </w:rPr>
            </w:pPr>
          </w:p>
        </w:tc>
        <w:tc>
          <w:tcPr>
            <w:tcW w:w="350" w:type="dxa"/>
            <w:vAlign w:val="center"/>
          </w:tcPr>
          <w:p w14:paraId="51AD6134" w14:textId="77777777" w:rsidR="00BD575D" w:rsidRDefault="00F31DDB">
            <w:pPr>
              <w:jc w:val="center"/>
              <w:rPr>
                <w:rFonts w:ascii="Tahoma" w:hAnsi="Tahoma" w:cs="Tahoma"/>
                <w:sz w:val="12"/>
                <w:szCs w:val="12"/>
                <w:rtl/>
              </w:rPr>
            </w:pPr>
            <w:r>
              <w:rPr>
                <w:rFonts w:ascii="Tahoma" w:hAnsi="Tahoma" w:cs="Tahoma"/>
                <w:sz w:val="12"/>
                <w:szCs w:val="12"/>
                <w:rtl/>
              </w:rPr>
              <w:t>21</w:t>
            </w:r>
          </w:p>
        </w:tc>
      </w:tr>
      <w:tr w:rsidR="00BD575D" w14:paraId="2F042E88" w14:textId="77777777">
        <w:trPr>
          <w:trHeight w:val="283"/>
        </w:trPr>
        <w:tc>
          <w:tcPr>
            <w:tcW w:w="351" w:type="dxa"/>
            <w:shd w:val="clear" w:color="auto" w:fill="92D050"/>
            <w:vAlign w:val="center"/>
          </w:tcPr>
          <w:p w14:paraId="02097CC2" w14:textId="77777777" w:rsidR="00BD575D" w:rsidRDefault="00BD575D">
            <w:pPr>
              <w:jc w:val="center"/>
              <w:rPr>
                <w:rFonts w:ascii="Tahoma" w:hAnsi="Tahoma" w:cs="Tahoma"/>
                <w:sz w:val="12"/>
                <w:szCs w:val="12"/>
                <w:rtl/>
              </w:rPr>
            </w:pPr>
          </w:p>
        </w:tc>
        <w:tc>
          <w:tcPr>
            <w:tcW w:w="351" w:type="dxa"/>
            <w:shd w:val="clear" w:color="auto" w:fill="92D050"/>
            <w:vAlign w:val="center"/>
          </w:tcPr>
          <w:p w14:paraId="4103C896" w14:textId="77777777" w:rsidR="00BD575D" w:rsidRDefault="00BD575D">
            <w:pPr>
              <w:jc w:val="center"/>
              <w:rPr>
                <w:rFonts w:ascii="Tahoma" w:hAnsi="Tahoma" w:cs="Tahoma"/>
                <w:sz w:val="12"/>
                <w:szCs w:val="12"/>
                <w:rtl/>
              </w:rPr>
            </w:pPr>
          </w:p>
        </w:tc>
        <w:tc>
          <w:tcPr>
            <w:tcW w:w="350" w:type="dxa"/>
            <w:shd w:val="clear" w:color="auto" w:fill="ED7D31" w:themeFill="accent2"/>
            <w:vAlign w:val="center"/>
          </w:tcPr>
          <w:p w14:paraId="4932FF7B" w14:textId="77777777" w:rsidR="00BD575D" w:rsidRDefault="00BD575D">
            <w:pPr>
              <w:jc w:val="center"/>
              <w:rPr>
                <w:rFonts w:ascii="Tahoma" w:hAnsi="Tahoma" w:cs="Tahoma"/>
                <w:sz w:val="12"/>
                <w:szCs w:val="12"/>
                <w:rtl/>
              </w:rPr>
            </w:pPr>
          </w:p>
        </w:tc>
        <w:tc>
          <w:tcPr>
            <w:tcW w:w="350" w:type="dxa"/>
            <w:vAlign w:val="center"/>
          </w:tcPr>
          <w:p w14:paraId="447FEC1F" w14:textId="77777777" w:rsidR="00BD575D" w:rsidRDefault="00BD575D">
            <w:pPr>
              <w:jc w:val="center"/>
              <w:rPr>
                <w:rFonts w:ascii="Tahoma" w:hAnsi="Tahoma" w:cs="Tahoma"/>
                <w:sz w:val="12"/>
                <w:szCs w:val="12"/>
                <w:rtl/>
              </w:rPr>
            </w:pPr>
          </w:p>
        </w:tc>
        <w:tc>
          <w:tcPr>
            <w:tcW w:w="350" w:type="dxa"/>
            <w:vAlign w:val="center"/>
          </w:tcPr>
          <w:p w14:paraId="7A924450" w14:textId="77777777" w:rsidR="00BD575D" w:rsidRDefault="00BD575D">
            <w:pPr>
              <w:jc w:val="center"/>
              <w:rPr>
                <w:rFonts w:ascii="Tahoma" w:hAnsi="Tahoma" w:cs="Tahoma"/>
                <w:sz w:val="12"/>
                <w:szCs w:val="12"/>
                <w:rtl/>
              </w:rPr>
            </w:pPr>
          </w:p>
        </w:tc>
        <w:tc>
          <w:tcPr>
            <w:tcW w:w="350" w:type="dxa"/>
            <w:vAlign w:val="center"/>
          </w:tcPr>
          <w:p w14:paraId="5853B635" w14:textId="77777777" w:rsidR="00BD575D" w:rsidRDefault="00BD575D">
            <w:pPr>
              <w:jc w:val="center"/>
              <w:rPr>
                <w:rFonts w:ascii="Tahoma" w:hAnsi="Tahoma" w:cs="Tahoma"/>
                <w:sz w:val="12"/>
                <w:szCs w:val="12"/>
                <w:rtl/>
              </w:rPr>
            </w:pPr>
          </w:p>
        </w:tc>
        <w:tc>
          <w:tcPr>
            <w:tcW w:w="350" w:type="dxa"/>
            <w:vAlign w:val="center"/>
          </w:tcPr>
          <w:p w14:paraId="1E8206EB" w14:textId="77777777" w:rsidR="00BD575D" w:rsidRDefault="00BD575D">
            <w:pPr>
              <w:jc w:val="center"/>
              <w:rPr>
                <w:rFonts w:ascii="Tahoma" w:hAnsi="Tahoma" w:cs="Tahoma"/>
                <w:sz w:val="12"/>
                <w:szCs w:val="12"/>
                <w:rtl/>
              </w:rPr>
            </w:pPr>
          </w:p>
        </w:tc>
        <w:tc>
          <w:tcPr>
            <w:tcW w:w="350" w:type="dxa"/>
            <w:vAlign w:val="center"/>
          </w:tcPr>
          <w:p w14:paraId="7D501BEA" w14:textId="77777777" w:rsidR="00BD575D" w:rsidRDefault="00BD575D">
            <w:pPr>
              <w:jc w:val="center"/>
              <w:rPr>
                <w:rFonts w:ascii="Tahoma" w:hAnsi="Tahoma" w:cs="Tahoma"/>
                <w:sz w:val="12"/>
                <w:szCs w:val="12"/>
                <w:rtl/>
              </w:rPr>
            </w:pPr>
          </w:p>
        </w:tc>
        <w:tc>
          <w:tcPr>
            <w:tcW w:w="350" w:type="dxa"/>
            <w:vAlign w:val="center"/>
          </w:tcPr>
          <w:p w14:paraId="054BE935" w14:textId="77777777" w:rsidR="00BD575D" w:rsidRDefault="00BD575D">
            <w:pPr>
              <w:jc w:val="center"/>
              <w:rPr>
                <w:rFonts w:ascii="Tahoma" w:hAnsi="Tahoma" w:cs="Tahoma"/>
                <w:sz w:val="12"/>
                <w:szCs w:val="12"/>
                <w:rtl/>
              </w:rPr>
            </w:pPr>
          </w:p>
        </w:tc>
        <w:tc>
          <w:tcPr>
            <w:tcW w:w="350" w:type="dxa"/>
            <w:vAlign w:val="center"/>
          </w:tcPr>
          <w:p w14:paraId="4C3E39D8" w14:textId="77777777" w:rsidR="00BD575D" w:rsidRDefault="00BD575D">
            <w:pPr>
              <w:jc w:val="center"/>
              <w:rPr>
                <w:rFonts w:ascii="Tahoma" w:hAnsi="Tahoma" w:cs="Tahoma"/>
                <w:sz w:val="12"/>
                <w:szCs w:val="12"/>
                <w:rtl/>
              </w:rPr>
            </w:pPr>
          </w:p>
        </w:tc>
        <w:tc>
          <w:tcPr>
            <w:tcW w:w="350" w:type="dxa"/>
            <w:vAlign w:val="center"/>
          </w:tcPr>
          <w:p w14:paraId="0A3DF807" w14:textId="77777777" w:rsidR="00BD575D" w:rsidRDefault="00BD575D">
            <w:pPr>
              <w:jc w:val="center"/>
              <w:rPr>
                <w:rFonts w:ascii="Tahoma" w:hAnsi="Tahoma" w:cs="Tahoma"/>
                <w:sz w:val="12"/>
                <w:szCs w:val="12"/>
                <w:rtl/>
              </w:rPr>
            </w:pPr>
          </w:p>
        </w:tc>
        <w:tc>
          <w:tcPr>
            <w:tcW w:w="350" w:type="dxa"/>
            <w:vAlign w:val="center"/>
          </w:tcPr>
          <w:p w14:paraId="0660CEE2" w14:textId="77777777" w:rsidR="00BD575D" w:rsidRDefault="00BD575D">
            <w:pPr>
              <w:jc w:val="center"/>
              <w:rPr>
                <w:rFonts w:ascii="Tahoma" w:hAnsi="Tahoma" w:cs="Tahoma"/>
                <w:sz w:val="12"/>
                <w:szCs w:val="12"/>
                <w:rtl/>
              </w:rPr>
            </w:pPr>
          </w:p>
        </w:tc>
        <w:tc>
          <w:tcPr>
            <w:tcW w:w="350" w:type="dxa"/>
            <w:vAlign w:val="center"/>
          </w:tcPr>
          <w:p w14:paraId="4AED5944" w14:textId="77777777" w:rsidR="00BD575D" w:rsidRDefault="00BD575D">
            <w:pPr>
              <w:jc w:val="center"/>
              <w:rPr>
                <w:rFonts w:ascii="Tahoma" w:hAnsi="Tahoma" w:cs="Tahoma"/>
                <w:sz w:val="12"/>
                <w:szCs w:val="12"/>
                <w:rtl/>
              </w:rPr>
            </w:pPr>
          </w:p>
        </w:tc>
        <w:tc>
          <w:tcPr>
            <w:tcW w:w="350" w:type="dxa"/>
            <w:vAlign w:val="center"/>
          </w:tcPr>
          <w:p w14:paraId="0E866324" w14:textId="77777777" w:rsidR="00BD575D" w:rsidRDefault="00BD575D">
            <w:pPr>
              <w:jc w:val="center"/>
              <w:rPr>
                <w:rFonts w:ascii="Tahoma" w:hAnsi="Tahoma" w:cs="Tahoma"/>
                <w:sz w:val="12"/>
                <w:szCs w:val="12"/>
                <w:rtl/>
              </w:rPr>
            </w:pPr>
          </w:p>
        </w:tc>
        <w:tc>
          <w:tcPr>
            <w:tcW w:w="350" w:type="dxa"/>
            <w:vAlign w:val="center"/>
          </w:tcPr>
          <w:p w14:paraId="549622F6" w14:textId="77777777" w:rsidR="00BD575D" w:rsidRDefault="00BD575D">
            <w:pPr>
              <w:jc w:val="center"/>
              <w:rPr>
                <w:rFonts w:ascii="Tahoma" w:hAnsi="Tahoma" w:cs="Tahoma"/>
                <w:sz w:val="12"/>
                <w:szCs w:val="12"/>
                <w:rtl/>
              </w:rPr>
            </w:pPr>
          </w:p>
        </w:tc>
        <w:tc>
          <w:tcPr>
            <w:tcW w:w="350" w:type="dxa"/>
            <w:vAlign w:val="center"/>
          </w:tcPr>
          <w:p w14:paraId="1EC80AC4" w14:textId="77777777" w:rsidR="00BD575D" w:rsidRDefault="00BD575D">
            <w:pPr>
              <w:jc w:val="center"/>
              <w:rPr>
                <w:rFonts w:ascii="Tahoma" w:hAnsi="Tahoma" w:cs="Tahoma"/>
                <w:sz w:val="12"/>
                <w:szCs w:val="12"/>
                <w:rtl/>
              </w:rPr>
            </w:pPr>
          </w:p>
        </w:tc>
        <w:tc>
          <w:tcPr>
            <w:tcW w:w="350" w:type="dxa"/>
            <w:vAlign w:val="center"/>
          </w:tcPr>
          <w:p w14:paraId="7B51BB0B" w14:textId="77777777" w:rsidR="00BD575D" w:rsidRDefault="00BD575D">
            <w:pPr>
              <w:jc w:val="center"/>
              <w:rPr>
                <w:rFonts w:ascii="Tahoma" w:hAnsi="Tahoma" w:cs="Tahoma"/>
                <w:sz w:val="12"/>
                <w:szCs w:val="12"/>
                <w:rtl/>
              </w:rPr>
            </w:pPr>
          </w:p>
        </w:tc>
        <w:tc>
          <w:tcPr>
            <w:tcW w:w="305" w:type="dxa"/>
            <w:vAlign w:val="center"/>
          </w:tcPr>
          <w:p w14:paraId="09819DE5" w14:textId="77777777" w:rsidR="00BD575D" w:rsidRDefault="00BD575D">
            <w:pPr>
              <w:jc w:val="center"/>
              <w:rPr>
                <w:rFonts w:ascii="Tahoma" w:hAnsi="Tahoma" w:cs="Tahoma"/>
                <w:sz w:val="12"/>
                <w:szCs w:val="12"/>
                <w:rtl/>
              </w:rPr>
            </w:pPr>
          </w:p>
        </w:tc>
        <w:tc>
          <w:tcPr>
            <w:tcW w:w="305" w:type="dxa"/>
            <w:vAlign w:val="center"/>
          </w:tcPr>
          <w:p w14:paraId="4C930846" w14:textId="77777777" w:rsidR="00BD575D" w:rsidRDefault="00BD575D">
            <w:pPr>
              <w:jc w:val="center"/>
              <w:rPr>
                <w:rFonts w:ascii="Tahoma" w:hAnsi="Tahoma" w:cs="Tahoma"/>
                <w:sz w:val="12"/>
                <w:szCs w:val="12"/>
                <w:rtl/>
              </w:rPr>
            </w:pPr>
          </w:p>
        </w:tc>
        <w:tc>
          <w:tcPr>
            <w:tcW w:w="305" w:type="dxa"/>
            <w:vAlign w:val="center"/>
          </w:tcPr>
          <w:p w14:paraId="3FB1341B" w14:textId="77777777" w:rsidR="00BD575D" w:rsidRDefault="00BD575D">
            <w:pPr>
              <w:jc w:val="center"/>
              <w:rPr>
                <w:rFonts w:ascii="Tahoma" w:hAnsi="Tahoma" w:cs="Tahoma"/>
                <w:sz w:val="12"/>
                <w:szCs w:val="12"/>
                <w:rtl/>
              </w:rPr>
            </w:pPr>
          </w:p>
        </w:tc>
        <w:tc>
          <w:tcPr>
            <w:tcW w:w="305" w:type="dxa"/>
            <w:vAlign w:val="center"/>
          </w:tcPr>
          <w:p w14:paraId="0C28BF03" w14:textId="77777777" w:rsidR="00BD575D" w:rsidRDefault="00BD575D">
            <w:pPr>
              <w:jc w:val="center"/>
              <w:rPr>
                <w:rFonts w:ascii="Tahoma" w:hAnsi="Tahoma" w:cs="Tahoma"/>
                <w:sz w:val="12"/>
                <w:szCs w:val="12"/>
                <w:rtl/>
              </w:rPr>
            </w:pPr>
          </w:p>
        </w:tc>
        <w:tc>
          <w:tcPr>
            <w:tcW w:w="305" w:type="dxa"/>
            <w:vAlign w:val="center"/>
          </w:tcPr>
          <w:p w14:paraId="12348958" w14:textId="77777777" w:rsidR="00BD575D" w:rsidRDefault="00BD575D">
            <w:pPr>
              <w:jc w:val="center"/>
              <w:rPr>
                <w:rFonts w:ascii="Tahoma" w:hAnsi="Tahoma" w:cs="Tahoma"/>
                <w:sz w:val="12"/>
                <w:szCs w:val="12"/>
                <w:rtl/>
              </w:rPr>
            </w:pPr>
          </w:p>
        </w:tc>
        <w:tc>
          <w:tcPr>
            <w:tcW w:w="305" w:type="dxa"/>
            <w:vAlign w:val="center"/>
          </w:tcPr>
          <w:p w14:paraId="0485B1BD" w14:textId="77777777" w:rsidR="00BD575D" w:rsidRDefault="00BD575D">
            <w:pPr>
              <w:jc w:val="center"/>
              <w:rPr>
                <w:rFonts w:ascii="Tahoma" w:hAnsi="Tahoma" w:cs="Tahoma"/>
                <w:sz w:val="12"/>
                <w:szCs w:val="12"/>
                <w:rtl/>
              </w:rPr>
            </w:pPr>
          </w:p>
        </w:tc>
        <w:tc>
          <w:tcPr>
            <w:tcW w:w="305" w:type="dxa"/>
            <w:vAlign w:val="center"/>
          </w:tcPr>
          <w:p w14:paraId="18005F0D" w14:textId="77777777" w:rsidR="00BD575D" w:rsidRDefault="00BD575D">
            <w:pPr>
              <w:jc w:val="center"/>
              <w:rPr>
                <w:rFonts w:ascii="Tahoma" w:hAnsi="Tahoma" w:cs="Tahoma"/>
                <w:sz w:val="12"/>
                <w:szCs w:val="12"/>
                <w:rtl/>
              </w:rPr>
            </w:pPr>
          </w:p>
        </w:tc>
        <w:tc>
          <w:tcPr>
            <w:tcW w:w="305" w:type="dxa"/>
            <w:shd w:val="clear" w:color="auto" w:fill="FFC000"/>
            <w:vAlign w:val="center"/>
          </w:tcPr>
          <w:p w14:paraId="614B42D2" w14:textId="77777777" w:rsidR="00BD575D" w:rsidRDefault="00BD575D">
            <w:pPr>
              <w:jc w:val="center"/>
              <w:rPr>
                <w:rFonts w:ascii="Tahoma" w:hAnsi="Tahoma" w:cs="Tahoma"/>
                <w:sz w:val="12"/>
                <w:szCs w:val="12"/>
                <w:rtl/>
              </w:rPr>
            </w:pPr>
          </w:p>
        </w:tc>
        <w:tc>
          <w:tcPr>
            <w:tcW w:w="305" w:type="dxa"/>
            <w:shd w:val="clear" w:color="auto" w:fill="92D050"/>
            <w:vAlign w:val="center"/>
          </w:tcPr>
          <w:p w14:paraId="1F4F6EF9" w14:textId="77777777" w:rsidR="00BD575D" w:rsidRDefault="00BD575D">
            <w:pPr>
              <w:jc w:val="center"/>
              <w:rPr>
                <w:rFonts w:ascii="Tahoma" w:hAnsi="Tahoma" w:cs="Tahoma"/>
                <w:sz w:val="12"/>
                <w:szCs w:val="12"/>
                <w:rtl/>
              </w:rPr>
            </w:pPr>
          </w:p>
        </w:tc>
        <w:tc>
          <w:tcPr>
            <w:tcW w:w="305" w:type="dxa"/>
            <w:shd w:val="clear" w:color="auto" w:fill="92D050"/>
            <w:vAlign w:val="center"/>
          </w:tcPr>
          <w:p w14:paraId="45610386" w14:textId="77777777" w:rsidR="00BD575D" w:rsidRDefault="00BD575D">
            <w:pPr>
              <w:jc w:val="center"/>
              <w:rPr>
                <w:rFonts w:ascii="Tahoma" w:hAnsi="Tahoma" w:cs="Tahoma"/>
                <w:sz w:val="12"/>
                <w:szCs w:val="12"/>
                <w:rtl/>
              </w:rPr>
            </w:pPr>
          </w:p>
        </w:tc>
        <w:tc>
          <w:tcPr>
            <w:tcW w:w="350" w:type="dxa"/>
            <w:vAlign w:val="center"/>
          </w:tcPr>
          <w:p w14:paraId="35D106F1" w14:textId="77777777" w:rsidR="00BD575D" w:rsidRDefault="00F31DDB">
            <w:pPr>
              <w:jc w:val="center"/>
              <w:rPr>
                <w:rFonts w:ascii="Tahoma" w:hAnsi="Tahoma" w:cs="Tahoma"/>
                <w:sz w:val="12"/>
                <w:szCs w:val="12"/>
                <w:rtl/>
              </w:rPr>
            </w:pPr>
            <w:r>
              <w:rPr>
                <w:rFonts w:ascii="Tahoma" w:hAnsi="Tahoma" w:cs="Tahoma"/>
                <w:sz w:val="12"/>
                <w:szCs w:val="12"/>
                <w:rtl/>
              </w:rPr>
              <w:t>22</w:t>
            </w:r>
          </w:p>
        </w:tc>
      </w:tr>
      <w:tr w:rsidR="00BD575D" w14:paraId="1FCB144E" w14:textId="77777777">
        <w:trPr>
          <w:trHeight w:val="283"/>
        </w:trPr>
        <w:tc>
          <w:tcPr>
            <w:tcW w:w="351" w:type="dxa"/>
            <w:shd w:val="clear" w:color="auto" w:fill="92D050"/>
            <w:vAlign w:val="center"/>
          </w:tcPr>
          <w:p w14:paraId="4E79EF39" w14:textId="77777777" w:rsidR="00BD575D" w:rsidRDefault="00BD575D">
            <w:pPr>
              <w:jc w:val="center"/>
              <w:rPr>
                <w:rFonts w:ascii="Tahoma" w:hAnsi="Tahoma" w:cs="Tahoma"/>
                <w:sz w:val="12"/>
                <w:szCs w:val="12"/>
                <w:rtl/>
              </w:rPr>
            </w:pPr>
          </w:p>
        </w:tc>
        <w:tc>
          <w:tcPr>
            <w:tcW w:w="351" w:type="dxa"/>
            <w:shd w:val="clear" w:color="auto" w:fill="92D050"/>
            <w:vAlign w:val="center"/>
          </w:tcPr>
          <w:p w14:paraId="36DB330D" w14:textId="77777777" w:rsidR="00BD575D" w:rsidRDefault="00BD575D">
            <w:pPr>
              <w:jc w:val="center"/>
              <w:rPr>
                <w:rFonts w:ascii="Tahoma" w:hAnsi="Tahoma" w:cs="Tahoma"/>
                <w:sz w:val="12"/>
                <w:szCs w:val="12"/>
                <w:rtl/>
              </w:rPr>
            </w:pPr>
          </w:p>
        </w:tc>
        <w:tc>
          <w:tcPr>
            <w:tcW w:w="350" w:type="dxa"/>
            <w:shd w:val="clear" w:color="auto" w:fill="ED7D31" w:themeFill="accent2"/>
            <w:vAlign w:val="center"/>
          </w:tcPr>
          <w:p w14:paraId="12424F4B" w14:textId="77777777" w:rsidR="00BD575D" w:rsidRDefault="00BD575D">
            <w:pPr>
              <w:jc w:val="center"/>
              <w:rPr>
                <w:rFonts w:ascii="Tahoma" w:hAnsi="Tahoma" w:cs="Tahoma"/>
                <w:sz w:val="12"/>
                <w:szCs w:val="12"/>
                <w:rtl/>
              </w:rPr>
            </w:pPr>
          </w:p>
        </w:tc>
        <w:tc>
          <w:tcPr>
            <w:tcW w:w="350" w:type="dxa"/>
            <w:vAlign w:val="center"/>
          </w:tcPr>
          <w:p w14:paraId="14E8B45C" w14:textId="77777777" w:rsidR="00BD575D" w:rsidRDefault="00BD575D">
            <w:pPr>
              <w:jc w:val="center"/>
              <w:rPr>
                <w:rFonts w:ascii="Tahoma" w:hAnsi="Tahoma" w:cs="Tahoma"/>
                <w:sz w:val="12"/>
                <w:szCs w:val="12"/>
                <w:rtl/>
              </w:rPr>
            </w:pPr>
          </w:p>
        </w:tc>
        <w:tc>
          <w:tcPr>
            <w:tcW w:w="350" w:type="dxa"/>
            <w:vAlign w:val="center"/>
          </w:tcPr>
          <w:p w14:paraId="3E5BE52B" w14:textId="77777777" w:rsidR="00BD575D" w:rsidRDefault="00BD575D">
            <w:pPr>
              <w:jc w:val="center"/>
              <w:rPr>
                <w:rFonts w:ascii="Tahoma" w:hAnsi="Tahoma" w:cs="Tahoma"/>
                <w:sz w:val="12"/>
                <w:szCs w:val="12"/>
                <w:rtl/>
              </w:rPr>
            </w:pPr>
          </w:p>
        </w:tc>
        <w:tc>
          <w:tcPr>
            <w:tcW w:w="350" w:type="dxa"/>
            <w:vAlign w:val="center"/>
          </w:tcPr>
          <w:p w14:paraId="667381DA" w14:textId="77777777" w:rsidR="00BD575D" w:rsidRDefault="00BD575D">
            <w:pPr>
              <w:jc w:val="center"/>
              <w:rPr>
                <w:rFonts w:ascii="Tahoma" w:hAnsi="Tahoma" w:cs="Tahoma"/>
                <w:sz w:val="12"/>
                <w:szCs w:val="12"/>
                <w:rtl/>
              </w:rPr>
            </w:pPr>
          </w:p>
        </w:tc>
        <w:tc>
          <w:tcPr>
            <w:tcW w:w="350" w:type="dxa"/>
            <w:vAlign w:val="center"/>
          </w:tcPr>
          <w:p w14:paraId="78498339" w14:textId="77777777" w:rsidR="00BD575D" w:rsidRDefault="00BD575D">
            <w:pPr>
              <w:jc w:val="center"/>
              <w:rPr>
                <w:rFonts w:ascii="Tahoma" w:hAnsi="Tahoma" w:cs="Tahoma"/>
                <w:sz w:val="12"/>
                <w:szCs w:val="12"/>
                <w:rtl/>
              </w:rPr>
            </w:pPr>
          </w:p>
        </w:tc>
        <w:tc>
          <w:tcPr>
            <w:tcW w:w="350" w:type="dxa"/>
            <w:vAlign w:val="center"/>
          </w:tcPr>
          <w:p w14:paraId="373C2BA7" w14:textId="77777777" w:rsidR="00BD575D" w:rsidRDefault="00BD575D">
            <w:pPr>
              <w:jc w:val="center"/>
              <w:rPr>
                <w:rFonts w:ascii="Tahoma" w:hAnsi="Tahoma" w:cs="Tahoma"/>
                <w:sz w:val="12"/>
                <w:szCs w:val="12"/>
                <w:rtl/>
              </w:rPr>
            </w:pPr>
          </w:p>
        </w:tc>
        <w:tc>
          <w:tcPr>
            <w:tcW w:w="350" w:type="dxa"/>
            <w:vAlign w:val="center"/>
          </w:tcPr>
          <w:p w14:paraId="1A636895" w14:textId="77777777" w:rsidR="00BD575D" w:rsidRDefault="00BD575D">
            <w:pPr>
              <w:jc w:val="center"/>
              <w:rPr>
                <w:rFonts w:ascii="Tahoma" w:hAnsi="Tahoma" w:cs="Tahoma"/>
                <w:sz w:val="12"/>
                <w:szCs w:val="12"/>
                <w:rtl/>
              </w:rPr>
            </w:pPr>
          </w:p>
        </w:tc>
        <w:tc>
          <w:tcPr>
            <w:tcW w:w="350" w:type="dxa"/>
            <w:vAlign w:val="center"/>
          </w:tcPr>
          <w:p w14:paraId="72AFD778" w14:textId="77777777" w:rsidR="00BD575D" w:rsidRDefault="00BD575D">
            <w:pPr>
              <w:jc w:val="center"/>
              <w:rPr>
                <w:rFonts w:ascii="Tahoma" w:hAnsi="Tahoma" w:cs="Tahoma"/>
                <w:sz w:val="12"/>
                <w:szCs w:val="12"/>
                <w:rtl/>
              </w:rPr>
            </w:pPr>
          </w:p>
        </w:tc>
        <w:tc>
          <w:tcPr>
            <w:tcW w:w="350" w:type="dxa"/>
            <w:vAlign w:val="center"/>
          </w:tcPr>
          <w:p w14:paraId="5EEA1166" w14:textId="77777777" w:rsidR="00BD575D" w:rsidRDefault="00BD575D">
            <w:pPr>
              <w:jc w:val="center"/>
              <w:rPr>
                <w:rFonts w:ascii="Tahoma" w:hAnsi="Tahoma" w:cs="Tahoma"/>
                <w:sz w:val="12"/>
                <w:szCs w:val="12"/>
                <w:rtl/>
              </w:rPr>
            </w:pPr>
          </w:p>
        </w:tc>
        <w:tc>
          <w:tcPr>
            <w:tcW w:w="350" w:type="dxa"/>
            <w:vAlign w:val="center"/>
          </w:tcPr>
          <w:p w14:paraId="54AA6B2B" w14:textId="77777777" w:rsidR="00BD575D" w:rsidRDefault="00BD575D">
            <w:pPr>
              <w:jc w:val="center"/>
              <w:rPr>
                <w:rFonts w:ascii="Tahoma" w:hAnsi="Tahoma" w:cs="Tahoma"/>
                <w:sz w:val="12"/>
                <w:szCs w:val="12"/>
                <w:rtl/>
              </w:rPr>
            </w:pPr>
          </w:p>
        </w:tc>
        <w:tc>
          <w:tcPr>
            <w:tcW w:w="350" w:type="dxa"/>
            <w:vAlign w:val="center"/>
          </w:tcPr>
          <w:p w14:paraId="28DE26CA" w14:textId="77777777" w:rsidR="00BD575D" w:rsidRDefault="00F31DDB">
            <w:pPr>
              <w:jc w:val="center"/>
              <w:rPr>
                <w:rFonts w:ascii="Tahoma" w:hAnsi="Tahoma" w:cs="Tahoma"/>
                <w:sz w:val="12"/>
                <w:szCs w:val="12"/>
                <w:rtl/>
              </w:rPr>
            </w:pPr>
            <w:r>
              <w:rPr>
                <w:rFonts w:ascii="Tahoma" w:hAnsi="Tahoma" w:cs="Tahoma"/>
                <w:noProof/>
                <w:sz w:val="12"/>
                <w:szCs w:val="12"/>
                <w:rtl/>
              </w:rPr>
              <mc:AlternateContent>
                <mc:Choice Requires="wps">
                  <w:drawing>
                    <wp:anchor distT="0" distB="0" distL="114300" distR="114300" simplePos="0" relativeHeight="251797504" behindDoc="0" locked="0" layoutInCell="1" allowOverlap="1" wp14:anchorId="7640EEBE" wp14:editId="23565A05">
                      <wp:simplePos x="0" y="0"/>
                      <wp:positionH relativeFrom="leftMargin">
                        <wp:posOffset>-316230</wp:posOffset>
                      </wp:positionH>
                      <wp:positionV relativeFrom="paragraph">
                        <wp:posOffset>-276225</wp:posOffset>
                      </wp:positionV>
                      <wp:extent cx="355600" cy="348615"/>
                      <wp:effectExtent l="3492" t="34608" r="371793" b="47942"/>
                      <wp:wrapNone/>
                      <wp:docPr id="12" name="הסבר: קו 12"/>
                      <wp:cNvGraphicFramePr/>
                      <a:graphic xmlns:a="http://schemas.openxmlformats.org/drawingml/2006/main">
                        <a:graphicData uri="http://schemas.microsoft.com/office/word/2010/wordprocessingShape">
                          <wps:wsp>
                            <wps:cNvSpPr/>
                            <wps:spPr>
                              <a:xfrm rot="5400000">
                                <a:off x="0" y="0"/>
                                <a:ext cx="355600" cy="348615"/>
                              </a:xfrm>
                              <a:prstGeom prst="borderCallout1">
                                <a:avLst>
                                  <a:gd name="adj1" fmla="val 18750"/>
                                  <a:gd name="adj2" fmla="val -8333"/>
                                  <a:gd name="adj3" fmla="val -100025"/>
                                  <a:gd name="adj4" fmla="val 110280"/>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77FB43" w14:textId="77777777" w:rsidR="00BD575D" w:rsidRDefault="00F31DDB">
                                  <w:pPr>
                                    <w:jc w:val="center"/>
                                    <w:rPr>
                                      <w:rFonts w:ascii="Tahoma" w:hAnsi="Tahoma" w:cs="Tahoma"/>
                                      <w:color w:val="000000" w:themeColor="text1"/>
                                      <w:sz w:val="16"/>
                                      <w:szCs w:val="16"/>
                                    </w:rPr>
                                  </w:pPr>
                                  <w:r>
                                    <w:rPr>
                                      <w:rFonts w:ascii="Tahoma" w:hAnsi="Tahoma" w:cs="Tahoma"/>
                                      <w:color w:val="000000" w:themeColor="text1"/>
                                      <w:rtl/>
                                    </w:rPr>
                                    <w:t>מים</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0EEBE" id="הסבר: קו 12" o:spid="_x0000_s1128" type="#_x0000_t47" style="position:absolute;left:0;text-align:left;margin-left:-24.9pt;margin-top:-21.75pt;width:28pt;height:27.45pt;rotation:90;z-index:251797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" adj="23820,-21605" fillcolor="white [3212]" strokecolor="black [3213]" strokeweight=".25pt">
                      <v:stroke linestyle="thickThin"/>
                      <v:textbox style="layout-flow:vertical;mso-layout-flow-alt:bottom-to-top">
                        <w:txbxContent>
                          <w:p w14:paraId="7A77FB43" w14:textId="77777777" w:rsidR="00BD575D" w:rsidRDefault="00F31DDB">
                            <w:pPr>
                              <w:jc w:val="center"/>
                              <w:rPr>
                                <w:rFonts w:ascii="Tahoma" w:hAnsi="Tahoma" w:cs="Tahoma"/>
                                <w:color w:val="000000" w:themeColor="text1"/>
                                <w:sz w:val="16"/>
                                <w:szCs w:val="16"/>
                              </w:rPr>
                            </w:pPr>
                            <w:r>
                              <w:rPr>
                                <w:rFonts w:ascii="Tahoma" w:hAnsi="Tahoma" w:cs="Tahoma"/>
                                <w:color w:val="000000" w:themeColor="text1"/>
                                <w:rtl/>
                              </w:rPr>
                              <w:t>מים</w:t>
                            </w:r>
                          </w:p>
                        </w:txbxContent>
                      </v:textbox>
                      <o:callout v:ext="edit" minusx="t"/>
                      <w10:wrap anchorx="margin"/>
                    </v:shape>
                  </w:pict>
                </mc:Fallback>
              </mc:AlternateContent>
            </w:r>
          </w:p>
        </w:tc>
        <w:tc>
          <w:tcPr>
            <w:tcW w:w="350" w:type="dxa"/>
            <w:vAlign w:val="center"/>
          </w:tcPr>
          <w:p w14:paraId="6D82E8E0" w14:textId="77777777" w:rsidR="00BD575D" w:rsidRDefault="00BD575D">
            <w:pPr>
              <w:jc w:val="center"/>
              <w:rPr>
                <w:rFonts w:ascii="Tahoma" w:hAnsi="Tahoma" w:cs="Tahoma"/>
                <w:sz w:val="12"/>
                <w:szCs w:val="12"/>
                <w:rtl/>
              </w:rPr>
            </w:pPr>
          </w:p>
        </w:tc>
        <w:tc>
          <w:tcPr>
            <w:tcW w:w="350" w:type="dxa"/>
            <w:vAlign w:val="center"/>
          </w:tcPr>
          <w:p w14:paraId="522CBCE1" w14:textId="77777777" w:rsidR="00BD575D" w:rsidRDefault="00BD575D">
            <w:pPr>
              <w:jc w:val="center"/>
              <w:rPr>
                <w:rFonts w:ascii="Tahoma" w:hAnsi="Tahoma" w:cs="Tahoma"/>
                <w:sz w:val="12"/>
                <w:szCs w:val="12"/>
                <w:rtl/>
              </w:rPr>
            </w:pPr>
          </w:p>
        </w:tc>
        <w:tc>
          <w:tcPr>
            <w:tcW w:w="350" w:type="dxa"/>
            <w:vAlign w:val="center"/>
          </w:tcPr>
          <w:p w14:paraId="1956E5F9" w14:textId="77777777" w:rsidR="00BD575D" w:rsidRDefault="00BD575D">
            <w:pPr>
              <w:jc w:val="center"/>
              <w:rPr>
                <w:rFonts w:ascii="Tahoma" w:hAnsi="Tahoma" w:cs="Tahoma"/>
                <w:sz w:val="12"/>
                <w:szCs w:val="12"/>
                <w:rtl/>
              </w:rPr>
            </w:pPr>
          </w:p>
        </w:tc>
        <w:tc>
          <w:tcPr>
            <w:tcW w:w="350" w:type="dxa"/>
            <w:vAlign w:val="center"/>
          </w:tcPr>
          <w:p w14:paraId="35C139F4" w14:textId="77777777" w:rsidR="00BD575D" w:rsidRDefault="00BD575D">
            <w:pPr>
              <w:jc w:val="center"/>
              <w:rPr>
                <w:rFonts w:ascii="Tahoma" w:hAnsi="Tahoma" w:cs="Tahoma"/>
                <w:sz w:val="12"/>
                <w:szCs w:val="12"/>
                <w:rtl/>
              </w:rPr>
            </w:pPr>
          </w:p>
        </w:tc>
        <w:tc>
          <w:tcPr>
            <w:tcW w:w="305" w:type="dxa"/>
            <w:vAlign w:val="center"/>
          </w:tcPr>
          <w:p w14:paraId="50D91DD5" w14:textId="77777777" w:rsidR="00BD575D" w:rsidRDefault="00BD575D">
            <w:pPr>
              <w:jc w:val="center"/>
              <w:rPr>
                <w:rFonts w:ascii="Tahoma" w:hAnsi="Tahoma" w:cs="Tahoma"/>
                <w:sz w:val="12"/>
                <w:szCs w:val="12"/>
                <w:rtl/>
              </w:rPr>
            </w:pPr>
          </w:p>
        </w:tc>
        <w:tc>
          <w:tcPr>
            <w:tcW w:w="305" w:type="dxa"/>
            <w:vAlign w:val="center"/>
          </w:tcPr>
          <w:p w14:paraId="345A4634" w14:textId="77777777" w:rsidR="00BD575D" w:rsidRDefault="00BD575D">
            <w:pPr>
              <w:jc w:val="center"/>
              <w:rPr>
                <w:rFonts w:ascii="Tahoma" w:hAnsi="Tahoma" w:cs="Tahoma"/>
                <w:sz w:val="12"/>
                <w:szCs w:val="12"/>
                <w:rtl/>
              </w:rPr>
            </w:pPr>
          </w:p>
        </w:tc>
        <w:tc>
          <w:tcPr>
            <w:tcW w:w="305" w:type="dxa"/>
            <w:vAlign w:val="center"/>
          </w:tcPr>
          <w:p w14:paraId="0643F9DB" w14:textId="77777777" w:rsidR="00BD575D" w:rsidRDefault="00BD575D">
            <w:pPr>
              <w:jc w:val="center"/>
              <w:rPr>
                <w:rFonts w:ascii="Tahoma" w:hAnsi="Tahoma" w:cs="Tahoma"/>
                <w:sz w:val="12"/>
                <w:szCs w:val="12"/>
                <w:rtl/>
              </w:rPr>
            </w:pPr>
          </w:p>
        </w:tc>
        <w:tc>
          <w:tcPr>
            <w:tcW w:w="305" w:type="dxa"/>
            <w:vAlign w:val="center"/>
          </w:tcPr>
          <w:p w14:paraId="78D50C8A" w14:textId="77777777" w:rsidR="00BD575D" w:rsidRDefault="00BD575D">
            <w:pPr>
              <w:jc w:val="center"/>
              <w:rPr>
                <w:rFonts w:ascii="Tahoma" w:hAnsi="Tahoma" w:cs="Tahoma"/>
                <w:sz w:val="12"/>
                <w:szCs w:val="12"/>
                <w:rtl/>
              </w:rPr>
            </w:pPr>
          </w:p>
        </w:tc>
        <w:tc>
          <w:tcPr>
            <w:tcW w:w="305" w:type="dxa"/>
            <w:vAlign w:val="center"/>
          </w:tcPr>
          <w:p w14:paraId="204EFD00" w14:textId="77777777" w:rsidR="00BD575D" w:rsidRDefault="00BD575D">
            <w:pPr>
              <w:jc w:val="center"/>
              <w:rPr>
                <w:rFonts w:ascii="Tahoma" w:hAnsi="Tahoma" w:cs="Tahoma"/>
                <w:sz w:val="12"/>
                <w:szCs w:val="12"/>
                <w:rtl/>
              </w:rPr>
            </w:pPr>
          </w:p>
        </w:tc>
        <w:tc>
          <w:tcPr>
            <w:tcW w:w="305" w:type="dxa"/>
            <w:vAlign w:val="center"/>
          </w:tcPr>
          <w:p w14:paraId="114CAE03" w14:textId="77777777" w:rsidR="00BD575D" w:rsidRDefault="00BD575D">
            <w:pPr>
              <w:jc w:val="center"/>
              <w:rPr>
                <w:rFonts w:ascii="Tahoma" w:hAnsi="Tahoma" w:cs="Tahoma"/>
                <w:sz w:val="12"/>
                <w:szCs w:val="12"/>
                <w:rtl/>
              </w:rPr>
            </w:pPr>
          </w:p>
        </w:tc>
        <w:tc>
          <w:tcPr>
            <w:tcW w:w="305" w:type="dxa"/>
            <w:vAlign w:val="center"/>
          </w:tcPr>
          <w:p w14:paraId="45BC67BB" w14:textId="77777777" w:rsidR="00BD575D" w:rsidRDefault="00BD575D">
            <w:pPr>
              <w:jc w:val="center"/>
              <w:rPr>
                <w:rFonts w:ascii="Tahoma" w:hAnsi="Tahoma" w:cs="Tahoma"/>
                <w:sz w:val="12"/>
                <w:szCs w:val="12"/>
                <w:rtl/>
              </w:rPr>
            </w:pPr>
          </w:p>
        </w:tc>
        <w:tc>
          <w:tcPr>
            <w:tcW w:w="305" w:type="dxa"/>
            <w:shd w:val="clear" w:color="auto" w:fill="FFC000"/>
            <w:vAlign w:val="center"/>
          </w:tcPr>
          <w:p w14:paraId="67E44513" w14:textId="77777777" w:rsidR="00BD575D" w:rsidRDefault="00BD575D">
            <w:pPr>
              <w:jc w:val="center"/>
              <w:rPr>
                <w:rFonts w:ascii="Tahoma" w:hAnsi="Tahoma" w:cs="Tahoma"/>
                <w:sz w:val="12"/>
                <w:szCs w:val="12"/>
                <w:rtl/>
              </w:rPr>
            </w:pPr>
          </w:p>
        </w:tc>
        <w:tc>
          <w:tcPr>
            <w:tcW w:w="305" w:type="dxa"/>
            <w:shd w:val="clear" w:color="auto" w:fill="92D050"/>
            <w:vAlign w:val="center"/>
          </w:tcPr>
          <w:p w14:paraId="3B3AE96E" w14:textId="77777777" w:rsidR="00BD575D" w:rsidRDefault="00BD575D">
            <w:pPr>
              <w:jc w:val="center"/>
              <w:rPr>
                <w:rFonts w:ascii="Tahoma" w:hAnsi="Tahoma" w:cs="Tahoma"/>
                <w:sz w:val="12"/>
                <w:szCs w:val="12"/>
                <w:rtl/>
              </w:rPr>
            </w:pPr>
          </w:p>
        </w:tc>
        <w:tc>
          <w:tcPr>
            <w:tcW w:w="305" w:type="dxa"/>
            <w:shd w:val="clear" w:color="auto" w:fill="92D050"/>
            <w:vAlign w:val="center"/>
          </w:tcPr>
          <w:p w14:paraId="5E1A00A5" w14:textId="77777777" w:rsidR="00BD575D" w:rsidRDefault="00BD575D">
            <w:pPr>
              <w:jc w:val="center"/>
              <w:rPr>
                <w:rFonts w:ascii="Tahoma" w:hAnsi="Tahoma" w:cs="Tahoma"/>
                <w:sz w:val="12"/>
                <w:szCs w:val="12"/>
                <w:rtl/>
              </w:rPr>
            </w:pPr>
          </w:p>
        </w:tc>
        <w:tc>
          <w:tcPr>
            <w:tcW w:w="350" w:type="dxa"/>
            <w:vAlign w:val="center"/>
          </w:tcPr>
          <w:p w14:paraId="2697920F" w14:textId="77777777" w:rsidR="00BD575D" w:rsidRDefault="00F31DDB">
            <w:pPr>
              <w:jc w:val="center"/>
              <w:rPr>
                <w:rFonts w:ascii="Tahoma" w:hAnsi="Tahoma" w:cs="Tahoma"/>
                <w:sz w:val="12"/>
                <w:szCs w:val="12"/>
                <w:rtl/>
              </w:rPr>
            </w:pPr>
            <w:r>
              <w:rPr>
                <w:rFonts w:ascii="Tahoma" w:hAnsi="Tahoma" w:cs="Tahoma"/>
                <w:sz w:val="12"/>
                <w:szCs w:val="12"/>
                <w:rtl/>
              </w:rPr>
              <w:t>23</w:t>
            </w:r>
          </w:p>
        </w:tc>
      </w:tr>
      <w:tr w:rsidR="00BD575D" w14:paraId="6908FBF3" w14:textId="77777777">
        <w:trPr>
          <w:trHeight w:val="283"/>
        </w:trPr>
        <w:tc>
          <w:tcPr>
            <w:tcW w:w="351" w:type="dxa"/>
            <w:shd w:val="clear" w:color="auto" w:fill="92D050"/>
            <w:vAlign w:val="center"/>
          </w:tcPr>
          <w:p w14:paraId="4CD6B96B" w14:textId="77777777" w:rsidR="00BD575D" w:rsidRDefault="00BD575D">
            <w:pPr>
              <w:jc w:val="center"/>
              <w:rPr>
                <w:rFonts w:ascii="Tahoma" w:hAnsi="Tahoma" w:cs="Tahoma"/>
                <w:sz w:val="12"/>
                <w:szCs w:val="12"/>
                <w:rtl/>
              </w:rPr>
            </w:pPr>
          </w:p>
        </w:tc>
        <w:tc>
          <w:tcPr>
            <w:tcW w:w="351" w:type="dxa"/>
            <w:shd w:val="clear" w:color="auto" w:fill="92D050"/>
            <w:vAlign w:val="center"/>
          </w:tcPr>
          <w:p w14:paraId="649429D7" w14:textId="77777777" w:rsidR="00BD575D" w:rsidRDefault="00BD575D">
            <w:pPr>
              <w:jc w:val="center"/>
              <w:rPr>
                <w:rFonts w:ascii="Tahoma" w:hAnsi="Tahoma" w:cs="Tahoma"/>
                <w:sz w:val="12"/>
                <w:szCs w:val="12"/>
                <w:rtl/>
              </w:rPr>
            </w:pPr>
          </w:p>
        </w:tc>
        <w:tc>
          <w:tcPr>
            <w:tcW w:w="350" w:type="dxa"/>
            <w:shd w:val="clear" w:color="auto" w:fill="92D050"/>
            <w:vAlign w:val="center"/>
          </w:tcPr>
          <w:p w14:paraId="2316137F"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20F6A251"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30BDB33A"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78917B94" w14:textId="77777777" w:rsidR="00BD575D" w:rsidRDefault="00F31DDB">
            <w:pPr>
              <w:jc w:val="center"/>
              <w:rPr>
                <w:rFonts w:ascii="Tahoma" w:hAnsi="Tahoma" w:cs="Tahoma"/>
                <w:sz w:val="12"/>
                <w:szCs w:val="12"/>
                <w:rtl/>
              </w:rPr>
            </w:pPr>
            <w:r>
              <w:rPr>
                <w:rFonts w:ascii="Tahoma" w:hAnsi="Tahoma" w:cs="Tahoma"/>
                <w:sz w:val="12"/>
                <w:szCs w:val="12"/>
                <w:rtl/>
              </w:rPr>
              <w:t>13</w:t>
            </w:r>
          </w:p>
        </w:tc>
        <w:tc>
          <w:tcPr>
            <w:tcW w:w="350" w:type="dxa"/>
            <w:shd w:val="clear" w:color="auto" w:fill="F4B083" w:themeFill="accent2" w:themeFillTint="99"/>
            <w:vAlign w:val="center"/>
          </w:tcPr>
          <w:p w14:paraId="003ECFDC"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04B8DE67"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4338C0BA"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73468754"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73C2A0D1"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0CA06325" w14:textId="77777777" w:rsidR="00BD575D" w:rsidRDefault="00F31DDB">
            <w:pPr>
              <w:jc w:val="center"/>
              <w:rPr>
                <w:rFonts w:ascii="Tahoma" w:hAnsi="Tahoma" w:cs="Tahoma"/>
                <w:sz w:val="12"/>
                <w:szCs w:val="12"/>
                <w:rtl/>
              </w:rPr>
            </w:pPr>
            <w:r>
              <w:rPr>
                <w:rFonts w:ascii="Tahoma" w:hAnsi="Tahoma" w:cs="Tahoma"/>
                <w:sz w:val="12"/>
                <w:szCs w:val="12"/>
                <w:rtl/>
              </w:rPr>
              <w:t>11</w:t>
            </w:r>
          </w:p>
        </w:tc>
        <w:tc>
          <w:tcPr>
            <w:tcW w:w="350" w:type="dxa"/>
            <w:shd w:val="clear" w:color="auto" w:fill="C45911" w:themeFill="accent2" w:themeFillShade="BF"/>
            <w:vAlign w:val="center"/>
          </w:tcPr>
          <w:p w14:paraId="0008479B"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58AFAB85"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6653FF95"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3F80DEAE" w14:textId="77777777" w:rsidR="00BD575D" w:rsidRDefault="00F31DDB">
            <w:pPr>
              <w:jc w:val="center"/>
              <w:rPr>
                <w:rFonts w:ascii="Tahoma" w:hAnsi="Tahoma" w:cs="Tahoma"/>
                <w:sz w:val="12"/>
                <w:szCs w:val="12"/>
                <w:rtl/>
              </w:rPr>
            </w:pPr>
            <w:r>
              <w:rPr>
                <w:rFonts w:ascii="Tahoma" w:hAnsi="Tahoma" w:cs="Tahoma"/>
                <w:sz w:val="12"/>
                <w:szCs w:val="12"/>
                <w:rtl/>
              </w:rPr>
              <w:t>9</w:t>
            </w:r>
          </w:p>
        </w:tc>
        <w:tc>
          <w:tcPr>
            <w:tcW w:w="350" w:type="dxa"/>
            <w:shd w:val="clear" w:color="auto" w:fill="F4B083" w:themeFill="accent2" w:themeFillTint="99"/>
            <w:vAlign w:val="center"/>
          </w:tcPr>
          <w:p w14:paraId="4DEB9419" w14:textId="77777777"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14:paraId="619D6995" w14:textId="77777777"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14:paraId="6EE8658C" w14:textId="77777777"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14:paraId="648CA5B1" w14:textId="77777777" w:rsidR="00BD575D" w:rsidRDefault="00BD575D">
            <w:pPr>
              <w:jc w:val="center"/>
              <w:rPr>
                <w:rFonts w:ascii="Tahoma" w:hAnsi="Tahoma" w:cs="Tahoma"/>
                <w:sz w:val="12"/>
                <w:szCs w:val="12"/>
                <w:rtl/>
              </w:rPr>
            </w:pPr>
          </w:p>
        </w:tc>
        <w:tc>
          <w:tcPr>
            <w:tcW w:w="305" w:type="dxa"/>
            <w:shd w:val="clear" w:color="auto" w:fill="833C0B" w:themeFill="accent2" w:themeFillShade="80"/>
            <w:vAlign w:val="center"/>
          </w:tcPr>
          <w:p w14:paraId="02BD5EA2" w14:textId="77777777" w:rsidR="00BD575D" w:rsidRDefault="00BD575D">
            <w:pPr>
              <w:jc w:val="center"/>
              <w:rPr>
                <w:rFonts w:ascii="Tahoma" w:hAnsi="Tahoma" w:cs="Tahoma"/>
                <w:sz w:val="12"/>
                <w:szCs w:val="12"/>
                <w:rtl/>
              </w:rPr>
            </w:pPr>
          </w:p>
        </w:tc>
        <w:tc>
          <w:tcPr>
            <w:tcW w:w="305" w:type="dxa"/>
            <w:shd w:val="clear" w:color="auto" w:fill="833C0B" w:themeFill="accent2" w:themeFillShade="80"/>
            <w:vAlign w:val="center"/>
          </w:tcPr>
          <w:p w14:paraId="35E40C79" w14:textId="77777777" w:rsidR="00BD575D" w:rsidRDefault="00F31DDB">
            <w:pPr>
              <w:jc w:val="center"/>
              <w:rPr>
                <w:rFonts w:ascii="Tahoma" w:hAnsi="Tahoma" w:cs="Tahoma"/>
                <w:sz w:val="12"/>
                <w:szCs w:val="12"/>
                <w:rtl/>
              </w:rPr>
            </w:pPr>
            <w:r>
              <w:rPr>
                <w:rFonts w:ascii="Tahoma" w:hAnsi="Tahoma" w:cs="Tahoma"/>
                <w:sz w:val="12"/>
                <w:szCs w:val="12"/>
                <w:rtl/>
              </w:rPr>
              <w:t>8</w:t>
            </w:r>
          </w:p>
        </w:tc>
        <w:tc>
          <w:tcPr>
            <w:tcW w:w="305" w:type="dxa"/>
            <w:shd w:val="clear" w:color="auto" w:fill="833C0B" w:themeFill="accent2" w:themeFillShade="80"/>
            <w:vAlign w:val="center"/>
          </w:tcPr>
          <w:p w14:paraId="08BF4A77" w14:textId="77777777" w:rsidR="00BD575D" w:rsidRDefault="00BD575D">
            <w:pPr>
              <w:jc w:val="center"/>
              <w:rPr>
                <w:rFonts w:ascii="Tahoma" w:hAnsi="Tahoma" w:cs="Tahoma"/>
                <w:sz w:val="12"/>
                <w:szCs w:val="12"/>
                <w:rtl/>
              </w:rPr>
            </w:pPr>
          </w:p>
        </w:tc>
        <w:tc>
          <w:tcPr>
            <w:tcW w:w="305" w:type="dxa"/>
            <w:shd w:val="clear" w:color="auto" w:fill="833C0B" w:themeFill="accent2" w:themeFillShade="80"/>
            <w:vAlign w:val="center"/>
          </w:tcPr>
          <w:p w14:paraId="2D986CCE" w14:textId="77777777" w:rsidR="00BD575D" w:rsidRDefault="00BD575D">
            <w:pPr>
              <w:jc w:val="center"/>
              <w:rPr>
                <w:rFonts w:ascii="Tahoma" w:hAnsi="Tahoma" w:cs="Tahoma"/>
                <w:sz w:val="12"/>
                <w:szCs w:val="12"/>
                <w:rtl/>
              </w:rPr>
            </w:pPr>
          </w:p>
        </w:tc>
        <w:tc>
          <w:tcPr>
            <w:tcW w:w="305" w:type="dxa"/>
            <w:shd w:val="clear" w:color="auto" w:fill="92D050"/>
            <w:vAlign w:val="center"/>
          </w:tcPr>
          <w:p w14:paraId="4B92EFCE" w14:textId="77777777" w:rsidR="00BD575D" w:rsidRDefault="00BD575D">
            <w:pPr>
              <w:jc w:val="center"/>
              <w:rPr>
                <w:rFonts w:ascii="Tahoma" w:hAnsi="Tahoma" w:cs="Tahoma"/>
                <w:sz w:val="12"/>
                <w:szCs w:val="12"/>
                <w:rtl/>
              </w:rPr>
            </w:pPr>
          </w:p>
        </w:tc>
        <w:tc>
          <w:tcPr>
            <w:tcW w:w="305" w:type="dxa"/>
            <w:shd w:val="clear" w:color="auto" w:fill="92D050"/>
            <w:vAlign w:val="center"/>
          </w:tcPr>
          <w:p w14:paraId="5F068AED" w14:textId="77777777" w:rsidR="00BD575D" w:rsidRDefault="00BD575D">
            <w:pPr>
              <w:jc w:val="center"/>
              <w:rPr>
                <w:rFonts w:ascii="Tahoma" w:hAnsi="Tahoma" w:cs="Tahoma"/>
                <w:sz w:val="12"/>
                <w:szCs w:val="12"/>
                <w:rtl/>
              </w:rPr>
            </w:pPr>
          </w:p>
        </w:tc>
        <w:tc>
          <w:tcPr>
            <w:tcW w:w="305" w:type="dxa"/>
            <w:shd w:val="clear" w:color="auto" w:fill="92D050"/>
            <w:vAlign w:val="center"/>
          </w:tcPr>
          <w:p w14:paraId="190C7ED1" w14:textId="77777777" w:rsidR="00BD575D" w:rsidRDefault="00BD575D">
            <w:pPr>
              <w:jc w:val="center"/>
              <w:rPr>
                <w:rFonts w:ascii="Tahoma" w:hAnsi="Tahoma" w:cs="Tahoma"/>
                <w:sz w:val="12"/>
                <w:szCs w:val="12"/>
                <w:rtl/>
              </w:rPr>
            </w:pPr>
          </w:p>
        </w:tc>
        <w:tc>
          <w:tcPr>
            <w:tcW w:w="350" w:type="dxa"/>
            <w:vAlign w:val="center"/>
          </w:tcPr>
          <w:p w14:paraId="0F69CDCD" w14:textId="77777777" w:rsidR="00BD575D" w:rsidRDefault="00F31DDB">
            <w:pPr>
              <w:jc w:val="center"/>
              <w:rPr>
                <w:rFonts w:ascii="Tahoma" w:hAnsi="Tahoma" w:cs="Tahoma"/>
                <w:sz w:val="12"/>
                <w:szCs w:val="12"/>
                <w:rtl/>
              </w:rPr>
            </w:pPr>
            <w:r>
              <w:rPr>
                <w:rFonts w:ascii="Tahoma" w:hAnsi="Tahoma" w:cs="Tahoma"/>
                <w:sz w:val="12"/>
                <w:szCs w:val="12"/>
                <w:rtl/>
              </w:rPr>
              <w:t>24</w:t>
            </w:r>
          </w:p>
        </w:tc>
      </w:tr>
      <w:tr w:rsidR="00BD575D" w14:paraId="457D684B" w14:textId="77777777">
        <w:trPr>
          <w:trHeight w:val="283"/>
        </w:trPr>
        <w:tc>
          <w:tcPr>
            <w:tcW w:w="351" w:type="dxa"/>
            <w:shd w:val="clear" w:color="auto" w:fill="92D050"/>
            <w:vAlign w:val="center"/>
          </w:tcPr>
          <w:p w14:paraId="18B68840" w14:textId="77777777" w:rsidR="00BD575D" w:rsidRDefault="00BD575D">
            <w:pPr>
              <w:jc w:val="center"/>
              <w:rPr>
                <w:rFonts w:ascii="Tahoma" w:hAnsi="Tahoma" w:cs="Tahoma"/>
                <w:sz w:val="12"/>
                <w:szCs w:val="12"/>
                <w:rtl/>
              </w:rPr>
            </w:pPr>
          </w:p>
        </w:tc>
        <w:tc>
          <w:tcPr>
            <w:tcW w:w="351" w:type="dxa"/>
            <w:shd w:val="clear" w:color="auto" w:fill="92D050"/>
            <w:vAlign w:val="center"/>
          </w:tcPr>
          <w:p w14:paraId="2D95B31A" w14:textId="77777777" w:rsidR="00BD575D" w:rsidRDefault="00BD575D">
            <w:pPr>
              <w:jc w:val="center"/>
              <w:rPr>
                <w:rFonts w:ascii="Tahoma" w:hAnsi="Tahoma" w:cs="Tahoma"/>
                <w:sz w:val="12"/>
                <w:szCs w:val="12"/>
                <w:rtl/>
              </w:rPr>
            </w:pPr>
          </w:p>
        </w:tc>
        <w:tc>
          <w:tcPr>
            <w:tcW w:w="350" w:type="dxa"/>
            <w:shd w:val="clear" w:color="auto" w:fill="92D050"/>
            <w:vAlign w:val="center"/>
          </w:tcPr>
          <w:p w14:paraId="6304BA98" w14:textId="77777777" w:rsidR="00BD575D" w:rsidRDefault="00BD575D">
            <w:pPr>
              <w:jc w:val="center"/>
              <w:rPr>
                <w:rFonts w:ascii="Tahoma" w:hAnsi="Tahoma" w:cs="Tahoma"/>
                <w:sz w:val="12"/>
                <w:szCs w:val="12"/>
                <w:rtl/>
              </w:rPr>
            </w:pPr>
          </w:p>
        </w:tc>
        <w:tc>
          <w:tcPr>
            <w:tcW w:w="350" w:type="dxa"/>
            <w:shd w:val="clear" w:color="auto" w:fill="92D050"/>
            <w:vAlign w:val="center"/>
          </w:tcPr>
          <w:p w14:paraId="4777445E" w14:textId="77777777" w:rsidR="00BD575D" w:rsidRDefault="00BD575D">
            <w:pPr>
              <w:jc w:val="center"/>
              <w:rPr>
                <w:rFonts w:ascii="Tahoma" w:hAnsi="Tahoma" w:cs="Tahoma"/>
                <w:sz w:val="12"/>
                <w:szCs w:val="12"/>
                <w:rtl/>
              </w:rPr>
            </w:pPr>
          </w:p>
        </w:tc>
        <w:tc>
          <w:tcPr>
            <w:tcW w:w="350" w:type="dxa"/>
            <w:shd w:val="clear" w:color="auto" w:fill="92D050"/>
            <w:vAlign w:val="center"/>
          </w:tcPr>
          <w:p w14:paraId="45869A3F" w14:textId="77777777" w:rsidR="00BD575D" w:rsidRDefault="00BD575D">
            <w:pPr>
              <w:jc w:val="center"/>
              <w:rPr>
                <w:rFonts w:ascii="Tahoma" w:hAnsi="Tahoma" w:cs="Tahoma"/>
                <w:sz w:val="12"/>
                <w:szCs w:val="12"/>
                <w:rtl/>
              </w:rPr>
            </w:pPr>
          </w:p>
        </w:tc>
        <w:tc>
          <w:tcPr>
            <w:tcW w:w="350" w:type="dxa"/>
            <w:shd w:val="clear" w:color="auto" w:fill="92D050"/>
            <w:vAlign w:val="center"/>
          </w:tcPr>
          <w:p w14:paraId="57D84365" w14:textId="77777777" w:rsidR="00BD575D" w:rsidRDefault="00BD575D">
            <w:pPr>
              <w:jc w:val="center"/>
              <w:rPr>
                <w:rFonts w:ascii="Tahoma" w:hAnsi="Tahoma" w:cs="Tahoma"/>
                <w:sz w:val="12"/>
                <w:szCs w:val="12"/>
                <w:rtl/>
              </w:rPr>
            </w:pPr>
          </w:p>
        </w:tc>
        <w:tc>
          <w:tcPr>
            <w:tcW w:w="350" w:type="dxa"/>
            <w:shd w:val="clear" w:color="auto" w:fill="92D050"/>
            <w:vAlign w:val="center"/>
          </w:tcPr>
          <w:p w14:paraId="1E9E51BC" w14:textId="77777777" w:rsidR="00BD575D" w:rsidRDefault="00BD575D">
            <w:pPr>
              <w:jc w:val="center"/>
              <w:rPr>
                <w:rFonts w:ascii="Tahoma" w:hAnsi="Tahoma" w:cs="Tahoma"/>
                <w:sz w:val="12"/>
                <w:szCs w:val="12"/>
                <w:rtl/>
              </w:rPr>
            </w:pPr>
          </w:p>
        </w:tc>
        <w:tc>
          <w:tcPr>
            <w:tcW w:w="350" w:type="dxa"/>
            <w:shd w:val="clear" w:color="auto" w:fill="92D050"/>
            <w:vAlign w:val="center"/>
          </w:tcPr>
          <w:p w14:paraId="3AB25D2F" w14:textId="77777777" w:rsidR="00BD575D" w:rsidRDefault="00BD575D">
            <w:pPr>
              <w:jc w:val="center"/>
              <w:rPr>
                <w:rFonts w:ascii="Tahoma" w:hAnsi="Tahoma" w:cs="Tahoma"/>
                <w:sz w:val="12"/>
                <w:szCs w:val="12"/>
                <w:rtl/>
              </w:rPr>
            </w:pPr>
          </w:p>
        </w:tc>
        <w:tc>
          <w:tcPr>
            <w:tcW w:w="350" w:type="dxa"/>
            <w:shd w:val="clear" w:color="auto" w:fill="92D050"/>
            <w:vAlign w:val="center"/>
          </w:tcPr>
          <w:p w14:paraId="67AD9D47" w14:textId="77777777" w:rsidR="00BD575D" w:rsidRDefault="00BD575D">
            <w:pPr>
              <w:jc w:val="center"/>
              <w:rPr>
                <w:rFonts w:ascii="Tahoma" w:hAnsi="Tahoma" w:cs="Tahoma"/>
                <w:sz w:val="12"/>
                <w:szCs w:val="12"/>
                <w:rtl/>
              </w:rPr>
            </w:pPr>
          </w:p>
        </w:tc>
        <w:tc>
          <w:tcPr>
            <w:tcW w:w="350" w:type="dxa"/>
            <w:shd w:val="clear" w:color="auto" w:fill="92D050"/>
            <w:vAlign w:val="center"/>
          </w:tcPr>
          <w:p w14:paraId="0A779865" w14:textId="77777777" w:rsidR="00BD575D" w:rsidRDefault="00BD575D">
            <w:pPr>
              <w:jc w:val="center"/>
              <w:rPr>
                <w:rFonts w:ascii="Tahoma" w:hAnsi="Tahoma" w:cs="Tahoma"/>
                <w:sz w:val="12"/>
                <w:szCs w:val="12"/>
                <w:rtl/>
              </w:rPr>
            </w:pPr>
          </w:p>
        </w:tc>
        <w:tc>
          <w:tcPr>
            <w:tcW w:w="350" w:type="dxa"/>
            <w:shd w:val="clear" w:color="auto" w:fill="92D050"/>
            <w:vAlign w:val="center"/>
          </w:tcPr>
          <w:p w14:paraId="291E07E0" w14:textId="77777777" w:rsidR="00BD575D" w:rsidRDefault="00BD575D">
            <w:pPr>
              <w:jc w:val="center"/>
              <w:rPr>
                <w:rFonts w:ascii="Tahoma" w:hAnsi="Tahoma" w:cs="Tahoma"/>
                <w:sz w:val="12"/>
                <w:szCs w:val="12"/>
                <w:rtl/>
              </w:rPr>
            </w:pPr>
          </w:p>
        </w:tc>
        <w:tc>
          <w:tcPr>
            <w:tcW w:w="350" w:type="dxa"/>
            <w:shd w:val="clear" w:color="auto" w:fill="92D050"/>
            <w:vAlign w:val="center"/>
          </w:tcPr>
          <w:p w14:paraId="0020E429" w14:textId="77777777" w:rsidR="00BD575D" w:rsidRDefault="00BD575D">
            <w:pPr>
              <w:jc w:val="center"/>
              <w:rPr>
                <w:rFonts w:ascii="Tahoma" w:hAnsi="Tahoma" w:cs="Tahoma"/>
                <w:sz w:val="12"/>
                <w:szCs w:val="12"/>
                <w:rtl/>
              </w:rPr>
            </w:pPr>
          </w:p>
        </w:tc>
        <w:tc>
          <w:tcPr>
            <w:tcW w:w="350" w:type="dxa"/>
            <w:shd w:val="clear" w:color="auto" w:fill="92D050"/>
            <w:vAlign w:val="center"/>
          </w:tcPr>
          <w:p w14:paraId="08DDACD3" w14:textId="77777777" w:rsidR="00BD575D" w:rsidRDefault="00BD575D">
            <w:pPr>
              <w:jc w:val="center"/>
              <w:rPr>
                <w:rFonts w:ascii="Tahoma" w:hAnsi="Tahoma" w:cs="Tahoma"/>
                <w:sz w:val="12"/>
                <w:szCs w:val="12"/>
                <w:rtl/>
              </w:rPr>
            </w:pPr>
          </w:p>
        </w:tc>
        <w:tc>
          <w:tcPr>
            <w:tcW w:w="350" w:type="dxa"/>
            <w:shd w:val="clear" w:color="auto" w:fill="92D050"/>
            <w:vAlign w:val="center"/>
          </w:tcPr>
          <w:p w14:paraId="3B3BC969" w14:textId="77777777" w:rsidR="00BD575D" w:rsidRDefault="00BD575D">
            <w:pPr>
              <w:jc w:val="center"/>
              <w:rPr>
                <w:rFonts w:ascii="Tahoma" w:hAnsi="Tahoma" w:cs="Tahoma"/>
                <w:sz w:val="12"/>
                <w:szCs w:val="12"/>
                <w:rtl/>
              </w:rPr>
            </w:pPr>
          </w:p>
        </w:tc>
        <w:tc>
          <w:tcPr>
            <w:tcW w:w="350" w:type="dxa"/>
            <w:shd w:val="clear" w:color="auto" w:fill="92D050"/>
            <w:vAlign w:val="center"/>
          </w:tcPr>
          <w:p w14:paraId="7FAA902E" w14:textId="77777777" w:rsidR="00BD575D" w:rsidRDefault="00BD575D">
            <w:pPr>
              <w:jc w:val="center"/>
              <w:rPr>
                <w:rFonts w:ascii="Tahoma" w:hAnsi="Tahoma" w:cs="Tahoma"/>
                <w:sz w:val="12"/>
                <w:szCs w:val="12"/>
                <w:rtl/>
              </w:rPr>
            </w:pPr>
          </w:p>
        </w:tc>
        <w:tc>
          <w:tcPr>
            <w:tcW w:w="350" w:type="dxa"/>
            <w:shd w:val="clear" w:color="auto" w:fill="92D050"/>
            <w:vAlign w:val="center"/>
          </w:tcPr>
          <w:p w14:paraId="4D6A3DD4" w14:textId="77777777" w:rsidR="00BD575D" w:rsidRDefault="00BD575D">
            <w:pPr>
              <w:jc w:val="center"/>
              <w:rPr>
                <w:rFonts w:ascii="Tahoma" w:hAnsi="Tahoma" w:cs="Tahoma"/>
                <w:sz w:val="12"/>
                <w:szCs w:val="12"/>
                <w:rtl/>
              </w:rPr>
            </w:pPr>
          </w:p>
        </w:tc>
        <w:tc>
          <w:tcPr>
            <w:tcW w:w="350" w:type="dxa"/>
            <w:shd w:val="clear" w:color="auto" w:fill="92D050"/>
            <w:vAlign w:val="center"/>
          </w:tcPr>
          <w:p w14:paraId="7FD2D770" w14:textId="77777777" w:rsidR="00BD575D" w:rsidRDefault="00BD575D">
            <w:pPr>
              <w:jc w:val="center"/>
              <w:rPr>
                <w:rFonts w:ascii="Tahoma" w:hAnsi="Tahoma" w:cs="Tahoma"/>
                <w:sz w:val="12"/>
                <w:szCs w:val="12"/>
                <w:rtl/>
              </w:rPr>
            </w:pPr>
          </w:p>
        </w:tc>
        <w:tc>
          <w:tcPr>
            <w:tcW w:w="305" w:type="dxa"/>
            <w:shd w:val="clear" w:color="auto" w:fill="92D050"/>
            <w:vAlign w:val="center"/>
          </w:tcPr>
          <w:p w14:paraId="569FD354" w14:textId="77777777" w:rsidR="00BD575D" w:rsidRDefault="00BD575D">
            <w:pPr>
              <w:jc w:val="center"/>
              <w:rPr>
                <w:rFonts w:ascii="Tahoma" w:hAnsi="Tahoma" w:cs="Tahoma"/>
                <w:sz w:val="12"/>
                <w:szCs w:val="12"/>
                <w:rtl/>
              </w:rPr>
            </w:pPr>
          </w:p>
        </w:tc>
        <w:tc>
          <w:tcPr>
            <w:tcW w:w="305" w:type="dxa"/>
            <w:shd w:val="clear" w:color="auto" w:fill="92D050"/>
            <w:vAlign w:val="center"/>
          </w:tcPr>
          <w:p w14:paraId="4C7B303B" w14:textId="77777777" w:rsidR="00BD575D" w:rsidRDefault="00BD575D">
            <w:pPr>
              <w:jc w:val="center"/>
              <w:rPr>
                <w:rFonts w:ascii="Tahoma" w:hAnsi="Tahoma" w:cs="Tahoma"/>
                <w:sz w:val="12"/>
                <w:szCs w:val="12"/>
                <w:rtl/>
              </w:rPr>
            </w:pPr>
          </w:p>
        </w:tc>
        <w:tc>
          <w:tcPr>
            <w:tcW w:w="305" w:type="dxa"/>
            <w:shd w:val="clear" w:color="auto" w:fill="92D050"/>
            <w:vAlign w:val="center"/>
          </w:tcPr>
          <w:p w14:paraId="2CF624CC" w14:textId="77777777" w:rsidR="00BD575D" w:rsidRDefault="00BD575D">
            <w:pPr>
              <w:jc w:val="center"/>
              <w:rPr>
                <w:rFonts w:ascii="Tahoma" w:hAnsi="Tahoma" w:cs="Tahoma"/>
                <w:sz w:val="12"/>
                <w:szCs w:val="12"/>
                <w:rtl/>
              </w:rPr>
            </w:pPr>
          </w:p>
        </w:tc>
        <w:tc>
          <w:tcPr>
            <w:tcW w:w="305" w:type="dxa"/>
            <w:shd w:val="clear" w:color="auto" w:fill="92D050"/>
            <w:vAlign w:val="center"/>
          </w:tcPr>
          <w:p w14:paraId="79EE6605" w14:textId="77777777" w:rsidR="00BD575D" w:rsidRDefault="00BD575D">
            <w:pPr>
              <w:jc w:val="center"/>
              <w:rPr>
                <w:rFonts w:ascii="Tahoma" w:hAnsi="Tahoma" w:cs="Tahoma"/>
                <w:sz w:val="12"/>
                <w:szCs w:val="12"/>
                <w:rtl/>
              </w:rPr>
            </w:pPr>
          </w:p>
        </w:tc>
        <w:tc>
          <w:tcPr>
            <w:tcW w:w="305" w:type="dxa"/>
            <w:shd w:val="clear" w:color="auto" w:fill="92D050"/>
            <w:vAlign w:val="center"/>
          </w:tcPr>
          <w:p w14:paraId="49CCCBB2" w14:textId="77777777" w:rsidR="00BD575D" w:rsidRDefault="00BD575D">
            <w:pPr>
              <w:jc w:val="center"/>
              <w:rPr>
                <w:rFonts w:ascii="Tahoma" w:hAnsi="Tahoma" w:cs="Tahoma"/>
                <w:sz w:val="12"/>
                <w:szCs w:val="12"/>
                <w:rtl/>
              </w:rPr>
            </w:pPr>
          </w:p>
        </w:tc>
        <w:tc>
          <w:tcPr>
            <w:tcW w:w="305" w:type="dxa"/>
            <w:shd w:val="clear" w:color="auto" w:fill="92D050"/>
            <w:vAlign w:val="center"/>
          </w:tcPr>
          <w:p w14:paraId="50AF4B7F" w14:textId="77777777" w:rsidR="00BD575D" w:rsidRDefault="00BD575D">
            <w:pPr>
              <w:jc w:val="center"/>
              <w:rPr>
                <w:rFonts w:ascii="Tahoma" w:hAnsi="Tahoma" w:cs="Tahoma"/>
                <w:sz w:val="12"/>
                <w:szCs w:val="12"/>
                <w:rtl/>
              </w:rPr>
            </w:pPr>
          </w:p>
        </w:tc>
        <w:tc>
          <w:tcPr>
            <w:tcW w:w="305" w:type="dxa"/>
            <w:shd w:val="clear" w:color="auto" w:fill="92D050"/>
            <w:vAlign w:val="center"/>
          </w:tcPr>
          <w:p w14:paraId="6FF02D30" w14:textId="77777777" w:rsidR="00BD575D" w:rsidRDefault="00BD575D">
            <w:pPr>
              <w:jc w:val="center"/>
              <w:rPr>
                <w:rFonts w:ascii="Tahoma" w:hAnsi="Tahoma" w:cs="Tahoma"/>
                <w:sz w:val="12"/>
                <w:szCs w:val="12"/>
                <w:rtl/>
              </w:rPr>
            </w:pPr>
          </w:p>
        </w:tc>
        <w:tc>
          <w:tcPr>
            <w:tcW w:w="305" w:type="dxa"/>
            <w:shd w:val="clear" w:color="auto" w:fill="92D050"/>
            <w:vAlign w:val="center"/>
          </w:tcPr>
          <w:p w14:paraId="6C027369" w14:textId="77777777" w:rsidR="00BD575D" w:rsidRDefault="00BD575D">
            <w:pPr>
              <w:jc w:val="center"/>
              <w:rPr>
                <w:rFonts w:ascii="Tahoma" w:hAnsi="Tahoma" w:cs="Tahoma"/>
                <w:sz w:val="12"/>
                <w:szCs w:val="12"/>
                <w:rtl/>
              </w:rPr>
            </w:pPr>
          </w:p>
        </w:tc>
        <w:tc>
          <w:tcPr>
            <w:tcW w:w="305" w:type="dxa"/>
            <w:shd w:val="clear" w:color="auto" w:fill="92D050"/>
            <w:vAlign w:val="center"/>
          </w:tcPr>
          <w:p w14:paraId="35126F6B" w14:textId="77777777" w:rsidR="00BD575D" w:rsidRDefault="00BD575D">
            <w:pPr>
              <w:jc w:val="center"/>
              <w:rPr>
                <w:rFonts w:ascii="Tahoma" w:hAnsi="Tahoma" w:cs="Tahoma"/>
                <w:sz w:val="12"/>
                <w:szCs w:val="12"/>
                <w:rtl/>
              </w:rPr>
            </w:pPr>
          </w:p>
        </w:tc>
        <w:tc>
          <w:tcPr>
            <w:tcW w:w="305" w:type="dxa"/>
            <w:shd w:val="clear" w:color="auto" w:fill="92D050"/>
            <w:vAlign w:val="center"/>
          </w:tcPr>
          <w:p w14:paraId="1F49217B" w14:textId="77777777" w:rsidR="00BD575D" w:rsidRDefault="00BD575D">
            <w:pPr>
              <w:jc w:val="center"/>
              <w:rPr>
                <w:rFonts w:ascii="Tahoma" w:hAnsi="Tahoma" w:cs="Tahoma"/>
                <w:sz w:val="12"/>
                <w:szCs w:val="12"/>
                <w:rtl/>
              </w:rPr>
            </w:pPr>
          </w:p>
        </w:tc>
        <w:tc>
          <w:tcPr>
            <w:tcW w:w="350" w:type="dxa"/>
            <w:vAlign w:val="center"/>
          </w:tcPr>
          <w:p w14:paraId="53963BB5" w14:textId="77777777" w:rsidR="00BD575D" w:rsidRDefault="00F31DDB">
            <w:pPr>
              <w:jc w:val="center"/>
              <w:rPr>
                <w:rFonts w:ascii="Tahoma" w:hAnsi="Tahoma" w:cs="Tahoma"/>
                <w:sz w:val="12"/>
                <w:szCs w:val="12"/>
                <w:rtl/>
              </w:rPr>
            </w:pPr>
            <w:r>
              <w:rPr>
                <w:rFonts w:ascii="Tahoma" w:hAnsi="Tahoma" w:cs="Tahoma"/>
                <w:sz w:val="12"/>
                <w:szCs w:val="12"/>
                <w:rtl/>
              </w:rPr>
              <w:t>25</w:t>
            </w:r>
          </w:p>
        </w:tc>
      </w:tr>
      <w:tr w:rsidR="00BD575D" w14:paraId="3DD79E44" w14:textId="77777777">
        <w:trPr>
          <w:trHeight w:val="283"/>
        </w:trPr>
        <w:tc>
          <w:tcPr>
            <w:tcW w:w="351" w:type="dxa"/>
            <w:shd w:val="clear" w:color="auto" w:fill="92D050"/>
            <w:vAlign w:val="center"/>
          </w:tcPr>
          <w:p w14:paraId="7716E168" w14:textId="77777777" w:rsidR="00BD575D" w:rsidRDefault="00BD575D">
            <w:pPr>
              <w:jc w:val="center"/>
              <w:rPr>
                <w:rFonts w:ascii="Tahoma" w:hAnsi="Tahoma" w:cs="Tahoma"/>
                <w:sz w:val="12"/>
                <w:szCs w:val="12"/>
                <w:rtl/>
              </w:rPr>
            </w:pPr>
          </w:p>
        </w:tc>
        <w:tc>
          <w:tcPr>
            <w:tcW w:w="351" w:type="dxa"/>
            <w:shd w:val="clear" w:color="auto" w:fill="92D050"/>
            <w:vAlign w:val="center"/>
          </w:tcPr>
          <w:p w14:paraId="43D23CA8" w14:textId="77777777" w:rsidR="00BD575D" w:rsidRDefault="00BD575D">
            <w:pPr>
              <w:jc w:val="center"/>
              <w:rPr>
                <w:rFonts w:ascii="Tahoma" w:hAnsi="Tahoma" w:cs="Tahoma"/>
                <w:sz w:val="12"/>
                <w:szCs w:val="12"/>
                <w:rtl/>
              </w:rPr>
            </w:pPr>
          </w:p>
        </w:tc>
        <w:tc>
          <w:tcPr>
            <w:tcW w:w="350" w:type="dxa"/>
            <w:shd w:val="clear" w:color="auto" w:fill="92D050"/>
            <w:vAlign w:val="center"/>
          </w:tcPr>
          <w:p w14:paraId="736DC5D4" w14:textId="77777777" w:rsidR="00BD575D" w:rsidRDefault="00BD575D">
            <w:pPr>
              <w:jc w:val="center"/>
              <w:rPr>
                <w:rFonts w:ascii="Tahoma" w:hAnsi="Tahoma" w:cs="Tahoma"/>
                <w:sz w:val="12"/>
                <w:szCs w:val="12"/>
                <w:rtl/>
              </w:rPr>
            </w:pPr>
          </w:p>
        </w:tc>
        <w:tc>
          <w:tcPr>
            <w:tcW w:w="350" w:type="dxa"/>
            <w:shd w:val="clear" w:color="auto" w:fill="92D050"/>
            <w:vAlign w:val="center"/>
          </w:tcPr>
          <w:p w14:paraId="554B5D2F" w14:textId="77777777" w:rsidR="00BD575D" w:rsidRDefault="00BD575D">
            <w:pPr>
              <w:jc w:val="center"/>
              <w:rPr>
                <w:rFonts w:ascii="Tahoma" w:hAnsi="Tahoma" w:cs="Tahoma"/>
                <w:sz w:val="12"/>
                <w:szCs w:val="12"/>
                <w:rtl/>
              </w:rPr>
            </w:pPr>
          </w:p>
        </w:tc>
        <w:tc>
          <w:tcPr>
            <w:tcW w:w="350" w:type="dxa"/>
            <w:shd w:val="clear" w:color="auto" w:fill="92D050"/>
            <w:vAlign w:val="center"/>
          </w:tcPr>
          <w:p w14:paraId="4742C7FD" w14:textId="77777777" w:rsidR="00BD575D" w:rsidRDefault="00BD575D">
            <w:pPr>
              <w:jc w:val="center"/>
              <w:rPr>
                <w:rFonts w:ascii="Tahoma" w:hAnsi="Tahoma" w:cs="Tahoma"/>
                <w:sz w:val="12"/>
                <w:szCs w:val="12"/>
                <w:rtl/>
              </w:rPr>
            </w:pPr>
          </w:p>
        </w:tc>
        <w:tc>
          <w:tcPr>
            <w:tcW w:w="350" w:type="dxa"/>
            <w:shd w:val="clear" w:color="auto" w:fill="92D050"/>
            <w:vAlign w:val="center"/>
          </w:tcPr>
          <w:p w14:paraId="67FF0EAC" w14:textId="77777777" w:rsidR="00BD575D" w:rsidRDefault="00BD575D">
            <w:pPr>
              <w:jc w:val="center"/>
              <w:rPr>
                <w:rFonts w:ascii="Tahoma" w:hAnsi="Tahoma" w:cs="Tahoma"/>
                <w:sz w:val="12"/>
                <w:szCs w:val="12"/>
                <w:rtl/>
              </w:rPr>
            </w:pPr>
          </w:p>
        </w:tc>
        <w:tc>
          <w:tcPr>
            <w:tcW w:w="350" w:type="dxa"/>
            <w:shd w:val="clear" w:color="auto" w:fill="92D050"/>
            <w:vAlign w:val="center"/>
          </w:tcPr>
          <w:p w14:paraId="3EE2CD8D" w14:textId="77777777" w:rsidR="00BD575D" w:rsidRDefault="00BD575D">
            <w:pPr>
              <w:jc w:val="center"/>
              <w:rPr>
                <w:rFonts w:ascii="Tahoma" w:hAnsi="Tahoma" w:cs="Tahoma"/>
                <w:sz w:val="12"/>
                <w:szCs w:val="12"/>
                <w:rtl/>
              </w:rPr>
            </w:pPr>
          </w:p>
        </w:tc>
        <w:tc>
          <w:tcPr>
            <w:tcW w:w="350" w:type="dxa"/>
            <w:shd w:val="clear" w:color="auto" w:fill="92D050"/>
            <w:vAlign w:val="center"/>
          </w:tcPr>
          <w:p w14:paraId="1DF477BC" w14:textId="77777777" w:rsidR="00BD575D" w:rsidRDefault="00BD575D">
            <w:pPr>
              <w:jc w:val="center"/>
              <w:rPr>
                <w:rFonts w:ascii="Tahoma" w:hAnsi="Tahoma" w:cs="Tahoma"/>
                <w:sz w:val="12"/>
                <w:szCs w:val="12"/>
                <w:rtl/>
              </w:rPr>
            </w:pPr>
          </w:p>
        </w:tc>
        <w:tc>
          <w:tcPr>
            <w:tcW w:w="350" w:type="dxa"/>
            <w:shd w:val="clear" w:color="auto" w:fill="92D050"/>
            <w:vAlign w:val="center"/>
          </w:tcPr>
          <w:p w14:paraId="46A23526" w14:textId="77777777" w:rsidR="00BD575D" w:rsidRDefault="00BD575D">
            <w:pPr>
              <w:jc w:val="center"/>
              <w:rPr>
                <w:rFonts w:ascii="Tahoma" w:hAnsi="Tahoma" w:cs="Tahoma"/>
                <w:sz w:val="12"/>
                <w:szCs w:val="12"/>
                <w:rtl/>
              </w:rPr>
            </w:pPr>
          </w:p>
        </w:tc>
        <w:tc>
          <w:tcPr>
            <w:tcW w:w="350" w:type="dxa"/>
            <w:shd w:val="clear" w:color="auto" w:fill="92D050"/>
            <w:vAlign w:val="center"/>
          </w:tcPr>
          <w:p w14:paraId="57DDC214" w14:textId="77777777" w:rsidR="00BD575D" w:rsidRDefault="00BD575D">
            <w:pPr>
              <w:jc w:val="center"/>
              <w:rPr>
                <w:rFonts w:ascii="Tahoma" w:hAnsi="Tahoma" w:cs="Tahoma"/>
                <w:sz w:val="12"/>
                <w:szCs w:val="12"/>
                <w:rtl/>
              </w:rPr>
            </w:pPr>
          </w:p>
        </w:tc>
        <w:tc>
          <w:tcPr>
            <w:tcW w:w="350" w:type="dxa"/>
            <w:shd w:val="clear" w:color="auto" w:fill="92D050"/>
            <w:vAlign w:val="center"/>
          </w:tcPr>
          <w:p w14:paraId="716B59D8" w14:textId="77777777" w:rsidR="00BD575D" w:rsidRDefault="00BD575D">
            <w:pPr>
              <w:jc w:val="center"/>
              <w:rPr>
                <w:rFonts w:ascii="Tahoma" w:hAnsi="Tahoma" w:cs="Tahoma"/>
                <w:sz w:val="12"/>
                <w:szCs w:val="12"/>
                <w:rtl/>
              </w:rPr>
            </w:pPr>
          </w:p>
        </w:tc>
        <w:tc>
          <w:tcPr>
            <w:tcW w:w="350" w:type="dxa"/>
            <w:shd w:val="clear" w:color="auto" w:fill="92D050"/>
            <w:vAlign w:val="center"/>
          </w:tcPr>
          <w:p w14:paraId="3E62B8D7" w14:textId="77777777" w:rsidR="00BD575D" w:rsidRDefault="00BD575D">
            <w:pPr>
              <w:jc w:val="center"/>
              <w:rPr>
                <w:rFonts w:ascii="Tahoma" w:hAnsi="Tahoma" w:cs="Tahoma"/>
                <w:sz w:val="12"/>
                <w:szCs w:val="12"/>
                <w:rtl/>
              </w:rPr>
            </w:pPr>
          </w:p>
        </w:tc>
        <w:tc>
          <w:tcPr>
            <w:tcW w:w="350" w:type="dxa"/>
            <w:shd w:val="clear" w:color="auto" w:fill="92D050"/>
            <w:vAlign w:val="center"/>
          </w:tcPr>
          <w:p w14:paraId="6C59F63B" w14:textId="77777777" w:rsidR="00BD575D" w:rsidRDefault="00BD575D">
            <w:pPr>
              <w:jc w:val="center"/>
              <w:rPr>
                <w:rFonts w:ascii="Tahoma" w:hAnsi="Tahoma" w:cs="Tahoma"/>
                <w:sz w:val="12"/>
                <w:szCs w:val="12"/>
                <w:rtl/>
              </w:rPr>
            </w:pPr>
          </w:p>
        </w:tc>
        <w:tc>
          <w:tcPr>
            <w:tcW w:w="350" w:type="dxa"/>
            <w:shd w:val="clear" w:color="auto" w:fill="92D050"/>
            <w:vAlign w:val="center"/>
          </w:tcPr>
          <w:p w14:paraId="52482560" w14:textId="77777777" w:rsidR="00BD575D" w:rsidRDefault="00BD575D">
            <w:pPr>
              <w:jc w:val="center"/>
              <w:rPr>
                <w:rFonts w:ascii="Tahoma" w:hAnsi="Tahoma" w:cs="Tahoma"/>
                <w:sz w:val="12"/>
                <w:szCs w:val="12"/>
                <w:rtl/>
              </w:rPr>
            </w:pPr>
          </w:p>
        </w:tc>
        <w:tc>
          <w:tcPr>
            <w:tcW w:w="350" w:type="dxa"/>
            <w:shd w:val="clear" w:color="auto" w:fill="92D050"/>
            <w:vAlign w:val="center"/>
          </w:tcPr>
          <w:p w14:paraId="34CEBC1A" w14:textId="77777777" w:rsidR="00BD575D" w:rsidRDefault="00BD575D">
            <w:pPr>
              <w:jc w:val="center"/>
              <w:rPr>
                <w:rFonts w:ascii="Tahoma" w:hAnsi="Tahoma" w:cs="Tahoma"/>
                <w:sz w:val="12"/>
                <w:szCs w:val="12"/>
                <w:rtl/>
              </w:rPr>
            </w:pPr>
          </w:p>
        </w:tc>
        <w:tc>
          <w:tcPr>
            <w:tcW w:w="350" w:type="dxa"/>
            <w:shd w:val="clear" w:color="auto" w:fill="92D050"/>
            <w:vAlign w:val="center"/>
          </w:tcPr>
          <w:p w14:paraId="7A12FE52" w14:textId="77777777" w:rsidR="00BD575D" w:rsidRDefault="00BD575D">
            <w:pPr>
              <w:jc w:val="center"/>
              <w:rPr>
                <w:rFonts w:ascii="Tahoma" w:hAnsi="Tahoma" w:cs="Tahoma"/>
                <w:sz w:val="12"/>
                <w:szCs w:val="12"/>
                <w:rtl/>
              </w:rPr>
            </w:pPr>
          </w:p>
        </w:tc>
        <w:tc>
          <w:tcPr>
            <w:tcW w:w="350" w:type="dxa"/>
            <w:shd w:val="clear" w:color="auto" w:fill="92D050"/>
            <w:vAlign w:val="center"/>
          </w:tcPr>
          <w:p w14:paraId="45B37791" w14:textId="77777777" w:rsidR="00BD575D" w:rsidRDefault="00BD575D">
            <w:pPr>
              <w:jc w:val="center"/>
              <w:rPr>
                <w:rFonts w:ascii="Tahoma" w:hAnsi="Tahoma" w:cs="Tahoma"/>
                <w:sz w:val="12"/>
                <w:szCs w:val="12"/>
                <w:rtl/>
              </w:rPr>
            </w:pPr>
          </w:p>
        </w:tc>
        <w:tc>
          <w:tcPr>
            <w:tcW w:w="305" w:type="dxa"/>
            <w:shd w:val="clear" w:color="auto" w:fill="92D050"/>
            <w:vAlign w:val="center"/>
          </w:tcPr>
          <w:p w14:paraId="10FEBF2F" w14:textId="77777777" w:rsidR="00BD575D" w:rsidRDefault="00BD575D">
            <w:pPr>
              <w:jc w:val="center"/>
              <w:rPr>
                <w:rFonts w:ascii="Tahoma" w:hAnsi="Tahoma" w:cs="Tahoma"/>
                <w:sz w:val="12"/>
                <w:szCs w:val="12"/>
                <w:rtl/>
              </w:rPr>
            </w:pPr>
          </w:p>
        </w:tc>
        <w:tc>
          <w:tcPr>
            <w:tcW w:w="305" w:type="dxa"/>
            <w:shd w:val="clear" w:color="auto" w:fill="92D050"/>
            <w:vAlign w:val="center"/>
          </w:tcPr>
          <w:p w14:paraId="17F928D2" w14:textId="77777777" w:rsidR="00BD575D" w:rsidRDefault="00BD575D">
            <w:pPr>
              <w:jc w:val="center"/>
              <w:rPr>
                <w:rFonts w:ascii="Tahoma" w:hAnsi="Tahoma" w:cs="Tahoma"/>
                <w:sz w:val="12"/>
                <w:szCs w:val="12"/>
                <w:rtl/>
              </w:rPr>
            </w:pPr>
          </w:p>
        </w:tc>
        <w:tc>
          <w:tcPr>
            <w:tcW w:w="305" w:type="dxa"/>
            <w:shd w:val="clear" w:color="auto" w:fill="92D050"/>
            <w:vAlign w:val="center"/>
          </w:tcPr>
          <w:p w14:paraId="4C9FC359" w14:textId="77777777" w:rsidR="00BD575D" w:rsidRDefault="00BD575D">
            <w:pPr>
              <w:jc w:val="center"/>
              <w:rPr>
                <w:rFonts w:ascii="Tahoma" w:hAnsi="Tahoma" w:cs="Tahoma"/>
                <w:sz w:val="12"/>
                <w:szCs w:val="12"/>
                <w:rtl/>
              </w:rPr>
            </w:pPr>
          </w:p>
        </w:tc>
        <w:tc>
          <w:tcPr>
            <w:tcW w:w="305" w:type="dxa"/>
            <w:shd w:val="clear" w:color="auto" w:fill="92D050"/>
            <w:vAlign w:val="center"/>
          </w:tcPr>
          <w:p w14:paraId="28161CFA" w14:textId="77777777" w:rsidR="00BD575D" w:rsidRDefault="00BD575D">
            <w:pPr>
              <w:jc w:val="center"/>
              <w:rPr>
                <w:rFonts w:ascii="Tahoma" w:hAnsi="Tahoma" w:cs="Tahoma"/>
                <w:sz w:val="12"/>
                <w:szCs w:val="12"/>
                <w:rtl/>
              </w:rPr>
            </w:pPr>
          </w:p>
        </w:tc>
        <w:tc>
          <w:tcPr>
            <w:tcW w:w="305" w:type="dxa"/>
            <w:shd w:val="clear" w:color="auto" w:fill="92D050"/>
            <w:vAlign w:val="center"/>
          </w:tcPr>
          <w:p w14:paraId="73626F05" w14:textId="77777777" w:rsidR="00BD575D" w:rsidRDefault="00BD575D">
            <w:pPr>
              <w:jc w:val="center"/>
              <w:rPr>
                <w:rFonts w:ascii="Tahoma" w:hAnsi="Tahoma" w:cs="Tahoma"/>
                <w:sz w:val="12"/>
                <w:szCs w:val="12"/>
                <w:rtl/>
              </w:rPr>
            </w:pPr>
          </w:p>
        </w:tc>
        <w:tc>
          <w:tcPr>
            <w:tcW w:w="305" w:type="dxa"/>
            <w:shd w:val="clear" w:color="auto" w:fill="92D050"/>
            <w:vAlign w:val="center"/>
          </w:tcPr>
          <w:p w14:paraId="224A089B" w14:textId="77777777" w:rsidR="00BD575D" w:rsidRDefault="00BD575D">
            <w:pPr>
              <w:jc w:val="center"/>
              <w:rPr>
                <w:rFonts w:ascii="Tahoma" w:hAnsi="Tahoma" w:cs="Tahoma"/>
                <w:sz w:val="12"/>
                <w:szCs w:val="12"/>
                <w:rtl/>
              </w:rPr>
            </w:pPr>
          </w:p>
        </w:tc>
        <w:tc>
          <w:tcPr>
            <w:tcW w:w="305" w:type="dxa"/>
            <w:shd w:val="clear" w:color="auto" w:fill="92D050"/>
            <w:vAlign w:val="center"/>
          </w:tcPr>
          <w:p w14:paraId="0D38EA78" w14:textId="77777777" w:rsidR="00BD575D" w:rsidRDefault="00BD575D">
            <w:pPr>
              <w:jc w:val="center"/>
              <w:rPr>
                <w:rFonts w:ascii="Tahoma" w:hAnsi="Tahoma" w:cs="Tahoma"/>
                <w:sz w:val="12"/>
                <w:szCs w:val="12"/>
                <w:rtl/>
              </w:rPr>
            </w:pPr>
          </w:p>
        </w:tc>
        <w:tc>
          <w:tcPr>
            <w:tcW w:w="305" w:type="dxa"/>
            <w:shd w:val="clear" w:color="auto" w:fill="92D050"/>
            <w:vAlign w:val="center"/>
          </w:tcPr>
          <w:p w14:paraId="5B87ADFF" w14:textId="77777777" w:rsidR="00BD575D" w:rsidRDefault="00BD575D">
            <w:pPr>
              <w:jc w:val="center"/>
              <w:rPr>
                <w:rFonts w:ascii="Tahoma" w:hAnsi="Tahoma" w:cs="Tahoma"/>
                <w:sz w:val="12"/>
                <w:szCs w:val="12"/>
                <w:rtl/>
              </w:rPr>
            </w:pPr>
          </w:p>
        </w:tc>
        <w:tc>
          <w:tcPr>
            <w:tcW w:w="305" w:type="dxa"/>
            <w:shd w:val="clear" w:color="auto" w:fill="92D050"/>
            <w:vAlign w:val="center"/>
          </w:tcPr>
          <w:p w14:paraId="7F2AF682" w14:textId="77777777" w:rsidR="00BD575D" w:rsidRDefault="00BD575D">
            <w:pPr>
              <w:jc w:val="center"/>
              <w:rPr>
                <w:rFonts w:ascii="Tahoma" w:hAnsi="Tahoma" w:cs="Tahoma"/>
                <w:sz w:val="12"/>
                <w:szCs w:val="12"/>
                <w:rtl/>
              </w:rPr>
            </w:pPr>
          </w:p>
        </w:tc>
        <w:tc>
          <w:tcPr>
            <w:tcW w:w="305" w:type="dxa"/>
            <w:shd w:val="clear" w:color="auto" w:fill="92D050"/>
            <w:vAlign w:val="center"/>
          </w:tcPr>
          <w:p w14:paraId="2E3FE87E" w14:textId="77777777" w:rsidR="00BD575D" w:rsidRDefault="00BD575D">
            <w:pPr>
              <w:jc w:val="center"/>
              <w:rPr>
                <w:rFonts w:ascii="Tahoma" w:hAnsi="Tahoma" w:cs="Tahoma"/>
                <w:sz w:val="12"/>
                <w:szCs w:val="12"/>
                <w:rtl/>
              </w:rPr>
            </w:pPr>
          </w:p>
        </w:tc>
        <w:tc>
          <w:tcPr>
            <w:tcW w:w="350" w:type="dxa"/>
            <w:vAlign w:val="center"/>
          </w:tcPr>
          <w:p w14:paraId="64C6E8A3" w14:textId="77777777" w:rsidR="00BD575D" w:rsidRDefault="00F31DDB">
            <w:pPr>
              <w:jc w:val="center"/>
              <w:rPr>
                <w:rFonts w:ascii="Tahoma" w:hAnsi="Tahoma" w:cs="Tahoma"/>
                <w:sz w:val="12"/>
                <w:szCs w:val="12"/>
                <w:rtl/>
              </w:rPr>
            </w:pPr>
            <w:r>
              <w:rPr>
                <w:rFonts w:ascii="Tahoma" w:hAnsi="Tahoma" w:cs="Tahoma"/>
                <w:sz w:val="12"/>
                <w:szCs w:val="12"/>
                <w:rtl/>
              </w:rPr>
              <w:t>26</w:t>
            </w:r>
          </w:p>
        </w:tc>
      </w:tr>
    </w:tbl>
    <w:p w14:paraId="13DF6382" w14:textId="77777777" w:rsidR="00BD575D" w:rsidRDefault="00BD575D">
      <w:pPr>
        <w:rPr>
          <w:rtl/>
        </w:rPr>
      </w:pPr>
    </w:p>
    <w:p w14:paraId="7BF92CAB" w14:textId="77777777" w:rsidR="00BD575D" w:rsidRDefault="00F31DDB">
      <w:pPr>
        <w:jc w:val="right"/>
        <w:rPr>
          <w:rFonts w:ascii="Tahoma" w:hAnsi="Tahoma" w:cs="Tahoma"/>
          <w:rtl/>
        </w:rPr>
      </w:pPr>
      <w:r>
        <w:rPr>
          <w:rFonts w:ascii="Tahoma" w:hAnsi="Tahoma" w:cs="Tahoma"/>
          <w:rtl/>
        </w:rPr>
        <w:t xml:space="preserve">בהצצה לפרטי המוצרים </w:t>
      </w:r>
      <w:r>
        <w:rPr>
          <w:rFonts w:ascii="Tahoma" w:hAnsi="Tahoma" w:cs="Tahoma" w:hint="cs"/>
          <w:rtl/>
        </w:rPr>
        <w:t>שנבחרו</w:t>
      </w:r>
      <w:r>
        <w:rPr>
          <w:rFonts w:ascii="Tahoma" w:hAnsi="Tahoma" w:cs="Tahoma"/>
          <w:rtl/>
        </w:rPr>
        <w:t xml:space="preserve">, גילנו את </w:t>
      </w:r>
      <w:r>
        <w:rPr>
          <w:rFonts w:ascii="Tahoma" w:hAnsi="Tahoma" w:cs="Tahoma" w:hint="cs"/>
          <w:rtl/>
        </w:rPr>
        <w:t>מיקומם</w:t>
      </w:r>
      <w:r>
        <w:rPr>
          <w:rFonts w:ascii="Tahoma" w:hAnsi="Tahoma" w:cs="Tahoma"/>
          <w:rtl/>
        </w:rPr>
        <w:t>:</w:t>
      </w:r>
    </w:p>
    <w:tbl>
      <w:tblPr>
        <w:tblStyle w:val="afb"/>
        <w:bidiVisual/>
        <w:tblW w:w="0" w:type="auto"/>
        <w:tblLook w:val="04A0" w:firstRow="1" w:lastRow="0" w:firstColumn="1" w:lastColumn="0" w:noHBand="0" w:noVBand="1"/>
      </w:tblPr>
      <w:tblGrid>
        <w:gridCol w:w="2186"/>
        <w:gridCol w:w="2184"/>
        <w:gridCol w:w="1963"/>
        <w:gridCol w:w="1963"/>
      </w:tblGrid>
      <w:tr w:rsidR="00BD575D" w14:paraId="3F7EAB26" w14:textId="77777777">
        <w:tc>
          <w:tcPr>
            <w:tcW w:w="2186" w:type="dxa"/>
            <w:shd w:val="clear" w:color="auto" w:fill="FFC000" w:themeFill="accent4"/>
            <w:vAlign w:val="center"/>
          </w:tcPr>
          <w:p w14:paraId="2133900A" w14:textId="77777777" w:rsidR="00BD575D" w:rsidRDefault="00F31DDB">
            <w:pPr>
              <w:jc w:val="center"/>
              <w:rPr>
                <w:rFonts w:ascii="Tahoma" w:hAnsi="Tahoma" w:cs="Tahoma"/>
                <w:rtl/>
              </w:rPr>
            </w:pPr>
            <w:r>
              <w:rPr>
                <w:rFonts w:ascii="Tahoma" w:hAnsi="Tahoma" w:cs="Tahoma"/>
                <w:rtl/>
              </w:rPr>
              <w:t>שם מוצר</w:t>
            </w:r>
          </w:p>
        </w:tc>
        <w:tc>
          <w:tcPr>
            <w:tcW w:w="2184" w:type="dxa"/>
            <w:shd w:val="clear" w:color="auto" w:fill="FFC000" w:themeFill="accent4"/>
            <w:vAlign w:val="center"/>
          </w:tcPr>
          <w:p w14:paraId="5229831C" w14:textId="77777777" w:rsidR="00BD575D" w:rsidRDefault="00F31DDB">
            <w:pPr>
              <w:jc w:val="center"/>
              <w:rPr>
                <w:rFonts w:ascii="Tahoma" w:hAnsi="Tahoma" w:cs="Tahoma"/>
                <w:rtl/>
              </w:rPr>
            </w:pPr>
            <w:r>
              <w:rPr>
                <w:rFonts w:ascii="Tahoma" w:hAnsi="Tahoma" w:cs="Tahoma"/>
                <w:rtl/>
              </w:rPr>
              <w:t>קוד מוצר</w:t>
            </w:r>
          </w:p>
        </w:tc>
        <w:tc>
          <w:tcPr>
            <w:tcW w:w="1963" w:type="dxa"/>
            <w:shd w:val="clear" w:color="auto" w:fill="FFC000" w:themeFill="accent4"/>
            <w:vAlign w:val="center"/>
          </w:tcPr>
          <w:p w14:paraId="1D979AD9" w14:textId="77777777" w:rsidR="00BD575D" w:rsidRDefault="00F31DDB">
            <w:pPr>
              <w:jc w:val="center"/>
              <w:rPr>
                <w:rFonts w:ascii="Tahoma" w:hAnsi="Tahoma" w:cs="Tahoma"/>
                <w:rtl/>
              </w:rPr>
            </w:pPr>
            <w:r>
              <w:rPr>
                <w:rFonts w:ascii="Tahoma" w:hAnsi="Tahoma" w:cs="Tahoma"/>
                <w:rtl/>
              </w:rPr>
              <w:t>קוד מדף</w:t>
            </w:r>
          </w:p>
        </w:tc>
        <w:tc>
          <w:tcPr>
            <w:tcW w:w="1963" w:type="dxa"/>
            <w:shd w:val="clear" w:color="auto" w:fill="FFC000" w:themeFill="accent4"/>
            <w:vAlign w:val="center"/>
          </w:tcPr>
          <w:p w14:paraId="5C1C29DB" w14:textId="77777777" w:rsidR="00BD575D" w:rsidRDefault="00F31DDB">
            <w:pPr>
              <w:jc w:val="center"/>
              <w:rPr>
                <w:rFonts w:ascii="Tahoma" w:hAnsi="Tahoma" w:cs="Tahoma"/>
                <w:rtl/>
              </w:rPr>
            </w:pPr>
            <w:r>
              <w:rPr>
                <w:rFonts w:ascii="Tahoma" w:hAnsi="Tahoma" w:cs="Tahoma"/>
                <w:rtl/>
              </w:rPr>
              <w:t>קוד סטנד</w:t>
            </w:r>
          </w:p>
        </w:tc>
      </w:tr>
      <w:tr w:rsidR="00BD575D" w14:paraId="760EACD0" w14:textId="77777777">
        <w:tc>
          <w:tcPr>
            <w:tcW w:w="2186" w:type="dxa"/>
            <w:vAlign w:val="center"/>
          </w:tcPr>
          <w:p w14:paraId="79789C8E" w14:textId="77777777" w:rsidR="00BD575D" w:rsidRDefault="00F31DDB">
            <w:pPr>
              <w:jc w:val="center"/>
              <w:rPr>
                <w:rFonts w:ascii="Tahoma" w:hAnsi="Tahoma" w:cs="Tahoma"/>
                <w:rtl/>
              </w:rPr>
            </w:pPr>
            <w:r>
              <w:rPr>
                <w:rFonts w:ascii="Tahoma" w:hAnsi="Tahoma" w:cs="Tahoma"/>
                <w:rtl/>
              </w:rPr>
              <w:t>שוגי</w:t>
            </w:r>
          </w:p>
        </w:tc>
        <w:tc>
          <w:tcPr>
            <w:tcW w:w="2184" w:type="dxa"/>
            <w:vAlign w:val="center"/>
          </w:tcPr>
          <w:p w14:paraId="231AE5EE" w14:textId="77777777" w:rsidR="00BD575D" w:rsidRDefault="00F31DDB">
            <w:pPr>
              <w:jc w:val="center"/>
              <w:rPr>
                <w:rFonts w:ascii="Tahoma" w:hAnsi="Tahoma" w:cs="Tahoma"/>
                <w:rtl/>
              </w:rPr>
            </w:pPr>
            <w:r>
              <w:rPr>
                <w:rFonts w:ascii="Tahoma" w:hAnsi="Tahoma" w:cs="Tahoma"/>
                <w:rtl/>
              </w:rPr>
              <w:t>7</w:t>
            </w:r>
          </w:p>
        </w:tc>
        <w:tc>
          <w:tcPr>
            <w:tcW w:w="1963" w:type="dxa"/>
            <w:vAlign w:val="center"/>
          </w:tcPr>
          <w:p w14:paraId="59F39621" w14:textId="77777777" w:rsidR="00BD575D" w:rsidRDefault="00F31DDB">
            <w:pPr>
              <w:jc w:val="center"/>
              <w:rPr>
                <w:rFonts w:ascii="Tahoma" w:hAnsi="Tahoma" w:cs="Tahoma"/>
                <w:rtl/>
              </w:rPr>
            </w:pPr>
            <w:r>
              <w:rPr>
                <w:rFonts w:ascii="Tahoma" w:hAnsi="Tahoma" w:cs="Tahoma"/>
                <w:rtl/>
              </w:rPr>
              <w:t>7</w:t>
            </w:r>
          </w:p>
        </w:tc>
        <w:tc>
          <w:tcPr>
            <w:tcW w:w="1963" w:type="dxa"/>
            <w:vAlign w:val="center"/>
          </w:tcPr>
          <w:p w14:paraId="70D35271" w14:textId="77777777" w:rsidR="00BD575D" w:rsidRDefault="00F31DDB">
            <w:pPr>
              <w:jc w:val="center"/>
              <w:rPr>
                <w:rFonts w:ascii="Tahoma" w:hAnsi="Tahoma" w:cs="Tahoma"/>
                <w:rtl/>
              </w:rPr>
            </w:pPr>
            <w:r>
              <w:rPr>
                <w:rFonts w:ascii="Tahoma" w:hAnsi="Tahoma" w:cs="Tahoma"/>
                <w:rtl/>
              </w:rPr>
              <w:t>3</w:t>
            </w:r>
          </w:p>
        </w:tc>
      </w:tr>
      <w:tr w:rsidR="00BD575D" w14:paraId="7BD4F748" w14:textId="77777777">
        <w:tc>
          <w:tcPr>
            <w:tcW w:w="2186" w:type="dxa"/>
            <w:vAlign w:val="center"/>
          </w:tcPr>
          <w:p w14:paraId="2C0899D4" w14:textId="77777777" w:rsidR="00BD575D" w:rsidRDefault="00F31DDB">
            <w:pPr>
              <w:jc w:val="center"/>
              <w:rPr>
                <w:rFonts w:ascii="Tahoma" w:hAnsi="Tahoma" w:cs="Tahoma"/>
                <w:rtl/>
              </w:rPr>
            </w:pPr>
            <w:r>
              <w:rPr>
                <w:rFonts w:ascii="Tahoma" w:hAnsi="Tahoma" w:cs="Tahoma"/>
                <w:rtl/>
              </w:rPr>
              <w:t>קורונפלקס</w:t>
            </w:r>
          </w:p>
        </w:tc>
        <w:tc>
          <w:tcPr>
            <w:tcW w:w="2184" w:type="dxa"/>
            <w:vAlign w:val="center"/>
          </w:tcPr>
          <w:p w14:paraId="61023401" w14:textId="77777777" w:rsidR="00BD575D" w:rsidRDefault="00F31DDB">
            <w:pPr>
              <w:jc w:val="center"/>
              <w:rPr>
                <w:rFonts w:ascii="Tahoma" w:hAnsi="Tahoma" w:cs="Tahoma"/>
                <w:rtl/>
              </w:rPr>
            </w:pPr>
            <w:r>
              <w:rPr>
                <w:rFonts w:ascii="Tahoma" w:hAnsi="Tahoma" w:cs="Tahoma"/>
                <w:rtl/>
              </w:rPr>
              <w:t>8</w:t>
            </w:r>
          </w:p>
        </w:tc>
        <w:tc>
          <w:tcPr>
            <w:tcW w:w="1963" w:type="dxa"/>
            <w:vAlign w:val="center"/>
          </w:tcPr>
          <w:p w14:paraId="2C91E9F9" w14:textId="77777777" w:rsidR="00BD575D" w:rsidRDefault="00F31DDB">
            <w:pPr>
              <w:jc w:val="center"/>
              <w:rPr>
                <w:rFonts w:ascii="Tahoma" w:hAnsi="Tahoma" w:cs="Tahoma"/>
                <w:rtl/>
              </w:rPr>
            </w:pPr>
            <w:r>
              <w:rPr>
                <w:rFonts w:ascii="Tahoma" w:hAnsi="Tahoma" w:cs="Tahoma"/>
                <w:rtl/>
              </w:rPr>
              <w:t>8</w:t>
            </w:r>
          </w:p>
        </w:tc>
        <w:tc>
          <w:tcPr>
            <w:tcW w:w="1963" w:type="dxa"/>
            <w:vAlign w:val="center"/>
          </w:tcPr>
          <w:p w14:paraId="74C9C69A" w14:textId="77777777" w:rsidR="00BD575D" w:rsidRDefault="00F31DDB">
            <w:pPr>
              <w:jc w:val="center"/>
              <w:rPr>
                <w:rFonts w:ascii="Tahoma" w:hAnsi="Tahoma" w:cs="Tahoma"/>
                <w:rtl/>
              </w:rPr>
            </w:pPr>
            <w:r>
              <w:rPr>
                <w:rFonts w:ascii="Tahoma" w:hAnsi="Tahoma" w:cs="Tahoma"/>
                <w:rtl/>
              </w:rPr>
              <w:t>3</w:t>
            </w:r>
          </w:p>
        </w:tc>
      </w:tr>
      <w:tr w:rsidR="00BD575D" w14:paraId="1998F3B2" w14:textId="77777777">
        <w:tc>
          <w:tcPr>
            <w:tcW w:w="2186" w:type="dxa"/>
            <w:vAlign w:val="center"/>
          </w:tcPr>
          <w:p w14:paraId="341F7061" w14:textId="77777777" w:rsidR="00BD575D" w:rsidRDefault="00F31DDB">
            <w:pPr>
              <w:jc w:val="center"/>
              <w:rPr>
                <w:rFonts w:ascii="Tahoma" w:hAnsi="Tahoma" w:cs="Tahoma"/>
                <w:rtl/>
              </w:rPr>
            </w:pPr>
            <w:r>
              <w:rPr>
                <w:rFonts w:ascii="Tahoma" w:hAnsi="Tahoma" w:cs="Tahoma"/>
                <w:rtl/>
              </w:rPr>
              <w:t>כריות</w:t>
            </w:r>
          </w:p>
        </w:tc>
        <w:tc>
          <w:tcPr>
            <w:tcW w:w="2184" w:type="dxa"/>
            <w:vAlign w:val="center"/>
          </w:tcPr>
          <w:p w14:paraId="35271062" w14:textId="77777777" w:rsidR="00BD575D" w:rsidRDefault="00F31DDB">
            <w:pPr>
              <w:jc w:val="center"/>
              <w:rPr>
                <w:rFonts w:ascii="Tahoma" w:hAnsi="Tahoma" w:cs="Tahoma"/>
                <w:rtl/>
              </w:rPr>
            </w:pPr>
            <w:r>
              <w:rPr>
                <w:rFonts w:ascii="Tahoma" w:hAnsi="Tahoma" w:cs="Tahoma"/>
                <w:rtl/>
              </w:rPr>
              <w:t>9</w:t>
            </w:r>
          </w:p>
        </w:tc>
        <w:tc>
          <w:tcPr>
            <w:tcW w:w="1963" w:type="dxa"/>
            <w:vAlign w:val="center"/>
          </w:tcPr>
          <w:p w14:paraId="36AC3C98" w14:textId="77777777" w:rsidR="00BD575D" w:rsidRDefault="00F31DDB">
            <w:pPr>
              <w:jc w:val="center"/>
              <w:rPr>
                <w:rFonts w:ascii="Tahoma" w:hAnsi="Tahoma" w:cs="Tahoma"/>
                <w:rtl/>
              </w:rPr>
            </w:pPr>
            <w:r>
              <w:rPr>
                <w:rFonts w:ascii="Tahoma" w:hAnsi="Tahoma" w:cs="Tahoma"/>
                <w:rtl/>
              </w:rPr>
              <w:t>9</w:t>
            </w:r>
          </w:p>
        </w:tc>
        <w:tc>
          <w:tcPr>
            <w:tcW w:w="1963" w:type="dxa"/>
            <w:vAlign w:val="center"/>
          </w:tcPr>
          <w:p w14:paraId="089D6784" w14:textId="77777777" w:rsidR="00BD575D" w:rsidRDefault="00F31DDB">
            <w:pPr>
              <w:jc w:val="center"/>
              <w:rPr>
                <w:rFonts w:ascii="Tahoma" w:hAnsi="Tahoma" w:cs="Tahoma"/>
                <w:rtl/>
              </w:rPr>
            </w:pPr>
            <w:r>
              <w:rPr>
                <w:rFonts w:ascii="Tahoma" w:hAnsi="Tahoma" w:cs="Tahoma"/>
                <w:rtl/>
              </w:rPr>
              <w:t>3</w:t>
            </w:r>
          </w:p>
        </w:tc>
      </w:tr>
      <w:tr w:rsidR="00BD575D" w14:paraId="749A5347" w14:textId="77777777">
        <w:tc>
          <w:tcPr>
            <w:tcW w:w="2186" w:type="dxa"/>
            <w:vAlign w:val="center"/>
          </w:tcPr>
          <w:p w14:paraId="1BC9A4BF" w14:textId="77777777" w:rsidR="00BD575D" w:rsidRDefault="00F31DDB">
            <w:pPr>
              <w:jc w:val="center"/>
              <w:rPr>
                <w:rFonts w:ascii="Tahoma" w:hAnsi="Tahoma" w:cs="Tahoma"/>
                <w:rtl/>
              </w:rPr>
            </w:pPr>
            <w:r>
              <w:rPr>
                <w:rFonts w:ascii="Tahoma" w:hAnsi="Tahoma" w:cs="Tahoma"/>
                <w:rtl/>
              </w:rPr>
              <w:t>סוכריות אדומות</w:t>
            </w:r>
          </w:p>
        </w:tc>
        <w:tc>
          <w:tcPr>
            <w:tcW w:w="2184" w:type="dxa"/>
            <w:vAlign w:val="center"/>
          </w:tcPr>
          <w:p w14:paraId="21C1E5E4" w14:textId="77777777" w:rsidR="00BD575D" w:rsidRDefault="00F31DDB">
            <w:pPr>
              <w:jc w:val="center"/>
              <w:rPr>
                <w:rFonts w:ascii="Tahoma" w:hAnsi="Tahoma" w:cs="Tahoma"/>
                <w:rtl/>
              </w:rPr>
            </w:pPr>
            <w:r>
              <w:rPr>
                <w:rFonts w:ascii="Tahoma" w:hAnsi="Tahoma" w:cs="Tahoma"/>
                <w:rtl/>
              </w:rPr>
              <w:t>10</w:t>
            </w:r>
          </w:p>
        </w:tc>
        <w:tc>
          <w:tcPr>
            <w:tcW w:w="1963" w:type="dxa"/>
            <w:vAlign w:val="center"/>
          </w:tcPr>
          <w:p w14:paraId="269D1FA4" w14:textId="77777777" w:rsidR="00BD575D" w:rsidRDefault="00F31DDB">
            <w:pPr>
              <w:jc w:val="center"/>
              <w:rPr>
                <w:rFonts w:ascii="Tahoma" w:hAnsi="Tahoma" w:cs="Tahoma"/>
                <w:rtl/>
              </w:rPr>
            </w:pPr>
            <w:r>
              <w:rPr>
                <w:rFonts w:ascii="Tahoma" w:hAnsi="Tahoma" w:cs="Tahoma"/>
                <w:rtl/>
              </w:rPr>
              <w:t>10</w:t>
            </w:r>
          </w:p>
        </w:tc>
        <w:tc>
          <w:tcPr>
            <w:tcW w:w="1963" w:type="dxa"/>
            <w:vAlign w:val="center"/>
          </w:tcPr>
          <w:p w14:paraId="74D398D0" w14:textId="77777777" w:rsidR="00BD575D" w:rsidRDefault="00F31DDB">
            <w:pPr>
              <w:jc w:val="center"/>
              <w:rPr>
                <w:rFonts w:ascii="Tahoma" w:hAnsi="Tahoma" w:cs="Tahoma"/>
              </w:rPr>
            </w:pPr>
            <w:r>
              <w:rPr>
                <w:rFonts w:ascii="Tahoma" w:hAnsi="Tahoma" w:cs="Tahoma"/>
                <w:rtl/>
              </w:rPr>
              <w:t>4</w:t>
            </w:r>
          </w:p>
        </w:tc>
      </w:tr>
      <w:tr w:rsidR="00BD575D" w14:paraId="16D1E99E" w14:textId="77777777">
        <w:tc>
          <w:tcPr>
            <w:tcW w:w="2186" w:type="dxa"/>
            <w:vAlign w:val="center"/>
          </w:tcPr>
          <w:p w14:paraId="5F79C466" w14:textId="77777777" w:rsidR="00BD575D" w:rsidRDefault="00F31DDB">
            <w:pPr>
              <w:jc w:val="center"/>
              <w:rPr>
                <w:rFonts w:ascii="Tahoma" w:hAnsi="Tahoma" w:cs="Tahoma"/>
                <w:rtl/>
              </w:rPr>
            </w:pPr>
            <w:r>
              <w:rPr>
                <w:rFonts w:ascii="Tahoma" w:hAnsi="Tahoma" w:cs="Tahoma"/>
                <w:rtl/>
              </w:rPr>
              <w:t>במבה</w:t>
            </w:r>
          </w:p>
        </w:tc>
        <w:tc>
          <w:tcPr>
            <w:tcW w:w="2184" w:type="dxa"/>
            <w:vAlign w:val="center"/>
          </w:tcPr>
          <w:p w14:paraId="5D7075C3" w14:textId="77777777" w:rsidR="00BD575D" w:rsidRDefault="00F31DDB">
            <w:pPr>
              <w:jc w:val="center"/>
              <w:rPr>
                <w:rFonts w:ascii="Tahoma" w:hAnsi="Tahoma" w:cs="Tahoma"/>
                <w:rtl/>
              </w:rPr>
            </w:pPr>
            <w:r>
              <w:rPr>
                <w:rFonts w:ascii="Tahoma" w:hAnsi="Tahoma" w:cs="Tahoma"/>
                <w:rtl/>
              </w:rPr>
              <w:t>11</w:t>
            </w:r>
          </w:p>
        </w:tc>
        <w:tc>
          <w:tcPr>
            <w:tcW w:w="1963" w:type="dxa"/>
            <w:vAlign w:val="center"/>
          </w:tcPr>
          <w:p w14:paraId="3E62AB95" w14:textId="77777777" w:rsidR="00BD575D" w:rsidRDefault="00F31DDB">
            <w:pPr>
              <w:jc w:val="center"/>
              <w:rPr>
                <w:rFonts w:ascii="Tahoma" w:hAnsi="Tahoma" w:cs="Tahoma"/>
                <w:rtl/>
              </w:rPr>
            </w:pPr>
            <w:r>
              <w:rPr>
                <w:rFonts w:ascii="Tahoma" w:hAnsi="Tahoma" w:cs="Tahoma"/>
                <w:rtl/>
              </w:rPr>
              <w:t>11</w:t>
            </w:r>
          </w:p>
        </w:tc>
        <w:tc>
          <w:tcPr>
            <w:tcW w:w="1963" w:type="dxa"/>
            <w:vAlign w:val="center"/>
          </w:tcPr>
          <w:p w14:paraId="6A5D42A0" w14:textId="77777777" w:rsidR="00BD575D" w:rsidRDefault="00F31DDB">
            <w:pPr>
              <w:jc w:val="center"/>
              <w:rPr>
                <w:rFonts w:ascii="Tahoma" w:hAnsi="Tahoma" w:cs="Tahoma"/>
                <w:rtl/>
              </w:rPr>
            </w:pPr>
            <w:r>
              <w:rPr>
                <w:rFonts w:ascii="Tahoma" w:hAnsi="Tahoma" w:cs="Tahoma"/>
                <w:rtl/>
              </w:rPr>
              <w:t>4</w:t>
            </w:r>
          </w:p>
        </w:tc>
      </w:tr>
      <w:tr w:rsidR="00BD575D" w14:paraId="21217727" w14:textId="77777777">
        <w:tc>
          <w:tcPr>
            <w:tcW w:w="2186" w:type="dxa"/>
            <w:vAlign w:val="center"/>
          </w:tcPr>
          <w:p w14:paraId="0DFBFEAF" w14:textId="77777777" w:rsidR="00BD575D" w:rsidRDefault="00F31DDB">
            <w:pPr>
              <w:jc w:val="center"/>
              <w:rPr>
                <w:rFonts w:ascii="Tahoma" w:hAnsi="Tahoma" w:cs="Tahoma"/>
                <w:rtl/>
              </w:rPr>
            </w:pPr>
            <w:r>
              <w:rPr>
                <w:rFonts w:ascii="Tahoma" w:hAnsi="Tahoma" w:cs="Tahoma"/>
                <w:rtl/>
              </w:rPr>
              <w:t>בסלי</w:t>
            </w:r>
          </w:p>
        </w:tc>
        <w:tc>
          <w:tcPr>
            <w:tcW w:w="2184" w:type="dxa"/>
            <w:vAlign w:val="center"/>
          </w:tcPr>
          <w:p w14:paraId="17664077" w14:textId="77777777" w:rsidR="00BD575D" w:rsidRDefault="00F31DDB">
            <w:pPr>
              <w:jc w:val="center"/>
              <w:rPr>
                <w:rFonts w:ascii="Tahoma" w:hAnsi="Tahoma" w:cs="Tahoma"/>
                <w:rtl/>
              </w:rPr>
            </w:pPr>
            <w:r>
              <w:rPr>
                <w:rFonts w:ascii="Tahoma" w:hAnsi="Tahoma" w:cs="Tahoma"/>
                <w:rtl/>
              </w:rPr>
              <w:t>12</w:t>
            </w:r>
          </w:p>
        </w:tc>
        <w:tc>
          <w:tcPr>
            <w:tcW w:w="1963" w:type="dxa"/>
            <w:vAlign w:val="center"/>
          </w:tcPr>
          <w:p w14:paraId="48C3D43F" w14:textId="77777777" w:rsidR="00BD575D" w:rsidRDefault="00F31DDB">
            <w:pPr>
              <w:jc w:val="center"/>
              <w:rPr>
                <w:rFonts w:ascii="Tahoma" w:hAnsi="Tahoma" w:cs="Tahoma"/>
                <w:rtl/>
              </w:rPr>
            </w:pPr>
            <w:r>
              <w:rPr>
                <w:rFonts w:ascii="Tahoma" w:hAnsi="Tahoma" w:cs="Tahoma"/>
                <w:rtl/>
              </w:rPr>
              <w:t>12</w:t>
            </w:r>
          </w:p>
        </w:tc>
        <w:tc>
          <w:tcPr>
            <w:tcW w:w="1963" w:type="dxa"/>
            <w:vAlign w:val="center"/>
          </w:tcPr>
          <w:p w14:paraId="1BB24583" w14:textId="77777777" w:rsidR="00BD575D" w:rsidRDefault="00F31DDB">
            <w:pPr>
              <w:jc w:val="center"/>
              <w:rPr>
                <w:rFonts w:ascii="Tahoma" w:hAnsi="Tahoma" w:cs="Tahoma"/>
                <w:rtl/>
              </w:rPr>
            </w:pPr>
            <w:r>
              <w:rPr>
                <w:rFonts w:ascii="Tahoma" w:hAnsi="Tahoma" w:cs="Tahoma"/>
                <w:rtl/>
              </w:rPr>
              <w:t>4</w:t>
            </w:r>
          </w:p>
        </w:tc>
      </w:tr>
      <w:tr w:rsidR="00BD575D" w14:paraId="3BDD857D" w14:textId="77777777">
        <w:tc>
          <w:tcPr>
            <w:tcW w:w="2186" w:type="dxa"/>
            <w:vAlign w:val="center"/>
          </w:tcPr>
          <w:p w14:paraId="1BE4CE5D" w14:textId="77777777" w:rsidR="00BD575D" w:rsidRDefault="00F31DDB">
            <w:pPr>
              <w:jc w:val="center"/>
              <w:rPr>
                <w:rFonts w:ascii="Tahoma" w:hAnsi="Tahoma" w:cs="Tahoma"/>
                <w:rtl/>
              </w:rPr>
            </w:pPr>
            <w:r>
              <w:rPr>
                <w:rFonts w:ascii="Tahoma" w:hAnsi="Tahoma" w:cs="Tahoma"/>
                <w:rtl/>
              </w:rPr>
              <w:t>תן צ'אפ</w:t>
            </w:r>
          </w:p>
        </w:tc>
        <w:tc>
          <w:tcPr>
            <w:tcW w:w="2184" w:type="dxa"/>
            <w:vAlign w:val="center"/>
          </w:tcPr>
          <w:p w14:paraId="33CD8C4B" w14:textId="77777777" w:rsidR="00BD575D" w:rsidRDefault="00F31DDB">
            <w:pPr>
              <w:jc w:val="center"/>
              <w:rPr>
                <w:rFonts w:ascii="Tahoma" w:hAnsi="Tahoma" w:cs="Tahoma"/>
                <w:rtl/>
              </w:rPr>
            </w:pPr>
            <w:r>
              <w:rPr>
                <w:rFonts w:ascii="Tahoma" w:hAnsi="Tahoma" w:cs="Tahoma"/>
                <w:rtl/>
              </w:rPr>
              <w:t>13</w:t>
            </w:r>
          </w:p>
        </w:tc>
        <w:tc>
          <w:tcPr>
            <w:tcW w:w="1963" w:type="dxa"/>
            <w:vAlign w:val="center"/>
          </w:tcPr>
          <w:p w14:paraId="6F8BF029" w14:textId="77777777" w:rsidR="00BD575D" w:rsidRDefault="00F31DDB">
            <w:pPr>
              <w:jc w:val="center"/>
              <w:rPr>
                <w:rFonts w:ascii="Tahoma" w:hAnsi="Tahoma" w:cs="Tahoma"/>
                <w:rtl/>
              </w:rPr>
            </w:pPr>
            <w:r>
              <w:rPr>
                <w:rFonts w:ascii="Tahoma" w:hAnsi="Tahoma" w:cs="Tahoma"/>
                <w:rtl/>
              </w:rPr>
              <w:t>13</w:t>
            </w:r>
          </w:p>
        </w:tc>
        <w:tc>
          <w:tcPr>
            <w:tcW w:w="1963" w:type="dxa"/>
            <w:vAlign w:val="center"/>
          </w:tcPr>
          <w:p w14:paraId="668949B5" w14:textId="77777777" w:rsidR="00BD575D" w:rsidRDefault="00F31DDB">
            <w:pPr>
              <w:jc w:val="center"/>
              <w:rPr>
                <w:rFonts w:ascii="Tahoma" w:hAnsi="Tahoma" w:cs="Tahoma"/>
                <w:rtl/>
              </w:rPr>
            </w:pPr>
            <w:r>
              <w:rPr>
                <w:rFonts w:ascii="Tahoma" w:hAnsi="Tahoma" w:cs="Tahoma"/>
                <w:rtl/>
              </w:rPr>
              <w:t>5</w:t>
            </w:r>
          </w:p>
        </w:tc>
      </w:tr>
      <w:tr w:rsidR="00BD575D" w14:paraId="1A71D31E" w14:textId="77777777">
        <w:tc>
          <w:tcPr>
            <w:tcW w:w="2186" w:type="dxa"/>
            <w:vAlign w:val="center"/>
          </w:tcPr>
          <w:p w14:paraId="3C56D2FE" w14:textId="77777777" w:rsidR="00BD575D" w:rsidRDefault="00F31DDB">
            <w:pPr>
              <w:jc w:val="center"/>
              <w:rPr>
                <w:rFonts w:ascii="Tahoma" w:hAnsi="Tahoma" w:cs="Tahoma"/>
                <w:rtl/>
              </w:rPr>
            </w:pPr>
            <w:r>
              <w:rPr>
                <w:rFonts w:ascii="Tahoma" w:hAnsi="Tahoma" w:cs="Tahoma"/>
                <w:rtl/>
              </w:rPr>
              <w:t>צ'יפס מקסיקני</w:t>
            </w:r>
          </w:p>
        </w:tc>
        <w:tc>
          <w:tcPr>
            <w:tcW w:w="2184" w:type="dxa"/>
            <w:vAlign w:val="center"/>
          </w:tcPr>
          <w:p w14:paraId="69E93828" w14:textId="77777777" w:rsidR="00BD575D" w:rsidRDefault="00F31DDB">
            <w:pPr>
              <w:jc w:val="center"/>
              <w:rPr>
                <w:rFonts w:ascii="Tahoma" w:hAnsi="Tahoma" w:cs="Tahoma"/>
                <w:rtl/>
              </w:rPr>
            </w:pPr>
            <w:r>
              <w:rPr>
                <w:rFonts w:ascii="Tahoma" w:hAnsi="Tahoma" w:cs="Tahoma"/>
                <w:rtl/>
              </w:rPr>
              <w:t>14</w:t>
            </w:r>
          </w:p>
        </w:tc>
        <w:tc>
          <w:tcPr>
            <w:tcW w:w="1963" w:type="dxa"/>
            <w:vAlign w:val="center"/>
          </w:tcPr>
          <w:p w14:paraId="331C4739" w14:textId="77777777" w:rsidR="00BD575D" w:rsidRDefault="00F31DDB">
            <w:pPr>
              <w:jc w:val="center"/>
              <w:rPr>
                <w:rFonts w:ascii="Tahoma" w:hAnsi="Tahoma" w:cs="Tahoma"/>
                <w:rtl/>
              </w:rPr>
            </w:pPr>
            <w:r>
              <w:rPr>
                <w:rFonts w:ascii="Tahoma" w:hAnsi="Tahoma" w:cs="Tahoma"/>
                <w:rtl/>
              </w:rPr>
              <w:t>14</w:t>
            </w:r>
          </w:p>
        </w:tc>
        <w:tc>
          <w:tcPr>
            <w:tcW w:w="1963" w:type="dxa"/>
            <w:vAlign w:val="center"/>
          </w:tcPr>
          <w:p w14:paraId="5EE536BD" w14:textId="77777777" w:rsidR="00BD575D" w:rsidRDefault="00F31DDB">
            <w:pPr>
              <w:jc w:val="center"/>
              <w:rPr>
                <w:rFonts w:ascii="Tahoma" w:hAnsi="Tahoma" w:cs="Tahoma"/>
                <w:rtl/>
              </w:rPr>
            </w:pPr>
            <w:r>
              <w:rPr>
                <w:rFonts w:ascii="Tahoma" w:hAnsi="Tahoma" w:cs="Tahoma"/>
                <w:rtl/>
              </w:rPr>
              <w:t>5</w:t>
            </w:r>
          </w:p>
        </w:tc>
      </w:tr>
      <w:tr w:rsidR="00BD575D" w14:paraId="125A7BC0" w14:textId="77777777">
        <w:tc>
          <w:tcPr>
            <w:tcW w:w="2186" w:type="dxa"/>
            <w:vAlign w:val="center"/>
          </w:tcPr>
          <w:p w14:paraId="1BBCF34D" w14:textId="77777777" w:rsidR="00BD575D" w:rsidRDefault="00F31DDB">
            <w:pPr>
              <w:jc w:val="center"/>
              <w:rPr>
                <w:rFonts w:ascii="Tahoma" w:hAnsi="Tahoma" w:cs="Tahoma"/>
                <w:rtl/>
              </w:rPr>
            </w:pPr>
            <w:r>
              <w:rPr>
                <w:rFonts w:ascii="Tahoma" w:hAnsi="Tahoma" w:cs="Tahoma"/>
                <w:rtl/>
              </w:rPr>
              <w:t>צ'יפס קידס</w:t>
            </w:r>
          </w:p>
        </w:tc>
        <w:tc>
          <w:tcPr>
            <w:tcW w:w="2184" w:type="dxa"/>
            <w:vAlign w:val="center"/>
          </w:tcPr>
          <w:p w14:paraId="3ACE9CCD" w14:textId="77777777" w:rsidR="00BD575D" w:rsidRDefault="00F31DDB">
            <w:pPr>
              <w:jc w:val="center"/>
              <w:rPr>
                <w:rFonts w:ascii="Tahoma" w:hAnsi="Tahoma" w:cs="Tahoma"/>
                <w:rtl/>
              </w:rPr>
            </w:pPr>
            <w:r>
              <w:rPr>
                <w:rFonts w:ascii="Tahoma" w:hAnsi="Tahoma" w:cs="Tahoma"/>
                <w:rtl/>
              </w:rPr>
              <w:t>14</w:t>
            </w:r>
          </w:p>
        </w:tc>
        <w:tc>
          <w:tcPr>
            <w:tcW w:w="1963" w:type="dxa"/>
            <w:vAlign w:val="center"/>
          </w:tcPr>
          <w:p w14:paraId="2362376C" w14:textId="77777777" w:rsidR="00BD575D" w:rsidRDefault="00F31DDB">
            <w:pPr>
              <w:jc w:val="center"/>
              <w:rPr>
                <w:rFonts w:ascii="Tahoma" w:hAnsi="Tahoma" w:cs="Tahoma"/>
                <w:rtl/>
              </w:rPr>
            </w:pPr>
            <w:r>
              <w:rPr>
                <w:rFonts w:ascii="Tahoma" w:hAnsi="Tahoma" w:cs="Tahoma"/>
                <w:rtl/>
              </w:rPr>
              <w:t>14</w:t>
            </w:r>
          </w:p>
        </w:tc>
        <w:tc>
          <w:tcPr>
            <w:tcW w:w="1963" w:type="dxa"/>
            <w:vAlign w:val="center"/>
          </w:tcPr>
          <w:p w14:paraId="09F4E0A3" w14:textId="77777777" w:rsidR="00BD575D" w:rsidRDefault="00F31DDB">
            <w:pPr>
              <w:jc w:val="center"/>
              <w:rPr>
                <w:rFonts w:ascii="Tahoma" w:hAnsi="Tahoma" w:cs="Tahoma"/>
                <w:rtl/>
              </w:rPr>
            </w:pPr>
            <w:r>
              <w:rPr>
                <w:rFonts w:ascii="Tahoma" w:hAnsi="Tahoma" w:cs="Tahoma"/>
                <w:rtl/>
              </w:rPr>
              <w:t>5</w:t>
            </w:r>
          </w:p>
        </w:tc>
      </w:tr>
      <w:tr w:rsidR="00BD575D" w14:paraId="1097D50C" w14:textId="77777777">
        <w:tc>
          <w:tcPr>
            <w:tcW w:w="2186" w:type="dxa"/>
            <w:vAlign w:val="center"/>
          </w:tcPr>
          <w:p w14:paraId="344A2082" w14:textId="77777777" w:rsidR="00BD575D" w:rsidRDefault="00F31DDB">
            <w:pPr>
              <w:jc w:val="center"/>
              <w:rPr>
                <w:rFonts w:ascii="Tahoma" w:hAnsi="Tahoma" w:cs="Tahoma"/>
                <w:rtl/>
              </w:rPr>
            </w:pPr>
            <w:r>
              <w:rPr>
                <w:rFonts w:ascii="Tahoma" w:hAnsi="Tahoma" w:cs="Tahoma"/>
                <w:rtl/>
              </w:rPr>
              <w:t>פופקורן</w:t>
            </w:r>
          </w:p>
        </w:tc>
        <w:tc>
          <w:tcPr>
            <w:tcW w:w="2184" w:type="dxa"/>
            <w:vAlign w:val="center"/>
          </w:tcPr>
          <w:p w14:paraId="1ACDF811" w14:textId="77777777" w:rsidR="00BD575D" w:rsidRDefault="00F31DDB">
            <w:pPr>
              <w:jc w:val="center"/>
              <w:rPr>
                <w:rFonts w:ascii="Tahoma" w:hAnsi="Tahoma" w:cs="Tahoma"/>
                <w:rtl/>
              </w:rPr>
            </w:pPr>
            <w:r>
              <w:rPr>
                <w:rFonts w:ascii="Tahoma" w:hAnsi="Tahoma" w:cs="Tahoma"/>
                <w:rtl/>
              </w:rPr>
              <w:t>16</w:t>
            </w:r>
          </w:p>
        </w:tc>
        <w:tc>
          <w:tcPr>
            <w:tcW w:w="1963" w:type="dxa"/>
            <w:vAlign w:val="center"/>
          </w:tcPr>
          <w:p w14:paraId="6AB259AC" w14:textId="77777777" w:rsidR="00BD575D" w:rsidRDefault="00F31DDB">
            <w:pPr>
              <w:jc w:val="center"/>
              <w:rPr>
                <w:rFonts w:ascii="Tahoma" w:hAnsi="Tahoma" w:cs="Tahoma"/>
                <w:rtl/>
              </w:rPr>
            </w:pPr>
            <w:r>
              <w:rPr>
                <w:rFonts w:ascii="Tahoma" w:hAnsi="Tahoma" w:cs="Tahoma"/>
                <w:rtl/>
              </w:rPr>
              <w:t>16</w:t>
            </w:r>
          </w:p>
        </w:tc>
        <w:tc>
          <w:tcPr>
            <w:tcW w:w="1963" w:type="dxa"/>
            <w:vAlign w:val="center"/>
          </w:tcPr>
          <w:p w14:paraId="57270FD9" w14:textId="77777777" w:rsidR="00BD575D" w:rsidRDefault="00F31DDB">
            <w:pPr>
              <w:jc w:val="center"/>
              <w:rPr>
                <w:rFonts w:ascii="Tahoma" w:hAnsi="Tahoma" w:cs="Tahoma"/>
                <w:rtl/>
              </w:rPr>
            </w:pPr>
            <w:r>
              <w:rPr>
                <w:rFonts w:ascii="Tahoma" w:hAnsi="Tahoma" w:cs="Tahoma"/>
                <w:rtl/>
              </w:rPr>
              <w:t>6</w:t>
            </w:r>
          </w:p>
        </w:tc>
      </w:tr>
      <w:tr w:rsidR="00BD575D" w14:paraId="20C52408" w14:textId="77777777">
        <w:tc>
          <w:tcPr>
            <w:tcW w:w="2186" w:type="dxa"/>
            <w:vAlign w:val="center"/>
          </w:tcPr>
          <w:p w14:paraId="2BD4DF57" w14:textId="77777777" w:rsidR="00BD575D" w:rsidRDefault="00F31DDB">
            <w:pPr>
              <w:jc w:val="center"/>
              <w:rPr>
                <w:rFonts w:ascii="Tahoma" w:hAnsi="Tahoma" w:cs="Tahoma"/>
                <w:rtl/>
              </w:rPr>
            </w:pPr>
            <w:r>
              <w:rPr>
                <w:rFonts w:ascii="Tahoma" w:hAnsi="Tahoma" w:cs="Tahoma"/>
                <w:rtl/>
              </w:rPr>
              <w:t>במבה אדומה</w:t>
            </w:r>
          </w:p>
        </w:tc>
        <w:tc>
          <w:tcPr>
            <w:tcW w:w="2184" w:type="dxa"/>
            <w:vAlign w:val="center"/>
          </w:tcPr>
          <w:p w14:paraId="2088C601" w14:textId="77777777" w:rsidR="00BD575D" w:rsidRDefault="00F31DDB">
            <w:pPr>
              <w:jc w:val="center"/>
              <w:rPr>
                <w:rFonts w:ascii="Tahoma" w:hAnsi="Tahoma" w:cs="Tahoma"/>
                <w:rtl/>
              </w:rPr>
            </w:pPr>
            <w:r>
              <w:rPr>
                <w:rFonts w:ascii="Tahoma" w:hAnsi="Tahoma" w:cs="Tahoma"/>
                <w:rtl/>
              </w:rPr>
              <w:t>17</w:t>
            </w:r>
          </w:p>
        </w:tc>
        <w:tc>
          <w:tcPr>
            <w:tcW w:w="1963" w:type="dxa"/>
            <w:vAlign w:val="center"/>
          </w:tcPr>
          <w:p w14:paraId="3A20CD16" w14:textId="77777777" w:rsidR="00BD575D" w:rsidRDefault="00F31DDB">
            <w:pPr>
              <w:jc w:val="center"/>
              <w:rPr>
                <w:rFonts w:ascii="Tahoma" w:hAnsi="Tahoma" w:cs="Tahoma"/>
                <w:rtl/>
              </w:rPr>
            </w:pPr>
            <w:r>
              <w:rPr>
                <w:rFonts w:ascii="Tahoma" w:hAnsi="Tahoma" w:cs="Tahoma"/>
                <w:rtl/>
              </w:rPr>
              <w:t>17</w:t>
            </w:r>
          </w:p>
        </w:tc>
        <w:tc>
          <w:tcPr>
            <w:tcW w:w="1963" w:type="dxa"/>
            <w:vAlign w:val="center"/>
          </w:tcPr>
          <w:p w14:paraId="17688BBA" w14:textId="77777777" w:rsidR="00BD575D" w:rsidRDefault="00F31DDB">
            <w:pPr>
              <w:jc w:val="center"/>
              <w:rPr>
                <w:rFonts w:ascii="Tahoma" w:hAnsi="Tahoma" w:cs="Tahoma"/>
                <w:rtl/>
              </w:rPr>
            </w:pPr>
            <w:r>
              <w:rPr>
                <w:rFonts w:ascii="Tahoma" w:hAnsi="Tahoma" w:cs="Tahoma"/>
                <w:rtl/>
              </w:rPr>
              <w:t>6</w:t>
            </w:r>
          </w:p>
        </w:tc>
      </w:tr>
      <w:tr w:rsidR="00BD575D" w14:paraId="1D1533BD" w14:textId="77777777">
        <w:tc>
          <w:tcPr>
            <w:tcW w:w="2186" w:type="dxa"/>
            <w:vAlign w:val="center"/>
          </w:tcPr>
          <w:p w14:paraId="460408FE" w14:textId="77777777" w:rsidR="00BD575D" w:rsidRDefault="00F31DDB">
            <w:pPr>
              <w:jc w:val="center"/>
              <w:rPr>
                <w:rFonts w:ascii="Tahoma" w:hAnsi="Tahoma" w:cs="Tahoma"/>
                <w:rtl/>
              </w:rPr>
            </w:pPr>
            <w:r>
              <w:rPr>
                <w:rFonts w:ascii="Tahoma" w:hAnsi="Tahoma" w:cs="Tahoma" w:hint="cs"/>
                <w:rtl/>
              </w:rPr>
              <w:t>דוריטוס</w:t>
            </w:r>
          </w:p>
        </w:tc>
        <w:tc>
          <w:tcPr>
            <w:tcW w:w="2184" w:type="dxa"/>
            <w:vAlign w:val="center"/>
          </w:tcPr>
          <w:p w14:paraId="23D9DA0F" w14:textId="77777777" w:rsidR="00BD575D" w:rsidRDefault="00F31DDB">
            <w:pPr>
              <w:jc w:val="center"/>
              <w:rPr>
                <w:rFonts w:ascii="Tahoma" w:hAnsi="Tahoma" w:cs="Tahoma"/>
                <w:rtl/>
              </w:rPr>
            </w:pPr>
            <w:r>
              <w:rPr>
                <w:rFonts w:ascii="Tahoma" w:hAnsi="Tahoma" w:cs="Tahoma"/>
                <w:rtl/>
              </w:rPr>
              <w:t>18</w:t>
            </w:r>
          </w:p>
        </w:tc>
        <w:tc>
          <w:tcPr>
            <w:tcW w:w="1963" w:type="dxa"/>
            <w:vAlign w:val="center"/>
          </w:tcPr>
          <w:p w14:paraId="778F267F" w14:textId="77777777" w:rsidR="00BD575D" w:rsidRDefault="00F31DDB">
            <w:pPr>
              <w:jc w:val="center"/>
              <w:rPr>
                <w:rFonts w:ascii="Tahoma" w:hAnsi="Tahoma" w:cs="Tahoma"/>
                <w:rtl/>
              </w:rPr>
            </w:pPr>
            <w:r>
              <w:rPr>
                <w:rFonts w:ascii="Tahoma" w:hAnsi="Tahoma" w:cs="Tahoma"/>
                <w:rtl/>
              </w:rPr>
              <w:t>18</w:t>
            </w:r>
          </w:p>
        </w:tc>
        <w:tc>
          <w:tcPr>
            <w:tcW w:w="1963" w:type="dxa"/>
            <w:vAlign w:val="center"/>
          </w:tcPr>
          <w:p w14:paraId="49C4C70E" w14:textId="77777777" w:rsidR="00BD575D" w:rsidRDefault="00F31DDB">
            <w:pPr>
              <w:jc w:val="center"/>
              <w:rPr>
                <w:rFonts w:ascii="Tahoma" w:hAnsi="Tahoma" w:cs="Tahoma"/>
                <w:rtl/>
              </w:rPr>
            </w:pPr>
            <w:r>
              <w:rPr>
                <w:rFonts w:ascii="Tahoma" w:hAnsi="Tahoma" w:cs="Tahoma"/>
                <w:rtl/>
              </w:rPr>
              <w:t>6</w:t>
            </w:r>
          </w:p>
        </w:tc>
      </w:tr>
      <w:tr w:rsidR="00BD575D" w14:paraId="3142CA24" w14:textId="77777777">
        <w:tc>
          <w:tcPr>
            <w:tcW w:w="2186" w:type="dxa"/>
            <w:vAlign w:val="center"/>
          </w:tcPr>
          <w:p w14:paraId="516E905B" w14:textId="77777777" w:rsidR="00BD575D" w:rsidRDefault="00F31DDB">
            <w:pPr>
              <w:jc w:val="center"/>
              <w:rPr>
                <w:rFonts w:ascii="Tahoma" w:hAnsi="Tahoma" w:cs="Tahoma"/>
                <w:rtl/>
              </w:rPr>
            </w:pPr>
            <w:r>
              <w:rPr>
                <w:rFonts w:ascii="Tahoma" w:hAnsi="Tahoma" w:cs="Tahoma"/>
                <w:rtl/>
              </w:rPr>
              <w:t>מים</w:t>
            </w:r>
          </w:p>
        </w:tc>
        <w:tc>
          <w:tcPr>
            <w:tcW w:w="2184" w:type="dxa"/>
            <w:vAlign w:val="center"/>
          </w:tcPr>
          <w:p w14:paraId="19A4E3D4" w14:textId="77777777" w:rsidR="00BD575D" w:rsidRDefault="00F31DDB">
            <w:pPr>
              <w:jc w:val="center"/>
              <w:rPr>
                <w:rFonts w:ascii="Tahoma" w:hAnsi="Tahoma" w:cs="Tahoma"/>
                <w:rtl/>
              </w:rPr>
            </w:pPr>
            <w:r>
              <w:rPr>
                <w:rFonts w:ascii="Tahoma" w:hAnsi="Tahoma" w:cs="Tahoma"/>
                <w:rtl/>
              </w:rPr>
              <w:t>31</w:t>
            </w:r>
          </w:p>
        </w:tc>
        <w:tc>
          <w:tcPr>
            <w:tcW w:w="1963" w:type="dxa"/>
            <w:vAlign w:val="center"/>
          </w:tcPr>
          <w:p w14:paraId="65C4FDA7" w14:textId="77777777" w:rsidR="00BD575D" w:rsidRDefault="00F31DDB">
            <w:pPr>
              <w:jc w:val="center"/>
              <w:rPr>
                <w:rFonts w:ascii="Tahoma" w:hAnsi="Tahoma" w:cs="Tahoma"/>
                <w:rtl/>
              </w:rPr>
            </w:pPr>
            <w:r>
              <w:rPr>
                <w:rFonts w:ascii="Tahoma" w:hAnsi="Tahoma" w:cs="Tahoma"/>
                <w:rtl/>
              </w:rPr>
              <w:t>31</w:t>
            </w:r>
          </w:p>
        </w:tc>
        <w:tc>
          <w:tcPr>
            <w:tcW w:w="1963" w:type="dxa"/>
            <w:vAlign w:val="center"/>
          </w:tcPr>
          <w:p w14:paraId="5143CE01" w14:textId="77777777" w:rsidR="00BD575D" w:rsidRDefault="00F31DDB">
            <w:pPr>
              <w:jc w:val="center"/>
              <w:rPr>
                <w:rFonts w:ascii="Tahoma" w:hAnsi="Tahoma" w:cs="Tahoma"/>
                <w:rtl/>
              </w:rPr>
            </w:pPr>
            <w:r>
              <w:rPr>
                <w:rFonts w:ascii="Tahoma" w:hAnsi="Tahoma" w:cs="Tahoma"/>
                <w:rtl/>
              </w:rPr>
              <w:t>11</w:t>
            </w:r>
          </w:p>
        </w:tc>
      </w:tr>
    </w:tbl>
    <w:p w14:paraId="6A518F62" w14:textId="77777777" w:rsidR="00BD575D" w:rsidRDefault="00F31DDB">
      <w:pPr>
        <w:bidi/>
        <w:spacing w:after="240" w:line="360" w:lineRule="auto"/>
        <w:jc w:val="both"/>
        <w:rPr>
          <w:rFonts w:ascii="Tahoma" w:hAnsi="Tahoma" w:cs="Tahoma"/>
          <w:sz w:val="22"/>
          <w:szCs w:val="22"/>
          <w:rtl/>
        </w:rPr>
      </w:pPr>
      <w:r>
        <w:rPr>
          <w:rFonts w:ascii="Tahoma" w:hAnsi="Tahoma" w:cs="Tahoma" w:hint="cs"/>
          <w:b/>
          <w:bCs/>
          <w:rtl/>
        </w:rPr>
        <w:t xml:space="preserve">שלב ראשון- </w:t>
      </w:r>
      <w:r>
        <w:rPr>
          <w:rFonts w:ascii="Tahoma" w:hAnsi="Tahoma" w:cs="Tahoma"/>
          <w:b/>
          <w:bCs/>
        </w:rPr>
        <w:t>ExtraStand</w:t>
      </w:r>
    </w:p>
    <w:p w14:paraId="55F6874E" w14:textId="77777777" w:rsidR="00BD575D" w:rsidRDefault="00F31DDB">
      <w:pPr>
        <w:bidi/>
        <w:spacing w:after="240" w:line="360" w:lineRule="auto"/>
        <w:jc w:val="both"/>
        <w:rPr>
          <w:rFonts w:ascii="Tahoma" w:hAnsi="Tahoma" w:cs="Tahoma"/>
          <w:rtl/>
        </w:rPr>
      </w:pPr>
      <w:r>
        <w:rPr>
          <w:rFonts w:ascii="Tahoma" w:hAnsi="Tahoma" w:cs="Tahoma"/>
          <w:sz w:val="22"/>
          <w:szCs w:val="22"/>
          <w:rtl/>
        </w:rPr>
        <w:lastRenderedPageBreak/>
        <w:t>המוצרים התקבצו לפי הסטנדים-</w:t>
      </w:r>
      <w:r>
        <w:rPr>
          <w:rFonts w:ascii="Tahoma" w:hAnsi="Tahoma" w:cs="Tahoma"/>
          <w:rtl/>
        </w:rPr>
        <w:t xml:space="preserve"> </w:t>
      </w:r>
    </w:p>
    <w:tbl>
      <w:tblPr>
        <w:tblStyle w:val="afb"/>
        <w:bidiVisual/>
        <w:tblW w:w="0" w:type="auto"/>
        <w:tblLook w:val="04A0" w:firstRow="1" w:lastRow="0" w:firstColumn="1" w:lastColumn="0" w:noHBand="0" w:noVBand="1"/>
      </w:tblPr>
      <w:tblGrid>
        <w:gridCol w:w="2186"/>
        <w:gridCol w:w="2366"/>
        <w:gridCol w:w="1872"/>
        <w:gridCol w:w="1872"/>
      </w:tblGrid>
      <w:tr w:rsidR="00BD575D" w14:paraId="1A36DED6" w14:textId="77777777">
        <w:tc>
          <w:tcPr>
            <w:tcW w:w="2186" w:type="dxa"/>
            <w:shd w:val="clear" w:color="auto" w:fill="FFC000" w:themeFill="accent4"/>
            <w:vAlign w:val="center"/>
          </w:tcPr>
          <w:p w14:paraId="6DB199F8" w14:textId="77777777" w:rsidR="00BD575D" w:rsidRDefault="00F31DDB">
            <w:pPr>
              <w:jc w:val="center"/>
              <w:rPr>
                <w:rFonts w:ascii="Tahoma" w:hAnsi="Tahoma" w:cs="Tahoma"/>
                <w:rtl/>
              </w:rPr>
            </w:pPr>
            <w:r>
              <w:rPr>
                <w:rFonts w:ascii="Tahoma" w:hAnsi="Tahoma" w:cs="Tahoma"/>
                <w:rtl/>
              </w:rPr>
              <w:t>קוד סטנד</w:t>
            </w:r>
          </w:p>
        </w:tc>
        <w:tc>
          <w:tcPr>
            <w:tcW w:w="2366" w:type="dxa"/>
            <w:shd w:val="clear" w:color="auto" w:fill="FFC000" w:themeFill="accent4"/>
            <w:vAlign w:val="center"/>
          </w:tcPr>
          <w:p w14:paraId="516CA8BE" w14:textId="77777777" w:rsidR="00BD575D" w:rsidRDefault="00F31DDB">
            <w:pPr>
              <w:jc w:val="center"/>
              <w:rPr>
                <w:rFonts w:ascii="Tahoma" w:hAnsi="Tahoma" w:cs="Tahoma"/>
                <w:rtl/>
              </w:rPr>
            </w:pPr>
            <w:r>
              <w:rPr>
                <w:rFonts w:ascii="Tahoma" w:hAnsi="Tahoma" w:cs="Tahoma"/>
                <w:rtl/>
              </w:rPr>
              <w:t>קודי המוצרים</w:t>
            </w:r>
          </w:p>
        </w:tc>
        <w:tc>
          <w:tcPr>
            <w:tcW w:w="1872" w:type="dxa"/>
            <w:shd w:val="clear" w:color="auto" w:fill="FFC000" w:themeFill="accent4"/>
            <w:vAlign w:val="center"/>
          </w:tcPr>
          <w:p w14:paraId="50925F5C" w14:textId="77777777" w:rsidR="00BD575D" w:rsidRDefault="00F31DDB">
            <w:pPr>
              <w:jc w:val="center"/>
              <w:rPr>
                <w:rFonts w:ascii="Tahoma" w:hAnsi="Tahoma" w:cs="Tahoma"/>
                <w:rtl/>
              </w:rPr>
            </w:pPr>
            <w:r>
              <w:rPr>
                <w:rFonts w:ascii="Tahoma" w:hAnsi="Tahoma" w:cs="Tahoma"/>
                <w:rtl/>
              </w:rPr>
              <w:t>קודי נקודות גישה</w:t>
            </w:r>
          </w:p>
        </w:tc>
        <w:tc>
          <w:tcPr>
            <w:tcW w:w="1872" w:type="dxa"/>
            <w:shd w:val="clear" w:color="auto" w:fill="FFC000" w:themeFill="accent4"/>
            <w:vAlign w:val="center"/>
          </w:tcPr>
          <w:p w14:paraId="1A611A33" w14:textId="77777777" w:rsidR="00BD575D" w:rsidRDefault="00F31DDB">
            <w:pPr>
              <w:jc w:val="center"/>
              <w:rPr>
                <w:rFonts w:ascii="Tahoma" w:hAnsi="Tahoma" w:cs="Tahoma"/>
                <w:rtl/>
              </w:rPr>
            </w:pPr>
            <w:r>
              <w:rPr>
                <w:rFonts w:ascii="Tahoma" w:hAnsi="Tahoma" w:cs="Tahoma"/>
                <w:rtl/>
              </w:rPr>
              <w:t>נקודת גישה קרובה ביותר</w:t>
            </w:r>
          </w:p>
        </w:tc>
      </w:tr>
      <w:tr w:rsidR="00BD575D" w14:paraId="0B285BED" w14:textId="77777777">
        <w:tc>
          <w:tcPr>
            <w:tcW w:w="2186" w:type="dxa"/>
            <w:vAlign w:val="center"/>
          </w:tcPr>
          <w:p w14:paraId="460F7615" w14:textId="77777777" w:rsidR="00BD575D" w:rsidRDefault="00F31DDB">
            <w:pPr>
              <w:jc w:val="center"/>
              <w:rPr>
                <w:rFonts w:ascii="Tahoma" w:hAnsi="Tahoma" w:cs="Tahoma"/>
              </w:rPr>
            </w:pPr>
            <w:r>
              <w:rPr>
                <w:rFonts w:ascii="Tahoma" w:hAnsi="Tahoma" w:cs="Tahoma"/>
                <w:rtl/>
              </w:rPr>
              <w:t>3</w:t>
            </w:r>
          </w:p>
        </w:tc>
        <w:tc>
          <w:tcPr>
            <w:tcW w:w="2366" w:type="dxa"/>
            <w:vAlign w:val="center"/>
          </w:tcPr>
          <w:p w14:paraId="5A31E243" w14:textId="77777777" w:rsidR="00BD575D" w:rsidRDefault="00F31DDB">
            <w:pPr>
              <w:jc w:val="center"/>
              <w:rPr>
                <w:rFonts w:ascii="Tahoma" w:hAnsi="Tahoma" w:cs="Tahoma"/>
                <w:rtl/>
              </w:rPr>
            </w:pPr>
            <w:r>
              <w:rPr>
                <w:rFonts w:ascii="Tahoma" w:hAnsi="Tahoma" w:cs="Tahoma"/>
                <w:rtl/>
              </w:rPr>
              <w:t>7,8,9</w:t>
            </w:r>
          </w:p>
        </w:tc>
        <w:tc>
          <w:tcPr>
            <w:tcW w:w="1872" w:type="dxa"/>
            <w:vAlign w:val="center"/>
          </w:tcPr>
          <w:p w14:paraId="46C20DFD" w14:textId="77777777" w:rsidR="00BD575D" w:rsidRDefault="00F31DDB">
            <w:pPr>
              <w:jc w:val="center"/>
              <w:rPr>
                <w:rFonts w:ascii="Tahoma" w:hAnsi="Tahoma" w:cs="Tahoma"/>
                <w:rtl/>
              </w:rPr>
            </w:pPr>
            <w:r>
              <w:rPr>
                <w:rFonts w:ascii="Tahoma" w:hAnsi="Tahoma" w:cs="Tahoma"/>
                <w:rtl/>
              </w:rPr>
              <w:t>2,3</w:t>
            </w:r>
          </w:p>
        </w:tc>
        <w:tc>
          <w:tcPr>
            <w:tcW w:w="1872" w:type="dxa"/>
            <w:vAlign w:val="center"/>
          </w:tcPr>
          <w:p w14:paraId="1D9F8119" w14:textId="77777777" w:rsidR="00BD575D" w:rsidRDefault="00F31DDB">
            <w:pPr>
              <w:jc w:val="center"/>
              <w:rPr>
                <w:rFonts w:ascii="Tahoma" w:hAnsi="Tahoma" w:cs="Tahoma"/>
                <w:rtl/>
              </w:rPr>
            </w:pPr>
            <w:r>
              <w:rPr>
                <w:rFonts w:ascii="Tahoma" w:hAnsi="Tahoma" w:cs="Tahoma"/>
                <w:rtl/>
              </w:rPr>
              <w:t>2</w:t>
            </w:r>
          </w:p>
        </w:tc>
      </w:tr>
      <w:tr w:rsidR="00BD575D" w14:paraId="5835BFF4" w14:textId="77777777">
        <w:tc>
          <w:tcPr>
            <w:tcW w:w="2186" w:type="dxa"/>
            <w:vAlign w:val="center"/>
          </w:tcPr>
          <w:p w14:paraId="265B3D49" w14:textId="77777777" w:rsidR="00BD575D" w:rsidRDefault="00F31DDB">
            <w:pPr>
              <w:jc w:val="center"/>
              <w:rPr>
                <w:rFonts w:ascii="Tahoma" w:hAnsi="Tahoma" w:cs="Tahoma"/>
                <w:rtl/>
              </w:rPr>
            </w:pPr>
            <w:r>
              <w:rPr>
                <w:rFonts w:ascii="Tahoma" w:hAnsi="Tahoma" w:cs="Tahoma"/>
                <w:rtl/>
              </w:rPr>
              <w:t>4</w:t>
            </w:r>
          </w:p>
        </w:tc>
        <w:tc>
          <w:tcPr>
            <w:tcW w:w="2366" w:type="dxa"/>
            <w:vAlign w:val="center"/>
          </w:tcPr>
          <w:p w14:paraId="154AD71D" w14:textId="77777777" w:rsidR="00BD575D" w:rsidRDefault="00F31DDB">
            <w:pPr>
              <w:jc w:val="center"/>
              <w:rPr>
                <w:rFonts w:ascii="Tahoma" w:hAnsi="Tahoma" w:cs="Tahoma"/>
                <w:rtl/>
              </w:rPr>
            </w:pPr>
            <w:r>
              <w:rPr>
                <w:rFonts w:ascii="Tahoma" w:hAnsi="Tahoma" w:cs="Tahoma"/>
                <w:rtl/>
              </w:rPr>
              <w:t>10,11,12</w:t>
            </w:r>
          </w:p>
        </w:tc>
        <w:tc>
          <w:tcPr>
            <w:tcW w:w="1872" w:type="dxa"/>
            <w:vAlign w:val="center"/>
          </w:tcPr>
          <w:p w14:paraId="732B32D9" w14:textId="77777777" w:rsidR="00BD575D" w:rsidRDefault="00F31DDB">
            <w:pPr>
              <w:jc w:val="center"/>
              <w:rPr>
                <w:rFonts w:ascii="Tahoma" w:hAnsi="Tahoma" w:cs="Tahoma"/>
                <w:rtl/>
              </w:rPr>
            </w:pPr>
            <w:r>
              <w:rPr>
                <w:rFonts w:ascii="Tahoma" w:hAnsi="Tahoma" w:cs="Tahoma"/>
                <w:rtl/>
              </w:rPr>
              <w:t>2,3</w:t>
            </w:r>
          </w:p>
        </w:tc>
        <w:tc>
          <w:tcPr>
            <w:tcW w:w="1872" w:type="dxa"/>
            <w:vAlign w:val="center"/>
          </w:tcPr>
          <w:p w14:paraId="5B4A9B54" w14:textId="77777777" w:rsidR="00BD575D" w:rsidRDefault="00F31DDB">
            <w:pPr>
              <w:jc w:val="center"/>
              <w:rPr>
                <w:rFonts w:ascii="Tahoma" w:hAnsi="Tahoma" w:cs="Tahoma"/>
                <w:rtl/>
              </w:rPr>
            </w:pPr>
            <w:r>
              <w:rPr>
                <w:rFonts w:ascii="Tahoma" w:hAnsi="Tahoma" w:cs="Tahoma"/>
                <w:rtl/>
              </w:rPr>
              <w:t>2</w:t>
            </w:r>
          </w:p>
        </w:tc>
      </w:tr>
      <w:tr w:rsidR="00BD575D" w14:paraId="6DB10780" w14:textId="77777777">
        <w:tc>
          <w:tcPr>
            <w:tcW w:w="2186" w:type="dxa"/>
            <w:vAlign w:val="center"/>
          </w:tcPr>
          <w:p w14:paraId="2111D6B3" w14:textId="77777777" w:rsidR="00BD575D" w:rsidRDefault="00F31DDB">
            <w:pPr>
              <w:jc w:val="center"/>
              <w:rPr>
                <w:rFonts w:ascii="Tahoma" w:hAnsi="Tahoma" w:cs="Tahoma"/>
                <w:rtl/>
              </w:rPr>
            </w:pPr>
            <w:r>
              <w:rPr>
                <w:rFonts w:ascii="Tahoma" w:hAnsi="Tahoma" w:cs="Tahoma"/>
                <w:rtl/>
              </w:rPr>
              <w:t>5</w:t>
            </w:r>
          </w:p>
        </w:tc>
        <w:tc>
          <w:tcPr>
            <w:tcW w:w="2366" w:type="dxa"/>
            <w:vAlign w:val="center"/>
          </w:tcPr>
          <w:p w14:paraId="44664973" w14:textId="77777777" w:rsidR="00BD575D" w:rsidRDefault="00F31DDB">
            <w:pPr>
              <w:jc w:val="center"/>
              <w:rPr>
                <w:rFonts w:ascii="Tahoma" w:hAnsi="Tahoma" w:cs="Tahoma"/>
                <w:rtl/>
              </w:rPr>
            </w:pPr>
            <w:r>
              <w:rPr>
                <w:rFonts w:ascii="Tahoma" w:hAnsi="Tahoma" w:cs="Tahoma"/>
                <w:rtl/>
              </w:rPr>
              <w:t>23,14,15</w:t>
            </w:r>
          </w:p>
        </w:tc>
        <w:tc>
          <w:tcPr>
            <w:tcW w:w="1872" w:type="dxa"/>
            <w:vAlign w:val="center"/>
          </w:tcPr>
          <w:p w14:paraId="231C9200" w14:textId="77777777" w:rsidR="00BD575D" w:rsidRDefault="00F31DDB">
            <w:pPr>
              <w:jc w:val="center"/>
              <w:rPr>
                <w:rFonts w:ascii="Tahoma" w:hAnsi="Tahoma" w:cs="Tahoma"/>
                <w:rtl/>
              </w:rPr>
            </w:pPr>
            <w:r>
              <w:rPr>
                <w:rFonts w:ascii="Tahoma" w:hAnsi="Tahoma" w:cs="Tahoma"/>
                <w:rtl/>
              </w:rPr>
              <w:t>2,3</w:t>
            </w:r>
          </w:p>
        </w:tc>
        <w:tc>
          <w:tcPr>
            <w:tcW w:w="1872" w:type="dxa"/>
            <w:vAlign w:val="center"/>
          </w:tcPr>
          <w:p w14:paraId="1A19DFF2" w14:textId="77777777" w:rsidR="00BD575D" w:rsidRDefault="00F31DDB">
            <w:pPr>
              <w:jc w:val="center"/>
              <w:rPr>
                <w:rFonts w:ascii="Tahoma" w:hAnsi="Tahoma" w:cs="Tahoma"/>
                <w:rtl/>
              </w:rPr>
            </w:pPr>
            <w:r>
              <w:rPr>
                <w:rFonts w:ascii="Tahoma" w:hAnsi="Tahoma" w:cs="Tahoma"/>
                <w:rtl/>
              </w:rPr>
              <w:t>3</w:t>
            </w:r>
          </w:p>
        </w:tc>
      </w:tr>
      <w:tr w:rsidR="00BD575D" w14:paraId="77414069" w14:textId="77777777">
        <w:tc>
          <w:tcPr>
            <w:tcW w:w="2186" w:type="dxa"/>
            <w:vAlign w:val="center"/>
          </w:tcPr>
          <w:p w14:paraId="3B79A95E" w14:textId="77777777" w:rsidR="00BD575D" w:rsidRDefault="00F31DDB">
            <w:pPr>
              <w:jc w:val="center"/>
              <w:rPr>
                <w:rFonts w:ascii="Tahoma" w:hAnsi="Tahoma" w:cs="Tahoma"/>
                <w:rtl/>
              </w:rPr>
            </w:pPr>
            <w:r>
              <w:rPr>
                <w:rFonts w:ascii="Tahoma" w:hAnsi="Tahoma" w:cs="Tahoma"/>
                <w:rtl/>
              </w:rPr>
              <w:t>6</w:t>
            </w:r>
          </w:p>
        </w:tc>
        <w:tc>
          <w:tcPr>
            <w:tcW w:w="2366" w:type="dxa"/>
            <w:vAlign w:val="center"/>
          </w:tcPr>
          <w:p w14:paraId="45635C55" w14:textId="77777777" w:rsidR="00BD575D" w:rsidRDefault="00F31DDB">
            <w:pPr>
              <w:jc w:val="center"/>
              <w:rPr>
                <w:rFonts w:ascii="Tahoma" w:hAnsi="Tahoma" w:cs="Tahoma"/>
                <w:rtl/>
              </w:rPr>
            </w:pPr>
            <w:r>
              <w:rPr>
                <w:rFonts w:ascii="Tahoma" w:hAnsi="Tahoma" w:cs="Tahoma"/>
                <w:rtl/>
              </w:rPr>
              <w:t>16,17,18</w:t>
            </w:r>
          </w:p>
        </w:tc>
        <w:tc>
          <w:tcPr>
            <w:tcW w:w="1872" w:type="dxa"/>
            <w:vAlign w:val="center"/>
          </w:tcPr>
          <w:p w14:paraId="0FD9F2E9" w14:textId="77777777" w:rsidR="00BD575D" w:rsidRDefault="00F31DDB">
            <w:pPr>
              <w:jc w:val="center"/>
              <w:rPr>
                <w:rFonts w:ascii="Tahoma" w:hAnsi="Tahoma" w:cs="Tahoma"/>
                <w:rtl/>
              </w:rPr>
            </w:pPr>
            <w:r>
              <w:rPr>
                <w:rFonts w:ascii="Tahoma" w:hAnsi="Tahoma" w:cs="Tahoma"/>
                <w:rtl/>
              </w:rPr>
              <w:t>2,3</w:t>
            </w:r>
          </w:p>
        </w:tc>
        <w:tc>
          <w:tcPr>
            <w:tcW w:w="1872" w:type="dxa"/>
            <w:vAlign w:val="center"/>
          </w:tcPr>
          <w:p w14:paraId="374899CE" w14:textId="77777777" w:rsidR="00BD575D" w:rsidRDefault="00F31DDB">
            <w:pPr>
              <w:jc w:val="center"/>
              <w:rPr>
                <w:rFonts w:ascii="Tahoma" w:hAnsi="Tahoma" w:cs="Tahoma"/>
                <w:rtl/>
              </w:rPr>
            </w:pPr>
            <w:r>
              <w:rPr>
                <w:rFonts w:ascii="Tahoma" w:hAnsi="Tahoma" w:cs="Tahoma"/>
                <w:rtl/>
              </w:rPr>
              <w:t>3</w:t>
            </w:r>
          </w:p>
        </w:tc>
      </w:tr>
      <w:tr w:rsidR="00BD575D" w14:paraId="6709F7ED" w14:textId="77777777">
        <w:tc>
          <w:tcPr>
            <w:tcW w:w="2186" w:type="dxa"/>
            <w:vAlign w:val="center"/>
          </w:tcPr>
          <w:p w14:paraId="1D50EE6A" w14:textId="77777777" w:rsidR="00BD575D" w:rsidRDefault="00F31DDB">
            <w:pPr>
              <w:jc w:val="center"/>
              <w:rPr>
                <w:rFonts w:ascii="Tahoma" w:hAnsi="Tahoma" w:cs="Tahoma"/>
                <w:rtl/>
              </w:rPr>
            </w:pPr>
            <w:r>
              <w:rPr>
                <w:rFonts w:ascii="Tahoma" w:hAnsi="Tahoma" w:cs="Tahoma"/>
                <w:rtl/>
              </w:rPr>
              <w:t>11</w:t>
            </w:r>
          </w:p>
        </w:tc>
        <w:tc>
          <w:tcPr>
            <w:tcW w:w="2366" w:type="dxa"/>
            <w:vAlign w:val="center"/>
          </w:tcPr>
          <w:p w14:paraId="44D70C22" w14:textId="77777777" w:rsidR="00BD575D" w:rsidRDefault="00F31DDB">
            <w:pPr>
              <w:jc w:val="center"/>
              <w:rPr>
                <w:rFonts w:ascii="Tahoma" w:hAnsi="Tahoma" w:cs="Tahoma"/>
                <w:rtl/>
              </w:rPr>
            </w:pPr>
            <w:r>
              <w:rPr>
                <w:rFonts w:ascii="Tahoma" w:hAnsi="Tahoma" w:cs="Tahoma"/>
                <w:rtl/>
              </w:rPr>
              <w:t>31</w:t>
            </w:r>
          </w:p>
        </w:tc>
        <w:tc>
          <w:tcPr>
            <w:tcW w:w="1872" w:type="dxa"/>
            <w:vAlign w:val="center"/>
          </w:tcPr>
          <w:p w14:paraId="08F953F7" w14:textId="77777777" w:rsidR="00BD575D" w:rsidRDefault="00F31DDB">
            <w:pPr>
              <w:jc w:val="center"/>
              <w:rPr>
                <w:rFonts w:ascii="Tahoma" w:hAnsi="Tahoma" w:cs="Tahoma"/>
                <w:rtl/>
              </w:rPr>
            </w:pPr>
            <w:r>
              <w:rPr>
                <w:rFonts w:ascii="Tahoma" w:hAnsi="Tahoma" w:cs="Tahoma"/>
                <w:rtl/>
              </w:rPr>
              <w:t>4,5</w:t>
            </w:r>
          </w:p>
        </w:tc>
        <w:tc>
          <w:tcPr>
            <w:tcW w:w="1872" w:type="dxa"/>
            <w:vAlign w:val="center"/>
          </w:tcPr>
          <w:p w14:paraId="6016D583" w14:textId="77777777" w:rsidR="00BD575D" w:rsidRDefault="00F31DDB">
            <w:pPr>
              <w:jc w:val="center"/>
              <w:rPr>
                <w:rFonts w:ascii="Tahoma" w:hAnsi="Tahoma" w:cs="Tahoma"/>
                <w:rtl/>
              </w:rPr>
            </w:pPr>
            <w:r>
              <w:rPr>
                <w:rFonts w:ascii="Tahoma" w:hAnsi="Tahoma" w:cs="Tahoma"/>
                <w:rtl/>
              </w:rPr>
              <w:t>5</w:t>
            </w:r>
          </w:p>
        </w:tc>
      </w:tr>
    </w:tbl>
    <w:p w14:paraId="04792A2D" w14:textId="77777777" w:rsidR="00BD575D" w:rsidRDefault="00F31DDB">
      <w:pPr>
        <w:bidi/>
        <w:spacing w:after="240" w:line="360" w:lineRule="auto"/>
        <w:jc w:val="both"/>
        <w:rPr>
          <w:rFonts w:ascii="Tahoma" w:hAnsi="Tahoma" w:cs="Tahoma"/>
          <w:b/>
          <w:bCs/>
          <w:sz w:val="22"/>
          <w:szCs w:val="22"/>
        </w:rPr>
      </w:pPr>
      <w:r>
        <w:rPr>
          <w:rFonts w:ascii="Tahoma" w:hAnsi="Tahoma" w:cs="Tahoma"/>
          <w:b/>
          <w:bCs/>
          <w:rtl/>
        </w:rPr>
        <w:t>ש</w:t>
      </w:r>
      <w:r>
        <w:rPr>
          <w:rFonts w:ascii="Tahoma" w:hAnsi="Tahoma" w:cs="Tahoma"/>
          <w:b/>
          <w:bCs/>
          <w:sz w:val="22"/>
          <w:szCs w:val="22"/>
          <w:rtl/>
        </w:rPr>
        <w:t xml:space="preserve">לב שני- </w:t>
      </w:r>
      <w:r>
        <w:rPr>
          <w:rFonts w:ascii="Tahoma" w:hAnsi="Tahoma" w:cs="Tahoma"/>
          <w:b/>
          <w:bCs/>
          <w:sz w:val="22"/>
          <w:szCs w:val="22"/>
        </w:rPr>
        <w:t>productArea</w:t>
      </w:r>
    </w:p>
    <w:p w14:paraId="3753A31E" w14:textId="77777777"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הסטנדים</w:t>
      </w:r>
      <w:r>
        <w:rPr>
          <w:rFonts w:ascii="Tahoma" w:hAnsi="Tahoma" w:cs="Tahoma"/>
          <w:sz w:val="22"/>
          <w:szCs w:val="22"/>
          <w:rtl/>
        </w:rPr>
        <w:t xml:space="preserve"> מתקבצים לפי נקודות גישה משותפות [כשנקודות הגישה הקרובות ביותר גם משותפות, ולכן סטנד 4 לא התקבץ עם סטנד 5].</w:t>
      </w:r>
    </w:p>
    <w:tbl>
      <w:tblPr>
        <w:tblStyle w:val="afb"/>
        <w:bidiVisual/>
        <w:tblW w:w="0" w:type="auto"/>
        <w:tblLook w:val="04A0" w:firstRow="1" w:lastRow="0" w:firstColumn="1" w:lastColumn="0" w:noHBand="0" w:noVBand="1"/>
      </w:tblPr>
      <w:tblGrid>
        <w:gridCol w:w="2765"/>
        <w:gridCol w:w="2765"/>
        <w:gridCol w:w="2766"/>
      </w:tblGrid>
      <w:tr w:rsidR="00BD575D" w14:paraId="5EC867AC" w14:textId="77777777">
        <w:tc>
          <w:tcPr>
            <w:tcW w:w="2765" w:type="dxa"/>
            <w:shd w:val="clear" w:color="auto" w:fill="FFC000" w:themeFill="accent4"/>
            <w:vAlign w:val="center"/>
          </w:tcPr>
          <w:p w14:paraId="1EA5742B" w14:textId="77777777" w:rsidR="00BD575D" w:rsidRDefault="00F31DDB">
            <w:pPr>
              <w:jc w:val="center"/>
              <w:rPr>
                <w:rFonts w:ascii="Tahoma" w:hAnsi="Tahoma" w:cs="Tahoma"/>
                <w:rtl/>
              </w:rPr>
            </w:pPr>
            <w:r>
              <w:rPr>
                <w:rFonts w:ascii="Tahoma" w:hAnsi="Tahoma" w:cs="Tahoma"/>
                <w:rtl/>
              </w:rPr>
              <w:t>קודי סטנד</w:t>
            </w:r>
          </w:p>
        </w:tc>
        <w:tc>
          <w:tcPr>
            <w:tcW w:w="2765" w:type="dxa"/>
            <w:shd w:val="clear" w:color="auto" w:fill="FFC000" w:themeFill="accent4"/>
            <w:vAlign w:val="center"/>
          </w:tcPr>
          <w:p w14:paraId="4C6646EC" w14:textId="77777777" w:rsidR="00BD575D" w:rsidRDefault="00F31DDB">
            <w:pPr>
              <w:jc w:val="center"/>
              <w:rPr>
                <w:rFonts w:ascii="Tahoma" w:hAnsi="Tahoma" w:cs="Tahoma"/>
                <w:rtl/>
              </w:rPr>
            </w:pPr>
            <w:r>
              <w:rPr>
                <w:rFonts w:ascii="Tahoma" w:hAnsi="Tahoma" w:cs="Tahoma"/>
                <w:rtl/>
              </w:rPr>
              <w:t>קודי נקודות גישה</w:t>
            </w:r>
          </w:p>
        </w:tc>
        <w:tc>
          <w:tcPr>
            <w:tcW w:w="2766" w:type="dxa"/>
            <w:shd w:val="clear" w:color="auto" w:fill="FFC000" w:themeFill="accent4"/>
            <w:vAlign w:val="center"/>
          </w:tcPr>
          <w:p w14:paraId="0ABBB982" w14:textId="77777777" w:rsidR="00BD575D" w:rsidRDefault="00F31DDB">
            <w:pPr>
              <w:jc w:val="center"/>
              <w:rPr>
                <w:rFonts w:ascii="Tahoma" w:hAnsi="Tahoma" w:cs="Tahoma"/>
                <w:rtl/>
              </w:rPr>
            </w:pPr>
            <w:r>
              <w:rPr>
                <w:rFonts w:ascii="Tahoma" w:hAnsi="Tahoma" w:cs="Tahoma"/>
                <w:rtl/>
              </w:rPr>
              <w:t>הכי קרוב</w:t>
            </w:r>
          </w:p>
        </w:tc>
      </w:tr>
      <w:tr w:rsidR="00BD575D" w14:paraId="31D7B749" w14:textId="77777777">
        <w:tc>
          <w:tcPr>
            <w:tcW w:w="2765" w:type="dxa"/>
            <w:vAlign w:val="center"/>
          </w:tcPr>
          <w:p w14:paraId="493E1B35" w14:textId="77777777" w:rsidR="00BD575D" w:rsidRDefault="00F31DDB">
            <w:pPr>
              <w:jc w:val="center"/>
              <w:rPr>
                <w:rFonts w:ascii="Tahoma" w:hAnsi="Tahoma" w:cs="Tahoma"/>
                <w:rtl/>
              </w:rPr>
            </w:pPr>
            <w:r>
              <w:rPr>
                <w:rFonts w:ascii="Tahoma" w:hAnsi="Tahoma" w:cs="Tahoma"/>
                <w:rtl/>
              </w:rPr>
              <w:t>3,4</w:t>
            </w:r>
          </w:p>
        </w:tc>
        <w:tc>
          <w:tcPr>
            <w:tcW w:w="2765" w:type="dxa"/>
            <w:vAlign w:val="center"/>
          </w:tcPr>
          <w:p w14:paraId="6EA6A568" w14:textId="77777777" w:rsidR="00BD575D" w:rsidRDefault="00F31DDB">
            <w:pPr>
              <w:jc w:val="center"/>
              <w:rPr>
                <w:rFonts w:ascii="Tahoma" w:hAnsi="Tahoma" w:cs="Tahoma"/>
                <w:rtl/>
              </w:rPr>
            </w:pPr>
            <w:r>
              <w:rPr>
                <w:rFonts w:ascii="Tahoma" w:hAnsi="Tahoma" w:cs="Tahoma"/>
                <w:rtl/>
              </w:rPr>
              <w:t>2,3</w:t>
            </w:r>
          </w:p>
        </w:tc>
        <w:tc>
          <w:tcPr>
            <w:tcW w:w="2766" w:type="dxa"/>
            <w:vAlign w:val="center"/>
          </w:tcPr>
          <w:p w14:paraId="0A2468DE" w14:textId="77777777" w:rsidR="00BD575D" w:rsidRDefault="00F31DDB">
            <w:pPr>
              <w:jc w:val="center"/>
              <w:rPr>
                <w:rFonts w:ascii="Tahoma" w:hAnsi="Tahoma" w:cs="Tahoma"/>
                <w:rtl/>
              </w:rPr>
            </w:pPr>
            <w:r>
              <w:rPr>
                <w:rFonts w:ascii="Tahoma" w:hAnsi="Tahoma" w:cs="Tahoma"/>
                <w:rtl/>
              </w:rPr>
              <w:t>2</w:t>
            </w:r>
          </w:p>
        </w:tc>
      </w:tr>
      <w:tr w:rsidR="00BD575D" w14:paraId="25A1C349" w14:textId="77777777">
        <w:tc>
          <w:tcPr>
            <w:tcW w:w="2765" w:type="dxa"/>
            <w:vAlign w:val="center"/>
          </w:tcPr>
          <w:p w14:paraId="3B9F2C8F" w14:textId="77777777" w:rsidR="00BD575D" w:rsidRDefault="00F31DDB">
            <w:pPr>
              <w:jc w:val="center"/>
              <w:rPr>
                <w:rFonts w:ascii="Tahoma" w:hAnsi="Tahoma" w:cs="Tahoma"/>
                <w:rtl/>
              </w:rPr>
            </w:pPr>
            <w:r>
              <w:rPr>
                <w:rFonts w:ascii="Tahoma" w:hAnsi="Tahoma" w:cs="Tahoma"/>
                <w:rtl/>
              </w:rPr>
              <w:t>5,6</w:t>
            </w:r>
          </w:p>
        </w:tc>
        <w:tc>
          <w:tcPr>
            <w:tcW w:w="2765" w:type="dxa"/>
            <w:vAlign w:val="center"/>
          </w:tcPr>
          <w:p w14:paraId="647D36E6" w14:textId="77777777" w:rsidR="00BD575D" w:rsidRDefault="00F31DDB">
            <w:pPr>
              <w:jc w:val="center"/>
              <w:rPr>
                <w:rFonts w:ascii="Tahoma" w:hAnsi="Tahoma" w:cs="Tahoma"/>
                <w:rtl/>
              </w:rPr>
            </w:pPr>
            <w:r>
              <w:rPr>
                <w:rFonts w:ascii="Tahoma" w:hAnsi="Tahoma" w:cs="Tahoma"/>
                <w:rtl/>
              </w:rPr>
              <w:t>2,3</w:t>
            </w:r>
          </w:p>
        </w:tc>
        <w:tc>
          <w:tcPr>
            <w:tcW w:w="2766" w:type="dxa"/>
            <w:vAlign w:val="center"/>
          </w:tcPr>
          <w:p w14:paraId="32B0044D" w14:textId="77777777" w:rsidR="00BD575D" w:rsidRDefault="00F31DDB">
            <w:pPr>
              <w:jc w:val="center"/>
              <w:rPr>
                <w:rFonts w:ascii="Tahoma" w:hAnsi="Tahoma" w:cs="Tahoma"/>
                <w:rtl/>
              </w:rPr>
            </w:pPr>
            <w:r>
              <w:rPr>
                <w:rFonts w:ascii="Tahoma" w:hAnsi="Tahoma" w:cs="Tahoma"/>
                <w:rtl/>
              </w:rPr>
              <w:t>3</w:t>
            </w:r>
          </w:p>
        </w:tc>
      </w:tr>
      <w:tr w:rsidR="00BD575D" w14:paraId="4123AC8E" w14:textId="77777777">
        <w:tc>
          <w:tcPr>
            <w:tcW w:w="2765" w:type="dxa"/>
            <w:vAlign w:val="center"/>
          </w:tcPr>
          <w:p w14:paraId="49CD7BAB" w14:textId="77777777" w:rsidR="00BD575D" w:rsidRDefault="00F31DDB">
            <w:pPr>
              <w:jc w:val="center"/>
              <w:rPr>
                <w:rFonts w:ascii="Tahoma" w:hAnsi="Tahoma" w:cs="Tahoma"/>
              </w:rPr>
            </w:pPr>
            <w:r>
              <w:rPr>
                <w:rFonts w:ascii="Tahoma" w:hAnsi="Tahoma" w:cs="Tahoma"/>
                <w:rtl/>
              </w:rPr>
              <w:t>11</w:t>
            </w:r>
          </w:p>
        </w:tc>
        <w:tc>
          <w:tcPr>
            <w:tcW w:w="2765" w:type="dxa"/>
            <w:vAlign w:val="center"/>
          </w:tcPr>
          <w:p w14:paraId="6B0E3924" w14:textId="77777777" w:rsidR="00BD575D" w:rsidRDefault="00F31DDB">
            <w:pPr>
              <w:jc w:val="center"/>
              <w:rPr>
                <w:rFonts w:ascii="Tahoma" w:hAnsi="Tahoma" w:cs="Tahoma"/>
                <w:rtl/>
              </w:rPr>
            </w:pPr>
            <w:r>
              <w:rPr>
                <w:rFonts w:ascii="Tahoma" w:hAnsi="Tahoma" w:cs="Tahoma"/>
                <w:rtl/>
              </w:rPr>
              <w:t>4,5</w:t>
            </w:r>
          </w:p>
        </w:tc>
        <w:tc>
          <w:tcPr>
            <w:tcW w:w="2766" w:type="dxa"/>
            <w:vAlign w:val="center"/>
          </w:tcPr>
          <w:p w14:paraId="1BB31B1B" w14:textId="77777777" w:rsidR="00BD575D" w:rsidRDefault="00F31DDB">
            <w:pPr>
              <w:jc w:val="center"/>
              <w:rPr>
                <w:rFonts w:ascii="Tahoma" w:hAnsi="Tahoma" w:cs="Tahoma"/>
                <w:rtl/>
              </w:rPr>
            </w:pPr>
            <w:r>
              <w:rPr>
                <w:rFonts w:ascii="Tahoma" w:hAnsi="Tahoma" w:cs="Tahoma"/>
                <w:rtl/>
              </w:rPr>
              <w:t>5</w:t>
            </w:r>
          </w:p>
        </w:tc>
      </w:tr>
    </w:tbl>
    <w:p w14:paraId="109FA3F2" w14:textId="77777777" w:rsidR="00BD575D" w:rsidRDefault="00F31DDB">
      <w:pPr>
        <w:bidi/>
        <w:spacing w:after="240" w:line="360" w:lineRule="auto"/>
        <w:jc w:val="both"/>
        <w:rPr>
          <w:rFonts w:ascii="Tahoma" w:hAnsi="Tahoma" w:cs="Tahoma"/>
          <w:b/>
          <w:bCs/>
          <w:sz w:val="22"/>
          <w:szCs w:val="22"/>
          <w:rtl/>
        </w:rPr>
      </w:pPr>
      <w:r>
        <w:rPr>
          <w:rFonts w:ascii="Tahoma" w:hAnsi="Tahoma" w:cs="Tahoma"/>
          <w:b/>
          <w:bCs/>
          <w:rtl/>
        </w:rPr>
        <w:t>שלב שלישי</w:t>
      </w:r>
      <w:r>
        <w:rPr>
          <w:rFonts w:ascii="Tahoma" w:hAnsi="Tahoma" w:cs="Tahoma"/>
          <w:b/>
          <w:bCs/>
          <w:sz w:val="22"/>
          <w:szCs w:val="22"/>
          <w:rtl/>
        </w:rPr>
        <w:t xml:space="preserve">- </w:t>
      </w:r>
      <w:r>
        <w:rPr>
          <w:rFonts w:ascii="Tahoma" w:hAnsi="Tahoma" w:cs="Tahoma"/>
          <w:b/>
          <w:bCs/>
          <w:sz w:val="22"/>
          <w:szCs w:val="22"/>
        </w:rPr>
        <w:t>productAreaList</w:t>
      </w:r>
    </w:p>
    <w:p w14:paraId="57614504"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המילון הופך לרשימה, מוסיפים את נקודת ההתחלה, מוצאים לה נקודות גישה, </w:t>
      </w:r>
      <w:r>
        <w:rPr>
          <w:rFonts w:ascii="Tahoma" w:hAnsi="Tahoma" w:cs="Tahoma" w:hint="cs"/>
          <w:sz w:val="22"/>
          <w:szCs w:val="22"/>
          <w:rtl/>
        </w:rPr>
        <w:t xml:space="preserve">מוסיפים את הקופות- אזורי הסיום, </w:t>
      </w:r>
      <w:r>
        <w:rPr>
          <w:rFonts w:ascii="Tahoma" w:hAnsi="Tahoma" w:cs="Tahoma"/>
          <w:sz w:val="22"/>
          <w:szCs w:val="22"/>
          <w:rtl/>
        </w:rPr>
        <w:t xml:space="preserve">ומחשבים לכל אזור ברשימה 2 נקודות קיצוניות- </w:t>
      </w:r>
      <w:r>
        <w:rPr>
          <w:rFonts w:ascii="Tahoma" w:hAnsi="Tahoma" w:cs="Tahoma"/>
          <w:sz w:val="22"/>
          <w:szCs w:val="22"/>
        </w:rPr>
        <w:t>P1,P2</w:t>
      </w:r>
    </w:p>
    <w:tbl>
      <w:tblPr>
        <w:tblStyle w:val="afb"/>
        <w:bidiVisual/>
        <w:tblW w:w="0" w:type="auto"/>
        <w:tblLook w:val="04A0" w:firstRow="1" w:lastRow="0" w:firstColumn="1" w:lastColumn="0" w:noHBand="0" w:noVBand="1"/>
      </w:tblPr>
      <w:tblGrid>
        <w:gridCol w:w="1818"/>
        <w:gridCol w:w="1776"/>
        <w:gridCol w:w="1700"/>
        <w:gridCol w:w="1501"/>
        <w:gridCol w:w="1501"/>
      </w:tblGrid>
      <w:tr w:rsidR="00BD575D" w14:paraId="26707EA9" w14:textId="77777777">
        <w:tc>
          <w:tcPr>
            <w:tcW w:w="1818" w:type="dxa"/>
            <w:shd w:val="clear" w:color="auto" w:fill="FFC000" w:themeFill="accent4"/>
            <w:vAlign w:val="center"/>
          </w:tcPr>
          <w:p w14:paraId="49A19CF1" w14:textId="77777777" w:rsidR="00BD575D" w:rsidRDefault="00F31DDB">
            <w:pPr>
              <w:jc w:val="center"/>
              <w:rPr>
                <w:rFonts w:ascii="Tahoma" w:hAnsi="Tahoma" w:cs="Tahoma"/>
                <w:rtl/>
              </w:rPr>
            </w:pPr>
            <w:r>
              <w:rPr>
                <w:rFonts w:ascii="Tahoma" w:hAnsi="Tahoma" w:cs="Tahoma"/>
                <w:rtl/>
              </w:rPr>
              <w:t>קודי סטנד</w:t>
            </w:r>
          </w:p>
        </w:tc>
        <w:tc>
          <w:tcPr>
            <w:tcW w:w="1776" w:type="dxa"/>
            <w:shd w:val="clear" w:color="auto" w:fill="FFC000" w:themeFill="accent4"/>
            <w:vAlign w:val="center"/>
          </w:tcPr>
          <w:p w14:paraId="580EB85E" w14:textId="77777777" w:rsidR="00BD575D" w:rsidRDefault="00F31DDB">
            <w:pPr>
              <w:jc w:val="center"/>
              <w:rPr>
                <w:rFonts w:ascii="Tahoma" w:hAnsi="Tahoma" w:cs="Tahoma"/>
                <w:rtl/>
              </w:rPr>
            </w:pPr>
            <w:r>
              <w:rPr>
                <w:rFonts w:ascii="Tahoma" w:hAnsi="Tahoma" w:cs="Tahoma"/>
                <w:rtl/>
              </w:rPr>
              <w:t>קודי נקודות גישה</w:t>
            </w:r>
          </w:p>
        </w:tc>
        <w:tc>
          <w:tcPr>
            <w:tcW w:w="1700" w:type="dxa"/>
            <w:shd w:val="clear" w:color="auto" w:fill="FFC000" w:themeFill="accent4"/>
            <w:vAlign w:val="center"/>
          </w:tcPr>
          <w:p w14:paraId="47C3E0CA" w14:textId="77777777" w:rsidR="00BD575D" w:rsidRDefault="00F31DDB">
            <w:pPr>
              <w:jc w:val="center"/>
              <w:rPr>
                <w:rFonts w:ascii="Tahoma" w:hAnsi="Tahoma" w:cs="Tahoma"/>
                <w:rtl/>
              </w:rPr>
            </w:pPr>
            <w:r>
              <w:rPr>
                <w:rFonts w:ascii="Tahoma" w:hAnsi="Tahoma" w:cs="Tahoma"/>
                <w:rtl/>
              </w:rPr>
              <w:t>הכי קרוב</w:t>
            </w:r>
          </w:p>
        </w:tc>
        <w:tc>
          <w:tcPr>
            <w:tcW w:w="1501" w:type="dxa"/>
            <w:shd w:val="clear" w:color="auto" w:fill="FFC000" w:themeFill="accent4"/>
            <w:vAlign w:val="center"/>
          </w:tcPr>
          <w:p w14:paraId="40937BC7" w14:textId="77777777" w:rsidR="00BD575D" w:rsidRDefault="00F31DDB">
            <w:pPr>
              <w:jc w:val="center"/>
              <w:rPr>
                <w:rFonts w:ascii="Tahoma" w:hAnsi="Tahoma" w:cs="Tahoma"/>
              </w:rPr>
            </w:pPr>
            <w:r>
              <w:rPr>
                <w:rFonts w:ascii="Tahoma" w:hAnsi="Tahoma" w:cs="Tahoma"/>
              </w:rPr>
              <w:t>P1</w:t>
            </w:r>
          </w:p>
        </w:tc>
        <w:tc>
          <w:tcPr>
            <w:tcW w:w="1501" w:type="dxa"/>
            <w:shd w:val="clear" w:color="auto" w:fill="FFC000" w:themeFill="accent4"/>
            <w:vAlign w:val="center"/>
          </w:tcPr>
          <w:p w14:paraId="75004553" w14:textId="77777777" w:rsidR="00BD575D" w:rsidRDefault="00F31DDB">
            <w:pPr>
              <w:jc w:val="center"/>
              <w:rPr>
                <w:rFonts w:ascii="Tahoma" w:hAnsi="Tahoma" w:cs="Tahoma"/>
              </w:rPr>
            </w:pPr>
            <w:r>
              <w:rPr>
                <w:rFonts w:ascii="Tahoma" w:hAnsi="Tahoma" w:cs="Tahoma"/>
              </w:rPr>
              <w:t>P2</w:t>
            </w:r>
          </w:p>
        </w:tc>
      </w:tr>
      <w:tr w:rsidR="00BD575D" w14:paraId="07ABD77B" w14:textId="77777777">
        <w:tc>
          <w:tcPr>
            <w:tcW w:w="1818" w:type="dxa"/>
            <w:vAlign w:val="center"/>
          </w:tcPr>
          <w:p w14:paraId="44B7D676" w14:textId="77777777" w:rsidR="00BD575D" w:rsidRDefault="00F31DDB">
            <w:pPr>
              <w:jc w:val="center"/>
              <w:rPr>
                <w:rFonts w:ascii="Tahoma" w:hAnsi="Tahoma" w:cs="Tahoma"/>
                <w:rtl/>
              </w:rPr>
            </w:pPr>
            <w:r>
              <w:rPr>
                <w:rFonts w:ascii="Tahoma" w:hAnsi="Tahoma" w:cs="Tahoma"/>
                <w:rtl/>
              </w:rPr>
              <w:t>נקודת התחלה (8,22), אין קוד</w:t>
            </w:r>
          </w:p>
        </w:tc>
        <w:tc>
          <w:tcPr>
            <w:tcW w:w="1776" w:type="dxa"/>
            <w:vAlign w:val="center"/>
          </w:tcPr>
          <w:p w14:paraId="5BAB4821" w14:textId="77777777" w:rsidR="00BD575D" w:rsidRDefault="00F31DDB">
            <w:pPr>
              <w:jc w:val="center"/>
              <w:rPr>
                <w:rFonts w:ascii="Tahoma" w:hAnsi="Tahoma" w:cs="Tahoma"/>
                <w:rtl/>
              </w:rPr>
            </w:pPr>
            <w:r>
              <w:rPr>
                <w:rFonts w:ascii="Tahoma" w:hAnsi="Tahoma" w:cs="Tahoma"/>
                <w:rtl/>
              </w:rPr>
              <w:t>6,7</w:t>
            </w:r>
          </w:p>
        </w:tc>
        <w:tc>
          <w:tcPr>
            <w:tcW w:w="1700" w:type="dxa"/>
            <w:vAlign w:val="center"/>
          </w:tcPr>
          <w:p w14:paraId="54FAFCF8" w14:textId="77777777" w:rsidR="00BD575D" w:rsidRDefault="00F31DDB">
            <w:pPr>
              <w:jc w:val="center"/>
              <w:rPr>
                <w:rFonts w:ascii="Tahoma" w:hAnsi="Tahoma" w:cs="Tahoma"/>
                <w:rtl/>
              </w:rPr>
            </w:pPr>
            <w:r>
              <w:rPr>
                <w:rFonts w:ascii="Tahoma" w:hAnsi="Tahoma" w:cs="Tahoma"/>
                <w:rtl/>
              </w:rPr>
              <w:t>6</w:t>
            </w:r>
          </w:p>
        </w:tc>
        <w:tc>
          <w:tcPr>
            <w:tcW w:w="1501" w:type="dxa"/>
            <w:vAlign w:val="center"/>
          </w:tcPr>
          <w:p w14:paraId="3BC78DE9" w14:textId="77777777" w:rsidR="00BD575D" w:rsidRDefault="00F31DDB">
            <w:pPr>
              <w:jc w:val="center"/>
              <w:rPr>
                <w:rFonts w:ascii="Tahoma" w:hAnsi="Tahoma" w:cs="Tahoma"/>
                <w:rtl/>
              </w:rPr>
            </w:pPr>
            <w:r>
              <w:rPr>
                <w:rFonts w:ascii="Tahoma" w:hAnsi="Tahoma" w:cs="Tahoma"/>
                <w:rtl/>
              </w:rPr>
              <w:t>(8,22)</w:t>
            </w:r>
          </w:p>
        </w:tc>
        <w:tc>
          <w:tcPr>
            <w:tcW w:w="1501" w:type="dxa"/>
            <w:vAlign w:val="center"/>
          </w:tcPr>
          <w:p w14:paraId="719BF8FC" w14:textId="77777777" w:rsidR="00BD575D" w:rsidRDefault="00F31DDB">
            <w:pPr>
              <w:jc w:val="center"/>
              <w:rPr>
                <w:rFonts w:ascii="Tahoma" w:hAnsi="Tahoma" w:cs="Tahoma"/>
                <w:rtl/>
              </w:rPr>
            </w:pPr>
            <w:r>
              <w:rPr>
                <w:rFonts w:ascii="Tahoma" w:hAnsi="Tahoma" w:cs="Tahoma"/>
                <w:rtl/>
              </w:rPr>
              <w:t>(8,22)</w:t>
            </w:r>
          </w:p>
        </w:tc>
      </w:tr>
      <w:tr w:rsidR="00BD575D" w14:paraId="621548DD" w14:textId="77777777">
        <w:tc>
          <w:tcPr>
            <w:tcW w:w="1818" w:type="dxa"/>
            <w:vAlign w:val="center"/>
          </w:tcPr>
          <w:p w14:paraId="66764DF1" w14:textId="77777777" w:rsidR="00BD575D" w:rsidRDefault="00F31DDB">
            <w:pPr>
              <w:jc w:val="center"/>
              <w:rPr>
                <w:rFonts w:ascii="Tahoma" w:hAnsi="Tahoma" w:cs="Tahoma"/>
                <w:rtl/>
              </w:rPr>
            </w:pPr>
            <w:r>
              <w:rPr>
                <w:rFonts w:ascii="Tahoma" w:hAnsi="Tahoma" w:cs="Tahoma"/>
                <w:rtl/>
              </w:rPr>
              <w:t>3,4</w:t>
            </w:r>
          </w:p>
        </w:tc>
        <w:tc>
          <w:tcPr>
            <w:tcW w:w="1776" w:type="dxa"/>
            <w:vAlign w:val="center"/>
          </w:tcPr>
          <w:p w14:paraId="63990298" w14:textId="77777777" w:rsidR="00BD575D" w:rsidRDefault="00F31DDB">
            <w:pPr>
              <w:jc w:val="center"/>
              <w:rPr>
                <w:rFonts w:ascii="Tahoma" w:hAnsi="Tahoma" w:cs="Tahoma"/>
                <w:rtl/>
              </w:rPr>
            </w:pPr>
            <w:r>
              <w:rPr>
                <w:rFonts w:ascii="Tahoma" w:hAnsi="Tahoma" w:cs="Tahoma"/>
                <w:rtl/>
              </w:rPr>
              <w:t>2,3</w:t>
            </w:r>
          </w:p>
        </w:tc>
        <w:tc>
          <w:tcPr>
            <w:tcW w:w="1700" w:type="dxa"/>
            <w:vAlign w:val="center"/>
          </w:tcPr>
          <w:p w14:paraId="00057E94" w14:textId="77777777" w:rsidR="00BD575D" w:rsidRDefault="00F31DDB">
            <w:pPr>
              <w:jc w:val="center"/>
              <w:rPr>
                <w:rFonts w:ascii="Tahoma" w:hAnsi="Tahoma" w:cs="Tahoma"/>
                <w:rtl/>
              </w:rPr>
            </w:pPr>
            <w:r>
              <w:rPr>
                <w:rFonts w:ascii="Tahoma" w:hAnsi="Tahoma" w:cs="Tahoma"/>
                <w:rtl/>
              </w:rPr>
              <w:t>2</w:t>
            </w:r>
          </w:p>
        </w:tc>
        <w:tc>
          <w:tcPr>
            <w:tcW w:w="1501" w:type="dxa"/>
            <w:vAlign w:val="center"/>
          </w:tcPr>
          <w:p w14:paraId="6DD5A2D1" w14:textId="77777777" w:rsidR="00BD575D" w:rsidRDefault="00F31DDB">
            <w:pPr>
              <w:jc w:val="center"/>
              <w:rPr>
                <w:rFonts w:ascii="Tahoma" w:hAnsi="Tahoma" w:cs="Tahoma"/>
              </w:rPr>
            </w:pPr>
            <w:r>
              <w:rPr>
                <w:rFonts w:ascii="Tahoma" w:hAnsi="Tahoma" w:cs="Tahoma"/>
              </w:rPr>
              <w:t>(12,7)</w:t>
            </w:r>
          </w:p>
        </w:tc>
        <w:tc>
          <w:tcPr>
            <w:tcW w:w="1501" w:type="dxa"/>
            <w:vAlign w:val="center"/>
          </w:tcPr>
          <w:p w14:paraId="37D42ED4" w14:textId="77777777" w:rsidR="00BD575D" w:rsidRDefault="00F31DDB">
            <w:pPr>
              <w:jc w:val="center"/>
              <w:rPr>
                <w:rFonts w:ascii="Tahoma" w:hAnsi="Tahoma" w:cs="Tahoma"/>
              </w:rPr>
            </w:pPr>
            <w:r>
              <w:rPr>
                <w:rFonts w:ascii="Tahoma" w:hAnsi="Tahoma" w:cs="Tahoma"/>
              </w:rPr>
              <w:t>(7,2)</w:t>
            </w:r>
          </w:p>
        </w:tc>
      </w:tr>
      <w:tr w:rsidR="00BD575D" w14:paraId="41A928EB" w14:textId="77777777">
        <w:tc>
          <w:tcPr>
            <w:tcW w:w="1818" w:type="dxa"/>
            <w:vAlign w:val="center"/>
          </w:tcPr>
          <w:p w14:paraId="65993BEC" w14:textId="77777777" w:rsidR="00BD575D" w:rsidRDefault="00F31DDB">
            <w:pPr>
              <w:jc w:val="center"/>
              <w:rPr>
                <w:rFonts w:ascii="Tahoma" w:hAnsi="Tahoma" w:cs="Tahoma"/>
                <w:rtl/>
              </w:rPr>
            </w:pPr>
            <w:r>
              <w:rPr>
                <w:rFonts w:ascii="Tahoma" w:hAnsi="Tahoma" w:cs="Tahoma"/>
                <w:rtl/>
              </w:rPr>
              <w:t>5,6</w:t>
            </w:r>
          </w:p>
        </w:tc>
        <w:tc>
          <w:tcPr>
            <w:tcW w:w="1776" w:type="dxa"/>
            <w:vAlign w:val="center"/>
          </w:tcPr>
          <w:p w14:paraId="429CAD51" w14:textId="77777777" w:rsidR="00BD575D" w:rsidRDefault="00F31DDB">
            <w:pPr>
              <w:jc w:val="center"/>
              <w:rPr>
                <w:rFonts w:ascii="Tahoma" w:hAnsi="Tahoma" w:cs="Tahoma"/>
                <w:rtl/>
              </w:rPr>
            </w:pPr>
            <w:r>
              <w:rPr>
                <w:rFonts w:ascii="Tahoma" w:hAnsi="Tahoma" w:cs="Tahoma"/>
                <w:rtl/>
              </w:rPr>
              <w:t>2,3</w:t>
            </w:r>
          </w:p>
        </w:tc>
        <w:tc>
          <w:tcPr>
            <w:tcW w:w="1700" w:type="dxa"/>
            <w:vAlign w:val="center"/>
          </w:tcPr>
          <w:p w14:paraId="0FB1DB70" w14:textId="77777777" w:rsidR="00BD575D" w:rsidRDefault="00F31DDB">
            <w:pPr>
              <w:jc w:val="center"/>
              <w:rPr>
                <w:rFonts w:ascii="Tahoma" w:hAnsi="Tahoma" w:cs="Tahoma"/>
                <w:rtl/>
              </w:rPr>
            </w:pPr>
            <w:r>
              <w:rPr>
                <w:rFonts w:ascii="Tahoma" w:hAnsi="Tahoma" w:cs="Tahoma"/>
                <w:rtl/>
              </w:rPr>
              <w:t>3</w:t>
            </w:r>
          </w:p>
        </w:tc>
        <w:tc>
          <w:tcPr>
            <w:tcW w:w="1501" w:type="dxa"/>
            <w:vAlign w:val="center"/>
          </w:tcPr>
          <w:p w14:paraId="353C1774" w14:textId="77777777" w:rsidR="00BD575D" w:rsidRDefault="00F31DDB">
            <w:pPr>
              <w:jc w:val="center"/>
              <w:rPr>
                <w:rFonts w:ascii="Tahoma" w:hAnsi="Tahoma" w:cs="Tahoma"/>
              </w:rPr>
            </w:pPr>
            <w:r>
              <w:rPr>
                <w:rFonts w:ascii="Tahoma" w:hAnsi="Tahoma" w:cs="Tahoma"/>
              </w:rPr>
              <w:t>(19,7)</w:t>
            </w:r>
          </w:p>
        </w:tc>
        <w:tc>
          <w:tcPr>
            <w:tcW w:w="1501" w:type="dxa"/>
            <w:vAlign w:val="center"/>
          </w:tcPr>
          <w:p w14:paraId="5D5C86B8" w14:textId="77777777" w:rsidR="00BD575D" w:rsidRDefault="00F31DDB">
            <w:pPr>
              <w:jc w:val="center"/>
              <w:rPr>
                <w:rFonts w:ascii="Tahoma" w:hAnsi="Tahoma" w:cs="Tahoma"/>
              </w:rPr>
            </w:pPr>
            <w:r>
              <w:rPr>
                <w:rFonts w:ascii="Tahoma" w:hAnsi="Tahoma" w:cs="Tahoma"/>
              </w:rPr>
              <w:t>(13,2)</w:t>
            </w:r>
          </w:p>
        </w:tc>
      </w:tr>
      <w:tr w:rsidR="00BD575D" w14:paraId="255670AF" w14:textId="77777777">
        <w:tc>
          <w:tcPr>
            <w:tcW w:w="1818" w:type="dxa"/>
            <w:vAlign w:val="center"/>
          </w:tcPr>
          <w:p w14:paraId="1193A4AD" w14:textId="77777777" w:rsidR="00BD575D" w:rsidRDefault="00F31DDB">
            <w:pPr>
              <w:jc w:val="center"/>
              <w:rPr>
                <w:rFonts w:ascii="Tahoma" w:hAnsi="Tahoma" w:cs="Tahoma"/>
                <w:rtl/>
              </w:rPr>
            </w:pPr>
            <w:r>
              <w:rPr>
                <w:rFonts w:ascii="Tahoma" w:hAnsi="Tahoma" w:cs="Tahoma"/>
                <w:rtl/>
              </w:rPr>
              <w:t>11</w:t>
            </w:r>
          </w:p>
        </w:tc>
        <w:tc>
          <w:tcPr>
            <w:tcW w:w="1776" w:type="dxa"/>
            <w:vAlign w:val="center"/>
          </w:tcPr>
          <w:p w14:paraId="68214A80" w14:textId="77777777" w:rsidR="00BD575D" w:rsidRDefault="00F31DDB">
            <w:pPr>
              <w:jc w:val="center"/>
              <w:rPr>
                <w:rFonts w:ascii="Tahoma" w:hAnsi="Tahoma" w:cs="Tahoma"/>
                <w:rtl/>
              </w:rPr>
            </w:pPr>
            <w:r>
              <w:rPr>
                <w:rFonts w:ascii="Tahoma" w:hAnsi="Tahoma" w:cs="Tahoma"/>
                <w:rtl/>
              </w:rPr>
              <w:t>4,5</w:t>
            </w:r>
          </w:p>
        </w:tc>
        <w:tc>
          <w:tcPr>
            <w:tcW w:w="1700" w:type="dxa"/>
            <w:vAlign w:val="center"/>
          </w:tcPr>
          <w:p w14:paraId="6033FF8B" w14:textId="77777777" w:rsidR="00BD575D" w:rsidRDefault="00F31DDB">
            <w:pPr>
              <w:jc w:val="center"/>
              <w:rPr>
                <w:rFonts w:ascii="Tahoma" w:hAnsi="Tahoma" w:cs="Tahoma"/>
                <w:rtl/>
              </w:rPr>
            </w:pPr>
            <w:r>
              <w:rPr>
                <w:rFonts w:ascii="Tahoma" w:hAnsi="Tahoma" w:cs="Tahoma"/>
                <w:rtl/>
              </w:rPr>
              <w:t>5</w:t>
            </w:r>
          </w:p>
        </w:tc>
        <w:tc>
          <w:tcPr>
            <w:tcW w:w="1501" w:type="dxa"/>
            <w:vAlign w:val="center"/>
          </w:tcPr>
          <w:p w14:paraId="45DF58AE" w14:textId="77777777" w:rsidR="00BD575D" w:rsidRDefault="00F31DDB">
            <w:pPr>
              <w:jc w:val="center"/>
              <w:rPr>
                <w:rFonts w:ascii="Tahoma" w:hAnsi="Tahoma" w:cs="Tahoma"/>
              </w:rPr>
            </w:pPr>
            <w:r>
              <w:rPr>
                <w:rFonts w:ascii="Tahoma" w:hAnsi="Tahoma" w:cs="Tahoma"/>
              </w:rPr>
              <w:t>(24,19)</w:t>
            </w:r>
          </w:p>
        </w:tc>
        <w:tc>
          <w:tcPr>
            <w:tcW w:w="1501" w:type="dxa"/>
            <w:vAlign w:val="center"/>
          </w:tcPr>
          <w:p w14:paraId="2459D53E" w14:textId="77777777" w:rsidR="00BD575D" w:rsidRDefault="00F31DDB">
            <w:pPr>
              <w:jc w:val="center"/>
              <w:rPr>
                <w:rFonts w:ascii="Tahoma" w:hAnsi="Tahoma" w:cs="Tahoma"/>
              </w:rPr>
            </w:pPr>
            <w:r>
              <w:rPr>
                <w:rFonts w:ascii="Tahoma" w:hAnsi="Tahoma" w:cs="Tahoma"/>
              </w:rPr>
              <w:t>(24,13)</w:t>
            </w:r>
          </w:p>
        </w:tc>
      </w:tr>
      <w:tr w:rsidR="00BD575D" w14:paraId="0562DEB5" w14:textId="77777777">
        <w:tc>
          <w:tcPr>
            <w:tcW w:w="1818" w:type="dxa"/>
            <w:vAlign w:val="center"/>
          </w:tcPr>
          <w:p w14:paraId="002DB628" w14:textId="77777777" w:rsidR="00BD575D" w:rsidRDefault="00F31DDB">
            <w:pPr>
              <w:jc w:val="center"/>
              <w:rPr>
                <w:rFonts w:ascii="Tahoma" w:hAnsi="Tahoma" w:cs="Tahoma"/>
                <w:rtl/>
              </w:rPr>
            </w:pPr>
            <w:r>
              <w:rPr>
                <w:rFonts w:ascii="Tahoma" w:hAnsi="Tahoma" w:cs="Tahoma" w:hint="cs"/>
                <w:rtl/>
              </w:rPr>
              <w:t>קופה 1</w:t>
            </w:r>
          </w:p>
        </w:tc>
        <w:tc>
          <w:tcPr>
            <w:tcW w:w="1776" w:type="dxa"/>
            <w:vAlign w:val="center"/>
          </w:tcPr>
          <w:p w14:paraId="74B1C211" w14:textId="77777777" w:rsidR="00BD575D" w:rsidRDefault="00F31DDB">
            <w:pPr>
              <w:jc w:val="center"/>
              <w:rPr>
                <w:rFonts w:ascii="Tahoma" w:hAnsi="Tahoma" w:cs="Tahoma"/>
                <w:rtl/>
              </w:rPr>
            </w:pPr>
            <w:r>
              <w:rPr>
                <w:rFonts w:ascii="Tahoma" w:hAnsi="Tahoma" w:cs="Tahoma"/>
              </w:rPr>
              <w:t>8,9</w:t>
            </w:r>
          </w:p>
        </w:tc>
        <w:tc>
          <w:tcPr>
            <w:tcW w:w="1700" w:type="dxa"/>
            <w:vAlign w:val="center"/>
          </w:tcPr>
          <w:p w14:paraId="626F0674" w14:textId="77777777" w:rsidR="00BD575D" w:rsidRDefault="00F31DDB">
            <w:pPr>
              <w:jc w:val="center"/>
              <w:rPr>
                <w:rFonts w:ascii="Tahoma" w:hAnsi="Tahoma" w:cs="Tahoma"/>
                <w:rtl/>
              </w:rPr>
            </w:pPr>
            <w:r>
              <w:rPr>
                <w:rFonts w:ascii="Tahoma" w:hAnsi="Tahoma" w:cs="Tahoma"/>
              </w:rPr>
              <w:t>8</w:t>
            </w:r>
          </w:p>
        </w:tc>
        <w:tc>
          <w:tcPr>
            <w:tcW w:w="1501" w:type="dxa"/>
            <w:vAlign w:val="center"/>
          </w:tcPr>
          <w:p w14:paraId="5857772A" w14:textId="77777777" w:rsidR="00BD575D" w:rsidRDefault="00F31DDB">
            <w:pPr>
              <w:jc w:val="center"/>
              <w:rPr>
                <w:rFonts w:ascii="Tahoma" w:hAnsi="Tahoma" w:cs="Tahoma"/>
              </w:rPr>
            </w:pPr>
            <w:r>
              <w:rPr>
                <w:rFonts w:ascii="Tahoma" w:hAnsi="Tahoma" w:cs="Tahoma"/>
              </w:rPr>
              <w:t>(1,16)</w:t>
            </w:r>
          </w:p>
        </w:tc>
        <w:tc>
          <w:tcPr>
            <w:tcW w:w="1501" w:type="dxa"/>
            <w:vAlign w:val="center"/>
          </w:tcPr>
          <w:p w14:paraId="2E837D18" w14:textId="77777777" w:rsidR="00BD575D" w:rsidRDefault="00F31DDB">
            <w:pPr>
              <w:jc w:val="center"/>
              <w:rPr>
                <w:rFonts w:ascii="Tahoma" w:hAnsi="Tahoma" w:cs="Tahoma"/>
              </w:rPr>
            </w:pPr>
            <w:r>
              <w:rPr>
                <w:rFonts w:ascii="Tahoma" w:hAnsi="Tahoma" w:cs="Tahoma"/>
              </w:rPr>
              <w:t>(2,17)</w:t>
            </w:r>
          </w:p>
        </w:tc>
      </w:tr>
      <w:tr w:rsidR="00BD575D" w14:paraId="3B912FB3" w14:textId="77777777">
        <w:tc>
          <w:tcPr>
            <w:tcW w:w="1818" w:type="dxa"/>
            <w:vAlign w:val="center"/>
          </w:tcPr>
          <w:p w14:paraId="3D068931" w14:textId="77777777" w:rsidR="00BD575D" w:rsidRDefault="00F31DDB">
            <w:pPr>
              <w:jc w:val="center"/>
              <w:rPr>
                <w:rFonts w:ascii="Tahoma" w:hAnsi="Tahoma" w:cs="Tahoma"/>
                <w:rtl/>
              </w:rPr>
            </w:pPr>
            <w:r>
              <w:rPr>
                <w:rFonts w:ascii="Tahoma" w:hAnsi="Tahoma" w:cs="Tahoma" w:hint="cs"/>
                <w:rtl/>
              </w:rPr>
              <w:t>קופה 2</w:t>
            </w:r>
          </w:p>
        </w:tc>
        <w:tc>
          <w:tcPr>
            <w:tcW w:w="1776" w:type="dxa"/>
            <w:vAlign w:val="center"/>
          </w:tcPr>
          <w:p w14:paraId="3EC9E28F" w14:textId="77777777" w:rsidR="00BD575D" w:rsidRDefault="00F31DDB">
            <w:pPr>
              <w:jc w:val="center"/>
              <w:rPr>
                <w:rFonts w:ascii="Tahoma" w:hAnsi="Tahoma" w:cs="Tahoma"/>
                <w:rtl/>
              </w:rPr>
            </w:pPr>
            <w:r>
              <w:rPr>
                <w:rFonts w:ascii="Tahoma" w:hAnsi="Tahoma" w:cs="Tahoma"/>
              </w:rPr>
              <w:t>8,9</w:t>
            </w:r>
          </w:p>
        </w:tc>
        <w:tc>
          <w:tcPr>
            <w:tcW w:w="1700" w:type="dxa"/>
            <w:vAlign w:val="center"/>
          </w:tcPr>
          <w:p w14:paraId="620565E8" w14:textId="77777777" w:rsidR="00BD575D" w:rsidRDefault="00F31DDB">
            <w:pPr>
              <w:jc w:val="center"/>
              <w:rPr>
                <w:rFonts w:ascii="Tahoma" w:hAnsi="Tahoma" w:cs="Tahoma"/>
                <w:rtl/>
              </w:rPr>
            </w:pPr>
            <w:r>
              <w:rPr>
                <w:rFonts w:ascii="Tahoma" w:hAnsi="Tahoma" w:cs="Tahoma"/>
              </w:rPr>
              <w:t>9</w:t>
            </w:r>
          </w:p>
        </w:tc>
        <w:tc>
          <w:tcPr>
            <w:tcW w:w="1501" w:type="dxa"/>
            <w:vAlign w:val="center"/>
          </w:tcPr>
          <w:p w14:paraId="04236CF2" w14:textId="77777777" w:rsidR="00BD575D" w:rsidRDefault="00F31DDB">
            <w:pPr>
              <w:jc w:val="center"/>
              <w:rPr>
                <w:rFonts w:ascii="Tahoma" w:hAnsi="Tahoma" w:cs="Tahoma"/>
              </w:rPr>
            </w:pPr>
            <w:r>
              <w:rPr>
                <w:rFonts w:ascii="Tahoma" w:hAnsi="Tahoma" w:cs="Tahoma"/>
              </w:rPr>
              <w:t>(1,14)</w:t>
            </w:r>
          </w:p>
        </w:tc>
        <w:tc>
          <w:tcPr>
            <w:tcW w:w="1501" w:type="dxa"/>
            <w:vAlign w:val="center"/>
          </w:tcPr>
          <w:p w14:paraId="5E173676" w14:textId="77777777" w:rsidR="00BD575D" w:rsidRDefault="00F31DDB">
            <w:pPr>
              <w:jc w:val="center"/>
              <w:rPr>
                <w:rFonts w:ascii="Tahoma" w:hAnsi="Tahoma" w:cs="Tahoma"/>
              </w:rPr>
            </w:pPr>
            <w:r>
              <w:rPr>
                <w:rFonts w:ascii="Tahoma" w:hAnsi="Tahoma" w:cs="Tahoma"/>
              </w:rPr>
              <w:t>(2,14)</w:t>
            </w:r>
          </w:p>
        </w:tc>
      </w:tr>
    </w:tbl>
    <w:p w14:paraId="4BDFAFE8" w14:textId="77777777" w:rsidR="00BD575D" w:rsidRDefault="00BD575D">
      <w:pPr>
        <w:rPr>
          <w:rFonts w:ascii="Tahoma" w:hAnsi="Tahoma" w:cs="Tahoma"/>
          <w:rtl/>
        </w:rPr>
      </w:pPr>
    </w:p>
    <w:p w14:paraId="5F6C34DD" w14:textId="77777777" w:rsidR="00BD575D" w:rsidRDefault="00F31DDB">
      <w:pPr>
        <w:bidi/>
        <w:spacing w:before="100" w:after="200" w:line="276" w:lineRule="auto"/>
        <w:rPr>
          <w:rFonts w:ascii="Tahoma" w:hAnsi="Tahoma" w:cs="Tahoma"/>
          <w:b/>
          <w:bCs/>
          <w:rtl/>
        </w:rPr>
      </w:pPr>
      <w:r>
        <w:rPr>
          <w:rFonts w:ascii="Tahoma" w:hAnsi="Tahoma" w:cs="Tahoma"/>
          <w:b/>
          <w:bCs/>
          <w:rtl/>
        </w:rPr>
        <w:br w:type="page"/>
      </w:r>
    </w:p>
    <w:p w14:paraId="5534FD77" w14:textId="77777777" w:rsidR="00BD575D" w:rsidRDefault="00F31DDB">
      <w:pPr>
        <w:bidi/>
        <w:spacing w:after="240" w:line="360" w:lineRule="auto"/>
        <w:jc w:val="both"/>
        <w:rPr>
          <w:rFonts w:ascii="Tahoma" w:hAnsi="Tahoma" w:cs="Tahoma"/>
          <w:sz w:val="22"/>
          <w:szCs w:val="22"/>
          <w:rtl/>
        </w:rPr>
      </w:pPr>
      <w:r>
        <w:rPr>
          <w:rFonts w:ascii="Tahoma" w:hAnsi="Tahoma" w:cs="Tahoma"/>
          <w:b/>
          <w:bCs/>
          <w:rtl/>
        </w:rPr>
        <w:lastRenderedPageBreak/>
        <w:t>שלב 4- חישוב מטריצת סמיכויות</w:t>
      </w:r>
      <w:r>
        <w:rPr>
          <w:rFonts w:ascii="Tahoma" w:hAnsi="Tahoma" w:cs="Tahoma"/>
          <w:sz w:val="22"/>
          <w:szCs w:val="22"/>
          <w:rtl/>
        </w:rPr>
        <w:t>.</w:t>
      </w:r>
    </w:p>
    <w:p w14:paraId="6CECAFBF" w14:textId="77777777" w:rsidR="00BD575D" w:rsidRDefault="00F31DDB">
      <w:pPr>
        <w:bidi/>
        <w:spacing w:after="240" w:line="360" w:lineRule="auto"/>
        <w:jc w:val="both"/>
        <w:rPr>
          <w:rFonts w:ascii="Tahoma" w:hAnsi="Tahoma" w:cs="Tahoma"/>
          <w:rtl/>
        </w:rPr>
      </w:pPr>
      <w:r>
        <w:rPr>
          <w:rFonts w:ascii="Tahoma" w:hAnsi="Tahoma" w:cs="Tahoma"/>
          <w:sz w:val="22"/>
          <w:szCs w:val="22"/>
          <w:rtl/>
        </w:rPr>
        <w:t>מטריצת סמיכויות של החנות, בעקבות הרצת אלגוריתם דיקסטרה:</w:t>
      </w:r>
      <w:r>
        <w:rPr>
          <w:rFonts w:ascii="Tahoma" w:hAnsi="Tahoma" w:cs="Tahoma"/>
          <w:rtl/>
        </w:rPr>
        <w:t xml:space="preserve"> [להלן המרחקים]</w:t>
      </w:r>
    </w:p>
    <w:tbl>
      <w:tblPr>
        <w:tblStyle w:val="afb"/>
        <w:bidiVisual/>
        <w:tblW w:w="0" w:type="auto"/>
        <w:tblLook w:val="04A0" w:firstRow="1" w:lastRow="0" w:firstColumn="1" w:lastColumn="0" w:noHBand="0" w:noVBand="1"/>
      </w:tblPr>
      <w:tblGrid>
        <w:gridCol w:w="479"/>
        <w:gridCol w:w="479"/>
        <w:gridCol w:w="479"/>
        <w:gridCol w:w="479"/>
        <w:gridCol w:w="479"/>
        <w:gridCol w:w="479"/>
        <w:gridCol w:w="479"/>
        <w:gridCol w:w="479"/>
        <w:gridCol w:w="479"/>
        <w:gridCol w:w="479"/>
        <w:gridCol w:w="461"/>
      </w:tblGrid>
      <w:tr w:rsidR="00BD575D" w14:paraId="611600AF" w14:textId="77777777">
        <w:tc>
          <w:tcPr>
            <w:tcW w:w="461" w:type="dxa"/>
            <w:shd w:val="clear" w:color="auto" w:fill="FFC000" w:themeFill="accent4"/>
          </w:tcPr>
          <w:p w14:paraId="4F1F1358" w14:textId="77777777" w:rsidR="00BD575D" w:rsidRDefault="00F31DDB">
            <w:pPr>
              <w:rPr>
                <w:rFonts w:ascii="Tahoma" w:hAnsi="Tahoma" w:cs="Tahoma"/>
                <w:rtl/>
              </w:rPr>
            </w:pPr>
            <w:r>
              <w:rPr>
                <w:rFonts w:ascii="Tahoma" w:hAnsi="Tahoma" w:cs="Tahoma"/>
                <w:rtl/>
              </w:rPr>
              <w:t>9</w:t>
            </w:r>
          </w:p>
        </w:tc>
        <w:tc>
          <w:tcPr>
            <w:tcW w:w="381" w:type="dxa"/>
            <w:shd w:val="clear" w:color="auto" w:fill="FFC000" w:themeFill="accent4"/>
          </w:tcPr>
          <w:p w14:paraId="7635F29A" w14:textId="77777777" w:rsidR="00BD575D" w:rsidRDefault="00F31DDB">
            <w:pPr>
              <w:rPr>
                <w:rFonts w:ascii="Tahoma" w:hAnsi="Tahoma" w:cs="Tahoma"/>
                <w:rtl/>
              </w:rPr>
            </w:pPr>
            <w:r>
              <w:rPr>
                <w:rFonts w:ascii="Tahoma" w:hAnsi="Tahoma" w:cs="Tahoma"/>
                <w:rtl/>
              </w:rPr>
              <w:t>8</w:t>
            </w:r>
          </w:p>
        </w:tc>
        <w:tc>
          <w:tcPr>
            <w:tcW w:w="461" w:type="dxa"/>
            <w:shd w:val="clear" w:color="auto" w:fill="FFC000" w:themeFill="accent4"/>
          </w:tcPr>
          <w:p w14:paraId="0EA903C5" w14:textId="77777777" w:rsidR="00BD575D" w:rsidRDefault="00F31DDB">
            <w:pPr>
              <w:rPr>
                <w:rFonts w:ascii="Tahoma" w:hAnsi="Tahoma" w:cs="Tahoma"/>
                <w:rtl/>
              </w:rPr>
            </w:pPr>
            <w:r>
              <w:rPr>
                <w:rFonts w:ascii="Tahoma" w:hAnsi="Tahoma" w:cs="Tahoma"/>
                <w:rtl/>
              </w:rPr>
              <w:t>7</w:t>
            </w:r>
          </w:p>
        </w:tc>
        <w:tc>
          <w:tcPr>
            <w:tcW w:w="461" w:type="dxa"/>
            <w:shd w:val="clear" w:color="auto" w:fill="FFC000" w:themeFill="accent4"/>
          </w:tcPr>
          <w:p w14:paraId="05025FEE" w14:textId="77777777" w:rsidR="00BD575D" w:rsidRDefault="00F31DDB">
            <w:pPr>
              <w:rPr>
                <w:rFonts w:ascii="Tahoma" w:hAnsi="Tahoma" w:cs="Tahoma"/>
                <w:rtl/>
              </w:rPr>
            </w:pPr>
            <w:r>
              <w:rPr>
                <w:rFonts w:ascii="Tahoma" w:hAnsi="Tahoma" w:cs="Tahoma"/>
                <w:rtl/>
              </w:rPr>
              <w:t>6</w:t>
            </w:r>
          </w:p>
        </w:tc>
        <w:tc>
          <w:tcPr>
            <w:tcW w:w="461" w:type="dxa"/>
            <w:shd w:val="clear" w:color="auto" w:fill="FFC000" w:themeFill="accent4"/>
          </w:tcPr>
          <w:p w14:paraId="4726EC40" w14:textId="77777777" w:rsidR="00BD575D" w:rsidRDefault="00F31DDB">
            <w:pPr>
              <w:rPr>
                <w:rFonts w:ascii="Tahoma" w:hAnsi="Tahoma" w:cs="Tahoma"/>
                <w:rtl/>
              </w:rPr>
            </w:pPr>
            <w:r>
              <w:rPr>
                <w:rFonts w:ascii="Tahoma" w:hAnsi="Tahoma" w:cs="Tahoma"/>
                <w:rtl/>
              </w:rPr>
              <w:t>5</w:t>
            </w:r>
          </w:p>
        </w:tc>
        <w:tc>
          <w:tcPr>
            <w:tcW w:w="461" w:type="dxa"/>
            <w:shd w:val="clear" w:color="auto" w:fill="FFC000" w:themeFill="accent4"/>
          </w:tcPr>
          <w:p w14:paraId="3B423555" w14:textId="77777777" w:rsidR="00BD575D" w:rsidRDefault="00F31DDB">
            <w:pPr>
              <w:rPr>
                <w:rFonts w:ascii="Tahoma" w:hAnsi="Tahoma" w:cs="Tahoma"/>
                <w:rtl/>
              </w:rPr>
            </w:pPr>
            <w:r>
              <w:rPr>
                <w:rFonts w:ascii="Tahoma" w:hAnsi="Tahoma" w:cs="Tahoma"/>
                <w:rtl/>
              </w:rPr>
              <w:t>4</w:t>
            </w:r>
          </w:p>
        </w:tc>
        <w:tc>
          <w:tcPr>
            <w:tcW w:w="461" w:type="dxa"/>
            <w:shd w:val="clear" w:color="auto" w:fill="FFC000" w:themeFill="accent4"/>
          </w:tcPr>
          <w:p w14:paraId="7604CECC" w14:textId="77777777" w:rsidR="00BD575D" w:rsidRDefault="00F31DDB">
            <w:pPr>
              <w:rPr>
                <w:rFonts w:ascii="Tahoma" w:hAnsi="Tahoma" w:cs="Tahoma"/>
                <w:rtl/>
              </w:rPr>
            </w:pPr>
            <w:r>
              <w:rPr>
                <w:rFonts w:ascii="Tahoma" w:hAnsi="Tahoma" w:cs="Tahoma"/>
                <w:rtl/>
              </w:rPr>
              <w:t>3</w:t>
            </w:r>
          </w:p>
        </w:tc>
        <w:tc>
          <w:tcPr>
            <w:tcW w:w="461" w:type="dxa"/>
            <w:shd w:val="clear" w:color="auto" w:fill="FFC000" w:themeFill="accent4"/>
          </w:tcPr>
          <w:p w14:paraId="317E6EE8" w14:textId="77777777" w:rsidR="00BD575D" w:rsidRDefault="00F31DDB">
            <w:pPr>
              <w:rPr>
                <w:rFonts w:ascii="Tahoma" w:hAnsi="Tahoma" w:cs="Tahoma"/>
                <w:rtl/>
              </w:rPr>
            </w:pPr>
            <w:r>
              <w:rPr>
                <w:rFonts w:ascii="Tahoma" w:hAnsi="Tahoma" w:cs="Tahoma"/>
                <w:rtl/>
              </w:rPr>
              <w:t>2</w:t>
            </w:r>
          </w:p>
        </w:tc>
        <w:tc>
          <w:tcPr>
            <w:tcW w:w="382" w:type="dxa"/>
            <w:shd w:val="clear" w:color="auto" w:fill="FFC000" w:themeFill="accent4"/>
          </w:tcPr>
          <w:p w14:paraId="5A718B6D" w14:textId="77777777" w:rsidR="00BD575D" w:rsidRDefault="00F31DDB">
            <w:pPr>
              <w:rPr>
                <w:rFonts w:ascii="Tahoma" w:hAnsi="Tahoma" w:cs="Tahoma"/>
                <w:rtl/>
              </w:rPr>
            </w:pPr>
            <w:r>
              <w:rPr>
                <w:rFonts w:ascii="Tahoma" w:hAnsi="Tahoma" w:cs="Tahoma"/>
                <w:rtl/>
              </w:rPr>
              <w:t>1</w:t>
            </w:r>
          </w:p>
        </w:tc>
        <w:tc>
          <w:tcPr>
            <w:tcW w:w="382" w:type="dxa"/>
            <w:shd w:val="clear" w:color="auto" w:fill="FFC000" w:themeFill="accent4"/>
          </w:tcPr>
          <w:p w14:paraId="50FEC9EF" w14:textId="77777777" w:rsidR="00BD575D" w:rsidRDefault="00F31DDB">
            <w:pPr>
              <w:rPr>
                <w:rFonts w:ascii="Tahoma" w:hAnsi="Tahoma" w:cs="Tahoma"/>
                <w:rtl/>
              </w:rPr>
            </w:pPr>
            <w:r>
              <w:rPr>
                <w:rFonts w:ascii="Tahoma" w:hAnsi="Tahoma" w:cs="Tahoma"/>
                <w:rtl/>
              </w:rPr>
              <w:t>0</w:t>
            </w:r>
          </w:p>
        </w:tc>
        <w:tc>
          <w:tcPr>
            <w:tcW w:w="461" w:type="dxa"/>
            <w:shd w:val="clear" w:color="auto" w:fill="FFC000" w:themeFill="accent4"/>
          </w:tcPr>
          <w:p w14:paraId="5995C0E5" w14:textId="77777777" w:rsidR="00BD575D" w:rsidRDefault="00BD575D">
            <w:pPr>
              <w:rPr>
                <w:rFonts w:ascii="Tahoma" w:hAnsi="Tahoma" w:cs="Tahoma"/>
                <w:rtl/>
              </w:rPr>
            </w:pPr>
          </w:p>
        </w:tc>
      </w:tr>
      <w:tr w:rsidR="00BD575D" w14:paraId="20669D5D" w14:textId="77777777">
        <w:tc>
          <w:tcPr>
            <w:tcW w:w="461" w:type="dxa"/>
          </w:tcPr>
          <w:p w14:paraId="24251E34" w14:textId="77777777" w:rsidR="00BD575D" w:rsidRDefault="00F31DDB">
            <w:pPr>
              <w:rPr>
                <w:rFonts w:ascii="Tahoma" w:hAnsi="Tahoma" w:cs="Tahoma"/>
                <w:rtl/>
              </w:rPr>
            </w:pPr>
            <w:r>
              <w:rPr>
                <w:rFonts w:ascii="Tahoma" w:hAnsi="Tahoma" w:cs="Tahoma"/>
                <w:rtl/>
              </w:rPr>
              <w:t>12</w:t>
            </w:r>
          </w:p>
        </w:tc>
        <w:tc>
          <w:tcPr>
            <w:tcW w:w="381" w:type="dxa"/>
          </w:tcPr>
          <w:p w14:paraId="3F04888F" w14:textId="77777777" w:rsidR="00BD575D" w:rsidRDefault="00F31DDB">
            <w:pPr>
              <w:rPr>
                <w:rFonts w:ascii="Tahoma" w:hAnsi="Tahoma" w:cs="Tahoma"/>
                <w:rtl/>
              </w:rPr>
            </w:pPr>
            <w:r>
              <w:rPr>
                <w:rFonts w:ascii="Tahoma" w:hAnsi="Tahoma" w:cs="Tahoma"/>
                <w:rtl/>
              </w:rPr>
              <w:t>6</w:t>
            </w:r>
          </w:p>
        </w:tc>
        <w:tc>
          <w:tcPr>
            <w:tcW w:w="461" w:type="dxa"/>
          </w:tcPr>
          <w:p w14:paraId="2BF79D5C" w14:textId="77777777" w:rsidR="00BD575D" w:rsidRDefault="00F31DDB">
            <w:pPr>
              <w:rPr>
                <w:rFonts w:ascii="Tahoma" w:hAnsi="Tahoma" w:cs="Tahoma"/>
                <w:rtl/>
              </w:rPr>
            </w:pPr>
            <w:r>
              <w:rPr>
                <w:rFonts w:ascii="Tahoma" w:hAnsi="Tahoma" w:cs="Tahoma"/>
                <w:rtl/>
              </w:rPr>
              <w:t>13</w:t>
            </w:r>
          </w:p>
        </w:tc>
        <w:tc>
          <w:tcPr>
            <w:tcW w:w="461" w:type="dxa"/>
          </w:tcPr>
          <w:p w14:paraId="555C89DE" w14:textId="77777777" w:rsidR="00BD575D" w:rsidRDefault="00F31DDB">
            <w:pPr>
              <w:rPr>
                <w:rFonts w:ascii="Tahoma" w:hAnsi="Tahoma" w:cs="Tahoma"/>
                <w:rtl/>
              </w:rPr>
            </w:pPr>
            <w:r>
              <w:rPr>
                <w:rFonts w:ascii="Tahoma" w:hAnsi="Tahoma" w:cs="Tahoma"/>
                <w:rtl/>
              </w:rPr>
              <w:t>15</w:t>
            </w:r>
          </w:p>
        </w:tc>
        <w:tc>
          <w:tcPr>
            <w:tcW w:w="461" w:type="dxa"/>
          </w:tcPr>
          <w:p w14:paraId="5A21F35F" w14:textId="77777777" w:rsidR="00BD575D" w:rsidRDefault="00F31DDB">
            <w:pPr>
              <w:rPr>
                <w:rFonts w:ascii="Tahoma" w:hAnsi="Tahoma" w:cs="Tahoma"/>
                <w:rtl/>
              </w:rPr>
            </w:pPr>
            <w:r>
              <w:rPr>
                <w:rFonts w:ascii="Tahoma" w:hAnsi="Tahoma" w:cs="Tahoma"/>
                <w:rtl/>
              </w:rPr>
              <w:t>28</w:t>
            </w:r>
          </w:p>
        </w:tc>
        <w:tc>
          <w:tcPr>
            <w:tcW w:w="461" w:type="dxa"/>
          </w:tcPr>
          <w:p w14:paraId="638268AA" w14:textId="77777777" w:rsidR="00BD575D" w:rsidRDefault="00F31DDB">
            <w:pPr>
              <w:rPr>
                <w:rFonts w:ascii="Tahoma" w:hAnsi="Tahoma" w:cs="Tahoma"/>
                <w:rtl/>
              </w:rPr>
            </w:pPr>
            <w:r>
              <w:rPr>
                <w:rFonts w:ascii="Tahoma" w:hAnsi="Tahoma" w:cs="Tahoma"/>
                <w:rtl/>
              </w:rPr>
              <w:t>30</w:t>
            </w:r>
          </w:p>
        </w:tc>
        <w:tc>
          <w:tcPr>
            <w:tcW w:w="461" w:type="dxa"/>
          </w:tcPr>
          <w:p w14:paraId="1CF623D7" w14:textId="77777777" w:rsidR="00BD575D" w:rsidRDefault="00F31DDB">
            <w:pPr>
              <w:rPr>
                <w:rFonts w:ascii="Tahoma" w:hAnsi="Tahoma" w:cs="Tahoma"/>
                <w:rtl/>
              </w:rPr>
            </w:pPr>
            <w:r>
              <w:rPr>
                <w:rFonts w:ascii="Tahoma" w:hAnsi="Tahoma" w:cs="Tahoma"/>
                <w:rtl/>
              </w:rPr>
              <w:t>17</w:t>
            </w:r>
          </w:p>
        </w:tc>
        <w:tc>
          <w:tcPr>
            <w:tcW w:w="461" w:type="dxa"/>
          </w:tcPr>
          <w:p w14:paraId="29C9C008" w14:textId="77777777" w:rsidR="00BD575D" w:rsidRDefault="00F31DDB">
            <w:pPr>
              <w:rPr>
                <w:rFonts w:ascii="Tahoma" w:hAnsi="Tahoma" w:cs="Tahoma"/>
                <w:rtl/>
              </w:rPr>
            </w:pPr>
            <w:r>
              <w:rPr>
                <w:rFonts w:ascii="Tahoma" w:hAnsi="Tahoma" w:cs="Tahoma"/>
                <w:rtl/>
              </w:rPr>
              <w:t>15</w:t>
            </w:r>
          </w:p>
        </w:tc>
        <w:tc>
          <w:tcPr>
            <w:tcW w:w="382" w:type="dxa"/>
          </w:tcPr>
          <w:p w14:paraId="3BD8ACFA" w14:textId="77777777" w:rsidR="00BD575D" w:rsidRDefault="00F31DDB">
            <w:pPr>
              <w:rPr>
                <w:rFonts w:ascii="Tahoma" w:hAnsi="Tahoma" w:cs="Tahoma"/>
                <w:rtl/>
              </w:rPr>
            </w:pPr>
            <w:r>
              <w:rPr>
                <w:rFonts w:ascii="Tahoma" w:hAnsi="Tahoma" w:cs="Tahoma"/>
                <w:rtl/>
              </w:rPr>
              <w:t>2</w:t>
            </w:r>
          </w:p>
        </w:tc>
        <w:tc>
          <w:tcPr>
            <w:tcW w:w="382" w:type="dxa"/>
          </w:tcPr>
          <w:p w14:paraId="0270C3E6" w14:textId="77777777" w:rsidR="00BD575D" w:rsidRDefault="00F31DDB">
            <w:pPr>
              <w:rPr>
                <w:rFonts w:ascii="Tahoma" w:hAnsi="Tahoma" w:cs="Tahoma"/>
                <w:rtl/>
              </w:rPr>
            </w:pPr>
            <w:r>
              <w:rPr>
                <w:rFonts w:ascii="Tahoma" w:hAnsi="Tahoma" w:cs="Tahoma"/>
                <w:rtl/>
              </w:rPr>
              <w:t>0</w:t>
            </w:r>
          </w:p>
        </w:tc>
        <w:tc>
          <w:tcPr>
            <w:tcW w:w="461" w:type="dxa"/>
            <w:shd w:val="clear" w:color="auto" w:fill="FFC000" w:themeFill="accent4"/>
          </w:tcPr>
          <w:p w14:paraId="3B17F033" w14:textId="77777777" w:rsidR="00BD575D" w:rsidRDefault="00F31DDB">
            <w:pPr>
              <w:rPr>
                <w:rFonts w:ascii="Tahoma" w:hAnsi="Tahoma" w:cs="Tahoma"/>
                <w:rtl/>
              </w:rPr>
            </w:pPr>
            <w:r>
              <w:rPr>
                <w:rFonts w:ascii="Tahoma" w:hAnsi="Tahoma" w:cs="Tahoma"/>
                <w:rtl/>
              </w:rPr>
              <w:t>0</w:t>
            </w:r>
          </w:p>
        </w:tc>
      </w:tr>
      <w:tr w:rsidR="00BD575D" w14:paraId="3325AA4D" w14:textId="77777777">
        <w:tc>
          <w:tcPr>
            <w:tcW w:w="461" w:type="dxa"/>
          </w:tcPr>
          <w:p w14:paraId="1BAFB22F" w14:textId="77777777" w:rsidR="00BD575D" w:rsidRDefault="00F31DDB">
            <w:pPr>
              <w:rPr>
                <w:rFonts w:ascii="Tahoma" w:hAnsi="Tahoma" w:cs="Tahoma"/>
                <w:rtl/>
              </w:rPr>
            </w:pPr>
            <w:r>
              <w:rPr>
                <w:rFonts w:ascii="Tahoma" w:hAnsi="Tahoma" w:cs="Tahoma"/>
                <w:rtl/>
              </w:rPr>
              <w:t>14</w:t>
            </w:r>
          </w:p>
        </w:tc>
        <w:tc>
          <w:tcPr>
            <w:tcW w:w="381" w:type="dxa"/>
          </w:tcPr>
          <w:p w14:paraId="3E536DCC" w14:textId="77777777" w:rsidR="00BD575D" w:rsidRDefault="00F31DDB">
            <w:pPr>
              <w:rPr>
                <w:rFonts w:ascii="Tahoma" w:hAnsi="Tahoma" w:cs="Tahoma"/>
                <w:rtl/>
              </w:rPr>
            </w:pPr>
            <w:r>
              <w:rPr>
                <w:rFonts w:ascii="Tahoma" w:hAnsi="Tahoma" w:cs="Tahoma"/>
                <w:rtl/>
              </w:rPr>
              <w:t>8</w:t>
            </w:r>
          </w:p>
        </w:tc>
        <w:tc>
          <w:tcPr>
            <w:tcW w:w="461" w:type="dxa"/>
          </w:tcPr>
          <w:p w14:paraId="21A7F1D8" w14:textId="77777777" w:rsidR="00BD575D" w:rsidRDefault="00F31DDB">
            <w:pPr>
              <w:rPr>
                <w:rFonts w:ascii="Tahoma" w:hAnsi="Tahoma" w:cs="Tahoma"/>
                <w:rtl/>
              </w:rPr>
            </w:pPr>
            <w:r>
              <w:rPr>
                <w:rFonts w:ascii="Tahoma" w:hAnsi="Tahoma" w:cs="Tahoma"/>
                <w:rtl/>
              </w:rPr>
              <w:t>15</w:t>
            </w:r>
          </w:p>
        </w:tc>
        <w:tc>
          <w:tcPr>
            <w:tcW w:w="461" w:type="dxa"/>
          </w:tcPr>
          <w:p w14:paraId="42F5B0ED" w14:textId="77777777" w:rsidR="00BD575D" w:rsidRDefault="00F31DDB">
            <w:pPr>
              <w:rPr>
                <w:rFonts w:ascii="Tahoma" w:hAnsi="Tahoma" w:cs="Tahoma"/>
                <w:rtl/>
              </w:rPr>
            </w:pPr>
            <w:r>
              <w:rPr>
                <w:rFonts w:ascii="Tahoma" w:hAnsi="Tahoma" w:cs="Tahoma"/>
                <w:rtl/>
              </w:rPr>
              <w:t>17</w:t>
            </w:r>
          </w:p>
        </w:tc>
        <w:tc>
          <w:tcPr>
            <w:tcW w:w="461" w:type="dxa"/>
          </w:tcPr>
          <w:p w14:paraId="66915C8C" w14:textId="77777777" w:rsidR="00BD575D" w:rsidRDefault="00F31DDB">
            <w:pPr>
              <w:rPr>
                <w:rFonts w:ascii="Tahoma" w:hAnsi="Tahoma" w:cs="Tahoma"/>
                <w:rtl/>
              </w:rPr>
            </w:pPr>
            <w:r>
              <w:rPr>
                <w:rFonts w:ascii="Tahoma" w:hAnsi="Tahoma" w:cs="Tahoma"/>
                <w:rtl/>
              </w:rPr>
              <w:t>30</w:t>
            </w:r>
          </w:p>
        </w:tc>
        <w:tc>
          <w:tcPr>
            <w:tcW w:w="461" w:type="dxa"/>
          </w:tcPr>
          <w:p w14:paraId="719848A3" w14:textId="77777777" w:rsidR="00BD575D" w:rsidRDefault="00F31DDB">
            <w:pPr>
              <w:rPr>
                <w:rFonts w:ascii="Tahoma" w:hAnsi="Tahoma" w:cs="Tahoma"/>
                <w:rtl/>
              </w:rPr>
            </w:pPr>
            <w:r>
              <w:rPr>
                <w:rFonts w:ascii="Tahoma" w:hAnsi="Tahoma" w:cs="Tahoma"/>
                <w:rtl/>
              </w:rPr>
              <w:t>28</w:t>
            </w:r>
          </w:p>
        </w:tc>
        <w:tc>
          <w:tcPr>
            <w:tcW w:w="461" w:type="dxa"/>
          </w:tcPr>
          <w:p w14:paraId="7A2796FD" w14:textId="77777777" w:rsidR="00BD575D" w:rsidRDefault="00F31DDB">
            <w:pPr>
              <w:rPr>
                <w:rFonts w:ascii="Tahoma" w:hAnsi="Tahoma" w:cs="Tahoma"/>
                <w:rtl/>
              </w:rPr>
            </w:pPr>
            <w:r>
              <w:rPr>
                <w:rFonts w:ascii="Tahoma" w:hAnsi="Tahoma" w:cs="Tahoma"/>
                <w:rtl/>
              </w:rPr>
              <w:t>15</w:t>
            </w:r>
          </w:p>
        </w:tc>
        <w:tc>
          <w:tcPr>
            <w:tcW w:w="461" w:type="dxa"/>
          </w:tcPr>
          <w:p w14:paraId="5BD858D3" w14:textId="77777777" w:rsidR="00BD575D" w:rsidRDefault="00F31DDB">
            <w:pPr>
              <w:rPr>
                <w:rFonts w:ascii="Tahoma" w:hAnsi="Tahoma" w:cs="Tahoma"/>
                <w:rtl/>
              </w:rPr>
            </w:pPr>
            <w:r>
              <w:rPr>
                <w:rFonts w:ascii="Tahoma" w:hAnsi="Tahoma" w:cs="Tahoma"/>
                <w:rtl/>
              </w:rPr>
              <w:t>13</w:t>
            </w:r>
          </w:p>
        </w:tc>
        <w:tc>
          <w:tcPr>
            <w:tcW w:w="382" w:type="dxa"/>
          </w:tcPr>
          <w:p w14:paraId="15D48CAB" w14:textId="77777777" w:rsidR="00BD575D" w:rsidRDefault="00F31DDB">
            <w:pPr>
              <w:rPr>
                <w:rFonts w:ascii="Tahoma" w:hAnsi="Tahoma" w:cs="Tahoma"/>
                <w:rtl/>
              </w:rPr>
            </w:pPr>
            <w:r>
              <w:rPr>
                <w:rFonts w:ascii="Tahoma" w:hAnsi="Tahoma" w:cs="Tahoma"/>
                <w:rtl/>
              </w:rPr>
              <w:t>0</w:t>
            </w:r>
          </w:p>
        </w:tc>
        <w:tc>
          <w:tcPr>
            <w:tcW w:w="382" w:type="dxa"/>
          </w:tcPr>
          <w:p w14:paraId="162532D2" w14:textId="77777777" w:rsidR="00BD575D" w:rsidRDefault="00F31DDB">
            <w:pPr>
              <w:rPr>
                <w:rFonts w:ascii="Tahoma" w:hAnsi="Tahoma" w:cs="Tahoma"/>
                <w:rtl/>
              </w:rPr>
            </w:pPr>
            <w:r>
              <w:rPr>
                <w:rFonts w:ascii="Tahoma" w:hAnsi="Tahoma" w:cs="Tahoma"/>
                <w:rtl/>
              </w:rPr>
              <w:t>2</w:t>
            </w:r>
          </w:p>
        </w:tc>
        <w:tc>
          <w:tcPr>
            <w:tcW w:w="461" w:type="dxa"/>
            <w:shd w:val="clear" w:color="auto" w:fill="FFC000" w:themeFill="accent4"/>
          </w:tcPr>
          <w:p w14:paraId="2C1B6CB2" w14:textId="77777777" w:rsidR="00BD575D" w:rsidRDefault="00F31DDB">
            <w:pPr>
              <w:rPr>
                <w:rFonts w:ascii="Tahoma" w:hAnsi="Tahoma" w:cs="Tahoma"/>
                <w:rtl/>
              </w:rPr>
            </w:pPr>
            <w:r>
              <w:rPr>
                <w:rFonts w:ascii="Tahoma" w:hAnsi="Tahoma" w:cs="Tahoma"/>
                <w:rtl/>
              </w:rPr>
              <w:t>1</w:t>
            </w:r>
          </w:p>
        </w:tc>
      </w:tr>
      <w:tr w:rsidR="00BD575D" w14:paraId="2935337E" w14:textId="77777777">
        <w:tc>
          <w:tcPr>
            <w:tcW w:w="461" w:type="dxa"/>
          </w:tcPr>
          <w:p w14:paraId="47032A4F" w14:textId="77777777" w:rsidR="00BD575D" w:rsidRDefault="00F31DDB">
            <w:pPr>
              <w:rPr>
                <w:rFonts w:ascii="Tahoma" w:hAnsi="Tahoma" w:cs="Tahoma"/>
                <w:rtl/>
              </w:rPr>
            </w:pPr>
            <w:r>
              <w:rPr>
                <w:rFonts w:ascii="Tahoma" w:hAnsi="Tahoma" w:cs="Tahoma"/>
                <w:rtl/>
              </w:rPr>
              <w:t>27</w:t>
            </w:r>
          </w:p>
        </w:tc>
        <w:tc>
          <w:tcPr>
            <w:tcW w:w="381" w:type="dxa"/>
          </w:tcPr>
          <w:p w14:paraId="5F7AE679" w14:textId="77777777" w:rsidR="00BD575D" w:rsidRDefault="00F31DDB">
            <w:pPr>
              <w:rPr>
                <w:rFonts w:ascii="Tahoma" w:hAnsi="Tahoma" w:cs="Tahoma"/>
                <w:rtl/>
              </w:rPr>
            </w:pPr>
            <w:r>
              <w:rPr>
                <w:rFonts w:ascii="Tahoma" w:hAnsi="Tahoma" w:cs="Tahoma"/>
                <w:rtl/>
              </w:rPr>
              <w:t>21</w:t>
            </w:r>
          </w:p>
        </w:tc>
        <w:tc>
          <w:tcPr>
            <w:tcW w:w="461" w:type="dxa"/>
          </w:tcPr>
          <w:p w14:paraId="08E89EA1" w14:textId="77777777" w:rsidR="00BD575D" w:rsidRDefault="00F31DDB">
            <w:pPr>
              <w:rPr>
                <w:rFonts w:ascii="Tahoma" w:hAnsi="Tahoma" w:cs="Tahoma"/>
                <w:rtl/>
              </w:rPr>
            </w:pPr>
            <w:r>
              <w:rPr>
                <w:rFonts w:ascii="Tahoma" w:hAnsi="Tahoma" w:cs="Tahoma"/>
                <w:rtl/>
              </w:rPr>
              <w:t>28</w:t>
            </w:r>
          </w:p>
        </w:tc>
        <w:tc>
          <w:tcPr>
            <w:tcW w:w="461" w:type="dxa"/>
          </w:tcPr>
          <w:p w14:paraId="5F1A44D4" w14:textId="77777777" w:rsidR="00BD575D" w:rsidRDefault="00F31DDB">
            <w:pPr>
              <w:rPr>
                <w:rFonts w:ascii="Tahoma" w:hAnsi="Tahoma" w:cs="Tahoma"/>
                <w:rtl/>
              </w:rPr>
            </w:pPr>
            <w:r>
              <w:rPr>
                <w:rFonts w:ascii="Tahoma" w:hAnsi="Tahoma" w:cs="Tahoma"/>
                <w:rtl/>
              </w:rPr>
              <w:t>30</w:t>
            </w:r>
          </w:p>
        </w:tc>
        <w:tc>
          <w:tcPr>
            <w:tcW w:w="461" w:type="dxa"/>
          </w:tcPr>
          <w:p w14:paraId="0DCF57A7" w14:textId="77777777" w:rsidR="00BD575D" w:rsidRDefault="00F31DDB">
            <w:pPr>
              <w:rPr>
                <w:rFonts w:ascii="Tahoma" w:hAnsi="Tahoma" w:cs="Tahoma"/>
                <w:rtl/>
              </w:rPr>
            </w:pPr>
            <w:r>
              <w:rPr>
                <w:rFonts w:ascii="Tahoma" w:hAnsi="Tahoma" w:cs="Tahoma"/>
                <w:rtl/>
              </w:rPr>
              <w:t>17</w:t>
            </w:r>
          </w:p>
        </w:tc>
        <w:tc>
          <w:tcPr>
            <w:tcW w:w="461" w:type="dxa"/>
          </w:tcPr>
          <w:p w14:paraId="666264F4" w14:textId="77777777" w:rsidR="00BD575D" w:rsidRDefault="00F31DDB">
            <w:pPr>
              <w:rPr>
                <w:rFonts w:ascii="Tahoma" w:hAnsi="Tahoma" w:cs="Tahoma"/>
                <w:rtl/>
              </w:rPr>
            </w:pPr>
            <w:r>
              <w:rPr>
                <w:rFonts w:ascii="Tahoma" w:hAnsi="Tahoma" w:cs="Tahoma"/>
                <w:rtl/>
              </w:rPr>
              <w:t>15</w:t>
            </w:r>
          </w:p>
        </w:tc>
        <w:tc>
          <w:tcPr>
            <w:tcW w:w="461" w:type="dxa"/>
          </w:tcPr>
          <w:p w14:paraId="67C7C2D3" w14:textId="77777777" w:rsidR="00BD575D" w:rsidRDefault="00F31DDB">
            <w:pPr>
              <w:rPr>
                <w:rFonts w:ascii="Tahoma" w:hAnsi="Tahoma" w:cs="Tahoma"/>
                <w:rtl/>
              </w:rPr>
            </w:pPr>
            <w:r>
              <w:rPr>
                <w:rFonts w:ascii="Tahoma" w:hAnsi="Tahoma" w:cs="Tahoma"/>
                <w:rtl/>
              </w:rPr>
              <w:t>2</w:t>
            </w:r>
          </w:p>
        </w:tc>
        <w:tc>
          <w:tcPr>
            <w:tcW w:w="461" w:type="dxa"/>
          </w:tcPr>
          <w:p w14:paraId="7589FEDA" w14:textId="77777777" w:rsidR="00BD575D" w:rsidRDefault="00F31DDB">
            <w:pPr>
              <w:rPr>
                <w:rFonts w:ascii="Tahoma" w:hAnsi="Tahoma" w:cs="Tahoma"/>
                <w:rtl/>
              </w:rPr>
            </w:pPr>
            <w:r>
              <w:rPr>
                <w:rFonts w:ascii="Tahoma" w:hAnsi="Tahoma" w:cs="Tahoma"/>
                <w:rtl/>
              </w:rPr>
              <w:t>0</w:t>
            </w:r>
          </w:p>
        </w:tc>
        <w:tc>
          <w:tcPr>
            <w:tcW w:w="382" w:type="dxa"/>
          </w:tcPr>
          <w:p w14:paraId="4A02E81B" w14:textId="77777777" w:rsidR="00BD575D" w:rsidRDefault="00F31DDB">
            <w:pPr>
              <w:rPr>
                <w:rFonts w:ascii="Tahoma" w:hAnsi="Tahoma" w:cs="Tahoma"/>
                <w:rtl/>
              </w:rPr>
            </w:pPr>
            <w:r>
              <w:rPr>
                <w:rFonts w:ascii="Tahoma" w:hAnsi="Tahoma" w:cs="Tahoma"/>
                <w:rtl/>
              </w:rPr>
              <w:t>13</w:t>
            </w:r>
          </w:p>
        </w:tc>
        <w:tc>
          <w:tcPr>
            <w:tcW w:w="382" w:type="dxa"/>
          </w:tcPr>
          <w:p w14:paraId="6C8F37D6" w14:textId="77777777" w:rsidR="00BD575D" w:rsidRDefault="00F31DDB">
            <w:pPr>
              <w:rPr>
                <w:rFonts w:ascii="Tahoma" w:hAnsi="Tahoma" w:cs="Tahoma"/>
                <w:rtl/>
              </w:rPr>
            </w:pPr>
            <w:r>
              <w:rPr>
                <w:rFonts w:ascii="Tahoma" w:hAnsi="Tahoma" w:cs="Tahoma"/>
                <w:rtl/>
              </w:rPr>
              <w:t>15</w:t>
            </w:r>
          </w:p>
        </w:tc>
        <w:tc>
          <w:tcPr>
            <w:tcW w:w="461" w:type="dxa"/>
            <w:shd w:val="clear" w:color="auto" w:fill="FFC000" w:themeFill="accent4"/>
          </w:tcPr>
          <w:p w14:paraId="4D5DF963" w14:textId="77777777" w:rsidR="00BD575D" w:rsidRDefault="00F31DDB">
            <w:pPr>
              <w:rPr>
                <w:rFonts w:ascii="Tahoma" w:hAnsi="Tahoma" w:cs="Tahoma"/>
                <w:rtl/>
              </w:rPr>
            </w:pPr>
            <w:r>
              <w:rPr>
                <w:rFonts w:ascii="Tahoma" w:hAnsi="Tahoma" w:cs="Tahoma"/>
                <w:rtl/>
              </w:rPr>
              <w:t>2</w:t>
            </w:r>
          </w:p>
        </w:tc>
      </w:tr>
      <w:tr w:rsidR="00BD575D" w14:paraId="05246B37" w14:textId="77777777">
        <w:tc>
          <w:tcPr>
            <w:tcW w:w="461" w:type="dxa"/>
          </w:tcPr>
          <w:p w14:paraId="79052B28" w14:textId="77777777" w:rsidR="00BD575D" w:rsidRDefault="00F31DDB">
            <w:pPr>
              <w:rPr>
                <w:rFonts w:ascii="Tahoma" w:hAnsi="Tahoma" w:cs="Tahoma"/>
                <w:rtl/>
              </w:rPr>
            </w:pPr>
            <w:r>
              <w:rPr>
                <w:rFonts w:ascii="Tahoma" w:hAnsi="Tahoma" w:cs="Tahoma"/>
                <w:rtl/>
              </w:rPr>
              <w:t>29</w:t>
            </w:r>
          </w:p>
        </w:tc>
        <w:tc>
          <w:tcPr>
            <w:tcW w:w="381" w:type="dxa"/>
          </w:tcPr>
          <w:p w14:paraId="56559B2F" w14:textId="77777777" w:rsidR="00BD575D" w:rsidRDefault="00F31DDB">
            <w:pPr>
              <w:rPr>
                <w:rFonts w:ascii="Tahoma" w:hAnsi="Tahoma" w:cs="Tahoma"/>
                <w:rtl/>
              </w:rPr>
            </w:pPr>
            <w:r>
              <w:rPr>
                <w:rFonts w:ascii="Tahoma" w:hAnsi="Tahoma" w:cs="Tahoma"/>
                <w:rtl/>
              </w:rPr>
              <w:t>23</w:t>
            </w:r>
          </w:p>
        </w:tc>
        <w:tc>
          <w:tcPr>
            <w:tcW w:w="461" w:type="dxa"/>
          </w:tcPr>
          <w:p w14:paraId="2D2F4B71" w14:textId="77777777" w:rsidR="00BD575D" w:rsidRDefault="00F31DDB">
            <w:pPr>
              <w:rPr>
                <w:rFonts w:ascii="Tahoma" w:hAnsi="Tahoma" w:cs="Tahoma"/>
                <w:rtl/>
              </w:rPr>
            </w:pPr>
            <w:r>
              <w:rPr>
                <w:rFonts w:ascii="Tahoma" w:hAnsi="Tahoma" w:cs="Tahoma"/>
                <w:rtl/>
              </w:rPr>
              <w:t>30</w:t>
            </w:r>
          </w:p>
        </w:tc>
        <w:tc>
          <w:tcPr>
            <w:tcW w:w="461" w:type="dxa"/>
          </w:tcPr>
          <w:p w14:paraId="0A6E0113" w14:textId="77777777" w:rsidR="00BD575D" w:rsidRDefault="00F31DDB">
            <w:pPr>
              <w:rPr>
                <w:rFonts w:ascii="Tahoma" w:hAnsi="Tahoma" w:cs="Tahoma"/>
                <w:rtl/>
              </w:rPr>
            </w:pPr>
            <w:r>
              <w:rPr>
                <w:rFonts w:ascii="Tahoma" w:hAnsi="Tahoma" w:cs="Tahoma"/>
                <w:rtl/>
              </w:rPr>
              <w:t>28</w:t>
            </w:r>
          </w:p>
        </w:tc>
        <w:tc>
          <w:tcPr>
            <w:tcW w:w="461" w:type="dxa"/>
          </w:tcPr>
          <w:p w14:paraId="392BF345" w14:textId="77777777" w:rsidR="00BD575D" w:rsidRDefault="00F31DDB">
            <w:pPr>
              <w:rPr>
                <w:rFonts w:ascii="Tahoma" w:hAnsi="Tahoma" w:cs="Tahoma"/>
                <w:rtl/>
              </w:rPr>
            </w:pPr>
            <w:r>
              <w:rPr>
                <w:rFonts w:ascii="Tahoma" w:hAnsi="Tahoma" w:cs="Tahoma"/>
                <w:rtl/>
              </w:rPr>
              <w:t>15</w:t>
            </w:r>
          </w:p>
        </w:tc>
        <w:tc>
          <w:tcPr>
            <w:tcW w:w="461" w:type="dxa"/>
          </w:tcPr>
          <w:p w14:paraId="66206ED6" w14:textId="77777777" w:rsidR="00BD575D" w:rsidRDefault="00F31DDB">
            <w:pPr>
              <w:rPr>
                <w:rFonts w:ascii="Tahoma" w:hAnsi="Tahoma" w:cs="Tahoma"/>
                <w:rtl/>
              </w:rPr>
            </w:pPr>
            <w:r>
              <w:rPr>
                <w:rFonts w:ascii="Tahoma" w:hAnsi="Tahoma" w:cs="Tahoma"/>
                <w:rtl/>
              </w:rPr>
              <w:t>13</w:t>
            </w:r>
          </w:p>
        </w:tc>
        <w:tc>
          <w:tcPr>
            <w:tcW w:w="461" w:type="dxa"/>
          </w:tcPr>
          <w:p w14:paraId="0549009B" w14:textId="77777777" w:rsidR="00BD575D" w:rsidRDefault="00F31DDB">
            <w:pPr>
              <w:rPr>
                <w:rFonts w:ascii="Tahoma" w:hAnsi="Tahoma" w:cs="Tahoma"/>
                <w:rtl/>
              </w:rPr>
            </w:pPr>
            <w:r>
              <w:rPr>
                <w:rFonts w:ascii="Tahoma" w:hAnsi="Tahoma" w:cs="Tahoma"/>
                <w:rtl/>
              </w:rPr>
              <w:t>0</w:t>
            </w:r>
          </w:p>
        </w:tc>
        <w:tc>
          <w:tcPr>
            <w:tcW w:w="461" w:type="dxa"/>
          </w:tcPr>
          <w:p w14:paraId="5CA8ED42" w14:textId="77777777" w:rsidR="00BD575D" w:rsidRDefault="00F31DDB">
            <w:pPr>
              <w:rPr>
                <w:rFonts w:ascii="Tahoma" w:hAnsi="Tahoma" w:cs="Tahoma"/>
                <w:rtl/>
              </w:rPr>
            </w:pPr>
            <w:r>
              <w:rPr>
                <w:rFonts w:ascii="Tahoma" w:hAnsi="Tahoma" w:cs="Tahoma"/>
                <w:rtl/>
              </w:rPr>
              <w:t>2</w:t>
            </w:r>
          </w:p>
        </w:tc>
        <w:tc>
          <w:tcPr>
            <w:tcW w:w="382" w:type="dxa"/>
          </w:tcPr>
          <w:p w14:paraId="57A2EA98" w14:textId="77777777" w:rsidR="00BD575D" w:rsidRDefault="00F31DDB">
            <w:pPr>
              <w:rPr>
                <w:rFonts w:ascii="Tahoma" w:hAnsi="Tahoma" w:cs="Tahoma"/>
                <w:rtl/>
              </w:rPr>
            </w:pPr>
            <w:r>
              <w:rPr>
                <w:rFonts w:ascii="Tahoma" w:hAnsi="Tahoma" w:cs="Tahoma"/>
                <w:rtl/>
              </w:rPr>
              <w:t>15</w:t>
            </w:r>
          </w:p>
        </w:tc>
        <w:tc>
          <w:tcPr>
            <w:tcW w:w="382" w:type="dxa"/>
          </w:tcPr>
          <w:p w14:paraId="200EBF75" w14:textId="77777777" w:rsidR="00BD575D" w:rsidRDefault="00F31DDB">
            <w:pPr>
              <w:rPr>
                <w:rFonts w:ascii="Tahoma" w:hAnsi="Tahoma" w:cs="Tahoma"/>
                <w:rtl/>
              </w:rPr>
            </w:pPr>
            <w:r>
              <w:rPr>
                <w:rFonts w:ascii="Tahoma" w:hAnsi="Tahoma" w:cs="Tahoma"/>
                <w:rtl/>
              </w:rPr>
              <w:t>17</w:t>
            </w:r>
          </w:p>
        </w:tc>
        <w:tc>
          <w:tcPr>
            <w:tcW w:w="461" w:type="dxa"/>
            <w:shd w:val="clear" w:color="auto" w:fill="FFC000" w:themeFill="accent4"/>
          </w:tcPr>
          <w:p w14:paraId="70D3B71B" w14:textId="77777777" w:rsidR="00BD575D" w:rsidRDefault="00F31DDB">
            <w:pPr>
              <w:rPr>
                <w:rFonts w:ascii="Tahoma" w:hAnsi="Tahoma" w:cs="Tahoma"/>
                <w:rtl/>
              </w:rPr>
            </w:pPr>
            <w:r>
              <w:rPr>
                <w:rFonts w:ascii="Tahoma" w:hAnsi="Tahoma" w:cs="Tahoma"/>
                <w:rtl/>
              </w:rPr>
              <w:t>3</w:t>
            </w:r>
          </w:p>
        </w:tc>
      </w:tr>
      <w:tr w:rsidR="00BD575D" w14:paraId="1F4F89E0" w14:textId="77777777">
        <w:tc>
          <w:tcPr>
            <w:tcW w:w="461" w:type="dxa"/>
          </w:tcPr>
          <w:p w14:paraId="6131DFBD" w14:textId="77777777" w:rsidR="00BD575D" w:rsidRDefault="00F31DDB">
            <w:pPr>
              <w:rPr>
                <w:rFonts w:ascii="Tahoma" w:hAnsi="Tahoma" w:cs="Tahoma"/>
                <w:rtl/>
              </w:rPr>
            </w:pPr>
            <w:r>
              <w:rPr>
                <w:rFonts w:ascii="Tahoma" w:hAnsi="Tahoma" w:cs="Tahoma"/>
                <w:rtl/>
              </w:rPr>
              <w:t>24</w:t>
            </w:r>
          </w:p>
        </w:tc>
        <w:tc>
          <w:tcPr>
            <w:tcW w:w="381" w:type="dxa"/>
          </w:tcPr>
          <w:p w14:paraId="51614FCB" w14:textId="77777777" w:rsidR="00BD575D" w:rsidRDefault="00F31DDB">
            <w:pPr>
              <w:rPr>
                <w:rFonts w:ascii="Tahoma" w:hAnsi="Tahoma" w:cs="Tahoma"/>
                <w:rtl/>
              </w:rPr>
            </w:pPr>
            <w:r>
              <w:rPr>
                <w:rFonts w:ascii="Tahoma" w:hAnsi="Tahoma" w:cs="Tahoma"/>
                <w:rtl/>
              </w:rPr>
              <w:t>24</w:t>
            </w:r>
          </w:p>
        </w:tc>
        <w:tc>
          <w:tcPr>
            <w:tcW w:w="461" w:type="dxa"/>
          </w:tcPr>
          <w:p w14:paraId="1D3EFB6F" w14:textId="77777777" w:rsidR="00BD575D" w:rsidRDefault="00F31DDB">
            <w:pPr>
              <w:rPr>
                <w:rFonts w:ascii="Tahoma" w:hAnsi="Tahoma" w:cs="Tahoma"/>
                <w:rtl/>
              </w:rPr>
            </w:pPr>
            <w:r>
              <w:rPr>
                <w:rFonts w:ascii="Tahoma" w:hAnsi="Tahoma" w:cs="Tahoma"/>
                <w:rtl/>
              </w:rPr>
              <w:t>17</w:t>
            </w:r>
          </w:p>
        </w:tc>
        <w:tc>
          <w:tcPr>
            <w:tcW w:w="461" w:type="dxa"/>
          </w:tcPr>
          <w:p w14:paraId="14409F41" w14:textId="77777777" w:rsidR="00BD575D" w:rsidRDefault="00F31DDB">
            <w:pPr>
              <w:rPr>
                <w:rFonts w:ascii="Tahoma" w:hAnsi="Tahoma" w:cs="Tahoma"/>
                <w:rtl/>
              </w:rPr>
            </w:pPr>
            <w:r>
              <w:rPr>
                <w:rFonts w:ascii="Tahoma" w:hAnsi="Tahoma" w:cs="Tahoma"/>
                <w:rtl/>
              </w:rPr>
              <w:t>15</w:t>
            </w:r>
          </w:p>
        </w:tc>
        <w:tc>
          <w:tcPr>
            <w:tcW w:w="461" w:type="dxa"/>
          </w:tcPr>
          <w:p w14:paraId="0E2A307F" w14:textId="77777777" w:rsidR="00BD575D" w:rsidRDefault="00F31DDB">
            <w:pPr>
              <w:rPr>
                <w:rFonts w:ascii="Tahoma" w:hAnsi="Tahoma" w:cs="Tahoma"/>
                <w:rtl/>
              </w:rPr>
            </w:pPr>
            <w:r>
              <w:rPr>
                <w:rFonts w:ascii="Tahoma" w:hAnsi="Tahoma" w:cs="Tahoma"/>
                <w:rtl/>
              </w:rPr>
              <w:t>2</w:t>
            </w:r>
          </w:p>
        </w:tc>
        <w:tc>
          <w:tcPr>
            <w:tcW w:w="461" w:type="dxa"/>
          </w:tcPr>
          <w:p w14:paraId="03932E3D" w14:textId="77777777" w:rsidR="00BD575D" w:rsidRDefault="00F31DDB">
            <w:pPr>
              <w:rPr>
                <w:rFonts w:ascii="Tahoma" w:hAnsi="Tahoma" w:cs="Tahoma"/>
                <w:rtl/>
              </w:rPr>
            </w:pPr>
            <w:r>
              <w:rPr>
                <w:rFonts w:ascii="Tahoma" w:hAnsi="Tahoma" w:cs="Tahoma"/>
                <w:rtl/>
              </w:rPr>
              <w:t>0</w:t>
            </w:r>
          </w:p>
        </w:tc>
        <w:tc>
          <w:tcPr>
            <w:tcW w:w="461" w:type="dxa"/>
          </w:tcPr>
          <w:p w14:paraId="4061932E" w14:textId="77777777" w:rsidR="00BD575D" w:rsidRDefault="00F31DDB">
            <w:pPr>
              <w:rPr>
                <w:rFonts w:ascii="Tahoma" w:hAnsi="Tahoma" w:cs="Tahoma"/>
                <w:rtl/>
              </w:rPr>
            </w:pPr>
            <w:r>
              <w:rPr>
                <w:rFonts w:ascii="Tahoma" w:hAnsi="Tahoma" w:cs="Tahoma"/>
                <w:rtl/>
              </w:rPr>
              <w:t>13</w:t>
            </w:r>
          </w:p>
        </w:tc>
        <w:tc>
          <w:tcPr>
            <w:tcW w:w="461" w:type="dxa"/>
          </w:tcPr>
          <w:p w14:paraId="7A582E50" w14:textId="77777777" w:rsidR="00BD575D" w:rsidRDefault="00F31DDB">
            <w:pPr>
              <w:rPr>
                <w:rFonts w:ascii="Tahoma" w:hAnsi="Tahoma" w:cs="Tahoma"/>
                <w:rtl/>
              </w:rPr>
            </w:pPr>
            <w:r>
              <w:rPr>
                <w:rFonts w:ascii="Tahoma" w:hAnsi="Tahoma" w:cs="Tahoma"/>
                <w:rtl/>
              </w:rPr>
              <w:t>15</w:t>
            </w:r>
          </w:p>
        </w:tc>
        <w:tc>
          <w:tcPr>
            <w:tcW w:w="382" w:type="dxa"/>
          </w:tcPr>
          <w:p w14:paraId="23F5B4C4" w14:textId="77777777" w:rsidR="00BD575D" w:rsidRDefault="00F31DDB">
            <w:pPr>
              <w:rPr>
                <w:rFonts w:ascii="Tahoma" w:hAnsi="Tahoma" w:cs="Tahoma"/>
                <w:rtl/>
              </w:rPr>
            </w:pPr>
            <w:r>
              <w:rPr>
                <w:rFonts w:ascii="Tahoma" w:hAnsi="Tahoma" w:cs="Tahoma"/>
                <w:rtl/>
              </w:rPr>
              <w:t>28</w:t>
            </w:r>
          </w:p>
        </w:tc>
        <w:tc>
          <w:tcPr>
            <w:tcW w:w="382" w:type="dxa"/>
          </w:tcPr>
          <w:p w14:paraId="242486DE" w14:textId="77777777" w:rsidR="00BD575D" w:rsidRDefault="00F31DDB">
            <w:pPr>
              <w:rPr>
                <w:rFonts w:ascii="Tahoma" w:hAnsi="Tahoma" w:cs="Tahoma"/>
                <w:rtl/>
              </w:rPr>
            </w:pPr>
            <w:r>
              <w:rPr>
                <w:rFonts w:ascii="Tahoma" w:hAnsi="Tahoma" w:cs="Tahoma"/>
                <w:rtl/>
              </w:rPr>
              <w:t>30</w:t>
            </w:r>
          </w:p>
        </w:tc>
        <w:tc>
          <w:tcPr>
            <w:tcW w:w="461" w:type="dxa"/>
            <w:shd w:val="clear" w:color="auto" w:fill="FFC000" w:themeFill="accent4"/>
          </w:tcPr>
          <w:p w14:paraId="2856A6F3" w14:textId="77777777" w:rsidR="00BD575D" w:rsidRDefault="00F31DDB">
            <w:pPr>
              <w:rPr>
                <w:rFonts w:ascii="Tahoma" w:hAnsi="Tahoma" w:cs="Tahoma"/>
                <w:rtl/>
              </w:rPr>
            </w:pPr>
            <w:r>
              <w:rPr>
                <w:rFonts w:ascii="Tahoma" w:hAnsi="Tahoma" w:cs="Tahoma"/>
                <w:rtl/>
              </w:rPr>
              <w:t>4</w:t>
            </w:r>
          </w:p>
        </w:tc>
      </w:tr>
      <w:tr w:rsidR="00BD575D" w14:paraId="5DCE3DE4" w14:textId="77777777">
        <w:tc>
          <w:tcPr>
            <w:tcW w:w="461" w:type="dxa"/>
          </w:tcPr>
          <w:p w14:paraId="496928CC" w14:textId="77777777" w:rsidR="00BD575D" w:rsidRDefault="00F31DDB">
            <w:pPr>
              <w:rPr>
                <w:rFonts w:ascii="Tahoma" w:hAnsi="Tahoma" w:cs="Tahoma"/>
                <w:rtl/>
              </w:rPr>
            </w:pPr>
            <w:r>
              <w:rPr>
                <w:rFonts w:ascii="Tahoma" w:hAnsi="Tahoma" w:cs="Tahoma"/>
                <w:rtl/>
              </w:rPr>
              <w:t>22</w:t>
            </w:r>
          </w:p>
        </w:tc>
        <w:tc>
          <w:tcPr>
            <w:tcW w:w="381" w:type="dxa"/>
          </w:tcPr>
          <w:p w14:paraId="624EEC74" w14:textId="77777777" w:rsidR="00BD575D" w:rsidRDefault="00F31DDB">
            <w:pPr>
              <w:rPr>
                <w:rFonts w:ascii="Tahoma" w:hAnsi="Tahoma" w:cs="Tahoma"/>
                <w:rtl/>
              </w:rPr>
            </w:pPr>
            <w:r>
              <w:rPr>
                <w:rFonts w:ascii="Tahoma" w:hAnsi="Tahoma" w:cs="Tahoma"/>
                <w:rtl/>
              </w:rPr>
              <w:t>22</w:t>
            </w:r>
          </w:p>
        </w:tc>
        <w:tc>
          <w:tcPr>
            <w:tcW w:w="461" w:type="dxa"/>
          </w:tcPr>
          <w:p w14:paraId="08D20FE3" w14:textId="77777777" w:rsidR="00BD575D" w:rsidRDefault="00F31DDB">
            <w:pPr>
              <w:rPr>
                <w:rFonts w:ascii="Tahoma" w:hAnsi="Tahoma" w:cs="Tahoma"/>
                <w:rtl/>
              </w:rPr>
            </w:pPr>
            <w:r>
              <w:rPr>
                <w:rFonts w:ascii="Tahoma" w:hAnsi="Tahoma" w:cs="Tahoma"/>
                <w:rtl/>
              </w:rPr>
              <w:t>15</w:t>
            </w:r>
          </w:p>
        </w:tc>
        <w:tc>
          <w:tcPr>
            <w:tcW w:w="461" w:type="dxa"/>
          </w:tcPr>
          <w:p w14:paraId="7DB82099" w14:textId="77777777" w:rsidR="00BD575D" w:rsidRDefault="00F31DDB">
            <w:pPr>
              <w:rPr>
                <w:rFonts w:ascii="Tahoma" w:hAnsi="Tahoma" w:cs="Tahoma"/>
                <w:rtl/>
              </w:rPr>
            </w:pPr>
            <w:r>
              <w:rPr>
                <w:rFonts w:ascii="Tahoma" w:hAnsi="Tahoma" w:cs="Tahoma"/>
                <w:rtl/>
              </w:rPr>
              <w:t>13</w:t>
            </w:r>
          </w:p>
        </w:tc>
        <w:tc>
          <w:tcPr>
            <w:tcW w:w="461" w:type="dxa"/>
          </w:tcPr>
          <w:p w14:paraId="1BC78312" w14:textId="77777777" w:rsidR="00BD575D" w:rsidRDefault="00F31DDB">
            <w:pPr>
              <w:rPr>
                <w:rFonts w:ascii="Tahoma" w:hAnsi="Tahoma" w:cs="Tahoma"/>
                <w:rtl/>
              </w:rPr>
            </w:pPr>
            <w:r>
              <w:rPr>
                <w:rFonts w:ascii="Tahoma" w:hAnsi="Tahoma" w:cs="Tahoma"/>
                <w:rtl/>
              </w:rPr>
              <w:t>0</w:t>
            </w:r>
          </w:p>
        </w:tc>
        <w:tc>
          <w:tcPr>
            <w:tcW w:w="461" w:type="dxa"/>
          </w:tcPr>
          <w:p w14:paraId="4FFC1C2F" w14:textId="77777777" w:rsidR="00BD575D" w:rsidRDefault="00F31DDB">
            <w:pPr>
              <w:rPr>
                <w:rFonts w:ascii="Tahoma" w:hAnsi="Tahoma" w:cs="Tahoma"/>
                <w:rtl/>
              </w:rPr>
            </w:pPr>
            <w:r>
              <w:rPr>
                <w:rFonts w:ascii="Tahoma" w:hAnsi="Tahoma" w:cs="Tahoma"/>
                <w:rtl/>
              </w:rPr>
              <w:t>2</w:t>
            </w:r>
          </w:p>
        </w:tc>
        <w:tc>
          <w:tcPr>
            <w:tcW w:w="461" w:type="dxa"/>
          </w:tcPr>
          <w:p w14:paraId="15D21E54" w14:textId="77777777" w:rsidR="00BD575D" w:rsidRDefault="00F31DDB">
            <w:pPr>
              <w:rPr>
                <w:rFonts w:ascii="Tahoma" w:hAnsi="Tahoma" w:cs="Tahoma"/>
                <w:rtl/>
              </w:rPr>
            </w:pPr>
            <w:r>
              <w:rPr>
                <w:rFonts w:ascii="Tahoma" w:hAnsi="Tahoma" w:cs="Tahoma"/>
                <w:rtl/>
              </w:rPr>
              <w:t>15</w:t>
            </w:r>
          </w:p>
        </w:tc>
        <w:tc>
          <w:tcPr>
            <w:tcW w:w="461" w:type="dxa"/>
          </w:tcPr>
          <w:p w14:paraId="38E23B88" w14:textId="77777777" w:rsidR="00BD575D" w:rsidRDefault="00F31DDB">
            <w:pPr>
              <w:rPr>
                <w:rFonts w:ascii="Tahoma" w:hAnsi="Tahoma" w:cs="Tahoma"/>
                <w:rtl/>
              </w:rPr>
            </w:pPr>
            <w:r>
              <w:rPr>
                <w:rFonts w:ascii="Tahoma" w:hAnsi="Tahoma" w:cs="Tahoma"/>
                <w:rtl/>
              </w:rPr>
              <w:t>17</w:t>
            </w:r>
          </w:p>
        </w:tc>
        <w:tc>
          <w:tcPr>
            <w:tcW w:w="382" w:type="dxa"/>
          </w:tcPr>
          <w:p w14:paraId="5A12A107" w14:textId="77777777" w:rsidR="00BD575D" w:rsidRDefault="00F31DDB">
            <w:pPr>
              <w:rPr>
                <w:rFonts w:ascii="Tahoma" w:hAnsi="Tahoma" w:cs="Tahoma"/>
                <w:rtl/>
              </w:rPr>
            </w:pPr>
            <w:r>
              <w:rPr>
                <w:rFonts w:ascii="Tahoma" w:hAnsi="Tahoma" w:cs="Tahoma"/>
                <w:rtl/>
              </w:rPr>
              <w:t>30</w:t>
            </w:r>
          </w:p>
        </w:tc>
        <w:tc>
          <w:tcPr>
            <w:tcW w:w="382" w:type="dxa"/>
          </w:tcPr>
          <w:p w14:paraId="17B87478" w14:textId="77777777" w:rsidR="00BD575D" w:rsidRDefault="00F31DDB">
            <w:pPr>
              <w:rPr>
                <w:rFonts w:ascii="Tahoma" w:hAnsi="Tahoma" w:cs="Tahoma"/>
                <w:rtl/>
              </w:rPr>
            </w:pPr>
            <w:r>
              <w:rPr>
                <w:rFonts w:ascii="Tahoma" w:hAnsi="Tahoma" w:cs="Tahoma"/>
                <w:rtl/>
              </w:rPr>
              <w:t>28</w:t>
            </w:r>
          </w:p>
        </w:tc>
        <w:tc>
          <w:tcPr>
            <w:tcW w:w="461" w:type="dxa"/>
            <w:shd w:val="clear" w:color="auto" w:fill="FFC000" w:themeFill="accent4"/>
          </w:tcPr>
          <w:p w14:paraId="1A58DACA" w14:textId="77777777" w:rsidR="00BD575D" w:rsidRDefault="00F31DDB">
            <w:pPr>
              <w:rPr>
                <w:rFonts w:ascii="Tahoma" w:hAnsi="Tahoma" w:cs="Tahoma"/>
                <w:rtl/>
              </w:rPr>
            </w:pPr>
            <w:r>
              <w:rPr>
                <w:rFonts w:ascii="Tahoma" w:hAnsi="Tahoma" w:cs="Tahoma"/>
                <w:rtl/>
              </w:rPr>
              <w:t>5</w:t>
            </w:r>
          </w:p>
        </w:tc>
      </w:tr>
      <w:tr w:rsidR="00BD575D" w14:paraId="02828D9A" w14:textId="77777777">
        <w:tc>
          <w:tcPr>
            <w:tcW w:w="461" w:type="dxa"/>
          </w:tcPr>
          <w:p w14:paraId="4C292ABF" w14:textId="77777777" w:rsidR="00BD575D" w:rsidRDefault="00F31DDB">
            <w:pPr>
              <w:rPr>
                <w:rFonts w:ascii="Tahoma" w:hAnsi="Tahoma" w:cs="Tahoma"/>
                <w:rtl/>
              </w:rPr>
            </w:pPr>
            <w:r>
              <w:rPr>
                <w:rFonts w:ascii="Tahoma" w:hAnsi="Tahoma" w:cs="Tahoma"/>
                <w:rtl/>
              </w:rPr>
              <w:t>9</w:t>
            </w:r>
          </w:p>
        </w:tc>
        <w:tc>
          <w:tcPr>
            <w:tcW w:w="381" w:type="dxa"/>
          </w:tcPr>
          <w:p w14:paraId="6259AFD6" w14:textId="77777777" w:rsidR="00BD575D" w:rsidRDefault="00F31DDB">
            <w:pPr>
              <w:rPr>
                <w:rFonts w:ascii="Tahoma" w:hAnsi="Tahoma" w:cs="Tahoma"/>
                <w:rtl/>
              </w:rPr>
            </w:pPr>
            <w:r>
              <w:rPr>
                <w:rFonts w:ascii="Tahoma" w:hAnsi="Tahoma" w:cs="Tahoma"/>
                <w:rtl/>
              </w:rPr>
              <w:t>9</w:t>
            </w:r>
          </w:p>
        </w:tc>
        <w:tc>
          <w:tcPr>
            <w:tcW w:w="461" w:type="dxa"/>
          </w:tcPr>
          <w:p w14:paraId="25BB8567" w14:textId="77777777" w:rsidR="00BD575D" w:rsidRDefault="00F31DDB">
            <w:pPr>
              <w:rPr>
                <w:rFonts w:ascii="Tahoma" w:hAnsi="Tahoma" w:cs="Tahoma"/>
                <w:rtl/>
              </w:rPr>
            </w:pPr>
            <w:r>
              <w:rPr>
                <w:rFonts w:ascii="Tahoma" w:hAnsi="Tahoma" w:cs="Tahoma"/>
                <w:rtl/>
              </w:rPr>
              <w:t>2</w:t>
            </w:r>
          </w:p>
        </w:tc>
        <w:tc>
          <w:tcPr>
            <w:tcW w:w="461" w:type="dxa"/>
          </w:tcPr>
          <w:p w14:paraId="25F98009" w14:textId="77777777" w:rsidR="00BD575D" w:rsidRDefault="00F31DDB">
            <w:pPr>
              <w:rPr>
                <w:rFonts w:ascii="Tahoma" w:hAnsi="Tahoma" w:cs="Tahoma"/>
                <w:rtl/>
              </w:rPr>
            </w:pPr>
            <w:r>
              <w:rPr>
                <w:rFonts w:ascii="Tahoma" w:hAnsi="Tahoma" w:cs="Tahoma"/>
                <w:rtl/>
              </w:rPr>
              <w:t>0</w:t>
            </w:r>
          </w:p>
        </w:tc>
        <w:tc>
          <w:tcPr>
            <w:tcW w:w="461" w:type="dxa"/>
          </w:tcPr>
          <w:p w14:paraId="6FB194E9" w14:textId="77777777" w:rsidR="00BD575D" w:rsidRDefault="00F31DDB">
            <w:pPr>
              <w:rPr>
                <w:rFonts w:ascii="Tahoma" w:hAnsi="Tahoma" w:cs="Tahoma"/>
                <w:rtl/>
              </w:rPr>
            </w:pPr>
            <w:r>
              <w:rPr>
                <w:rFonts w:ascii="Tahoma" w:hAnsi="Tahoma" w:cs="Tahoma"/>
                <w:rtl/>
              </w:rPr>
              <w:t>13</w:t>
            </w:r>
          </w:p>
        </w:tc>
        <w:tc>
          <w:tcPr>
            <w:tcW w:w="461" w:type="dxa"/>
          </w:tcPr>
          <w:p w14:paraId="0AAA9EF7" w14:textId="77777777" w:rsidR="00BD575D" w:rsidRDefault="00F31DDB">
            <w:pPr>
              <w:rPr>
                <w:rFonts w:ascii="Tahoma" w:hAnsi="Tahoma" w:cs="Tahoma"/>
                <w:rtl/>
              </w:rPr>
            </w:pPr>
            <w:r>
              <w:rPr>
                <w:rFonts w:ascii="Tahoma" w:hAnsi="Tahoma" w:cs="Tahoma"/>
                <w:rtl/>
              </w:rPr>
              <w:t>15</w:t>
            </w:r>
          </w:p>
        </w:tc>
        <w:tc>
          <w:tcPr>
            <w:tcW w:w="461" w:type="dxa"/>
          </w:tcPr>
          <w:p w14:paraId="4EA127FF" w14:textId="77777777" w:rsidR="00BD575D" w:rsidRDefault="00F31DDB">
            <w:pPr>
              <w:rPr>
                <w:rFonts w:ascii="Tahoma" w:hAnsi="Tahoma" w:cs="Tahoma"/>
                <w:rtl/>
              </w:rPr>
            </w:pPr>
            <w:r>
              <w:rPr>
                <w:rFonts w:ascii="Tahoma" w:hAnsi="Tahoma" w:cs="Tahoma"/>
                <w:rtl/>
              </w:rPr>
              <w:t>28</w:t>
            </w:r>
          </w:p>
        </w:tc>
        <w:tc>
          <w:tcPr>
            <w:tcW w:w="461" w:type="dxa"/>
          </w:tcPr>
          <w:p w14:paraId="1788394E" w14:textId="77777777" w:rsidR="00BD575D" w:rsidRDefault="00F31DDB">
            <w:pPr>
              <w:rPr>
                <w:rFonts w:ascii="Tahoma" w:hAnsi="Tahoma" w:cs="Tahoma"/>
                <w:rtl/>
              </w:rPr>
            </w:pPr>
            <w:r>
              <w:rPr>
                <w:rFonts w:ascii="Tahoma" w:hAnsi="Tahoma" w:cs="Tahoma"/>
                <w:rtl/>
              </w:rPr>
              <w:t>30</w:t>
            </w:r>
          </w:p>
        </w:tc>
        <w:tc>
          <w:tcPr>
            <w:tcW w:w="382" w:type="dxa"/>
          </w:tcPr>
          <w:p w14:paraId="600B2CBE" w14:textId="77777777" w:rsidR="00BD575D" w:rsidRDefault="00F31DDB">
            <w:pPr>
              <w:rPr>
                <w:rFonts w:ascii="Tahoma" w:hAnsi="Tahoma" w:cs="Tahoma"/>
                <w:rtl/>
              </w:rPr>
            </w:pPr>
            <w:r>
              <w:rPr>
                <w:rFonts w:ascii="Tahoma" w:hAnsi="Tahoma" w:cs="Tahoma"/>
                <w:rtl/>
              </w:rPr>
              <w:t>17</w:t>
            </w:r>
          </w:p>
        </w:tc>
        <w:tc>
          <w:tcPr>
            <w:tcW w:w="382" w:type="dxa"/>
          </w:tcPr>
          <w:p w14:paraId="27C052D6" w14:textId="77777777" w:rsidR="00BD575D" w:rsidRDefault="00F31DDB">
            <w:pPr>
              <w:rPr>
                <w:rFonts w:ascii="Tahoma" w:hAnsi="Tahoma" w:cs="Tahoma"/>
                <w:rtl/>
              </w:rPr>
            </w:pPr>
            <w:r>
              <w:rPr>
                <w:rFonts w:ascii="Tahoma" w:hAnsi="Tahoma" w:cs="Tahoma"/>
                <w:rtl/>
              </w:rPr>
              <w:t>15</w:t>
            </w:r>
          </w:p>
        </w:tc>
        <w:tc>
          <w:tcPr>
            <w:tcW w:w="461" w:type="dxa"/>
            <w:shd w:val="clear" w:color="auto" w:fill="FFC000" w:themeFill="accent4"/>
          </w:tcPr>
          <w:p w14:paraId="18369F1B" w14:textId="77777777" w:rsidR="00BD575D" w:rsidRDefault="00F31DDB">
            <w:pPr>
              <w:rPr>
                <w:rFonts w:ascii="Tahoma" w:hAnsi="Tahoma" w:cs="Tahoma"/>
                <w:rtl/>
              </w:rPr>
            </w:pPr>
            <w:r>
              <w:rPr>
                <w:rFonts w:ascii="Tahoma" w:hAnsi="Tahoma" w:cs="Tahoma"/>
                <w:rtl/>
              </w:rPr>
              <w:t>6</w:t>
            </w:r>
          </w:p>
        </w:tc>
      </w:tr>
      <w:tr w:rsidR="00BD575D" w14:paraId="62B9CDF5" w14:textId="77777777">
        <w:tc>
          <w:tcPr>
            <w:tcW w:w="461" w:type="dxa"/>
          </w:tcPr>
          <w:p w14:paraId="657F08A9" w14:textId="77777777" w:rsidR="00BD575D" w:rsidRDefault="00F31DDB">
            <w:pPr>
              <w:rPr>
                <w:rFonts w:ascii="Tahoma" w:hAnsi="Tahoma" w:cs="Tahoma"/>
                <w:rtl/>
              </w:rPr>
            </w:pPr>
            <w:r>
              <w:rPr>
                <w:rFonts w:ascii="Tahoma" w:hAnsi="Tahoma" w:cs="Tahoma"/>
                <w:rtl/>
              </w:rPr>
              <w:t>7</w:t>
            </w:r>
          </w:p>
        </w:tc>
        <w:tc>
          <w:tcPr>
            <w:tcW w:w="381" w:type="dxa"/>
          </w:tcPr>
          <w:p w14:paraId="557C32AF" w14:textId="77777777" w:rsidR="00BD575D" w:rsidRDefault="00F31DDB">
            <w:pPr>
              <w:rPr>
                <w:rFonts w:ascii="Tahoma" w:hAnsi="Tahoma" w:cs="Tahoma"/>
                <w:rtl/>
              </w:rPr>
            </w:pPr>
            <w:r>
              <w:rPr>
                <w:rFonts w:ascii="Tahoma" w:hAnsi="Tahoma" w:cs="Tahoma"/>
                <w:rtl/>
              </w:rPr>
              <w:t>7</w:t>
            </w:r>
          </w:p>
        </w:tc>
        <w:tc>
          <w:tcPr>
            <w:tcW w:w="461" w:type="dxa"/>
          </w:tcPr>
          <w:p w14:paraId="18B134A6" w14:textId="77777777" w:rsidR="00BD575D" w:rsidRDefault="00F31DDB">
            <w:pPr>
              <w:rPr>
                <w:rFonts w:ascii="Tahoma" w:hAnsi="Tahoma" w:cs="Tahoma"/>
                <w:rtl/>
              </w:rPr>
            </w:pPr>
            <w:r>
              <w:rPr>
                <w:rFonts w:ascii="Tahoma" w:hAnsi="Tahoma" w:cs="Tahoma"/>
                <w:rtl/>
              </w:rPr>
              <w:t>0</w:t>
            </w:r>
          </w:p>
        </w:tc>
        <w:tc>
          <w:tcPr>
            <w:tcW w:w="461" w:type="dxa"/>
          </w:tcPr>
          <w:p w14:paraId="613D8C4F" w14:textId="77777777" w:rsidR="00BD575D" w:rsidRDefault="00F31DDB">
            <w:pPr>
              <w:rPr>
                <w:rFonts w:ascii="Tahoma" w:hAnsi="Tahoma" w:cs="Tahoma"/>
                <w:rtl/>
              </w:rPr>
            </w:pPr>
            <w:r>
              <w:rPr>
                <w:rFonts w:ascii="Tahoma" w:hAnsi="Tahoma" w:cs="Tahoma"/>
                <w:rtl/>
              </w:rPr>
              <w:t>2</w:t>
            </w:r>
          </w:p>
        </w:tc>
        <w:tc>
          <w:tcPr>
            <w:tcW w:w="461" w:type="dxa"/>
          </w:tcPr>
          <w:p w14:paraId="113CA1E5" w14:textId="77777777" w:rsidR="00BD575D" w:rsidRDefault="00F31DDB">
            <w:pPr>
              <w:rPr>
                <w:rFonts w:ascii="Tahoma" w:hAnsi="Tahoma" w:cs="Tahoma"/>
                <w:rtl/>
              </w:rPr>
            </w:pPr>
            <w:r>
              <w:rPr>
                <w:rFonts w:ascii="Tahoma" w:hAnsi="Tahoma" w:cs="Tahoma"/>
                <w:rtl/>
              </w:rPr>
              <w:t>13</w:t>
            </w:r>
          </w:p>
        </w:tc>
        <w:tc>
          <w:tcPr>
            <w:tcW w:w="461" w:type="dxa"/>
          </w:tcPr>
          <w:p w14:paraId="5E1B96F2" w14:textId="77777777" w:rsidR="00BD575D" w:rsidRDefault="00F31DDB">
            <w:pPr>
              <w:rPr>
                <w:rFonts w:ascii="Tahoma" w:hAnsi="Tahoma" w:cs="Tahoma"/>
                <w:rtl/>
              </w:rPr>
            </w:pPr>
            <w:r>
              <w:rPr>
                <w:rFonts w:ascii="Tahoma" w:hAnsi="Tahoma" w:cs="Tahoma"/>
                <w:rtl/>
              </w:rPr>
              <w:t>17</w:t>
            </w:r>
          </w:p>
        </w:tc>
        <w:tc>
          <w:tcPr>
            <w:tcW w:w="461" w:type="dxa"/>
          </w:tcPr>
          <w:p w14:paraId="637AAA10" w14:textId="77777777" w:rsidR="00BD575D" w:rsidRDefault="00F31DDB">
            <w:pPr>
              <w:rPr>
                <w:rFonts w:ascii="Tahoma" w:hAnsi="Tahoma" w:cs="Tahoma"/>
                <w:rtl/>
              </w:rPr>
            </w:pPr>
            <w:r>
              <w:rPr>
                <w:rFonts w:ascii="Tahoma" w:hAnsi="Tahoma" w:cs="Tahoma"/>
                <w:rtl/>
              </w:rPr>
              <w:t>30</w:t>
            </w:r>
          </w:p>
        </w:tc>
        <w:tc>
          <w:tcPr>
            <w:tcW w:w="461" w:type="dxa"/>
          </w:tcPr>
          <w:p w14:paraId="73DB1415" w14:textId="77777777" w:rsidR="00BD575D" w:rsidRDefault="00F31DDB">
            <w:pPr>
              <w:rPr>
                <w:rFonts w:ascii="Tahoma" w:hAnsi="Tahoma" w:cs="Tahoma"/>
                <w:rtl/>
              </w:rPr>
            </w:pPr>
            <w:r>
              <w:rPr>
                <w:rFonts w:ascii="Tahoma" w:hAnsi="Tahoma" w:cs="Tahoma"/>
                <w:rtl/>
              </w:rPr>
              <w:t>28</w:t>
            </w:r>
          </w:p>
        </w:tc>
        <w:tc>
          <w:tcPr>
            <w:tcW w:w="382" w:type="dxa"/>
          </w:tcPr>
          <w:p w14:paraId="369E5587" w14:textId="77777777" w:rsidR="00BD575D" w:rsidRDefault="00F31DDB">
            <w:pPr>
              <w:rPr>
                <w:rFonts w:ascii="Tahoma" w:hAnsi="Tahoma" w:cs="Tahoma"/>
                <w:rtl/>
              </w:rPr>
            </w:pPr>
            <w:r>
              <w:rPr>
                <w:rFonts w:ascii="Tahoma" w:hAnsi="Tahoma" w:cs="Tahoma"/>
                <w:rtl/>
              </w:rPr>
              <w:t>15</w:t>
            </w:r>
          </w:p>
        </w:tc>
        <w:tc>
          <w:tcPr>
            <w:tcW w:w="382" w:type="dxa"/>
          </w:tcPr>
          <w:p w14:paraId="7343E518" w14:textId="77777777" w:rsidR="00BD575D" w:rsidRDefault="00F31DDB">
            <w:pPr>
              <w:rPr>
                <w:rFonts w:ascii="Tahoma" w:hAnsi="Tahoma" w:cs="Tahoma"/>
                <w:rtl/>
              </w:rPr>
            </w:pPr>
            <w:r>
              <w:rPr>
                <w:rFonts w:ascii="Tahoma" w:hAnsi="Tahoma" w:cs="Tahoma"/>
                <w:rtl/>
              </w:rPr>
              <w:t>13</w:t>
            </w:r>
          </w:p>
        </w:tc>
        <w:tc>
          <w:tcPr>
            <w:tcW w:w="461" w:type="dxa"/>
            <w:shd w:val="clear" w:color="auto" w:fill="FFC000" w:themeFill="accent4"/>
          </w:tcPr>
          <w:p w14:paraId="0EB8CDBF" w14:textId="77777777" w:rsidR="00BD575D" w:rsidRDefault="00F31DDB">
            <w:pPr>
              <w:rPr>
                <w:rFonts w:ascii="Tahoma" w:hAnsi="Tahoma" w:cs="Tahoma"/>
                <w:rtl/>
              </w:rPr>
            </w:pPr>
            <w:r>
              <w:rPr>
                <w:rFonts w:ascii="Tahoma" w:hAnsi="Tahoma" w:cs="Tahoma"/>
                <w:rtl/>
              </w:rPr>
              <w:t>7</w:t>
            </w:r>
          </w:p>
        </w:tc>
      </w:tr>
      <w:tr w:rsidR="00BD575D" w14:paraId="51286442" w14:textId="77777777">
        <w:tc>
          <w:tcPr>
            <w:tcW w:w="461" w:type="dxa"/>
          </w:tcPr>
          <w:p w14:paraId="0D1F2B57" w14:textId="77777777" w:rsidR="00BD575D" w:rsidRDefault="00F31DDB">
            <w:pPr>
              <w:rPr>
                <w:rFonts w:ascii="Tahoma" w:hAnsi="Tahoma" w:cs="Tahoma"/>
                <w:rtl/>
              </w:rPr>
            </w:pPr>
            <w:r>
              <w:rPr>
                <w:rFonts w:ascii="Tahoma" w:hAnsi="Tahoma" w:cs="Tahoma"/>
                <w:rtl/>
              </w:rPr>
              <w:t>6</w:t>
            </w:r>
          </w:p>
        </w:tc>
        <w:tc>
          <w:tcPr>
            <w:tcW w:w="381" w:type="dxa"/>
          </w:tcPr>
          <w:p w14:paraId="7FCE5B54" w14:textId="77777777" w:rsidR="00BD575D" w:rsidRDefault="00F31DDB">
            <w:pPr>
              <w:rPr>
                <w:rFonts w:ascii="Tahoma" w:hAnsi="Tahoma" w:cs="Tahoma"/>
                <w:rtl/>
              </w:rPr>
            </w:pPr>
            <w:r>
              <w:rPr>
                <w:rFonts w:ascii="Tahoma" w:hAnsi="Tahoma" w:cs="Tahoma"/>
                <w:rtl/>
              </w:rPr>
              <w:t>0</w:t>
            </w:r>
          </w:p>
        </w:tc>
        <w:tc>
          <w:tcPr>
            <w:tcW w:w="461" w:type="dxa"/>
          </w:tcPr>
          <w:p w14:paraId="2A92A498" w14:textId="77777777" w:rsidR="00BD575D" w:rsidRDefault="00F31DDB">
            <w:pPr>
              <w:rPr>
                <w:rFonts w:ascii="Tahoma" w:hAnsi="Tahoma" w:cs="Tahoma"/>
                <w:rtl/>
              </w:rPr>
            </w:pPr>
            <w:r>
              <w:rPr>
                <w:rFonts w:ascii="Tahoma" w:hAnsi="Tahoma" w:cs="Tahoma"/>
                <w:rtl/>
              </w:rPr>
              <w:t>7</w:t>
            </w:r>
          </w:p>
        </w:tc>
        <w:tc>
          <w:tcPr>
            <w:tcW w:w="461" w:type="dxa"/>
          </w:tcPr>
          <w:p w14:paraId="56C13774" w14:textId="77777777" w:rsidR="00BD575D" w:rsidRDefault="00F31DDB">
            <w:pPr>
              <w:rPr>
                <w:rFonts w:ascii="Tahoma" w:hAnsi="Tahoma" w:cs="Tahoma"/>
                <w:rtl/>
              </w:rPr>
            </w:pPr>
            <w:r>
              <w:rPr>
                <w:rFonts w:ascii="Tahoma" w:hAnsi="Tahoma" w:cs="Tahoma"/>
                <w:rtl/>
              </w:rPr>
              <w:t>9</w:t>
            </w:r>
          </w:p>
        </w:tc>
        <w:tc>
          <w:tcPr>
            <w:tcW w:w="461" w:type="dxa"/>
          </w:tcPr>
          <w:p w14:paraId="4D794DFB" w14:textId="77777777" w:rsidR="00BD575D" w:rsidRDefault="00F31DDB">
            <w:pPr>
              <w:rPr>
                <w:rFonts w:ascii="Tahoma" w:hAnsi="Tahoma" w:cs="Tahoma"/>
                <w:rtl/>
              </w:rPr>
            </w:pPr>
            <w:r>
              <w:rPr>
                <w:rFonts w:ascii="Tahoma" w:hAnsi="Tahoma" w:cs="Tahoma"/>
                <w:rtl/>
              </w:rPr>
              <w:t>22</w:t>
            </w:r>
          </w:p>
        </w:tc>
        <w:tc>
          <w:tcPr>
            <w:tcW w:w="461" w:type="dxa"/>
          </w:tcPr>
          <w:p w14:paraId="41B18527" w14:textId="77777777" w:rsidR="00BD575D" w:rsidRDefault="00F31DDB">
            <w:pPr>
              <w:rPr>
                <w:rFonts w:ascii="Tahoma" w:hAnsi="Tahoma" w:cs="Tahoma"/>
                <w:rtl/>
              </w:rPr>
            </w:pPr>
            <w:r>
              <w:rPr>
                <w:rFonts w:ascii="Tahoma" w:hAnsi="Tahoma" w:cs="Tahoma"/>
                <w:rtl/>
              </w:rPr>
              <w:t>24</w:t>
            </w:r>
          </w:p>
        </w:tc>
        <w:tc>
          <w:tcPr>
            <w:tcW w:w="461" w:type="dxa"/>
          </w:tcPr>
          <w:p w14:paraId="524E0361" w14:textId="77777777" w:rsidR="00BD575D" w:rsidRDefault="00F31DDB">
            <w:pPr>
              <w:rPr>
                <w:rFonts w:ascii="Tahoma" w:hAnsi="Tahoma" w:cs="Tahoma"/>
                <w:rtl/>
              </w:rPr>
            </w:pPr>
            <w:r>
              <w:rPr>
                <w:rFonts w:ascii="Tahoma" w:hAnsi="Tahoma" w:cs="Tahoma"/>
                <w:rtl/>
              </w:rPr>
              <w:t>23</w:t>
            </w:r>
          </w:p>
        </w:tc>
        <w:tc>
          <w:tcPr>
            <w:tcW w:w="461" w:type="dxa"/>
          </w:tcPr>
          <w:p w14:paraId="15E494C1" w14:textId="77777777" w:rsidR="00BD575D" w:rsidRDefault="00F31DDB">
            <w:pPr>
              <w:rPr>
                <w:rFonts w:ascii="Tahoma" w:hAnsi="Tahoma" w:cs="Tahoma"/>
                <w:rtl/>
              </w:rPr>
            </w:pPr>
            <w:r>
              <w:rPr>
                <w:rFonts w:ascii="Tahoma" w:hAnsi="Tahoma" w:cs="Tahoma"/>
                <w:rtl/>
              </w:rPr>
              <w:t>21</w:t>
            </w:r>
          </w:p>
        </w:tc>
        <w:tc>
          <w:tcPr>
            <w:tcW w:w="382" w:type="dxa"/>
          </w:tcPr>
          <w:p w14:paraId="7D2B74E5" w14:textId="77777777" w:rsidR="00BD575D" w:rsidRDefault="00F31DDB">
            <w:pPr>
              <w:rPr>
                <w:rFonts w:ascii="Tahoma" w:hAnsi="Tahoma" w:cs="Tahoma"/>
                <w:rtl/>
              </w:rPr>
            </w:pPr>
            <w:r>
              <w:rPr>
                <w:rFonts w:ascii="Tahoma" w:hAnsi="Tahoma" w:cs="Tahoma"/>
                <w:rtl/>
              </w:rPr>
              <w:t>8</w:t>
            </w:r>
          </w:p>
        </w:tc>
        <w:tc>
          <w:tcPr>
            <w:tcW w:w="382" w:type="dxa"/>
          </w:tcPr>
          <w:p w14:paraId="07306BA8" w14:textId="77777777" w:rsidR="00BD575D" w:rsidRDefault="00F31DDB">
            <w:pPr>
              <w:rPr>
                <w:rFonts w:ascii="Tahoma" w:hAnsi="Tahoma" w:cs="Tahoma"/>
                <w:rtl/>
              </w:rPr>
            </w:pPr>
            <w:r>
              <w:rPr>
                <w:rFonts w:ascii="Tahoma" w:hAnsi="Tahoma" w:cs="Tahoma"/>
                <w:rtl/>
              </w:rPr>
              <w:t>6</w:t>
            </w:r>
          </w:p>
        </w:tc>
        <w:tc>
          <w:tcPr>
            <w:tcW w:w="461" w:type="dxa"/>
            <w:shd w:val="clear" w:color="auto" w:fill="FFC000" w:themeFill="accent4"/>
          </w:tcPr>
          <w:p w14:paraId="679EC640" w14:textId="77777777" w:rsidR="00BD575D" w:rsidRDefault="00F31DDB">
            <w:pPr>
              <w:rPr>
                <w:rFonts w:ascii="Tahoma" w:hAnsi="Tahoma" w:cs="Tahoma"/>
                <w:rtl/>
              </w:rPr>
            </w:pPr>
            <w:r>
              <w:rPr>
                <w:rFonts w:ascii="Tahoma" w:hAnsi="Tahoma" w:cs="Tahoma"/>
                <w:rtl/>
              </w:rPr>
              <w:t>8</w:t>
            </w:r>
          </w:p>
        </w:tc>
      </w:tr>
      <w:tr w:rsidR="00BD575D" w14:paraId="6E019F63" w14:textId="77777777">
        <w:tc>
          <w:tcPr>
            <w:tcW w:w="461" w:type="dxa"/>
          </w:tcPr>
          <w:p w14:paraId="159B1E1B" w14:textId="77777777" w:rsidR="00BD575D" w:rsidRDefault="00F31DDB">
            <w:pPr>
              <w:rPr>
                <w:rFonts w:ascii="Tahoma" w:hAnsi="Tahoma" w:cs="Tahoma"/>
                <w:rtl/>
              </w:rPr>
            </w:pPr>
            <w:r>
              <w:rPr>
                <w:rFonts w:ascii="Tahoma" w:hAnsi="Tahoma" w:cs="Tahoma"/>
                <w:rtl/>
              </w:rPr>
              <w:t>0</w:t>
            </w:r>
          </w:p>
        </w:tc>
        <w:tc>
          <w:tcPr>
            <w:tcW w:w="381" w:type="dxa"/>
          </w:tcPr>
          <w:p w14:paraId="7ADEBB63" w14:textId="77777777" w:rsidR="00BD575D" w:rsidRDefault="00F31DDB">
            <w:pPr>
              <w:rPr>
                <w:rFonts w:ascii="Tahoma" w:hAnsi="Tahoma" w:cs="Tahoma"/>
                <w:rtl/>
              </w:rPr>
            </w:pPr>
            <w:r>
              <w:rPr>
                <w:rFonts w:ascii="Tahoma" w:hAnsi="Tahoma" w:cs="Tahoma"/>
                <w:rtl/>
              </w:rPr>
              <w:t>6</w:t>
            </w:r>
          </w:p>
        </w:tc>
        <w:tc>
          <w:tcPr>
            <w:tcW w:w="461" w:type="dxa"/>
          </w:tcPr>
          <w:p w14:paraId="4DC7AD0A" w14:textId="77777777" w:rsidR="00BD575D" w:rsidRDefault="00F31DDB">
            <w:pPr>
              <w:rPr>
                <w:rFonts w:ascii="Tahoma" w:hAnsi="Tahoma" w:cs="Tahoma"/>
                <w:rtl/>
              </w:rPr>
            </w:pPr>
            <w:r>
              <w:rPr>
                <w:rFonts w:ascii="Tahoma" w:hAnsi="Tahoma" w:cs="Tahoma"/>
                <w:rtl/>
              </w:rPr>
              <w:t>7</w:t>
            </w:r>
          </w:p>
        </w:tc>
        <w:tc>
          <w:tcPr>
            <w:tcW w:w="461" w:type="dxa"/>
          </w:tcPr>
          <w:p w14:paraId="00463E04" w14:textId="77777777" w:rsidR="00BD575D" w:rsidRDefault="00F31DDB">
            <w:pPr>
              <w:rPr>
                <w:rFonts w:ascii="Tahoma" w:hAnsi="Tahoma" w:cs="Tahoma"/>
                <w:rtl/>
              </w:rPr>
            </w:pPr>
            <w:r>
              <w:rPr>
                <w:rFonts w:ascii="Tahoma" w:hAnsi="Tahoma" w:cs="Tahoma"/>
                <w:rtl/>
              </w:rPr>
              <w:t>9</w:t>
            </w:r>
          </w:p>
        </w:tc>
        <w:tc>
          <w:tcPr>
            <w:tcW w:w="461" w:type="dxa"/>
          </w:tcPr>
          <w:p w14:paraId="21C5C9B7" w14:textId="77777777" w:rsidR="00BD575D" w:rsidRDefault="00F31DDB">
            <w:pPr>
              <w:rPr>
                <w:rFonts w:ascii="Tahoma" w:hAnsi="Tahoma" w:cs="Tahoma"/>
                <w:rtl/>
              </w:rPr>
            </w:pPr>
            <w:r>
              <w:rPr>
                <w:rFonts w:ascii="Tahoma" w:hAnsi="Tahoma" w:cs="Tahoma"/>
                <w:rtl/>
              </w:rPr>
              <w:t>22</w:t>
            </w:r>
          </w:p>
        </w:tc>
        <w:tc>
          <w:tcPr>
            <w:tcW w:w="461" w:type="dxa"/>
          </w:tcPr>
          <w:p w14:paraId="3BD8360B" w14:textId="77777777" w:rsidR="00BD575D" w:rsidRDefault="00F31DDB">
            <w:pPr>
              <w:rPr>
                <w:rFonts w:ascii="Tahoma" w:hAnsi="Tahoma" w:cs="Tahoma"/>
                <w:rtl/>
              </w:rPr>
            </w:pPr>
            <w:r>
              <w:rPr>
                <w:rFonts w:ascii="Tahoma" w:hAnsi="Tahoma" w:cs="Tahoma"/>
                <w:rtl/>
              </w:rPr>
              <w:t>24</w:t>
            </w:r>
          </w:p>
        </w:tc>
        <w:tc>
          <w:tcPr>
            <w:tcW w:w="461" w:type="dxa"/>
          </w:tcPr>
          <w:p w14:paraId="709E0D93" w14:textId="77777777" w:rsidR="00BD575D" w:rsidRDefault="00F31DDB">
            <w:pPr>
              <w:rPr>
                <w:rFonts w:ascii="Tahoma" w:hAnsi="Tahoma" w:cs="Tahoma"/>
                <w:rtl/>
              </w:rPr>
            </w:pPr>
            <w:r>
              <w:rPr>
                <w:rFonts w:ascii="Tahoma" w:hAnsi="Tahoma" w:cs="Tahoma"/>
                <w:rtl/>
              </w:rPr>
              <w:t>29</w:t>
            </w:r>
          </w:p>
        </w:tc>
        <w:tc>
          <w:tcPr>
            <w:tcW w:w="461" w:type="dxa"/>
          </w:tcPr>
          <w:p w14:paraId="7A7BA879" w14:textId="77777777" w:rsidR="00BD575D" w:rsidRDefault="00F31DDB">
            <w:pPr>
              <w:rPr>
                <w:rFonts w:ascii="Tahoma" w:hAnsi="Tahoma" w:cs="Tahoma"/>
                <w:rtl/>
              </w:rPr>
            </w:pPr>
            <w:r>
              <w:rPr>
                <w:rFonts w:ascii="Tahoma" w:hAnsi="Tahoma" w:cs="Tahoma"/>
                <w:rtl/>
              </w:rPr>
              <w:t>27</w:t>
            </w:r>
          </w:p>
        </w:tc>
        <w:tc>
          <w:tcPr>
            <w:tcW w:w="382" w:type="dxa"/>
          </w:tcPr>
          <w:p w14:paraId="74FB35B2" w14:textId="77777777" w:rsidR="00BD575D" w:rsidRDefault="00F31DDB">
            <w:pPr>
              <w:rPr>
                <w:rFonts w:ascii="Tahoma" w:hAnsi="Tahoma" w:cs="Tahoma"/>
                <w:rtl/>
              </w:rPr>
            </w:pPr>
            <w:r>
              <w:rPr>
                <w:rFonts w:ascii="Tahoma" w:hAnsi="Tahoma" w:cs="Tahoma"/>
                <w:rtl/>
              </w:rPr>
              <w:t>14</w:t>
            </w:r>
          </w:p>
        </w:tc>
        <w:tc>
          <w:tcPr>
            <w:tcW w:w="382" w:type="dxa"/>
          </w:tcPr>
          <w:p w14:paraId="6447E4B9" w14:textId="77777777" w:rsidR="00BD575D" w:rsidRDefault="00F31DDB">
            <w:pPr>
              <w:rPr>
                <w:rFonts w:ascii="Tahoma" w:hAnsi="Tahoma" w:cs="Tahoma"/>
                <w:rtl/>
              </w:rPr>
            </w:pPr>
            <w:r>
              <w:rPr>
                <w:rFonts w:ascii="Tahoma" w:hAnsi="Tahoma" w:cs="Tahoma"/>
                <w:rtl/>
              </w:rPr>
              <w:t>12</w:t>
            </w:r>
          </w:p>
        </w:tc>
        <w:tc>
          <w:tcPr>
            <w:tcW w:w="461" w:type="dxa"/>
            <w:shd w:val="clear" w:color="auto" w:fill="FFC000" w:themeFill="accent4"/>
          </w:tcPr>
          <w:p w14:paraId="351E7F2D" w14:textId="77777777" w:rsidR="00BD575D" w:rsidRDefault="00F31DDB">
            <w:pPr>
              <w:rPr>
                <w:rFonts w:ascii="Tahoma" w:hAnsi="Tahoma" w:cs="Tahoma"/>
                <w:rtl/>
              </w:rPr>
            </w:pPr>
            <w:r>
              <w:rPr>
                <w:rFonts w:ascii="Tahoma" w:hAnsi="Tahoma" w:cs="Tahoma"/>
                <w:rtl/>
              </w:rPr>
              <w:t>9</w:t>
            </w:r>
          </w:p>
        </w:tc>
      </w:tr>
    </w:tbl>
    <w:p w14:paraId="4F4C8217"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נרחיב את המטריצה הבסיסית: </w:t>
      </w:r>
    </w:p>
    <w:p w14:paraId="45278033"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השורה והעמודה 0 נשארו ריקות, להקל על הפיתוח.</w:t>
      </w:r>
    </w:p>
    <w:p w14:paraId="176E082F" w14:textId="77777777"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 xml:space="preserve">לצורך המעקב, הצגנו </w:t>
      </w:r>
      <w:r>
        <w:rPr>
          <w:rFonts w:ascii="Tahoma" w:hAnsi="Tahoma" w:cs="Tahoma"/>
          <w:sz w:val="22"/>
          <w:szCs w:val="22"/>
        </w:rPr>
        <w:t>messageBox</w:t>
      </w:r>
      <w:r>
        <w:rPr>
          <w:rFonts w:ascii="Tahoma" w:hAnsi="Tahoma" w:cs="Tahoma" w:hint="cs"/>
          <w:sz w:val="22"/>
          <w:szCs w:val="22"/>
          <w:rtl/>
        </w:rPr>
        <w:t xml:space="preserve"> המכיל את המרחקים שחושבו ב</w:t>
      </w:r>
      <w:r>
        <w:rPr>
          <w:rFonts w:ascii="Tahoma" w:hAnsi="Tahoma" w:cs="Tahoma"/>
          <w:sz w:val="22"/>
          <w:szCs w:val="22"/>
          <w:rtl/>
        </w:rPr>
        <w:t xml:space="preserve">מטריצה הגדולה: </w:t>
      </w:r>
      <w:r>
        <w:rPr>
          <w:rFonts w:ascii="Tahoma" w:hAnsi="Tahoma" w:cs="Tahoma"/>
          <w:color w:val="FFFF00"/>
          <w:sz w:val="22"/>
          <w:szCs w:val="22"/>
          <w:rtl/>
          <w14:shadow w14:blurRad="50800" w14:dist="38100" w14:dir="2700000" w14:sx="100000" w14:sy="100000" w14:kx="0" w14:ky="0" w14:algn="tl">
            <w14:srgbClr w14:val="000000">
              <w14:alpha w14:val="60000"/>
            </w14:srgbClr>
          </w14:shadow>
          <w14:textOutline w14:w="3175" w14:cap="rnd" w14:cmpd="sng" w14:algn="ctr">
            <w14:noFill/>
            <w14:prstDash w14:val="solid"/>
            <w14:bevel/>
          </w14:textOutline>
        </w:rPr>
        <w:t>צהוב</w:t>
      </w:r>
      <w:r>
        <w:rPr>
          <w:rFonts w:ascii="Tahoma" w:hAnsi="Tahoma" w:cs="Tahoma"/>
          <w:color w:val="FFFF00"/>
          <w:sz w:val="22"/>
          <w:szCs w:val="22"/>
          <w:rtl/>
          <w14:shadow w14:blurRad="50800" w14:dist="38100" w14:dir="2700000" w14:sx="100000" w14:sy="100000" w14:kx="0" w14:ky="0" w14:algn="tl">
            <w14:srgbClr w14:val="000000">
              <w14:alpha w14:val="60000"/>
            </w14:srgbClr>
          </w14:shadow>
          <w14:textOutline w14:w="3175" w14:cap="rnd" w14:cmpd="sng" w14:algn="ctr">
            <w14:solidFill>
              <w14:schemeClr w14:val="tx1"/>
            </w14:solidFill>
            <w14:prstDash w14:val="solid"/>
            <w14:bevel/>
          </w14:textOutline>
        </w:rPr>
        <w:t>-</w:t>
      </w:r>
      <w:r>
        <w:rPr>
          <w:rFonts w:ascii="Tahoma" w:hAnsi="Tahoma" w:cs="Tahoma"/>
          <w:sz w:val="22"/>
          <w:szCs w:val="22"/>
          <w:rtl/>
          <w14:textOutline w14:w="3175" w14:cap="rnd" w14:cmpd="sng" w14:algn="ctr">
            <w14:solidFill>
              <w14:srgbClr w14:val="000000"/>
            </w14:solidFill>
            <w14:prstDash w14:val="solid"/>
            <w14:bevel/>
          </w14:textOutline>
        </w:rPr>
        <w:t xml:space="preserve"> </w:t>
      </w:r>
      <w:r>
        <w:rPr>
          <w:rFonts w:ascii="Tahoma" w:hAnsi="Tahoma" w:cs="Tahoma"/>
          <w:sz w:val="22"/>
          <w:szCs w:val="22"/>
          <w:rtl/>
        </w:rPr>
        <w:t xml:space="preserve">מטריצת המרחקים הבסיסית של החנות, מרחקים בין נקודות גישה, </w:t>
      </w:r>
      <w:r>
        <w:rPr>
          <w:rFonts w:ascii="Tahoma" w:hAnsi="Tahoma" w:cs="Tahoma" w:hint="cs"/>
          <w:color w:val="FF33CC"/>
          <w:sz w:val="22"/>
          <w:szCs w:val="22"/>
          <w:rtl/>
        </w:rPr>
        <w:t>ורוד</w:t>
      </w:r>
      <w:r>
        <w:rPr>
          <w:rFonts w:ascii="Tahoma" w:hAnsi="Tahoma" w:cs="Tahoma"/>
          <w:color w:val="FF33CC"/>
          <w:sz w:val="22"/>
          <w:szCs w:val="22"/>
          <w:rtl/>
        </w:rPr>
        <w:t>-</w:t>
      </w:r>
      <w:r>
        <w:rPr>
          <w:rFonts w:ascii="Tahoma" w:hAnsi="Tahoma" w:cs="Tahoma"/>
          <w:sz w:val="22"/>
          <w:szCs w:val="22"/>
          <w:rtl/>
        </w:rPr>
        <w:t xml:space="preserve"> נקודת ההתחלה</w:t>
      </w:r>
      <w:r>
        <w:rPr>
          <w:rFonts w:ascii="Tahoma" w:hAnsi="Tahoma" w:cs="Tahoma" w:hint="cs"/>
          <w:sz w:val="22"/>
          <w:szCs w:val="22"/>
          <w:rtl/>
        </w:rPr>
        <w:t xml:space="preserve"> </w:t>
      </w:r>
      <w:r>
        <w:rPr>
          <w:rFonts w:ascii="Tahoma" w:hAnsi="Tahoma" w:cs="Tahoma"/>
          <w:color w:val="FFC000" w:themeColor="accent4"/>
          <w:sz w:val="22"/>
          <w:szCs w:val="22"/>
          <w:rtl/>
        </w:rPr>
        <w:t xml:space="preserve">כתום- </w:t>
      </w:r>
      <w:r>
        <w:rPr>
          <w:rFonts w:ascii="Tahoma" w:hAnsi="Tahoma" w:cs="Tahoma"/>
          <w:sz w:val="22"/>
          <w:szCs w:val="22"/>
          <w:rtl/>
        </w:rPr>
        <w:t>המרחקים בין האזורים</w:t>
      </w:r>
      <w:r>
        <w:rPr>
          <w:rFonts w:ascii="Tahoma" w:hAnsi="Tahoma" w:cs="Tahoma" w:hint="cs"/>
          <w:sz w:val="22"/>
          <w:szCs w:val="22"/>
          <w:rtl/>
        </w:rPr>
        <w:t xml:space="preserve"> </w:t>
      </w:r>
      <w:r>
        <w:rPr>
          <w:rFonts w:ascii="Tahoma" w:hAnsi="Tahoma" w:cs="Tahoma" w:hint="cs"/>
          <w:color w:val="00CC99"/>
          <w:sz w:val="22"/>
          <w:szCs w:val="22"/>
          <w:rtl/>
        </w:rPr>
        <w:t>ירוק-</w:t>
      </w:r>
      <w:r>
        <w:rPr>
          <w:rFonts w:ascii="Tahoma" w:hAnsi="Tahoma" w:cs="Tahoma" w:hint="cs"/>
          <w:color w:val="A8D08D" w:themeColor="accent6" w:themeTint="99"/>
          <w:sz w:val="22"/>
          <w:szCs w:val="22"/>
          <w:rtl/>
        </w:rPr>
        <w:t xml:space="preserve"> </w:t>
      </w:r>
      <w:r>
        <w:rPr>
          <w:rFonts w:ascii="Tahoma" w:hAnsi="Tahoma" w:cs="Tahoma" w:hint="cs"/>
          <w:sz w:val="22"/>
          <w:szCs w:val="22"/>
          <w:rtl/>
        </w:rPr>
        <w:t xml:space="preserve">נקודות הסיום, הקופות. </w:t>
      </w:r>
      <w:r>
        <w:rPr>
          <w:rFonts w:ascii="Tahoma" w:hAnsi="Tahoma" w:cs="Tahoma" w:hint="cs"/>
          <w:sz w:val="20"/>
          <w:szCs w:val="20"/>
          <w:rtl/>
        </w:rPr>
        <w:t>אפשר לספור את המשבצות בטבלת החנות ולהשוות עם המרחק במטריצה.</w:t>
      </w:r>
    </w:p>
    <w:p w14:paraId="733CBCE0" w14:textId="77777777" w:rsidR="00BD575D" w:rsidRDefault="00F31DDB">
      <w:pPr>
        <w:bidi/>
        <w:spacing w:after="240" w:line="360" w:lineRule="auto"/>
        <w:jc w:val="both"/>
        <w:rPr>
          <w:rFonts w:ascii="Tahoma" w:hAnsi="Tahoma" w:cs="Tahoma"/>
          <w:sz w:val="22"/>
          <w:szCs w:val="22"/>
          <w:rtl/>
        </w:rPr>
      </w:pPr>
      <w:r>
        <w:rPr>
          <w:noProof/>
        </w:rPr>
        <w:drawing>
          <wp:inline distT="0" distB="0" distL="0" distR="0" wp14:anchorId="7AE4805D" wp14:editId="42C84237">
            <wp:extent cx="5731510" cy="3774246"/>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5731510" cy="3774246"/>
                    </a:xfrm>
                    <a:prstGeom prst="rect">
                      <a:avLst/>
                    </a:prstGeom>
                    <a:noFill/>
                    <a:ln>
                      <a:noFill/>
                    </a:ln>
                  </pic:spPr>
                </pic:pic>
              </a:graphicData>
            </a:graphic>
          </wp:inline>
        </w:drawing>
      </w:r>
    </w:p>
    <w:p w14:paraId="7C26DA5A" w14:textId="77777777" w:rsidR="00BD575D" w:rsidRDefault="00BD575D">
      <w:pPr>
        <w:rPr>
          <w:rtl/>
        </w:rPr>
      </w:pPr>
    </w:p>
    <w:p w14:paraId="7993ADFF" w14:textId="77777777" w:rsidR="00BD575D" w:rsidRDefault="00BD575D">
      <w:pPr>
        <w:rPr>
          <w:rtl/>
        </w:rPr>
      </w:pPr>
    </w:p>
    <w:p w14:paraId="318700DB" w14:textId="77777777" w:rsidR="00BD575D" w:rsidRDefault="00BD575D">
      <w:pPr>
        <w:rPr>
          <w:rtl/>
        </w:rPr>
      </w:pPr>
    </w:p>
    <w:tbl>
      <w:tblPr>
        <w:tblStyle w:val="afb"/>
        <w:bidiVisual/>
        <w:tblW w:w="9352" w:type="dxa"/>
        <w:tblLayout w:type="fixed"/>
        <w:tblLook w:val="04A0" w:firstRow="1" w:lastRow="0" w:firstColumn="1" w:lastColumn="0" w:noHBand="0" w:noVBand="1"/>
      </w:tblPr>
      <w:tblGrid>
        <w:gridCol w:w="351"/>
        <w:gridCol w:w="351"/>
        <w:gridCol w:w="350"/>
        <w:gridCol w:w="350"/>
        <w:gridCol w:w="350"/>
        <w:gridCol w:w="350"/>
        <w:gridCol w:w="350"/>
        <w:gridCol w:w="350"/>
        <w:gridCol w:w="350"/>
        <w:gridCol w:w="350"/>
        <w:gridCol w:w="350"/>
        <w:gridCol w:w="350"/>
        <w:gridCol w:w="350"/>
        <w:gridCol w:w="350"/>
        <w:gridCol w:w="350"/>
        <w:gridCol w:w="350"/>
        <w:gridCol w:w="350"/>
        <w:gridCol w:w="305"/>
        <w:gridCol w:w="305"/>
        <w:gridCol w:w="305"/>
        <w:gridCol w:w="305"/>
        <w:gridCol w:w="305"/>
        <w:gridCol w:w="305"/>
        <w:gridCol w:w="305"/>
        <w:gridCol w:w="305"/>
        <w:gridCol w:w="305"/>
        <w:gridCol w:w="305"/>
        <w:gridCol w:w="350"/>
      </w:tblGrid>
      <w:tr w:rsidR="00BD575D" w14:paraId="6812488B" w14:textId="77777777">
        <w:trPr>
          <w:trHeight w:val="283"/>
        </w:trPr>
        <w:tc>
          <w:tcPr>
            <w:tcW w:w="351" w:type="dxa"/>
            <w:vAlign w:val="center"/>
          </w:tcPr>
          <w:p w14:paraId="233896B8" w14:textId="77777777" w:rsidR="00BD575D" w:rsidRDefault="00F31DDB">
            <w:pPr>
              <w:jc w:val="center"/>
              <w:rPr>
                <w:rFonts w:ascii="Tahoma" w:hAnsi="Tahoma" w:cs="Tahoma"/>
                <w:sz w:val="12"/>
                <w:szCs w:val="12"/>
                <w:rtl/>
              </w:rPr>
            </w:pPr>
            <w:r>
              <w:rPr>
                <w:rFonts w:ascii="Tahoma" w:hAnsi="Tahoma" w:cs="Tahoma"/>
                <w:sz w:val="12"/>
                <w:szCs w:val="12"/>
                <w:rtl/>
              </w:rPr>
              <w:t>26</w:t>
            </w:r>
          </w:p>
        </w:tc>
        <w:tc>
          <w:tcPr>
            <w:tcW w:w="351" w:type="dxa"/>
            <w:vAlign w:val="center"/>
          </w:tcPr>
          <w:p w14:paraId="4CFADD6C" w14:textId="77777777" w:rsidR="00BD575D" w:rsidRDefault="00F31DDB">
            <w:pPr>
              <w:jc w:val="center"/>
              <w:rPr>
                <w:rFonts w:ascii="Tahoma" w:hAnsi="Tahoma" w:cs="Tahoma"/>
                <w:sz w:val="12"/>
                <w:szCs w:val="12"/>
                <w:rtl/>
              </w:rPr>
            </w:pPr>
            <w:r>
              <w:rPr>
                <w:rFonts w:ascii="Tahoma" w:hAnsi="Tahoma" w:cs="Tahoma"/>
                <w:sz w:val="12"/>
                <w:szCs w:val="12"/>
                <w:rtl/>
              </w:rPr>
              <w:t>25</w:t>
            </w:r>
          </w:p>
        </w:tc>
        <w:tc>
          <w:tcPr>
            <w:tcW w:w="350" w:type="dxa"/>
            <w:vAlign w:val="center"/>
          </w:tcPr>
          <w:p w14:paraId="4F0D4423" w14:textId="77777777" w:rsidR="00BD575D" w:rsidRDefault="00F31DDB">
            <w:pPr>
              <w:jc w:val="center"/>
              <w:rPr>
                <w:rFonts w:ascii="Tahoma" w:hAnsi="Tahoma" w:cs="Tahoma"/>
                <w:sz w:val="12"/>
                <w:szCs w:val="12"/>
                <w:rtl/>
              </w:rPr>
            </w:pPr>
            <w:r>
              <w:rPr>
                <w:rFonts w:ascii="Tahoma" w:hAnsi="Tahoma" w:cs="Tahoma"/>
                <w:sz w:val="12"/>
                <w:szCs w:val="12"/>
                <w:rtl/>
              </w:rPr>
              <w:t>24</w:t>
            </w:r>
          </w:p>
        </w:tc>
        <w:tc>
          <w:tcPr>
            <w:tcW w:w="350" w:type="dxa"/>
            <w:vAlign w:val="center"/>
          </w:tcPr>
          <w:p w14:paraId="4AFBCCA1" w14:textId="77777777" w:rsidR="00BD575D" w:rsidRDefault="00F31DDB">
            <w:pPr>
              <w:jc w:val="center"/>
              <w:rPr>
                <w:rFonts w:ascii="Tahoma" w:hAnsi="Tahoma" w:cs="Tahoma"/>
                <w:sz w:val="12"/>
                <w:szCs w:val="12"/>
                <w:rtl/>
              </w:rPr>
            </w:pPr>
            <w:r>
              <w:rPr>
                <w:rFonts w:ascii="Tahoma" w:hAnsi="Tahoma" w:cs="Tahoma"/>
                <w:sz w:val="12"/>
                <w:szCs w:val="12"/>
                <w:rtl/>
              </w:rPr>
              <w:t>23</w:t>
            </w:r>
          </w:p>
        </w:tc>
        <w:tc>
          <w:tcPr>
            <w:tcW w:w="350" w:type="dxa"/>
            <w:vAlign w:val="center"/>
          </w:tcPr>
          <w:p w14:paraId="38E61521" w14:textId="77777777" w:rsidR="00BD575D" w:rsidRDefault="00F31DDB">
            <w:pPr>
              <w:jc w:val="center"/>
              <w:rPr>
                <w:rFonts w:ascii="Tahoma" w:hAnsi="Tahoma" w:cs="Tahoma"/>
                <w:sz w:val="12"/>
                <w:szCs w:val="12"/>
                <w:rtl/>
              </w:rPr>
            </w:pPr>
            <w:r>
              <w:rPr>
                <w:rFonts w:ascii="Tahoma" w:hAnsi="Tahoma" w:cs="Tahoma"/>
                <w:sz w:val="12"/>
                <w:szCs w:val="12"/>
                <w:rtl/>
              </w:rPr>
              <w:t>22</w:t>
            </w:r>
          </w:p>
        </w:tc>
        <w:tc>
          <w:tcPr>
            <w:tcW w:w="350" w:type="dxa"/>
            <w:vAlign w:val="center"/>
          </w:tcPr>
          <w:p w14:paraId="6DC56841" w14:textId="77777777" w:rsidR="00BD575D" w:rsidRDefault="00F31DDB">
            <w:pPr>
              <w:jc w:val="center"/>
              <w:rPr>
                <w:rFonts w:ascii="Tahoma" w:hAnsi="Tahoma" w:cs="Tahoma"/>
                <w:sz w:val="12"/>
                <w:szCs w:val="12"/>
                <w:rtl/>
              </w:rPr>
            </w:pPr>
            <w:r>
              <w:rPr>
                <w:rFonts w:ascii="Tahoma" w:hAnsi="Tahoma" w:cs="Tahoma"/>
                <w:sz w:val="12"/>
                <w:szCs w:val="12"/>
                <w:rtl/>
              </w:rPr>
              <w:t>21</w:t>
            </w:r>
          </w:p>
        </w:tc>
        <w:tc>
          <w:tcPr>
            <w:tcW w:w="350" w:type="dxa"/>
            <w:vAlign w:val="center"/>
          </w:tcPr>
          <w:p w14:paraId="493D7A93" w14:textId="77777777" w:rsidR="00BD575D" w:rsidRDefault="00F31DDB">
            <w:pPr>
              <w:jc w:val="center"/>
              <w:rPr>
                <w:rFonts w:ascii="Tahoma" w:hAnsi="Tahoma" w:cs="Tahoma"/>
                <w:sz w:val="12"/>
                <w:szCs w:val="12"/>
                <w:rtl/>
              </w:rPr>
            </w:pPr>
            <w:r>
              <w:rPr>
                <w:rFonts w:ascii="Tahoma" w:hAnsi="Tahoma" w:cs="Tahoma"/>
                <w:sz w:val="12"/>
                <w:szCs w:val="12"/>
                <w:rtl/>
              </w:rPr>
              <w:t>20</w:t>
            </w:r>
          </w:p>
        </w:tc>
        <w:tc>
          <w:tcPr>
            <w:tcW w:w="350" w:type="dxa"/>
            <w:vAlign w:val="center"/>
          </w:tcPr>
          <w:p w14:paraId="56944812" w14:textId="77777777" w:rsidR="00BD575D" w:rsidRDefault="00F31DDB">
            <w:pPr>
              <w:jc w:val="center"/>
              <w:rPr>
                <w:rFonts w:ascii="Tahoma" w:hAnsi="Tahoma" w:cs="Tahoma"/>
                <w:sz w:val="12"/>
                <w:szCs w:val="12"/>
                <w:rtl/>
              </w:rPr>
            </w:pPr>
            <w:r>
              <w:rPr>
                <w:rFonts w:ascii="Tahoma" w:hAnsi="Tahoma" w:cs="Tahoma"/>
                <w:sz w:val="12"/>
                <w:szCs w:val="12"/>
                <w:rtl/>
              </w:rPr>
              <w:t>19</w:t>
            </w:r>
          </w:p>
        </w:tc>
        <w:tc>
          <w:tcPr>
            <w:tcW w:w="350" w:type="dxa"/>
            <w:vAlign w:val="center"/>
          </w:tcPr>
          <w:p w14:paraId="119DBF3F" w14:textId="77777777" w:rsidR="00BD575D" w:rsidRDefault="00F31DDB">
            <w:pPr>
              <w:jc w:val="center"/>
              <w:rPr>
                <w:rFonts w:ascii="Tahoma" w:hAnsi="Tahoma" w:cs="Tahoma"/>
                <w:sz w:val="12"/>
                <w:szCs w:val="12"/>
                <w:rtl/>
              </w:rPr>
            </w:pPr>
            <w:r>
              <w:rPr>
                <w:rFonts w:ascii="Tahoma" w:hAnsi="Tahoma" w:cs="Tahoma"/>
                <w:sz w:val="12"/>
                <w:szCs w:val="12"/>
                <w:rtl/>
              </w:rPr>
              <w:t>18</w:t>
            </w:r>
          </w:p>
        </w:tc>
        <w:tc>
          <w:tcPr>
            <w:tcW w:w="350" w:type="dxa"/>
            <w:vAlign w:val="center"/>
          </w:tcPr>
          <w:p w14:paraId="6BBE8C28" w14:textId="77777777" w:rsidR="00BD575D" w:rsidRDefault="00F31DDB">
            <w:pPr>
              <w:jc w:val="center"/>
              <w:rPr>
                <w:rFonts w:ascii="Tahoma" w:hAnsi="Tahoma" w:cs="Tahoma"/>
                <w:sz w:val="12"/>
                <w:szCs w:val="12"/>
                <w:rtl/>
              </w:rPr>
            </w:pPr>
            <w:r>
              <w:rPr>
                <w:rFonts w:ascii="Tahoma" w:hAnsi="Tahoma" w:cs="Tahoma"/>
                <w:sz w:val="12"/>
                <w:szCs w:val="12"/>
                <w:rtl/>
              </w:rPr>
              <w:t>17</w:t>
            </w:r>
          </w:p>
        </w:tc>
        <w:tc>
          <w:tcPr>
            <w:tcW w:w="350" w:type="dxa"/>
            <w:vAlign w:val="center"/>
          </w:tcPr>
          <w:p w14:paraId="0813C42F" w14:textId="77777777" w:rsidR="00BD575D" w:rsidRDefault="00F31DDB">
            <w:pPr>
              <w:jc w:val="center"/>
              <w:rPr>
                <w:rFonts w:ascii="Tahoma" w:hAnsi="Tahoma" w:cs="Tahoma"/>
                <w:sz w:val="12"/>
                <w:szCs w:val="12"/>
                <w:rtl/>
              </w:rPr>
            </w:pPr>
            <w:r>
              <w:rPr>
                <w:rFonts w:ascii="Tahoma" w:hAnsi="Tahoma" w:cs="Tahoma"/>
                <w:sz w:val="12"/>
                <w:szCs w:val="12"/>
                <w:rtl/>
              </w:rPr>
              <w:t>16</w:t>
            </w:r>
          </w:p>
        </w:tc>
        <w:tc>
          <w:tcPr>
            <w:tcW w:w="350" w:type="dxa"/>
            <w:vAlign w:val="center"/>
          </w:tcPr>
          <w:p w14:paraId="7959F70B" w14:textId="77777777" w:rsidR="00BD575D" w:rsidRDefault="00F31DDB">
            <w:pPr>
              <w:jc w:val="center"/>
              <w:rPr>
                <w:rFonts w:ascii="Tahoma" w:hAnsi="Tahoma" w:cs="Tahoma"/>
                <w:sz w:val="12"/>
                <w:szCs w:val="12"/>
                <w:rtl/>
              </w:rPr>
            </w:pPr>
            <w:r>
              <w:rPr>
                <w:rFonts w:ascii="Tahoma" w:hAnsi="Tahoma" w:cs="Tahoma"/>
                <w:sz w:val="12"/>
                <w:szCs w:val="12"/>
                <w:rtl/>
              </w:rPr>
              <w:t>15</w:t>
            </w:r>
          </w:p>
        </w:tc>
        <w:tc>
          <w:tcPr>
            <w:tcW w:w="350" w:type="dxa"/>
            <w:vAlign w:val="center"/>
          </w:tcPr>
          <w:p w14:paraId="0B675523" w14:textId="77777777" w:rsidR="00BD575D" w:rsidRDefault="00F31DDB">
            <w:pPr>
              <w:jc w:val="center"/>
              <w:rPr>
                <w:rFonts w:ascii="Tahoma" w:hAnsi="Tahoma" w:cs="Tahoma"/>
                <w:sz w:val="12"/>
                <w:szCs w:val="12"/>
                <w:rtl/>
              </w:rPr>
            </w:pPr>
            <w:r>
              <w:rPr>
                <w:rFonts w:ascii="Tahoma" w:hAnsi="Tahoma" w:cs="Tahoma"/>
                <w:sz w:val="12"/>
                <w:szCs w:val="12"/>
                <w:rtl/>
              </w:rPr>
              <w:t>14</w:t>
            </w:r>
          </w:p>
        </w:tc>
        <w:tc>
          <w:tcPr>
            <w:tcW w:w="350" w:type="dxa"/>
            <w:vAlign w:val="center"/>
          </w:tcPr>
          <w:p w14:paraId="1639E82C" w14:textId="77777777" w:rsidR="00BD575D" w:rsidRDefault="00F31DDB">
            <w:pPr>
              <w:jc w:val="center"/>
              <w:rPr>
                <w:rFonts w:ascii="Tahoma" w:hAnsi="Tahoma" w:cs="Tahoma"/>
                <w:sz w:val="12"/>
                <w:szCs w:val="12"/>
                <w:rtl/>
              </w:rPr>
            </w:pPr>
            <w:r>
              <w:rPr>
                <w:rFonts w:ascii="Tahoma" w:hAnsi="Tahoma" w:cs="Tahoma"/>
                <w:sz w:val="12"/>
                <w:szCs w:val="12"/>
                <w:rtl/>
              </w:rPr>
              <w:t>13</w:t>
            </w:r>
          </w:p>
        </w:tc>
        <w:tc>
          <w:tcPr>
            <w:tcW w:w="350" w:type="dxa"/>
            <w:vAlign w:val="center"/>
          </w:tcPr>
          <w:p w14:paraId="468CAC43" w14:textId="77777777" w:rsidR="00BD575D" w:rsidRDefault="00F31DDB">
            <w:pPr>
              <w:jc w:val="center"/>
              <w:rPr>
                <w:rFonts w:ascii="Tahoma" w:hAnsi="Tahoma" w:cs="Tahoma"/>
                <w:sz w:val="12"/>
                <w:szCs w:val="12"/>
                <w:rtl/>
              </w:rPr>
            </w:pPr>
            <w:r>
              <w:rPr>
                <w:rFonts w:ascii="Tahoma" w:hAnsi="Tahoma" w:cs="Tahoma"/>
                <w:sz w:val="12"/>
                <w:szCs w:val="12"/>
                <w:rtl/>
              </w:rPr>
              <w:t>12</w:t>
            </w:r>
          </w:p>
        </w:tc>
        <w:tc>
          <w:tcPr>
            <w:tcW w:w="350" w:type="dxa"/>
            <w:vAlign w:val="center"/>
          </w:tcPr>
          <w:p w14:paraId="1DB95CBC" w14:textId="77777777" w:rsidR="00BD575D" w:rsidRDefault="00F31DDB">
            <w:pPr>
              <w:jc w:val="center"/>
              <w:rPr>
                <w:rFonts w:ascii="Tahoma" w:hAnsi="Tahoma" w:cs="Tahoma"/>
                <w:sz w:val="12"/>
                <w:szCs w:val="12"/>
                <w:rtl/>
              </w:rPr>
            </w:pPr>
            <w:r>
              <w:rPr>
                <w:rFonts w:ascii="Tahoma" w:hAnsi="Tahoma" w:cs="Tahoma"/>
                <w:sz w:val="12"/>
                <w:szCs w:val="12"/>
                <w:rtl/>
              </w:rPr>
              <w:t>11</w:t>
            </w:r>
          </w:p>
        </w:tc>
        <w:tc>
          <w:tcPr>
            <w:tcW w:w="350" w:type="dxa"/>
            <w:vAlign w:val="center"/>
          </w:tcPr>
          <w:p w14:paraId="6B275C54" w14:textId="77777777" w:rsidR="00BD575D" w:rsidRDefault="00F31DDB">
            <w:pPr>
              <w:jc w:val="center"/>
              <w:rPr>
                <w:rFonts w:ascii="Tahoma" w:hAnsi="Tahoma" w:cs="Tahoma"/>
                <w:sz w:val="12"/>
                <w:szCs w:val="12"/>
                <w:rtl/>
              </w:rPr>
            </w:pPr>
            <w:r>
              <w:rPr>
                <w:rFonts w:ascii="Tahoma" w:hAnsi="Tahoma" w:cs="Tahoma"/>
                <w:sz w:val="12"/>
                <w:szCs w:val="12"/>
                <w:rtl/>
              </w:rPr>
              <w:t>10</w:t>
            </w:r>
          </w:p>
        </w:tc>
        <w:tc>
          <w:tcPr>
            <w:tcW w:w="305" w:type="dxa"/>
            <w:vAlign w:val="center"/>
          </w:tcPr>
          <w:p w14:paraId="600E0005" w14:textId="77777777" w:rsidR="00BD575D" w:rsidRDefault="00F31DDB">
            <w:pPr>
              <w:jc w:val="center"/>
              <w:rPr>
                <w:rFonts w:ascii="Tahoma" w:hAnsi="Tahoma" w:cs="Tahoma"/>
                <w:sz w:val="12"/>
                <w:szCs w:val="12"/>
                <w:rtl/>
              </w:rPr>
            </w:pPr>
            <w:r>
              <w:rPr>
                <w:rFonts w:ascii="Tahoma" w:hAnsi="Tahoma" w:cs="Tahoma"/>
                <w:sz w:val="12"/>
                <w:szCs w:val="12"/>
                <w:rtl/>
              </w:rPr>
              <w:t>9</w:t>
            </w:r>
          </w:p>
        </w:tc>
        <w:tc>
          <w:tcPr>
            <w:tcW w:w="305" w:type="dxa"/>
            <w:vAlign w:val="center"/>
          </w:tcPr>
          <w:p w14:paraId="1423A340" w14:textId="77777777" w:rsidR="00BD575D" w:rsidRDefault="00F31DDB">
            <w:pPr>
              <w:jc w:val="center"/>
              <w:rPr>
                <w:rFonts w:ascii="Tahoma" w:hAnsi="Tahoma" w:cs="Tahoma"/>
                <w:sz w:val="12"/>
                <w:szCs w:val="12"/>
                <w:rtl/>
              </w:rPr>
            </w:pPr>
            <w:r>
              <w:rPr>
                <w:rFonts w:ascii="Tahoma" w:hAnsi="Tahoma" w:cs="Tahoma"/>
                <w:sz w:val="12"/>
                <w:szCs w:val="12"/>
                <w:rtl/>
              </w:rPr>
              <w:t>8</w:t>
            </w:r>
          </w:p>
        </w:tc>
        <w:tc>
          <w:tcPr>
            <w:tcW w:w="305" w:type="dxa"/>
            <w:vAlign w:val="center"/>
          </w:tcPr>
          <w:p w14:paraId="363A8326" w14:textId="77777777" w:rsidR="00BD575D" w:rsidRDefault="00F31DDB">
            <w:pPr>
              <w:jc w:val="center"/>
              <w:rPr>
                <w:rFonts w:ascii="Tahoma" w:hAnsi="Tahoma" w:cs="Tahoma"/>
                <w:sz w:val="12"/>
                <w:szCs w:val="12"/>
                <w:rtl/>
              </w:rPr>
            </w:pPr>
            <w:r>
              <w:rPr>
                <w:rFonts w:ascii="Tahoma" w:hAnsi="Tahoma" w:cs="Tahoma"/>
                <w:sz w:val="12"/>
                <w:szCs w:val="12"/>
                <w:rtl/>
              </w:rPr>
              <w:t>7</w:t>
            </w:r>
          </w:p>
        </w:tc>
        <w:tc>
          <w:tcPr>
            <w:tcW w:w="305" w:type="dxa"/>
            <w:vAlign w:val="center"/>
          </w:tcPr>
          <w:p w14:paraId="7DC62BC8" w14:textId="77777777" w:rsidR="00BD575D" w:rsidRDefault="00F31DDB">
            <w:pPr>
              <w:jc w:val="center"/>
              <w:rPr>
                <w:rFonts w:ascii="Tahoma" w:hAnsi="Tahoma" w:cs="Tahoma"/>
                <w:sz w:val="12"/>
                <w:szCs w:val="12"/>
                <w:rtl/>
              </w:rPr>
            </w:pPr>
            <w:r>
              <w:rPr>
                <w:rFonts w:ascii="Tahoma" w:hAnsi="Tahoma" w:cs="Tahoma"/>
                <w:sz w:val="12"/>
                <w:szCs w:val="12"/>
                <w:rtl/>
              </w:rPr>
              <w:t>6</w:t>
            </w:r>
          </w:p>
        </w:tc>
        <w:tc>
          <w:tcPr>
            <w:tcW w:w="305" w:type="dxa"/>
            <w:vAlign w:val="center"/>
          </w:tcPr>
          <w:p w14:paraId="368A95D6" w14:textId="77777777" w:rsidR="00BD575D" w:rsidRDefault="00F31DDB">
            <w:pPr>
              <w:jc w:val="center"/>
              <w:rPr>
                <w:rFonts w:ascii="Tahoma" w:hAnsi="Tahoma" w:cs="Tahoma"/>
                <w:sz w:val="12"/>
                <w:szCs w:val="12"/>
                <w:rtl/>
              </w:rPr>
            </w:pPr>
            <w:r>
              <w:rPr>
                <w:rFonts w:ascii="Tahoma" w:hAnsi="Tahoma" w:cs="Tahoma"/>
                <w:sz w:val="12"/>
                <w:szCs w:val="12"/>
                <w:rtl/>
              </w:rPr>
              <w:t>5</w:t>
            </w:r>
          </w:p>
        </w:tc>
        <w:tc>
          <w:tcPr>
            <w:tcW w:w="305" w:type="dxa"/>
            <w:vAlign w:val="center"/>
          </w:tcPr>
          <w:p w14:paraId="7DA30815" w14:textId="77777777" w:rsidR="00BD575D" w:rsidRDefault="00F31DDB">
            <w:pPr>
              <w:jc w:val="center"/>
              <w:rPr>
                <w:rFonts w:ascii="Tahoma" w:hAnsi="Tahoma" w:cs="Tahoma"/>
                <w:sz w:val="12"/>
                <w:szCs w:val="12"/>
                <w:rtl/>
              </w:rPr>
            </w:pPr>
            <w:r>
              <w:rPr>
                <w:rFonts w:ascii="Tahoma" w:hAnsi="Tahoma" w:cs="Tahoma"/>
                <w:sz w:val="12"/>
                <w:szCs w:val="12"/>
                <w:rtl/>
              </w:rPr>
              <w:t>4</w:t>
            </w:r>
          </w:p>
        </w:tc>
        <w:tc>
          <w:tcPr>
            <w:tcW w:w="305" w:type="dxa"/>
            <w:vAlign w:val="center"/>
          </w:tcPr>
          <w:p w14:paraId="727A098F" w14:textId="77777777" w:rsidR="00BD575D" w:rsidRDefault="00F31DDB">
            <w:pPr>
              <w:jc w:val="center"/>
              <w:rPr>
                <w:rFonts w:ascii="Tahoma" w:hAnsi="Tahoma" w:cs="Tahoma"/>
                <w:sz w:val="12"/>
                <w:szCs w:val="12"/>
                <w:rtl/>
              </w:rPr>
            </w:pPr>
            <w:r>
              <w:rPr>
                <w:rFonts w:ascii="Tahoma" w:hAnsi="Tahoma" w:cs="Tahoma"/>
                <w:sz w:val="12"/>
                <w:szCs w:val="12"/>
                <w:rtl/>
              </w:rPr>
              <w:t>3</w:t>
            </w:r>
          </w:p>
        </w:tc>
        <w:tc>
          <w:tcPr>
            <w:tcW w:w="305" w:type="dxa"/>
            <w:vAlign w:val="center"/>
          </w:tcPr>
          <w:p w14:paraId="4ECD9D92" w14:textId="77777777" w:rsidR="00BD575D" w:rsidRDefault="00F31DDB">
            <w:pPr>
              <w:jc w:val="center"/>
              <w:rPr>
                <w:rFonts w:ascii="Tahoma" w:hAnsi="Tahoma" w:cs="Tahoma"/>
                <w:sz w:val="12"/>
                <w:szCs w:val="12"/>
                <w:rtl/>
              </w:rPr>
            </w:pPr>
            <w:r>
              <w:rPr>
                <w:rFonts w:ascii="Tahoma" w:hAnsi="Tahoma" w:cs="Tahoma"/>
                <w:sz w:val="12"/>
                <w:szCs w:val="12"/>
                <w:rtl/>
              </w:rPr>
              <w:t>2</w:t>
            </w:r>
          </w:p>
        </w:tc>
        <w:tc>
          <w:tcPr>
            <w:tcW w:w="305" w:type="dxa"/>
            <w:vAlign w:val="center"/>
          </w:tcPr>
          <w:p w14:paraId="4122D629" w14:textId="77777777" w:rsidR="00BD575D" w:rsidRDefault="00F31DDB">
            <w:pPr>
              <w:jc w:val="center"/>
              <w:rPr>
                <w:rFonts w:ascii="Tahoma" w:hAnsi="Tahoma" w:cs="Tahoma"/>
                <w:sz w:val="12"/>
                <w:szCs w:val="12"/>
                <w:rtl/>
              </w:rPr>
            </w:pPr>
            <w:r>
              <w:rPr>
                <w:rFonts w:ascii="Tahoma" w:hAnsi="Tahoma" w:cs="Tahoma"/>
                <w:sz w:val="12"/>
                <w:szCs w:val="12"/>
                <w:rtl/>
              </w:rPr>
              <w:t>1</w:t>
            </w:r>
          </w:p>
        </w:tc>
        <w:tc>
          <w:tcPr>
            <w:tcW w:w="305" w:type="dxa"/>
            <w:vAlign w:val="center"/>
          </w:tcPr>
          <w:p w14:paraId="707EC0DA" w14:textId="77777777" w:rsidR="00BD575D" w:rsidRDefault="00F31DDB">
            <w:pPr>
              <w:jc w:val="center"/>
              <w:rPr>
                <w:rFonts w:ascii="Tahoma" w:hAnsi="Tahoma" w:cs="Tahoma"/>
                <w:sz w:val="12"/>
                <w:szCs w:val="12"/>
                <w:rtl/>
              </w:rPr>
            </w:pPr>
            <w:r>
              <w:rPr>
                <w:rFonts w:ascii="Tahoma" w:hAnsi="Tahoma" w:cs="Tahoma"/>
                <w:sz w:val="12"/>
                <w:szCs w:val="12"/>
                <w:rtl/>
              </w:rPr>
              <w:t>0</w:t>
            </w:r>
          </w:p>
        </w:tc>
        <w:tc>
          <w:tcPr>
            <w:tcW w:w="350" w:type="dxa"/>
            <w:vAlign w:val="center"/>
          </w:tcPr>
          <w:p w14:paraId="49B962DB" w14:textId="77777777" w:rsidR="00BD575D" w:rsidRDefault="00BD575D">
            <w:pPr>
              <w:jc w:val="center"/>
              <w:rPr>
                <w:rFonts w:ascii="Tahoma" w:hAnsi="Tahoma" w:cs="Tahoma"/>
                <w:sz w:val="12"/>
                <w:szCs w:val="12"/>
                <w:rtl/>
              </w:rPr>
            </w:pPr>
          </w:p>
        </w:tc>
      </w:tr>
      <w:tr w:rsidR="00BD575D" w14:paraId="311127CD" w14:textId="77777777">
        <w:trPr>
          <w:trHeight w:val="283"/>
        </w:trPr>
        <w:tc>
          <w:tcPr>
            <w:tcW w:w="351" w:type="dxa"/>
            <w:shd w:val="clear" w:color="auto" w:fill="92D050"/>
            <w:vAlign w:val="center"/>
          </w:tcPr>
          <w:p w14:paraId="2075E64C" w14:textId="77777777" w:rsidR="00BD575D" w:rsidRDefault="00BD575D">
            <w:pPr>
              <w:jc w:val="center"/>
              <w:rPr>
                <w:rFonts w:ascii="Tahoma" w:hAnsi="Tahoma" w:cs="Tahoma"/>
                <w:sz w:val="12"/>
                <w:szCs w:val="12"/>
                <w:rtl/>
              </w:rPr>
            </w:pPr>
          </w:p>
        </w:tc>
        <w:tc>
          <w:tcPr>
            <w:tcW w:w="351" w:type="dxa"/>
            <w:shd w:val="clear" w:color="auto" w:fill="92D050"/>
            <w:vAlign w:val="center"/>
          </w:tcPr>
          <w:p w14:paraId="6610B75E" w14:textId="77777777" w:rsidR="00BD575D" w:rsidRDefault="00BD575D">
            <w:pPr>
              <w:jc w:val="center"/>
              <w:rPr>
                <w:rFonts w:ascii="Tahoma" w:hAnsi="Tahoma" w:cs="Tahoma"/>
                <w:sz w:val="12"/>
                <w:szCs w:val="12"/>
                <w:rtl/>
              </w:rPr>
            </w:pPr>
          </w:p>
        </w:tc>
        <w:tc>
          <w:tcPr>
            <w:tcW w:w="350" w:type="dxa"/>
            <w:shd w:val="clear" w:color="auto" w:fill="92D050"/>
            <w:vAlign w:val="center"/>
          </w:tcPr>
          <w:p w14:paraId="2A576F1C" w14:textId="77777777" w:rsidR="00BD575D" w:rsidRDefault="00BD575D">
            <w:pPr>
              <w:jc w:val="center"/>
              <w:rPr>
                <w:rFonts w:ascii="Tahoma" w:hAnsi="Tahoma" w:cs="Tahoma"/>
                <w:sz w:val="12"/>
                <w:szCs w:val="12"/>
                <w:rtl/>
              </w:rPr>
            </w:pPr>
          </w:p>
        </w:tc>
        <w:tc>
          <w:tcPr>
            <w:tcW w:w="350" w:type="dxa"/>
            <w:shd w:val="clear" w:color="auto" w:fill="92D050"/>
            <w:vAlign w:val="center"/>
          </w:tcPr>
          <w:p w14:paraId="774E5677" w14:textId="77777777" w:rsidR="00BD575D" w:rsidRDefault="00BD575D">
            <w:pPr>
              <w:jc w:val="center"/>
              <w:rPr>
                <w:rFonts w:ascii="Tahoma" w:hAnsi="Tahoma" w:cs="Tahoma"/>
                <w:sz w:val="12"/>
                <w:szCs w:val="12"/>
                <w:rtl/>
              </w:rPr>
            </w:pPr>
          </w:p>
        </w:tc>
        <w:tc>
          <w:tcPr>
            <w:tcW w:w="350" w:type="dxa"/>
            <w:shd w:val="clear" w:color="auto" w:fill="92D050"/>
            <w:vAlign w:val="center"/>
          </w:tcPr>
          <w:p w14:paraId="13581682" w14:textId="77777777" w:rsidR="00BD575D" w:rsidRDefault="00BD575D">
            <w:pPr>
              <w:jc w:val="center"/>
              <w:rPr>
                <w:rFonts w:ascii="Tahoma" w:hAnsi="Tahoma" w:cs="Tahoma"/>
                <w:sz w:val="12"/>
                <w:szCs w:val="12"/>
                <w:rtl/>
              </w:rPr>
            </w:pPr>
          </w:p>
        </w:tc>
        <w:tc>
          <w:tcPr>
            <w:tcW w:w="350" w:type="dxa"/>
            <w:shd w:val="clear" w:color="auto" w:fill="92D050"/>
            <w:vAlign w:val="center"/>
          </w:tcPr>
          <w:p w14:paraId="356435B2" w14:textId="77777777" w:rsidR="00BD575D" w:rsidRDefault="00BD575D">
            <w:pPr>
              <w:jc w:val="center"/>
              <w:rPr>
                <w:rFonts w:ascii="Tahoma" w:hAnsi="Tahoma" w:cs="Tahoma"/>
                <w:sz w:val="12"/>
                <w:szCs w:val="12"/>
                <w:rtl/>
              </w:rPr>
            </w:pPr>
          </w:p>
        </w:tc>
        <w:tc>
          <w:tcPr>
            <w:tcW w:w="350" w:type="dxa"/>
            <w:shd w:val="clear" w:color="auto" w:fill="92D050"/>
            <w:vAlign w:val="center"/>
          </w:tcPr>
          <w:p w14:paraId="606CB78B" w14:textId="77777777" w:rsidR="00BD575D" w:rsidRDefault="00BD575D">
            <w:pPr>
              <w:jc w:val="center"/>
              <w:rPr>
                <w:rFonts w:ascii="Tahoma" w:hAnsi="Tahoma" w:cs="Tahoma"/>
                <w:sz w:val="12"/>
                <w:szCs w:val="12"/>
                <w:rtl/>
              </w:rPr>
            </w:pPr>
          </w:p>
        </w:tc>
        <w:tc>
          <w:tcPr>
            <w:tcW w:w="350" w:type="dxa"/>
            <w:vAlign w:val="center"/>
          </w:tcPr>
          <w:p w14:paraId="45CA2D15" w14:textId="77777777" w:rsidR="00BD575D" w:rsidRDefault="00BD575D">
            <w:pPr>
              <w:jc w:val="center"/>
              <w:rPr>
                <w:rFonts w:ascii="Tahoma" w:hAnsi="Tahoma" w:cs="Tahoma"/>
                <w:sz w:val="12"/>
                <w:szCs w:val="12"/>
                <w:rtl/>
              </w:rPr>
            </w:pPr>
          </w:p>
        </w:tc>
        <w:tc>
          <w:tcPr>
            <w:tcW w:w="350" w:type="dxa"/>
            <w:vAlign w:val="center"/>
          </w:tcPr>
          <w:p w14:paraId="78305372" w14:textId="77777777" w:rsidR="00BD575D" w:rsidRDefault="00BD575D">
            <w:pPr>
              <w:jc w:val="center"/>
              <w:rPr>
                <w:rFonts w:ascii="Tahoma" w:hAnsi="Tahoma" w:cs="Tahoma"/>
                <w:sz w:val="12"/>
                <w:szCs w:val="12"/>
                <w:rtl/>
              </w:rPr>
            </w:pPr>
          </w:p>
        </w:tc>
        <w:tc>
          <w:tcPr>
            <w:tcW w:w="350" w:type="dxa"/>
            <w:vAlign w:val="center"/>
          </w:tcPr>
          <w:p w14:paraId="70FE2DEE" w14:textId="77777777" w:rsidR="00BD575D" w:rsidRDefault="00BD575D">
            <w:pPr>
              <w:jc w:val="center"/>
              <w:rPr>
                <w:rFonts w:ascii="Tahoma" w:hAnsi="Tahoma" w:cs="Tahoma"/>
                <w:sz w:val="12"/>
                <w:szCs w:val="12"/>
                <w:rtl/>
              </w:rPr>
            </w:pPr>
          </w:p>
        </w:tc>
        <w:tc>
          <w:tcPr>
            <w:tcW w:w="350" w:type="dxa"/>
            <w:vAlign w:val="center"/>
          </w:tcPr>
          <w:p w14:paraId="6234E47E" w14:textId="77777777" w:rsidR="00BD575D" w:rsidRDefault="00BD575D">
            <w:pPr>
              <w:jc w:val="center"/>
              <w:rPr>
                <w:rFonts w:ascii="Tahoma" w:hAnsi="Tahoma" w:cs="Tahoma"/>
                <w:sz w:val="12"/>
                <w:szCs w:val="12"/>
                <w:rtl/>
              </w:rPr>
            </w:pPr>
          </w:p>
        </w:tc>
        <w:tc>
          <w:tcPr>
            <w:tcW w:w="350" w:type="dxa"/>
            <w:vAlign w:val="center"/>
          </w:tcPr>
          <w:p w14:paraId="222E984E" w14:textId="77777777" w:rsidR="00BD575D" w:rsidRDefault="00BD575D">
            <w:pPr>
              <w:jc w:val="center"/>
              <w:rPr>
                <w:rFonts w:ascii="Tahoma" w:hAnsi="Tahoma" w:cs="Tahoma"/>
                <w:sz w:val="12"/>
                <w:szCs w:val="12"/>
                <w:rtl/>
              </w:rPr>
            </w:pPr>
          </w:p>
        </w:tc>
        <w:tc>
          <w:tcPr>
            <w:tcW w:w="350" w:type="dxa"/>
            <w:vAlign w:val="center"/>
          </w:tcPr>
          <w:p w14:paraId="7095BCB4" w14:textId="77777777" w:rsidR="00BD575D" w:rsidRDefault="00BD575D">
            <w:pPr>
              <w:jc w:val="center"/>
              <w:rPr>
                <w:rFonts w:ascii="Tahoma" w:hAnsi="Tahoma" w:cs="Tahoma"/>
                <w:sz w:val="12"/>
                <w:szCs w:val="12"/>
                <w:rtl/>
              </w:rPr>
            </w:pPr>
          </w:p>
        </w:tc>
        <w:tc>
          <w:tcPr>
            <w:tcW w:w="350" w:type="dxa"/>
            <w:vAlign w:val="center"/>
          </w:tcPr>
          <w:p w14:paraId="3B753376" w14:textId="77777777" w:rsidR="00BD575D" w:rsidRDefault="00BD575D">
            <w:pPr>
              <w:jc w:val="center"/>
              <w:rPr>
                <w:rFonts w:ascii="Tahoma" w:hAnsi="Tahoma" w:cs="Tahoma"/>
                <w:sz w:val="12"/>
                <w:szCs w:val="12"/>
                <w:rtl/>
              </w:rPr>
            </w:pPr>
          </w:p>
        </w:tc>
        <w:tc>
          <w:tcPr>
            <w:tcW w:w="350" w:type="dxa"/>
            <w:shd w:val="clear" w:color="auto" w:fill="92D050"/>
            <w:vAlign w:val="center"/>
          </w:tcPr>
          <w:p w14:paraId="1A440944" w14:textId="77777777" w:rsidR="00BD575D" w:rsidRDefault="00BD575D">
            <w:pPr>
              <w:jc w:val="center"/>
              <w:rPr>
                <w:rFonts w:ascii="Tahoma" w:hAnsi="Tahoma" w:cs="Tahoma"/>
                <w:sz w:val="12"/>
                <w:szCs w:val="12"/>
                <w:rtl/>
              </w:rPr>
            </w:pPr>
          </w:p>
        </w:tc>
        <w:tc>
          <w:tcPr>
            <w:tcW w:w="350" w:type="dxa"/>
            <w:shd w:val="clear" w:color="auto" w:fill="92D050"/>
            <w:vAlign w:val="center"/>
          </w:tcPr>
          <w:p w14:paraId="3F242F8C" w14:textId="77777777" w:rsidR="00BD575D" w:rsidRDefault="00BD575D">
            <w:pPr>
              <w:jc w:val="center"/>
              <w:rPr>
                <w:rFonts w:ascii="Tahoma" w:hAnsi="Tahoma" w:cs="Tahoma"/>
                <w:sz w:val="12"/>
                <w:szCs w:val="12"/>
                <w:rtl/>
              </w:rPr>
            </w:pPr>
          </w:p>
        </w:tc>
        <w:tc>
          <w:tcPr>
            <w:tcW w:w="350" w:type="dxa"/>
            <w:shd w:val="clear" w:color="auto" w:fill="92D050"/>
            <w:vAlign w:val="center"/>
          </w:tcPr>
          <w:p w14:paraId="6A40F063" w14:textId="77777777" w:rsidR="00BD575D" w:rsidRDefault="00BD575D">
            <w:pPr>
              <w:jc w:val="center"/>
              <w:rPr>
                <w:rFonts w:ascii="Tahoma" w:hAnsi="Tahoma" w:cs="Tahoma"/>
                <w:sz w:val="12"/>
                <w:szCs w:val="12"/>
                <w:rtl/>
              </w:rPr>
            </w:pPr>
          </w:p>
        </w:tc>
        <w:tc>
          <w:tcPr>
            <w:tcW w:w="305" w:type="dxa"/>
            <w:shd w:val="clear" w:color="auto" w:fill="92D050"/>
            <w:vAlign w:val="center"/>
          </w:tcPr>
          <w:p w14:paraId="585300B2" w14:textId="77777777" w:rsidR="00BD575D" w:rsidRDefault="00BD575D">
            <w:pPr>
              <w:jc w:val="center"/>
              <w:rPr>
                <w:rFonts w:ascii="Tahoma" w:hAnsi="Tahoma" w:cs="Tahoma"/>
                <w:sz w:val="12"/>
                <w:szCs w:val="12"/>
                <w:rtl/>
              </w:rPr>
            </w:pPr>
          </w:p>
        </w:tc>
        <w:tc>
          <w:tcPr>
            <w:tcW w:w="305" w:type="dxa"/>
            <w:shd w:val="clear" w:color="auto" w:fill="92D050"/>
            <w:vAlign w:val="center"/>
          </w:tcPr>
          <w:p w14:paraId="034E9ABD" w14:textId="77777777" w:rsidR="00BD575D" w:rsidRDefault="00BD575D">
            <w:pPr>
              <w:jc w:val="center"/>
              <w:rPr>
                <w:rFonts w:ascii="Tahoma" w:hAnsi="Tahoma" w:cs="Tahoma"/>
                <w:sz w:val="12"/>
                <w:szCs w:val="12"/>
                <w:rtl/>
              </w:rPr>
            </w:pPr>
          </w:p>
        </w:tc>
        <w:tc>
          <w:tcPr>
            <w:tcW w:w="305" w:type="dxa"/>
            <w:shd w:val="clear" w:color="auto" w:fill="92D050"/>
            <w:vAlign w:val="center"/>
          </w:tcPr>
          <w:p w14:paraId="7992F19D" w14:textId="77777777" w:rsidR="00BD575D" w:rsidRDefault="00BD575D">
            <w:pPr>
              <w:jc w:val="center"/>
              <w:rPr>
                <w:rFonts w:ascii="Tahoma" w:hAnsi="Tahoma" w:cs="Tahoma"/>
                <w:sz w:val="12"/>
                <w:szCs w:val="12"/>
                <w:rtl/>
              </w:rPr>
            </w:pPr>
          </w:p>
        </w:tc>
        <w:tc>
          <w:tcPr>
            <w:tcW w:w="305" w:type="dxa"/>
            <w:shd w:val="clear" w:color="auto" w:fill="92D050"/>
            <w:vAlign w:val="center"/>
          </w:tcPr>
          <w:p w14:paraId="154C13A5" w14:textId="77777777" w:rsidR="00BD575D" w:rsidRDefault="00BD575D">
            <w:pPr>
              <w:jc w:val="center"/>
              <w:rPr>
                <w:rFonts w:ascii="Tahoma" w:hAnsi="Tahoma" w:cs="Tahoma"/>
                <w:sz w:val="12"/>
                <w:szCs w:val="12"/>
                <w:rtl/>
              </w:rPr>
            </w:pPr>
          </w:p>
        </w:tc>
        <w:tc>
          <w:tcPr>
            <w:tcW w:w="305" w:type="dxa"/>
            <w:shd w:val="clear" w:color="auto" w:fill="92D050"/>
            <w:vAlign w:val="center"/>
          </w:tcPr>
          <w:p w14:paraId="229A51DF" w14:textId="77777777" w:rsidR="00BD575D" w:rsidRDefault="00BD575D">
            <w:pPr>
              <w:jc w:val="center"/>
              <w:rPr>
                <w:rFonts w:ascii="Tahoma" w:hAnsi="Tahoma" w:cs="Tahoma"/>
                <w:sz w:val="12"/>
                <w:szCs w:val="12"/>
                <w:rtl/>
              </w:rPr>
            </w:pPr>
          </w:p>
        </w:tc>
        <w:tc>
          <w:tcPr>
            <w:tcW w:w="305" w:type="dxa"/>
            <w:shd w:val="clear" w:color="auto" w:fill="92D050"/>
            <w:vAlign w:val="center"/>
          </w:tcPr>
          <w:p w14:paraId="1543A2F1" w14:textId="77777777" w:rsidR="00BD575D" w:rsidRDefault="00BD575D">
            <w:pPr>
              <w:jc w:val="center"/>
              <w:rPr>
                <w:rFonts w:ascii="Tahoma" w:hAnsi="Tahoma" w:cs="Tahoma"/>
                <w:sz w:val="12"/>
                <w:szCs w:val="12"/>
                <w:rtl/>
              </w:rPr>
            </w:pPr>
          </w:p>
        </w:tc>
        <w:tc>
          <w:tcPr>
            <w:tcW w:w="305" w:type="dxa"/>
            <w:shd w:val="clear" w:color="auto" w:fill="92D050"/>
            <w:vAlign w:val="center"/>
          </w:tcPr>
          <w:p w14:paraId="5ECEC39A" w14:textId="77777777" w:rsidR="00BD575D" w:rsidRDefault="00BD575D">
            <w:pPr>
              <w:jc w:val="center"/>
              <w:rPr>
                <w:rFonts w:ascii="Tahoma" w:hAnsi="Tahoma" w:cs="Tahoma"/>
                <w:sz w:val="12"/>
                <w:szCs w:val="12"/>
                <w:rtl/>
              </w:rPr>
            </w:pPr>
          </w:p>
        </w:tc>
        <w:tc>
          <w:tcPr>
            <w:tcW w:w="305" w:type="dxa"/>
            <w:shd w:val="clear" w:color="auto" w:fill="92D050"/>
            <w:vAlign w:val="center"/>
          </w:tcPr>
          <w:p w14:paraId="3D32D2CC" w14:textId="77777777" w:rsidR="00BD575D" w:rsidRDefault="00BD575D">
            <w:pPr>
              <w:jc w:val="center"/>
              <w:rPr>
                <w:rFonts w:ascii="Tahoma" w:hAnsi="Tahoma" w:cs="Tahoma"/>
                <w:sz w:val="12"/>
                <w:szCs w:val="12"/>
                <w:rtl/>
              </w:rPr>
            </w:pPr>
          </w:p>
        </w:tc>
        <w:tc>
          <w:tcPr>
            <w:tcW w:w="305" w:type="dxa"/>
            <w:shd w:val="clear" w:color="auto" w:fill="92D050"/>
            <w:vAlign w:val="center"/>
          </w:tcPr>
          <w:p w14:paraId="61CDAC81" w14:textId="77777777" w:rsidR="00BD575D" w:rsidRDefault="00BD575D">
            <w:pPr>
              <w:jc w:val="center"/>
              <w:rPr>
                <w:rFonts w:ascii="Tahoma" w:hAnsi="Tahoma" w:cs="Tahoma"/>
                <w:sz w:val="12"/>
                <w:szCs w:val="12"/>
                <w:rtl/>
              </w:rPr>
            </w:pPr>
          </w:p>
        </w:tc>
        <w:tc>
          <w:tcPr>
            <w:tcW w:w="305" w:type="dxa"/>
            <w:shd w:val="clear" w:color="auto" w:fill="92D050"/>
            <w:vAlign w:val="center"/>
          </w:tcPr>
          <w:p w14:paraId="2A5FCD3F" w14:textId="77777777" w:rsidR="00BD575D" w:rsidRDefault="00BD575D">
            <w:pPr>
              <w:jc w:val="center"/>
              <w:rPr>
                <w:rFonts w:ascii="Tahoma" w:hAnsi="Tahoma" w:cs="Tahoma"/>
                <w:sz w:val="12"/>
                <w:szCs w:val="12"/>
                <w:rtl/>
              </w:rPr>
            </w:pPr>
          </w:p>
        </w:tc>
        <w:tc>
          <w:tcPr>
            <w:tcW w:w="350" w:type="dxa"/>
            <w:vAlign w:val="center"/>
          </w:tcPr>
          <w:p w14:paraId="3851B172" w14:textId="77777777" w:rsidR="00BD575D" w:rsidRDefault="00F31DDB">
            <w:pPr>
              <w:jc w:val="center"/>
              <w:rPr>
                <w:rFonts w:ascii="Tahoma" w:hAnsi="Tahoma" w:cs="Tahoma"/>
                <w:sz w:val="12"/>
                <w:szCs w:val="12"/>
                <w:rtl/>
              </w:rPr>
            </w:pPr>
            <w:r>
              <w:rPr>
                <w:rFonts w:ascii="Tahoma" w:hAnsi="Tahoma" w:cs="Tahoma"/>
                <w:sz w:val="12"/>
                <w:szCs w:val="12"/>
                <w:rtl/>
              </w:rPr>
              <w:t>0</w:t>
            </w:r>
          </w:p>
        </w:tc>
      </w:tr>
      <w:tr w:rsidR="00BD575D" w14:paraId="6EB84AC6" w14:textId="77777777">
        <w:trPr>
          <w:trHeight w:val="283"/>
        </w:trPr>
        <w:tc>
          <w:tcPr>
            <w:tcW w:w="351" w:type="dxa"/>
            <w:shd w:val="clear" w:color="auto" w:fill="92D050"/>
            <w:vAlign w:val="center"/>
          </w:tcPr>
          <w:p w14:paraId="7A309E96" w14:textId="77777777" w:rsidR="00BD575D" w:rsidRDefault="00BD575D">
            <w:pPr>
              <w:jc w:val="center"/>
              <w:rPr>
                <w:rFonts w:ascii="Tahoma" w:hAnsi="Tahoma" w:cs="Tahoma"/>
                <w:sz w:val="12"/>
                <w:szCs w:val="12"/>
                <w:rtl/>
              </w:rPr>
            </w:pPr>
          </w:p>
        </w:tc>
        <w:tc>
          <w:tcPr>
            <w:tcW w:w="351" w:type="dxa"/>
            <w:shd w:val="clear" w:color="auto" w:fill="92D050"/>
            <w:vAlign w:val="center"/>
          </w:tcPr>
          <w:p w14:paraId="3640ECC2" w14:textId="77777777" w:rsidR="00BD575D" w:rsidRDefault="00BD575D">
            <w:pPr>
              <w:jc w:val="center"/>
              <w:rPr>
                <w:rFonts w:ascii="Tahoma" w:hAnsi="Tahoma" w:cs="Tahoma"/>
                <w:sz w:val="12"/>
                <w:szCs w:val="12"/>
                <w:rtl/>
              </w:rPr>
            </w:pPr>
          </w:p>
        </w:tc>
        <w:tc>
          <w:tcPr>
            <w:tcW w:w="350" w:type="dxa"/>
            <w:shd w:val="clear" w:color="auto" w:fill="92D050"/>
            <w:vAlign w:val="center"/>
          </w:tcPr>
          <w:p w14:paraId="73C7A983" w14:textId="77777777" w:rsidR="00BD575D" w:rsidRDefault="00BD575D">
            <w:pPr>
              <w:jc w:val="center"/>
              <w:rPr>
                <w:rFonts w:ascii="Tahoma" w:hAnsi="Tahoma" w:cs="Tahoma"/>
                <w:sz w:val="12"/>
                <w:szCs w:val="12"/>
                <w:rtl/>
              </w:rPr>
            </w:pPr>
          </w:p>
        </w:tc>
        <w:tc>
          <w:tcPr>
            <w:tcW w:w="350" w:type="dxa"/>
            <w:shd w:val="clear" w:color="auto" w:fill="92D050"/>
            <w:vAlign w:val="center"/>
          </w:tcPr>
          <w:p w14:paraId="4DBEFB07" w14:textId="77777777" w:rsidR="00BD575D" w:rsidRDefault="00BD575D">
            <w:pPr>
              <w:jc w:val="center"/>
              <w:rPr>
                <w:rFonts w:ascii="Tahoma" w:hAnsi="Tahoma" w:cs="Tahoma"/>
                <w:sz w:val="12"/>
                <w:szCs w:val="12"/>
                <w:rtl/>
              </w:rPr>
            </w:pPr>
          </w:p>
        </w:tc>
        <w:tc>
          <w:tcPr>
            <w:tcW w:w="350" w:type="dxa"/>
            <w:shd w:val="clear" w:color="auto" w:fill="92D050"/>
            <w:vAlign w:val="center"/>
          </w:tcPr>
          <w:p w14:paraId="32B11FE0" w14:textId="77777777" w:rsidR="00BD575D" w:rsidRDefault="00BD575D">
            <w:pPr>
              <w:jc w:val="center"/>
              <w:rPr>
                <w:rFonts w:ascii="Tahoma" w:hAnsi="Tahoma" w:cs="Tahoma"/>
                <w:sz w:val="12"/>
                <w:szCs w:val="12"/>
                <w:rtl/>
              </w:rPr>
            </w:pPr>
          </w:p>
        </w:tc>
        <w:tc>
          <w:tcPr>
            <w:tcW w:w="350" w:type="dxa"/>
            <w:shd w:val="clear" w:color="auto" w:fill="92D050"/>
            <w:vAlign w:val="center"/>
          </w:tcPr>
          <w:p w14:paraId="5020902B" w14:textId="77777777" w:rsidR="00BD575D" w:rsidRDefault="00BD575D">
            <w:pPr>
              <w:jc w:val="center"/>
              <w:rPr>
                <w:rFonts w:ascii="Tahoma" w:hAnsi="Tahoma" w:cs="Tahoma"/>
                <w:sz w:val="12"/>
                <w:szCs w:val="12"/>
                <w:rtl/>
              </w:rPr>
            </w:pPr>
          </w:p>
        </w:tc>
        <w:tc>
          <w:tcPr>
            <w:tcW w:w="350" w:type="dxa"/>
            <w:shd w:val="clear" w:color="auto" w:fill="92D050"/>
            <w:vAlign w:val="center"/>
          </w:tcPr>
          <w:p w14:paraId="0C479984" w14:textId="77777777" w:rsidR="00BD575D" w:rsidRDefault="00BD575D">
            <w:pPr>
              <w:jc w:val="center"/>
              <w:rPr>
                <w:rFonts w:ascii="Tahoma" w:hAnsi="Tahoma" w:cs="Tahoma"/>
                <w:sz w:val="12"/>
                <w:szCs w:val="12"/>
                <w:rtl/>
              </w:rPr>
            </w:pPr>
          </w:p>
        </w:tc>
        <w:tc>
          <w:tcPr>
            <w:tcW w:w="350" w:type="dxa"/>
            <w:vAlign w:val="center"/>
          </w:tcPr>
          <w:p w14:paraId="31D912E7" w14:textId="77777777" w:rsidR="00BD575D" w:rsidRDefault="00BD575D">
            <w:pPr>
              <w:jc w:val="center"/>
              <w:rPr>
                <w:rFonts w:ascii="Tahoma" w:hAnsi="Tahoma" w:cs="Tahoma"/>
                <w:sz w:val="12"/>
                <w:szCs w:val="12"/>
                <w:rtl/>
              </w:rPr>
            </w:pPr>
          </w:p>
        </w:tc>
        <w:tc>
          <w:tcPr>
            <w:tcW w:w="350" w:type="dxa"/>
            <w:vAlign w:val="center"/>
          </w:tcPr>
          <w:p w14:paraId="6FB6F95D" w14:textId="77777777" w:rsidR="00BD575D" w:rsidRDefault="00BD575D">
            <w:pPr>
              <w:jc w:val="center"/>
              <w:rPr>
                <w:rFonts w:ascii="Tahoma" w:hAnsi="Tahoma" w:cs="Tahoma"/>
                <w:sz w:val="12"/>
                <w:szCs w:val="12"/>
                <w:rtl/>
              </w:rPr>
            </w:pPr>
          </w:p>
        </w:tc>
        <w:tc>
          <w:tcPr>
            <w:tcW w:w="700" w:type="dxa"/>
            <w:gridSpan w:val="2"/>
            <w:vMerge w:val="restart"/>
            <w:shd w:val="clear" w:color="auto" w:fill="FF0000"/>
            <w:vAlign w:val="center"/>
          </w:tcPr>
          <w:p w14:paraId="59894FA2" w14:textId="77777777" w:rsidR="00BD575D" w:rsidRDefault="00F31DDB">
            <w:pPr>
              <w:jc w:val="center"/>
              <w:rPr>
                <w:rFonts w:ascii="Tahoma" w:hAnsi="Tahoma" w:cs="Tahoma"/>
                <w:color w:val="000000" w:themeColor="text1"/>
                <w:sz w:val="12"/>
                <w:szCs w:val="12"/>
                <w:rtl/>
              </w:rPr>
            </w:pPr>
            <w:r>
              <w:rPr>
                <w:rFonts w:ascii="Tahoma" w:hAnsi="Tahoma" w:cs="Tahoma" w:hint="cs"/>
                <w:color w:val="000000" w:themeColor="text1"/>
                <w:sz w:val="12"/>
                <w:szCs w:val="12"/>
                <w:rtl/>
              </w:rPr>
              <w:t>קופה1</w:t>
            </w:r>
          </w:p>
        </w:tc>
        <w:tc>
          <w:tcPr>
            <w:tcW w:w="350" w:type="dxa"/>
            <w:vAlign w:val="center"/>
          </w:tcPr>
          <w:p w14:paraId="03C0D498" w14:textId="77777777" w:rsidR="00BD575D" w:rsidRDefault="00BD575D">
            <w:pPr>
              <w:jc w:val="center"/>
              <w:rPr>
                <w:rFonts w:ascii="Tahoma" w:hAnsi="Tahoma" w:cs="Tahoma"/>
                <w:sz w:val="12"/>
                <w:szCs w:val="12"/>
                <w:rtl/>
              </w:rPr>
            </w:pPr>
          </w:p>
        </w:tc>
        <w:tc>
          <w:tcPr>
            <w:tcW w:w="350" w:type="dxa"/>
            <w:vMerge w:val="restart"/>
            <w:shd w:val="clear" w:color="auto" w:fill="FF0000"/>
            <w:textDirection w:val="tbRl"/>
            <w:vAlign w:val="center"/>
          </w:tcPr>
          <w:p w14:paraId="17A87D6C" w14:textId="77777777" w:rsidR="00BD575D" w:rsidRDefault="00F31DDB">
            <w:pPr>
              <w:ind w:left="113" w:right="113"/>
              <w:jc w:val="center"/>
              <w:rPr>
                <w:rFonts w:ascii="Tahoma" w:hAnsi="Tahoma" w:cs="Tahoma"/>
                <w:sz w:val="12"/>
                <w:szCs w:val="12"/>
                <w:rtl/>
              </w:rPr>
            </w:pPr>
            <w:r>
              <w:rPr>
                <w:rFonts w:ascii="Tahoma" w:hAnsi="Tahoma" w:cs="Tahoma" w:hint="cs"/>
                <w:sz w:val="12"/>
                <w:szCs w:val="12"/>
                <w:rtl/>
              </w:rPr>
              <w:t>קופה2</w:t>
            </w:r>
          </w:p>
        </w:tc>
        <w:tc>
          <w:tcPr>
            <w:tcW w:w="350" w:type="dxa"/>
            <w:vAlign w:val="center"/>
          </w:tcPr>
          <w:p w14:paraId="35E06689" w14:textId="77777777" w:rsidR="00BD575D" w:rsidRDefault="00BD575D">
            <w:pPr>
              <w:jc w:val="center"/>
              <w:rPr>
                <w:rFonts w:ascii="Tahoma" w:hAnsi="Tahoma" w:cs="Tahoma"/>
                <w:sz w:val="12"/>
                <w:szCs w:val="12"/>
                <w:rtl/>
              </w:rPr>
            </w:pPr>
          </w:p>
        </w:tc>
        <w:tc>
          <w:tcPr>
            <w:tcW w:w="350" w:type="dxa"/>
            <w:shd w:val="clear" w:color="auto" w:fill="92D050"/>
            <w:vAlign w:val="center"/>
          </w:tcPr>
          <w:p w14:paraId="7CCA687D" w14:textId="77777777" w:rsidR="00BD575D" w:rsidRDefault="00BD575D">
            <w:pPr>
              <w:jc w:val="center"/>
              <w:rPr>
                <w:rFonts w:ascii="Tahoma" w:hAnsi="Tahoma" w:cs="Tahoma"/>
                <w:sz w:val="12"/>
                <w:szCs w:val="12"/>
                <w:rtl/>
              </w:rPr>
            </w:pPr>
          </w:p>
        </w:tc>
        <w:tc>
          <w:tcPr>
            <w:tcW w:w="350" w:type="dxa"/>
            <w:shd w:val="clear" w:color="auto" w:fill="92D050"/>
            <w:vAlign w:val="center"/>
          </w:tcPr>
          <w:p w14:paraId="7C1771A0" w14:textId="77777777" w:rsidR="00BD575D" w:rsidRDefault="00BD575D">
            <w:pPr>
              <w:jc w:val="center"/>
              <w:rPr>
                <w:rFonts w:ascii="Tahoma" w:hAnsi="Tahoma" w:cs="Tahoma"/>
                <w:sz w:val="12"/>
                <w:szCs w:val="12"/>
                <w:rtl/>
              </w:rPr>
            </w:pPr>
          </w:p>
        </w:tc>
        <w:tc>
          <w:tcPr>
            <w:tcW w:w="350" w:type="dxa"/>
            <w:shd w:val="clear" w:color="auto" w:fill="92D050"/>
            <w:vAlign w:val="center"/>
          </w:tcPr>
          <w:p w14:paraId="2A6F0ED2" w14:textId="77777777" w:rsidR="00BD575D" w:rsidRDefault="00BD575D">
            <w:pPr>
              <w:jc w:val="center"/>
              <w:rPr>
                <w:rFonts w:ascii="Tahoma" w:hAnsi="Tahoma" w:cs="Tahoma"/>
                <w:sz w:val="12"/>
                <w:szCs w:val="12"/>
                <w:rtl/>
              </w:rPr>
            </w:pPr>
          </w:p>
        </w:tc>
        <w:tc>
          <w:tcPr>
            <w:tcW w:w="305" w:type="dxa"/>
            <w:shd w:val="clear" w:color="auto" w:fill="92D050"/>
            <w:vAlign w:val="center"/>
          </w:tcPr>
          <w:p w14:paraId="01986655" w14:textId="77777777" w:rsidR="00BD575D" w:rsidRDefault="00BD575D">
            <w:pPr>
              <w:jc w:val="center"/>
              <w:rPr>
                <w:rFonts w:ascii="Tahoma" w:hAnsi="Tahoma" w:cs="Tahoma"/>
                <w:sz w:val="12"/>
                <w:szCs w:val="12"/>
                <w:rtl/>
              </w:rPr>
            </w:pPr>
          </w:p>
        </w:tc>
        <w:tc>
          <w:tcPr>
            <w:tcW w:w="305" w:type="dxa"/>
            <w:shd w:val="clear" w:color="auto" w:fill="92D050"/>
            <w:vAlign w:val="center"/>
          </w:tcPr>
          <w:p w14:paraId="4E9A8EC3" w14:textId="77777777" w:rsidR="00BD575D" w:rsidRDefault="00BD575D">
            <w:pPr>
              <w:jc w:val="center"/>
              <w:rPr>
                <w:rFonts w:ascii="Tahoma" w:hAnsi="Tahoma" w:cs="Tahoma"/>
                <w:sz w:val="12"/>
                <w:szCs w:val="12"/>
                <w:rtl/>
              </w:rPr>
            </w:pPr>
          </w:p>
        </w:tc>
        <w:tc>
          <w:tcPr>
            <w:tcW w:w="305" w:type="dxa"/>
            <w:shd w:val="clear" w:color="auto" w:fill="92D050"/>
            <w:vAlign w:val="center"/>
          </w:tcPr>
          <w:p w14:paraId="1A63BE69" w14:textId="77777777" w:rsidR="00BD575D" w:rsidRDefault="00BD575D">
            <w:pPr>
              <w:jc w:val="center"/>
              <w:rPr>
                <w:rFonts w:ascii="Tahoma" w:hAnsi="Tahoma" w:cs="Tahoma"/>
                <w:sz w:val="12"/>
                <w:szCs w:val="12"/>
                <w:rtl/>
              </w:rPr>
            </w:pPr>
          </w:p>
        </w:tc>
        <w:tc>
          <w:tcPr>
            <w:tcW w:w="305" w:type="dxa"/>
            <w:shd w:val="clear" w:color="auto" w:fill="92D050"/>
            <w:vAlign w:val="center"/>
          </w:tcPr>
          <w:p w14:paraId="7F8C92D7" w14:textId="77777777" w:rsidR="00BD575D" w:rsidRDefault="00BD575D">
            <w:pPr>
              <w:jc w:val="center"/>
              <w:rPr>
                <w:rFonts w:ascii="Tahoma" w:hAnsi="Tahoma" w:cs="Tahoma"/>
                <w:sz w:val="12"/>
                <w:szCs w:val="12"/>
                <w:rtl/>
              </w:rPr>
            </w:pPr>
          </w:p>
        </w:tc>
        <w:tc>
          <w:tcPr>
            <w:tcW w:w="305" w:type="dxa"/>
            <w:shd w:val="clear" w:color="auto" w:fill="92D050"/>
            <w:vAlign w:val="center"/>
          </w:tcPr>
          <w:p w14:paraId="4EEA33FF" w14:textId="77777777" w:rsidR="00BD575D" w:rsidRDefault="00BD575D">
            <w:pPr>
              <w:jc w:val="center"/>
              <w:rPr>
                <w:rFonts w:ascii="Tahoma" w:hAnsi="Tahoma" w:cs="Tahoma"/>
                <w:sz w:val="12"/>
                <w:szCs w:val="12"/>
                <w:rtl/>
              </w:rPr>
            </w:pPr>
          </w:p>
        </w:tc>
        <w:tc>
          <w:tcPr>
            <w:tcW w:w="305" w:type="dxa"/>
            <w:shd w:val="clear" w:color="auto" w:fill="92D050"/>
            <w:vAlign w:val="center"/>
          </w:tcPr>
          <w:p w14:paraId="09D99B13" w14:textId="77777777" w:rsidR="00BD575D" w:rsidRDefault="00BD575D">
            <w:pPr>
              <w:jc w:val="center"/>
              <w:rPr>
                <w:rFonts w:ascii="Tahoma" w:hAnsi="Tahoma" w:cs="Tahoma"/>
                <w:sz w:val="12"/>
                <w:szCs w:val="12"/>
                <w:rtl/>
              </w:rPr>
            </w:pPr>
          </w:p>
        </w:tc>
        <w:tc>
          <w:tcPr>
            <w:tcW w:w="305" w:type="dxa"/>
            <w:shd w:val="clear" w:color="auto" w:fill="92D050"/>
            <w:vAlign w:val="center"/>
          </w:tcPr>
          <w:p w14:paraId="7C1EEEC8" w14:textId="77777777" w:rsidR="00BD575D" w:rsidRDefault="00BD575D">
            <w:pPr>
              <w:jc w:val="center"/>
              <w:rPr>
                <w:rFonts w:ascii="Tahoma" w:hAnsi="Tahoma" w:cs="Tahoma"/>
                <w:sz w:val="12"/>
                <w:szCs w:val="12"/>
                <w:rtl/>
              </w:rPr>
            </w:pPr>
          </w:p>
        </w:tc>
        <w:tc>
          <w:tcPr>
            <w:tcW w:w="305" w:type="dxa"/>
            <w:shd w:val="clear" w:color="auto" w:fill="92D050"/>
            <w:vAlign w:val="center"/>
          </w:tcPr>
          <w:p w14:paraId="49BB686A" w14:textId="77777777" w:rsidR="00BD575D" w:rsidRDefault="00BD575D">
            <w:pPr>
              <w:jc w:val="center"/>
              <w:rPr>
                <w:rFonts w:ascii="Tahoma" w:hAnsi="Tahoma" w:cs="Tahoma"/>
                <w:sz w:val="12"/>
                <w:szCs w:val="12"/>
                <w:rtl/>
              </w:rPr>
            </w:pPr>
          </w:p>
        </w:tc>
        <w:tc>
          <w:tcPr>
            <w:tcW w:w="305" w:type="dxa"/>
            <w:shd w:val="clear" w:color="auto" w:fill="92D050"/>
            <w:vAlign w:val="center"/>
          </w:tcPr>
          <w:p w14:paraId="35A18ACB" w14:textId="77777777" w:rsidR="00BD575D" w:rsidRDefault="00BD575D">
            <w:pPr>
              <w:jc w:val="center"/>
              <w:rPr>
                <w:rFonts w:ascii="Tahoma" w:hAnsi="Tahoma" w:cs="Tahoma"/>
                <w:sz w:val="12"/>
                <w:szCs w:val="12"/>
                <w:rtl/>
              </w:rPr>
            </w:pPr>
          </w:p>
        </w:tc>
        <w:tc>
          <w:tcPr>
            <w:tcW w:w="305" w:type="dxa"/>
            <w:shd w:val="clear" w:color="auto" w:fill="92D050"/>
            <w:vAlign w:val="center"/>
          </w:tcPr>
          <w:p w14:paraId="115650E3" w14:textId="77777777" w:rsidR="00BD575D" w:rsidRDefault="00BD575D">
            <w:pPr>
              <w:jc w:val="center"/>
              <w:rPr>
                <w:rFonts w:ascii="Tahoma" w:hAnsi="Tahoma" w:cs="Tahoma"/>
                <w:sz w:val="12"/>
                <w:szCs w:val="12"/>
                <w:rtl/>
              </w:rPr>
            </w:pPr>
          </w:p>
        </w:tc>
        <w:tc>
          <w:tcPr>
            <w:tcW w:w="350" w:type="dxa"/>
            <w:vAlign w:val="center"/>
          </w:tcPr>
          <w:p w14:paraId="3769BE5A" w14:textId="77777777" w:rsidR="00BD575D" w:rsidRDefault="00F31DDB">
            <w:pPr>
              <w:jc w:val="center"/>
              <w:rPr>
                <w:rFonts w:ascii="Tahoma" w:hAnsi="Tahoma" w:cs="Tahoma"/>
                <w:sz w:val="12"/>
                <w:szCs w:val="12"/>
                <w:rtl/>
              </w:rPr>
            </w:pPr>
            <w:r>
              <w:rPr>
                <w:rFonts w:ascii="Tahoma" w:hAnsi="Tahoma" w:cs="Tahoma"/>
                <w:sz w:val="12"/>
                <w:szCs w:val="12"/>
                <w:rtl/>
              </w:rPr>
              <w:t>1</w:t>
            </w:r>
          </w:p>
        </w:tc>
      </w:tr>
      <w:tr w:rsidR="00BD575D" w14:paraId="6D61A6BB" w14:textId="77777777">
        <w:trPr>
          <w:trHeight w:val="283"/>
        </w:trPr>
        <w:tc>
          <w:tcPr>
            <w:tcW w:w="351" w:type="dxa"/>
            <w:shd w:val="clear" w:color="auto" w:fill="92D050"/>
            <w:vAlign w:val="center"/>
          </w:tcPr>
          <w:p w14:paraId="2F198418" w14:textId="77777777" w:rsidR="00BD575D" w:rsidRDefault="00BD575D">
            <w:pPr>
              <w:jc w:val="center"/>
              <w:rPr>
                <w:rFonts w:ascii="Tahoma" w:hAnsi="Tahoma" w:cs="Tahoma"/>
                <w:sz w:val="12"/>
                <w:szCs w:val="12"/>
                <w:rtl/>
              </w:rPr>
            </w:pPr>
          </w:p>
        </w:tc>
        <w:tc>
          <w:tcPr>
            <w:tcW w:w="351" w:type="dxa"/>
            <w:shd w:val="clear" w:color="auto" w:fill="92D050"/>
            <w:vAlign w:val="center"/>
          </w:tcPr>
          <w:p w14:paraId="00ED516F" w14:textId="77777777" w:rsidR="00BD575D" w:rsidRDefault="00BD575D">
            <w:pPr>
              <w:jc w:val="center"/>
              <w:rPr>
                <w:rFonts w:ascii="Tahoma" w:hAnsi="Tahoma" w:cs="Tahoma"/>
                <w:sz w:val="12"/>
                <w:szCs w:val="12"/>
                <w:rtl/>
              </w:rPr>
            </w:pPr>
          </w:p>
        </w:tc>
        <w:tc>
          <w:tcPr>
            <w:tcW w:w="350" w:type="dxa"/>
            <w:shd w:val="clear" w:color="auto" w:fill="92D050"/>
            <w:vAlign w:val="center"/>
          </w:tcPr>
          <w:p w14:paraId="2B59B218" w14:textId="77777777"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14:paraId="2B1200FD" w14:textId="77777777"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14:paraId="6CBCA6B6" w14:textId="77777777"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14:paraId="1C54908A" w14:textId="77777777" w:rsidR="00BD575D" w:rsidRDefault="00F31DDB">
            <w:pPr>
              <w:jc w:val="center"/>
              <w:rPr>
                <w:rFonts w:ascii="Tahoma" w:hAnsi="Tahoma" w:cs="Tahoma"/>
                <w:sz w:val="12"/>
                <w:szCs w:val="12"/>
                <w:rtl/>
              </w:rPr>
            </w:pPr>
            <w:r>
              <w:rPr>
                <w:rFonts w:ascii="Tahoma" w:hAnsi="Tahoma" w:cs="Tahoma"/>
                <w:sz w:val="12"/>
                <w:szCs w:val="12"/>
                <w:rtl/>
              </w:rPr>
              <w:t>20</w:t>
            </w:r>
          </w:p>
        </w:tc>
        <w:tc>
          <w:tcPr>
            <w:tcW w:w="350" w:type="dxa"/>
            <w:shd w:val="clear" w:color="auto" w:fill="F7CAAC" w:themeFill="accent2" w:themeFillTint="66"/>
            <w:vAlign w:val="center"/>
          </w:tcPr>
          <w:p w14:paraId="7339B61A" w14:textId="77777777" w:rsidR="00BD575D" w:rsidRDefault="00BD575D">
            <w:pPr>
              <w:jc w:val="center"/>
              <w:rPr>
                <w:rFonts w:ascii="Tahoma" w:hAnsi="Tahoma" w:cs="Tahoma"/>
                <w:sz w:val="12"/>
                <w:szCs w:val="12"/>
                <w:rtl/>
              </w:rPr>
            </w:pPr>
          </w:p>
        </w:tc>
        <w:tc>
          <w:tcPr>
            <w:tcW w:w="350" w:type="dxa"/>
            <w:vAlign w:val="center"/>
          </w:tcPr>
          <w:p w14:paraId="080BF797" w14:textId="77777777" w:rsidR="00BD575D" w:rsidRDefault="00BD575D">
            <w:pPr>
              <w:jc w:val="center"/>
              <w:rPr>
                <w:rFonts w:ascii="Tahoma" w:hAnsi="Tahoma" w:cs="Tahoma"/>
                <w:sz w:val="12"/>
                <w:szCs w:val="12"/>
                <w:rtl/>
              </w:rPr>
            </w:pPr>
          </w:p>
        </w:tc>
        <w:tc>
          <w:tcPr>
            <w:tcW w:w="350" w:type="dxa"/>
            <w:vAlign w:val="center"/>
          </w:tcPr>
          <w:p w14:paraId="4E25FDF3" w14:textId="77777777" w:rsidR="00BD575D" w:rsidRDefault="00BD575D">
            <w:pPr>
              <w:jc w:val="center"/>
              <w:rPr>
                <w:rFonts w:ascii="Tahoma" w:hAnsi="Tahoma" w:cs="Tahoma"/>
                <w:sz w:val="12"/>
                <w:szCs w:val="12"/>
                <w:rtl/>
              </w:rPr>
            </w:pPr>
          </w:p>
        </w:tc>
        <w:tc>
          <w:tcPr>
            <w:tcW w:w="700" w:type="dxa"/>
            <w:gridSpan w:val="2"/>
            <w:vMerge/>
            <w:shd w:val="clear" w:color="auto" w:fill="FF0000"/>
            <w:vAlign w:val="center"/>
          </w:tcPr>
          <w:p w14:paraId="228C1F8E" w14:textId="77777777" w:rsidR="00BD575D" w:rsidRDefault="00BD575D">
            <w:pPr>
              <w:jc w:val="center"/>
              <w:rPr>
                <w:rFonts w:ascii="Tahoma" w:hAnsi="Tahoma" w:cs="Tahoma"/>
                <w:color w:val="FF0000"/>
                <w:sz w:val="12"/>
                <w:szCs w:val="12"/>
                <w:rtl/>
              </w:rPr>
            </w:pPr>
          </w:p>
        </w:tc>
        <w:tc>
          <w:tcPr>
            <w:tcW w:w="350" w:type="dxa"/>
            <w:vAlign w:val="center"/>
          </w:tcPr>
          <w:p w14:paraId="74A360FA" w14:textId="77777777" w:rsidR="00BD575D" w:rsidRDefault="00BD575D">
            <w:pPr>
              <w:jc w:val="center"/>
              <w:rPr>
                <w:rFonts w:ascii="Tahoma" w:hAnsi="Tahoma" w:cs="Tahoma"/>
                <w:sz w:val="12"/>
                <w:szCs w:val="12"/>
                <w:rtl/>
              </w:rPr>
            </w:pPr>
          </w:p>
        </w:tc>
        <w:tc>
          <w:tcPr>
            <w:tcW w:w="350" w:type="dxa"/>
            <w:vMerge/>
            <w:shd w:val="clear" w:color="auto" w:fill="FF0000"/>
            <w:vAlign w:val="center"/>
          </w:tcPr>
          <w:p w14:paraId="3ACC4138" w14:textId="77777777" w:rsidR="00BD575D" w:rsidRDefault="00BD575D">
            <w:pPr>
              <w:jc w:val="center"/>
              <w:rPr>
                <w:rFonts w:ascii="Tahoma" w:hAnsi="Tahoma" w:cs="Tahoma"/>
                <w:sz w:val="12"/>
                <w:szCs w:val="12"/>
                <w:rtl/>
              </w:rPr>
            </w:pPr>
          </w:p>
        </w:tc>
        <w:tc>
          <w:tcPr>
            <w:tcW w:w="350" w:type="dxa"/>
            <w:vAlign w:val="center"/>
          </w:tcPr>
          <w:p w14:paraId="48EED87C"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0DF3F068"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625A73B6"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4315F438" w14:textId="77777777" w:rsidR="00BD575D" w:rsidRDefault="00F31DDB">
            <w:pPr>
              <w:jc w:val="center"/>
              <w:rPr>
                <w:rFonts w:ascii="Tahoma" w:hAnsi="Tahoma" w:cs="Tahoma"/>
                <w:sz w:val="12"/>
                <w:szCs w:val="12"/>
                <w:rtl/>
              </w:rPr>
            </w:pPr>
            <w:r>
              <w:rPr>
                <w:rFonts w:ascii="Tahoma" w:hAnsi="Tahoma" w:cs="Tahoma"/>
                <w:sz w:val="12"/>
                <w:szCs w:val="12"/>
                <w:rtl/>
              </w:rPr>
              <w:t>21</w:t>
            </w:r>
          </w:p>
        </w:tc>
        <w:tc>
          <w:tcPr>
            <w:tcW w:w="305" w:type="dxa"/>
            <w:shd w:val="clear" w:color="auto" w:fill="F4B083" w:themeFill="accent2" w:themeFillTint="99"/>
            <w:vAlign w:val="center"/>
          </w:tcPr>
          <w:p w14:paraId="3C46DFC9" w14:textId="77777777"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14:paraId="0603FAE3" w14:textId="77777777"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14:paraId="61BC9A46"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1B775808"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4C78F443" w14:textId="77777777" w:rsidR="00BD575D" w:rsidRDefault="00F31DDB">
            <w:pPr>
              <w:jc w:val="center"/>
              <w:rPr>
                <w:rFonts w:ascii="Tahoma" w:hAnsi="Tahoma" w:cs="Tahoma"/>
                <w:sz w:val="12"/>
                <w:szCs w:val="12"/>
                <w:rtl/>
              </w:rPr>
            </w:pPr>
            <w:r>
              <w:rPr>
                <w:rFonts w:ascii="Tahoma" w:hAnsi="Tahoma" w:cs="Tahoma"/>
                <w:sz w:val="12"/>
                <w:szCs w:val="12"/>
                <w:rtl/>
              </w:rPr>
              <w:t>1</w:t>
            </w:r>
          </w:p>
        </w:tc>
        <w:tc>
          <w:tcPr>
            <w:tcW w:w="305" w:type="dxa"/>
            <w:shd w:val="clear" w:color="auto" w:fill="C45911" w:themeFill="accent2" w:themeFillShade="BF"/>
            <w:vAlign w:val="center"/>
          </w:tcPr>
          <w:p w14:paraId="573F8182"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3A5849E5" w14:textId="77777777" w:rsidR="00BD575D" w:rsidRDefault="00BD575D">
            <w:pPr>
              <w:jc w:val="center"/>
              <w:rPr>
                <w:rFonts w:ascii="Tahoma" w:hAnsi="Tahoma" w:cs="Tahoma"/>
                <w:sz w:val="12"/>
                <w:szCs w:val="12"/>
                <w:rtl/>
              </w:rPr>
            </w:pPr>
          </w:p>
        </w:tc>
        <w:tc>
          <w:tcPr>
            <w:tcW w:w="305" w:type="dxa"/>
            <w:shd w:val="clear" w:color="auto" w:fill="92D050"/>
            <w:vAlign w:val="center"/>
          </w:tcPr>
          <w:p w14:paraId="68179EB8" w14:textId="77777777" w:rsidR="00BD575D" w:rsidRDefault="00BD575D">
            <w:pPr>
              <w:jc w:val="center"/>
              <w:rPr>
                <w:rFonts w:ascii="Tahoma" w:hAnsi="Tahoma" w:cs="Tahoma"/>
                <w:sz w:val="12"/>
                <w:szCs w:val="12"/>
                <w:rtl/>
              </w:rPr>
            </w:pPr>
          </w:p>
        </w:tc>
        <w:tc>
          <w:tcPr>
            <w:tcW w:w="305" w:type="dxa"/>
            <w:shd w:val="clear" w:color="auto" w:fill="92D050"/>
            <w:vAlign w:val="center"/>
          </w:tcPr>
          <w:p w14:paraId="6D30F273" w14:textId="77777777" w:rsidR="00BD575D" w:rsidRDefault="00BD575D">
            <w:pPr>
              <w:jc w:val="center"/>
              <w:rPr>
                <w:rFonts w:ascii="Tahoma" w:hAnsi="Tahoma" w:cs="Tahoma"/>
                <w:sz w:val="12"/>
                <w:szCs w:val="12"/>
                <w:rtl/>
              </w:rPr>
            </w:pPr>
          </w:p>
        </w:tc>
        <w:tc>
          <w:tcPr>
            <w:tcW w:w="305" w:type="dxa"/>
            <w:shd w:val="clear" w:color="auto" w:fill="92D050"/>
            <w:vAlign w:val="center"/>
          </w:tcPr>
          <w:p w14:paraId="09D21E6A" w14:textId="77777777" w:rsidR="00BD575D" w:rsidRDefault="00BD575D">
            <w:pPr>
              <w:jc w:val="center"/>
              <w:rPr>
                <w:rFonts w:ascii="Tahoma" w:hAnsi="Tahoma" w:cs="Tahoma"/>
                <w:sz w:val="12"/>
                <w:szCs w:val="12"/>
                <w:rtl/>
              </w:rPr>
            </w:pPr>
          </w:p>
        </w:tc>
        <w:tc>
          <w:tcPr>
            <w:tcW w:w="350" w:type="dxa"/>
            <w:vAlign w:val="center"/>
          </w:tcPr>
          <w:p w14:paraId="5CE58D11" w14:textId="77777777" w:rsidR="00BD575D" w:rsidRDefault="00F31DDB">
            <w:pPr>
              <w:jc w:val="center"/>
              <w:rPr>
                <w:rFonts w:ascii="Tahoma" w:hAnsi="Tahoma" w:cs="Tahoma"/>
                <w:sz w:val="12"/>
                <w:szCs w:val="12"/>
                <w:rtl/>
              </w:rPr>
            </w:pPr>
            <w:r>
              <w:rPr>
                <w:rFonts w:ascii="Tahoma" w:hAnsi="Tahoma" w:cs="Tahoma"/>
                <w:sz w:val="12"/>
                <w:szCs w:val="12"/>
                <w:rtl/>
              </w:rPr>
              <w:t>2</w:t>
            </w:r>
          </w:p>
        </w:tc>
      </w:tr>
      <w:tr w:rsidR="00BD575D" w14:paraId="5AD914CA" w14:textId="77777777">
        <w:trPr>
          <w:trHeight w:val="283"/>
        </w:trPr>
        <w:tc>
          <w:tcPr>
            <w:tcW w:w="351" w:type="dxa"/>
            <w:shd w:val="clear" w:color="auto" w:fill="92D050"/>
            <w:vAlign w:val="center"/>
          </w:tcPr>
          <w:p w14:paraId="564640CE" w14:textId="77777777" w:rsidR="00BD575D" w:rsidRDefault="00BD575D">
            <w:pPr>
              <w:jc w:val="center"/>
              <w:rPr>
                <w:rFonts w:ascii="Tahoma" w:hAnsi="Tahoma" w:cs="Tahoma"/>
                <w:sz w:val="12"/>
                <w:szCs w:val="12"/>
                <w:rtl/>
              </w:rPr>
            </w:pPr>
          </w:p>
        </w:tc>
        <w:tc>
          <w:tcPr>
            <w:tcW w:w="351" w:type="dxa"/>
            <w:shd w:val="clear" w:color="auto" w:fill="92D050"/>
            <w:vAlign w:val="center"/>
          </w:tcPr>
          <w:p w14:paraId="6030F5D3"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51539B6F" w14:textId="77777777" w:rsidR="00BD575D" w:rsidRDefault="00BD575D">
            <w:pPr>
              <w:jc w:val="center"/>
              <w:rPr>
                <w:rFonts w:ascii="Tahoma" w:hAnsi="Tahoma" w:cs="Tahoma"/>
                <w:sz w:val="12"/>
                <w:szCs w:val="12"/>
                <w:rtl/>
              </w:rPr>
            </w:pPr>
          </w:p>
        </w:tc>
        <w:tc>
          <w:tcPr>
            <w:tcW w:w="350" w:type="dxa"/>
            <w:vAlign w:val="center"/>
          </w:tcPr>
          <w:p w14:paraId="0F7ECDDD" w14:textId="77777777" w:rsidR="00BD575D" w:rsidRDefault="00BD575D">
            <w:pPr>
              <w:jc w:val="center"/>
              <w:rPr>
                <w:rFonts w:ascii="Tahoma" w:hAnsi="Tahoma" w:cs="Tahoma"/>
                <w:sz w:val="12"/>
                <w:szCs w:val="12"/>
                <w:rtl/>
              </w:rPr>
            </w:pPr>
          </w:p>
        </w:tc>
        <w:tc>
          <w:tcPr>
            <w:tcW w:w="350" w:type="dxa"/>
            <w:vAlign w:val="center"/>
          </w:tcPr>
          <w:p w14:paraId="0EAC5747" w14:textId="77777777" w:rsidR="00BD575D" w:rsidRDefault="00BD575D">
            <w:pPr>
              <w:jc w:val="center"/>
              <w:rPr>
                <w:rFonts w:ascii="Tahoma" w:hAnsi="Tahoma" w:cs="Tahoma"/>
                <w:sz w:val="12"/>
                <w:szCs w:val="12"/>
                <w:rtl/>
              </w:rPr>
            </w:pPr>
          </w:p>
        </w:tc>
        <w:tc>
          <w:tcPr>
            <w:tcW w:w="350" w:type="dxa"/>
            <w:vAlign w:val="center"/>
          </w:tcPr>
          <w:p w14:paraId="049CF6EB" w14:textId="77777777" w:rsidR="00BD575D" w:rsidRDefault="00BD575D">
            <w:pPr>
              <w:jc w:val="center"/>
              <w:rPr>
                <w:rFonts w:ascii="Tahoma" w:hAnsi="Tahoma" w:cs="Tahoma"/>
                <w:sz w:val="12"/>
                <w:szCs w:val="12"/>
                <w:rtl/>
              </w:rPr>
            </w:pPr>
          </w:p>
        </w:tc>
        <w:tc>
          <w:tcPr>
            <w:tcW w:w="350" w:type="dxa"/>
            <w:vAlign w:val="center"/>
          </w:tcPr>
          <w:p w14:paraId="14B94AB9" w14:textId="77777777" w:rsidR="00BD575D" w:rsidRDefault="00BD575D">
            <w:pPr>
              <w:jc w:val="center"/>
              <w:rPr>
                <w:rFonts w:ascii="Tahoma" w:hAnsi="Tahoma" w:cs="Tahoma"/>
                <w:sz w:val="12"/>
                <w:szCs w:val="12"/>
                <w:rtl/>
              </w:rPr>
            </w:pPr>
          </w:p>
        </w:tc>
        <w:tc>
          <w:tcPr>
            <w:tcW w:w="350" w:type="dxa"/>
            <w:vAlign w:val="center"/>
          </w:tcPr>
          <w:p w14:paraId="23745B46" w14:textId="77777777" w:rsidR="00BD575D" w:rsidRDefault="00BD575D">
            <w:pPr>
              <w:jc w:val="center"/>
              <w:rPr>
                <w:rFonts w:ascii="Tahoma" w:hAnsi="Tahoma" w:cs="Tahoma"/>
                <w:sz w:val="12"/>
                <w:szCs w:val="12"/>
                <w:rtl/>
              </w:rPr>
            </w:pPr>
          </w:p>
        </w:tc>
        <w:tc>
          <w:tcPr>
            <w:tcW w:w="350" w:type="dxa"/>
            <w:vAlign w:val="center"/>
          </w:tcPr>
          <w:p w14:paraId="41DE4B85" w14:textId="77777777" w:rsidR="00BD575D" w:rsidRDefault="00BD575D">
            <w:pPr>
              <w:jc w:val="center"/>
              <w:rPr>
                <w:rFonts w:ascii="Tahoma" w:hAnsi="Tahoma" w:cs="Tahoma"/>
                <w:sz w:val="12"/>
                <w:szCs w:val="12"/>
                <w:rtl/>
              </w:rPr>
            </w:pPr>
          </w:p>
        </w:tc>
        <w:tc>
          <w:tcPr>
            <w:tcW w:w="350" w:type="dxa"/>
            <w:vAlign w:val="center"/>
          </w:tcPr>
          <w:p w14:paraId="080404E9" w14:textId="77777777" w:rsidR="00BD575D" w:rsidRDefault="00BD575D">
            <w:pPr>
              <w:jc w:val="center"/>
              <w:rPr>
                <w:rFonts w:ascii="Tahoma" w:hAnsi="Tahoma" w:cs="Tahoma"/>
                <w:sz w:val="12"/>
                <w:szCs w:val="12"/>
                <w:rtl/>
              </w:rPr>
            </w:pPr>
          </w:p>
        </w:tc>
        <w:tc>
          <w:tcPr>
            <w:tcW w:w="350" w:type="dxa"/>
            <w:vAlign w:val="center"/>
          </w:tcPr>
          <w:p w14:paraId="1D3D1F16" w14:textId="77777777" w:rsidR="00BD575D" w:rsidRDefault="00BD575D">
            <w:pPr>
              <w:jc w:val="center"/>
              <w:rPr>
                <w:rFonts w:ascii="Tahoma" w:hAnsi="Tahoma" w:cs="Tahoma"/>
                <w:sz w:val="12"/>
                <w:szCs w:val="12"/>
                <w:rtl/>
              </w:rPr>
            </w:pPr>
          </w:p>
        </w:tc>
        <w:tc>
          <w:tcPr>
            <w:tcW w:w="350" w:type="dxa"/>
            <w:vAlign w:val="center"/>
          </w:tcPr>
          <w:p w14:paraId="4CDE4A8F" w14:textId="77777777" w:rsidR="00BD575D" w:rsidRDefault="00BD575D">
            <w:pPr>
              <w:jc w:val="center"/>
              <w:rPr>
                <w:rFonts w:ascii="Tahoma" w:hAnsi="Tahoma" w:cs="Tahoma"/>
                <w:sz w:val="12"/>
                <w:szCs w:val="12"/>
                <w:rtl/>
              </w:rPr>
            </w:pPr>
          </w:p>
        </w:tc>
        <w:tc>
          <w:tcPr>
            <w:tcW w:w="350" w:type="dxa"/>
            <w:vAlign w:val="center"/>
          </w:tcPr>
          <w:p w14:paraId="06DF394D" w14:textId="77777777" w:rsidR="00BD575D" w:rsidRDefault="00BD575D">
            <w:pPr>
              <w:jc w:val="center"/>
              <w:rPr>
                <w:rFonts w:ascii="Tahoma" w:hAnsi="Tahoma" w:cs="Tahoma"/>
                <w:sz w:val="12"/>
                <w:szCs w:val="12"/>
                <w:rtl/>
              </w:rPr>
            </w:pPr>
          </w:p>
        </w:tc>
        <w:tc>
          <w:tcPr>
            <w:tcW w:w="350" w:type="dxa"/>
            <w:vAlign w:val="center"/>
          </w:tcPr>
          <w:p w14:paraId="3CA60149" w14:textId="77777777" w:rsidR="00BD575D" w:rsidRDefault="00BD575D">
            <w:pPr>
              <w:jc w:val="center"/>
              <w:rPr>
                <w:rFonts w:ascii="Tahoma" w:hAnsi="Tahoma" w:cs="Tahoma"/>
                <w:sz w:val="12"/>
                <w:szCs w:val="12"/>
                <w:rtl/>
              </w:rPr>
            </w:pPr>
          </w:p>
        </w:tc>
        <w:tc>
          <w:tcPr>
            <w:tcW w:w="350" w:type="dxa"/>
            <w:vAlign w:val="center"/>
          </w:tcPr>
          <w:p w14:paraId="478C1DD8" w14:textId="77777777" w:rsidR="00BD575D" w:rsidRDefault="00BD575D">
            <w:pPr>
              <w:jc w:val="center"/>
              <w:rPr>
                <w:rFonts w:ascii="Tahoma" w:hAnsi="Tahoma" w:cs="Tahoma"/>
                <w:sz w:val="12"/>
                <w:szCs w:val="12"/>
                <w:rtl/>
              </w:rPr>
            </w:pPr>
          </w:p>
        </w:tc>
        <w:tc>
          <w:tcPr>
            <w:tcW w:w="350" w:type="dxa"/>
            <w:vAlign w:val="center"/>
          </w:tcPr>
          <w:p w14:paraId="6561B684" w14:textId="77777777" w:rsidR="00BD575D" w:rsidRDefault="00BD575D">
            <w:pPr>
              <w:jc w:val="center"/>
              <w:rPr>
                <w:rFonts w:ascii="Tahoma" w:hAnsi="Tahoma" w:cs="Tahoma"/>
                <w:sz w:val="12"/>
                <w:szCs w:val="12"/>
                <w:rtl/>
              </w:rPr>
            </w:pPr>
          </w:p>
        </w:tc>
        <w:tc>
          <w:tcPr>
            <w:tcW w:w="350" w:type="dxa"/>
            <w:vAlign w:val="center"/>
          </w:tcPr>
          <w:p w14:paraId="70A3D7FE" w14:textId="77777777" w:rsidR="00BD575D" w:rsidRDefault="00BD575D">
            <w:pPr>
              <w:jc w:val="center"/>
              <w:rPr>
                <w:rFonts w:ascii="Tahoma" w:hAnsi="Tahoma" w:cs="Tahoma"/>
                <w:sz w:val="12"/>
                <w:szCs w:val="12"/>
                <w:rtl/>
              </w:rPr>
            </w:pPr>
          </w:p>
        </w:tc>
        <w:tc>
          <w:tcPr>
            <w:tcW w:w="305" w:type="dxa"/>
            <w:vAlign w:val="center"/>
          </w:tcPr>
          <w:p w14:paraId="58A216A5" w14:textId="77777777" w:rsidR="00BD575D" w:rsidRDefault="00BD575D">
            <w:pPr>
              <w:jc w:val="center"/>
              <w:rPr>
                <w:rFonts w:ascii="Tahoma" w:hAnsi="Tahoma" w:cs="Tahoma"/>
                <w:sz w:val="12"/>
                <w:szCs w:val="12"/>
                <w:rtl/>
              </w:rPr>
            </w:pPr>
          </w:p>
        </w:tc>
        <w:tc>
          <w:tcPr>
            <w:tcW w:w="305" w:type="dxa"/>
            <w:vAlign w:val="center"/>
          </w:tcPr>
          <w:p w14:paraId="5D4B9D05" w14:textId="77777777" w:rsidR="00BD575D" w:rsidRDefault="00BD575D">
            <w:pPr>
              <w:jc w:val="center"/>
              <w:rPr>
                <w:rFonts w:ascii="Tahoma" w:hAnsi="Tahoma" w:cs="Tahoma"/>
                <w:sz w:val="12"/>
                <w:szCs w:val="12"/>
                <w:rtl/>
              </w:rPr>
            </w:pPr>
          </w:p>
        </w:tc>
        <w:tc>
          <w:tcPr>
            <w:tcW w:w="305" w:type="dxa"/>
            <w:vAlign w:val="center"/>
          </w:tcPr>
          <w:p w14:paraId="38D3A3EE" w14:textId="77777777" w:rsidR="00BD575D" w:rsidRDefault="00BD575D">
            <w:pPr>
              <w:jc w:val="center"/>
              <w:rPr>
                <w:rFonts w:ascii="Tahoma" w:hAnsi="Tahoma" w:cs="Tahoma"/>
                <w:sz w:val="12"/>
                <w:szCs w:val="12"/>
                <w:rtl/>
              </w:rPr>
            </w:pPr>
          </w:p>
        </w:tc>
        <w:tc>
          <w:tcPr>
            <w:tcW w:w="305" w:type="dxa"/>
            <w:vAlign w:val="center"/>
          </w:tcPr>
          <w:p w14:paraId="2A44B682" w14:textId="77777777" w:rsidR="00BD575D" w:rsidRDefault="00BD575D">
            <w:pPr>
              <w:jc w:val="center"/>
              <w:rPr>
                <w:rFonts w:ascii="Tahoma" w:hAnsi="Tahoma" w:cs="Tahoma"/>
                <w:sz w:val="12"/>
                <w:szCs w:val="12"/>
                <w:rtl/>
              </w:rPr>
            </w:pPr>
          </w:p>
        </w:tc>
        <w:tc>
          <w:tcPr>
            <w:tcW w:w="305" w:type="dxa"/>
            <w:vAlign w:val="center"/>
          </w:tcPr>
          <w:p w14:paraId="291A52EC" w14:textId="77777777" w:rsidR="00BD575D" w:rsidRDefault="00BD575D">
            <w:pPr>
              <w:jc w:val="center"/>
              <w:rPr>
                <w:rFonts w:ascii="Tahoma" w:hAnsi="Tahoma" w:cs="Tahoma"/>
                <w:sz w:val="12"/>
                <w:szCs w:val="12"/>
                <w:rtl/>
              </w:rPr>
            </w:pPr>
          </w:p>
        </w:tc>
        <w:tc>
          <w:tcPr>
            <w:tcW w:w="305" w:type="dxa"/>
            <w:vAlign w:val="center"/>
          </w:tcPr>
          <w:p w14:paraId="71EBFC53" w14:textId="77777777" w:rsidR="00BD575D" w:rsidRDefault="00BD575D">
            <w:pPr>
              <w:jc w:val="center"/>
              <w:rPr>
                <w:rFonts w:ascii="Tahoma" w:hAnsi="Tahoma" w:cs="Tahoma"/>
                <w:sz w:val="12"/>
                <w:szCs w:val="12"/>
                <w:rtl/>
              </w:rPr>
            </w:pPr>
          </w:p>
        </w:tc>
        <w:tc>
          <w:tcPr>
            <w:tcW w:w="305" w:type="dxa"/>
            <w:vAlign w:val="center"/>
          </w:tcPr>
          <w:p w14:paraId="053BFF22" w14:textId="77777777" w:rsidR="00BD575D" w:rsidRDefault="00BD575D">
            <w:pPr>
              <w:jc w:val="center"/>
              <w:rPr>
                <w:rFonts w:ascii="Tahoma" w:hAnsi="Tahoma" w:cs="Tahoma"/>
                <w:sz w:val="12"/>
                <w:szCs w:val="12"/>
                <w:rtl/>
              </w:rPr>
            </w:pPr>
          </w:p>
        </w:tc>
        <w:tc>
          <w:tcPr>
            <w:tcW w:w="305" w:type="dxa"/>
            <w:shd w:val="clear" w:color="auto" w:fill="FFC000"/>
            <w:vAlign w:val="center"/>
          </w:tcPr>
          <w:p w14:paraId="69B75BF1" w14:textId="77777777" w:rsidR="00BD575D" w:rsidRDefault="00BD575D">
            <w:pPr>
              <w:jc w:val="center"/>
              <w:rPr>
                <w:rFonts w:ascii="Tahoma" w:hAnsi="Tahoma" w:cs="Tahoma"/>
                <w:sz w:val="12"/>
                <w:szCs w:val="12"/>
                <w:rtl/>
              </w:rPr>
            </w:pPr>
          </w:p>
        </w:tc>
        <w:tc>
          <w:tcPr>
            <w:tcW w:w="305" w:type="dxa"/>
            <w:shd w:val="clear" w:color="auto" w:fill="92D050"/>
            <w:vAlign w:val="center"/>
          </w:tcPr>
          <w:p w14:paraId="3A4F2D47" w14:textId="77777777" w:rsidR="00BD575D" w:rsidRDefault="00BD575D">
            <w:pPr>
              <w:jc w:val="center"/>
              <w:rPr>
                <w:rFonts w:ascii="Tahoma" w:hAnsi="Tahoma" w:cs="Tahoma"/>
                <w:sz w:val="12"/>
                <w:szCs w:val="12"/>
                <w:rtl/>
              </w:rPr>
            </w:pPr>
          </w:p>
        </w:tc>
        <w:tc>
          <w:tcPr>
            <w:tcW w:w="305" w:type="dxa"/>
            <w:shd w:val="clear" w:color="auto" w:fill="92D050"/>
            <w:vAlign w:val="center"/>
          </w:tcPr>
          <w:p w14:paraId="0A88D8E2" w14:textId="77777777" w:rsidR="00BD575D" w:rsidRDefault="00BD575D">
            <w:pPr>
              <w:jc w:val="center"/>
              <w:rPr>
                <w:rFonts w:ascii="Tahoma" w:hAnsi="Tahoma" w:cs="Tahoma"/>
                <w:sz w:val="12"/>
                <w:szCs w:val="12"/>
                <w:rtl/>
              </w:rPr>
            </w:pPr>
          </w:p>
        </w:tc>
        <w:tc>
          <w:tcPr>
            <w:tcW w:w="350" w:type="dxa"/>
            <w:vAlign w:val="center"/>
          </w:tcPr>
          <w:p w14:paraId="3EF512A5" w14:textId="77777777" w:rsidR="00BD575D" w:rsidRDefault="00F31DDB">
            <w:pPr>
              <w:jc w:val="center"/>
              <w:rPr>
                <w:rFonts w:ascii="Tahoma" w:hAnsi="Tahoma" w:cs="Tahoma"/>
                <w:sz w:val="12"/>
                <w:szCs w:val="12"/>
                <w:rtl/>
              </w:rPr>
            </w:pPr>
            <w:r>
              <w:rPr>
                <w:rFonts w:ascii="Tahoma" w:hAnsi="Tahoma" w:cs="Tahoma"/>
                <w:sz w:val="12"/>
                <w:szCs w:val="12"/>
                <w:rtl/>
              </w:rPr>
              <w:t>3</w:t>
            </w:r>
          </w:p>
        </w:tc>
      </w:tr>
      <w:tr w:rsidR="00BD575D" w14:paraId="549F53B0" w14:textId="77777777">
        <w:trPr>
          <w:trHeight w:val="283"/>
        </w:trPr>
        <w:tc>
          <w:tcPr>
            <w:tcW w:w="351" w:type="dxa"/>
            <w:shd w:val="clear" w:color="auto" w:fill="92D050"/>
            <w:vAlign w:val="center"/>
          </w:tcPr>
          <w:p w14:paraId="54FF62D9" w14:textId="77777777" w:rsidR="00BD575D" w:rsidRDefault="00BD575D">
            <w:pPr>
              <w:jc w:val="center"/>
              <w:rPr>
                <w:rFonts w:ascii="Tahoma" w:hAnsi="Tahoma" w:cs="Tahoma"/>
                <w:sz w:val="12"/>
                <w:szCs w:val="12"/>
                <w:rtl/>
              </w:rPr>
            </w:pPr>
          </w:p>
        </w:tc>
        <w:tc>
          <w:tcPr>
            <w:tcW w:w="351" w:type="dxa"/>
            <w:shd w:val="clear" w:color="auto" w:fill="92D050"/>
            <w:vAlign w:val="center"/>
          </w:tcPr>
          <w:p w14:paraId="647FF406"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1BC1782D" w14:textId="77777777" w:rsidR="00BD575D" w:rsidRDefault="00F31DDB">
            <w:pPr>
              <w:jc w:val="center"/>
              <w:rPr>
                <w:rFonts w:ascii="Tahoma" w:hAnsi="Tahoma" w:cs="Tahoma"/>
                <w:sz w:val="12"/>
                <w:szCs w:val="12"/>
                <w:rtl/>
              </w:rPr>
            </w:pPr>
            <w:r>
              <w:rPr>
                <w:rFonts w:ascii="Tahoma" w:hAnsi="Tahoma" w:cs="Tahoma"/>
                <w:sz w:val="12"/>
                <w:szCs w:val="12"/>
                <w:rtl/>
              </w:rPr>
              <w:t>19</w:t>
            </w:r>
          </w:p>
        </w:tc>
        <w:tc>
          <w:tcPr>
            <w:tcW w:w="350" w:type="dxa"/>
            <w:vAlign w:val="center"/>
          </w:tcPr>
          <w:p w14:paraId="682C22B3" w14:textId="77777777" w:rsidR="00BD575D" w:rsidRDefault="00BD575D">
            <w:pPr>
              <w:jc w:val="center"/>
              <w:rPr>
                <w:rFonts w:ascii="Tahoma" w:hAnsi="Tahoma" w:cs="Tahoma"/>
                <w:sz w:val="12"/>
                <w:szCs w:val="12"/>
                <w:rtl/>
              </w:rPr>
            </w:pPr>
          </w:p>
        </w:tc>
        <w:tc>
          <w:tcPr>
            <w:tcW w:w="350" w:type="dxa"/>
            <w:vAlign w:val="center"/>
          </w:tcPr>
          <w:p w14:paraId="003C0A64" w14:textId="77777777" w:rsidR="00BD575D" w:rsidRDefault="00BD575D">
            <w:pPr>
              <w:jc w:val="center"/>
              <w:rPr>
                <w:rFonts w:ascii="Tahoma" w:hAnsi="Tahoma" w:cs="Tahoma"/>
                <w:sz w:val="12"/>
                <w:szCs w:val="12"/>
                <w:rtl/>
              </w:rPr>
            </w:pPr>
          </w:p>
        </w:tc>
        <w:tc>
          <w:tcPr>
            <w:tcW w:w="350" w:type="dxa"/>
            <w:vAlign w:val="center"/>
          </w:tcPr>
          <w:p w14:paraId="1A675E3F" w14:textId="77777777" w:rsidR="00BD575D" w:rsidRDefault="00BD575D">
            <w:pPr>
              <w:jc w:val="center"/>
              <w:rPr>
                <w:rFonts w:ascii="Tahoma" w:hAnsi="Tahoma" w:cs="Tahoma"/>
                <w:sz w:val="12"/>
                <w:szCs w:val="12"/>
                <w:rtl/>
              </w:rPr>
            </w:pPr>
          </w:p>
        </w:tc>
        <w:tc>
          <w:tcPr>
            <w:tcW w:w="350" w:type="dxa"/>
            <w:vAlign w:val="center"/>
          </w:tcPr>
          <w:p w14:paraId="0A97480B" w14:textId="77777777" w:rsidR="00BD575D" w:rsidRDefault="00BD575D">
            <w:pPr>
              <w:jc w:val="center"/>
              <w:rPr>
                <w:rFonts w:ascii="Tahoma" w:hAnsi="Tahoma" w:cs="Tahoma"/>
                <w:sz w:val="12"/>
                <w:szCs w:val="12"/>
              </w:rPr>
            </w:pPr>
          </w:p>
        </w:tc>
        <w:tc>
          <w:tcPr>
            <w:tcW w:w="350" w:type="dxa"/>
            <w:vAlign w:val="center"/>
          </w:tcPr>
          <w:p w14:paraId="68B395D5" w14:textId="77777777" w:rsidR="00BD575D" w:rsidRDefault="00F31DDB">
            <w:pPr>
              <w:jc w:val="center"/>
              <w:rPr>
                <w:rFonts w:ascii="Tahoma" w:hAnsi="Tahoma" w:cs="Tahoma"/>
                <w:sz w:val="12"/>
                <w:szCs w:val="12"/>
                <w:rtl/>
              </w:rPr>
            </w:pPr>
            <w:r>
              <w:rPr>
                <w:rFonts w:ascii="Tahoma" w:hAnsi="Tahoma" w:cs="Tahoma"/>
                <w:sz w:val="12"/>
                <w:szCs w:val="12"/>
                <w:rtl/>
              </w:rPr>
              <w:t>8</w:t>
            </w:r>
          </w:p>
        </w:tc>
        <w:tc>
          <w:tcPr>
            <w:tcW w:w="350" w:type="dxa"/>
            <w:vAlign w:val="center"/>
          </w:tcPr>
          <w:p w14:paraId="4C87F57C" w14:textId="77777777" w:rsidR="00BD575D" w:rsidRDefault="00BD575D">
            <w:pPr>
              <w:jc w:val="center"/>
              <w:rPr>
                <w:rFonts w:ascii="Tahoma" w:hAnsi="Tahoma" w:cs="Tahoma"/>
                <w:sz w:val="12"/>
                <w:szCs w:val="12"/>
                <w:rtl/>
              </w:rPr>
            </w:pPr>
          </w:p>
        </w:tc>
        <w:tc>
          <w:tcPr>
            <w:tcW w:w="350" w:type="dxa"/>
            <w:vAlign w:val="center"/>
          </w:tcPr>
          <w:p w14:paraId="16E171B0" w14:textId="77777777" w:rsidR="00BD575D" w:rsidRDefault="00BD575D">
            <w:pPr>
              <w:jc w:val="center"/>
              <w:rPr>
                <w:rFonts w:ascii="Tahoma" w:hAnsi="Tahoma" w:cs="Tahoma"/>
                <w:sz w:val="12"/>
                <w:szCs w:val="12"/>
                <w:rtl/>
              </w:rPr>
            </w:pPr>
          </w:p>
        </w:tc>
        <w:tc>
          <w:tcPr>
            <w:tcW w:w="350" w:type="dxa"/>
            <w:vAlign w:val="center"/>
          </w:tcPr>
          <w:p w14:paraId="61D32608" w14:textId="77777777" w:rsidR="00BD575D" w:rsidRDefault="00BD575D">
            <w:pPr>
              <w:jc w:val="center"/>
              <w:rPr>
                <w:rFonts w:ascii="Tahoma" w:hAnsi="Tahoma" w:cs="Tahoma"/>
                <w:sz w:val="12"/>
                <w:szCs w:val="12"/>
                <w:rtl/>
              </w:rPr>
            </w:pPr>
          </w:p>
        </w:tc>
        <w:tc>
          <w:tcPr>
            <w:tcW w:w="350" w:type="dxa"/>
            <w:vAlign w:val="center"/>
          </w:tcPr>
          <w:p w14:paraId="7C66EA7A" w14:textId="77777777" w:rsidR="00BD575D" w:rsidRDefault="00BD575D">
            <w:pPr>
              <w:jc w:val="center"/>
              <w:rPr>
                <w:rFonts w:ascii="Tahoma" w:hAnsi="Tahoma" w:cs="Tahoma"/>
                <w:sz w:val="12"/>
                <w:szCs w:val="12"/>
                <w:rtl/>
              </w:rPr>
            </w:pPr>
          </w:p>
        </w:tc>
        <w:tc>
          <w:tcPr>
            <w:tcW w:w="350" w:type="dxa"/>
            <w:vAlign w:val="center"/>
          </w:tcPr>
          <w:p w14:paraId="133E47E7" w14:textId="77777777" w:rsidR="00BD575D" w:rsidRDefault="00BD575D">
            <w:pPr>
              <w:jc w:val="center"/>
              <w:rPr>
                <w:rFonts w:ascii="Tahoma" w:hAnsi="Tahoma" w:cs="Tahoma"/>
                <w:sz w:val="12"/>
                <w:szCs w:val="12"/>
                <w:rtl/>
              </w:rPr>
            </w:pPr>
          </w:p>
        </w:tc>
        <w:tc>
          <w:tcPr>
            <w:tcW w:w="350" w:type="dxa"/>
            <w:vAlign w:val="center"/>
          </w:tcPr>
          <w:p w14:paraId="57592CE0" w14:textId="77777777" w:rsidR="00BD575D" w:rsidRDefault="00BD575D">
            <w:pPr>
              <w:jc w:val="center"/>
              <w:rPr>
                <w:rFonts w:ascii="Tahoma" w:hAnsi="Tahoma" w:cs="Tahoma"/>
                <w:sz w:val="12"/>
                <w:szCs w:val="12"/>
                <w:rtl/>
              </w:rPr>
            </w:pPr>
          </w:p>
        </w:tc>
        <w:tc>
          <w:tcPr>
            <w:tcW w:w="350" w:type="dxa"/>
            <w:vAlign w:val="center"/>
          </w:tcPr>
          <w:p w14:paraId="131B83EA" w14:textId="77777777" w:rsidR="00BD575D" w:rsidRDefault="00F31DDB">
            <w:pPr>
              <w:jc w:val="center"/>
              <w:rPr>
                <w:rFonts w:ascii="Tahoma" w:hAnsi="Tahoma" w:cs="Tahoma"/>
                <w:sz w:val="12"/>
                <w:szCs w:val="12"/>
                <w:rtl/>
              </w:rPr>
            </w:pPr>
            <w:r>
              <w:rPr>
                <w:rFonts w:ascii="Tahoma" w:hAnsi="Tahoma" w:cs="Tahoma"/>
                <w:sz w:val="12"/>
                <w:szCs w:val="12"/>
                <w:rtl/>
              </w:rPr>
              <w:t>9</w:t>
            </w:r>
          </w:p>
        </w:tc>
        <w:tc>
          <w:tcPr>
            <w:tcW w:w="350" w:type="dxa"/>
            <w:vAlign w:val="center"/>
          </w:tcPr>
          <w:p w14:paraId="21A0691F" w14:textId="77777777" w:rsidR="00BD575D" w:rsidRDefault="00BD575D">
            <w:pPr>
              <w:jc w:val="center"/>
              <w:rPr>
                <w:rFonts w:ascii="Tahoma" w:hAnsi="Tahoma" w:cs="Tahoma"/>
                <w:sz w:val="12"/>
                <w:szCs w:val="12"/>
                <w:rtl/>
              </w:rPr>
            </w:pPr>
          </w:p>
        </w:tc>
        <w:tc>
          <w:tcPr>
            <w:tcW w:w="350" w:type="dxa"/>
            <w:vAlign w:val="center"/>
          </w:tcPr>
          <w:p w14:paraId="21ED9E2F" w14:textId="77777777" w:rsidR="00BD575D" w:rsidRDefault="00BD575D">
            <w:pPr>
              <w:jc w:val="center"/>
              <w:rPr>
                <w:rFonts w:ascii="Tahoma" w:hAnsi="Tahoma" w:cs="Tahoma"/>
                <w:sz w:val="12"/>
                <w:szCs w:val="12"/>
                <w:rtl/>
              </w:rPr>
            </w:pPr>
          </w:p>
        </w:tc>
        <w:tc>
          <w:tcPr>
            <w:tcW w:w="305" w:type="dxa"/>
            <w:vAlign w:val="center"/>
          </w:tcPr>
          <w:p w14:paraId="33DA3556" w14:textId="77777777" w:rsidR="00BD575D" w:rsidRDefault="00BD575D">
            <w:pPr>
              <w:jc w:val="center"/>
              <w:rPr>
                <w:rFonts w:ascii="Tahoma" w:hAnsi="Tahoma" w:cs="Tahoma"/>
                <w:sz w:val="12"/>
                <w:szCs w:val="12"/>
                <w:rtl/>
              </w:rPr>
            </w:pPr>
          </w:p>
        </w:tc>
        <w:tc>
          <w:tcPr>
            <w:tcW w:w="305" w:type="dxa"/>
            <w:vAlign w:val="center"/>
          </w:tcPr>
          <w:p w14:paraId="553CE9ED" w14:textId="77777777" w:rsidR="00BD575D" w:rsidRDefault="00BD575D">
            <w:pPr>
              <w:jc w:val="center"/>
              <w:rPr>
                <w:rFonts w:ascii="Tahoma" w:hAnsi="Tahoma" w:cs="Tahoma"/>
                <w:sz w:val="12"/>
                <w:szCs w:val="12"/>
                <w:rtl/>
              </w:rPr>
            </w:pPr>
          </w:p>
        </w:tc>
        <w:tc>
          <w:tcPr>
            <w:tcW w:w="305" w:type="dxa"/>
            <w:vAlign w:val="center"/>
          </w:tcPr>
          <w:p w14:paraId="1CE70018" w14:textId="77777777" w:rsidR="00BD575D" w:rsidRDefault="00F31DDB">
            <w:pPr>
              <w:jc w:val="center"/>
              <w:rPr>
                <w:rFonts w:ascii="Tahoma" w:hAnsi="Tahoma" w:cs="Tahoma"/>
                <w:sz w:val="12"/>
                <w:szCs w:val="12"/>
                <w:rtl/>
              </w:rPr>
            </w:pPr>
            <w:r>
              <w:rPr>
                <w:rFonts w:ascii="Tahoma" w:hAnsi="Tahoma" w:cs="Tahoma"/>
                <w:sz w:val="12"/>
                <w:szCs w:val="12"/>
                <w:rtl/>
              </w:rPr>
              <w:t>1</w:t>
            </w:r>
          </w:p>
        </w:tc>
        <w:tc>
          <w:tcPr>
            <w:tcW w:w="305" w:type="dxa"/>
            <w:vAlign w:val="center"/>
          </w:tcPr>
          <w:p w14:paraId="64FB47C6" w14:textId="77777777" w:rsidR="00BD575D" w:rsidRDefault="00BD575D">
            <w:pPr>
              <w:jc w:val="center"/>
              <w:rPr>
                <w:rFonts w:ascii="Tahoma" w:hAnsi="Tahoma" w:cs="Tahoma"/>
                <w:sz w:val="12"/>
                <w:szCs w:val="12"/>
                <w:rtl/>
              </w:rPr>
            </w:pPr>
          </w:p>
        </w:tc>
        <w:tc>
          <w:tcPr>
            <w:tcW w:w="305" w:type="dxa"/>
            <w:vAlign w:val="center"/>
          </w:tcPr>
          <w:p w14:paraId="16FD5378" w14:textId="77777777" w:rsidR="00BD575D" w:rsidRDefault="00BD575D">
            <w:pPr>
              <w:jc w:val="center"/>
              <w:rPr>
                <w:rFonts w:ascii="Tahoma" w:hAnsi="Tahoma" w:cs="Tahoma"/>
                <w:sz w:val="12"/>
                <w:szCs w:val="12"/>
                <w:rtl/>
              </w:rPr>
            </w:pPr>
          </w:p>
        </w:tc>
        <w:tc>
          <w:tcPr>
            <w:tcW w:w="305" w:type="dxa"/>
            <w:vAlign w:val="center"/>
          </w:tcPr>
          <w:p w14:paraId="0F77E296" w14:textId="77777777" w:rsidR="00BD575D" w:rsidRDefault="00BD575D">
            <w:pPr>
              <w:jc w:val="center"/>
              <w:rPr>
                <w:rFonts w:ascii="Tahoma" w:hAnsi="Tahoma" w:cs="Tahoma"/>
                <w:sz w:val="12"/>
                <w:szCs w:val="12"/>
                <w:rtl/>
              </w:rPr>
            </w:pPr>
          </w:p>
        </w:tc>
        <w:tc>
          <w:tcPr>
            <w:tcW w:w="305" w:type="dxa"/>
            <w:vAlign w:val="center"/>
          </w:tcPr>
          <w:p w14:paraId="053C4C9E" w14:textId="77777777" w:rsidR="00BD575D" w:rsidRDefault="00BD575D">
            <w:pPr>
              <w:jc w:val="center"/>
              <w:rPr>
                <w:rFonts w:ascii="Tahoma" w:hAnsi="Tahoma" w:cs="Tahoma"/>
                <w:sz w:val="12"/>
                <w:szCs w:val="12"/>
                <w:rtl/>
              </w:rPr>
            </w:pPr>
          </w:p>
        </w:tc>
        <w:tc>
          <w:tcPr>
            <w:tcW w:w="305" w:type="dxa"/>
            <w:shd w:val="clear" w:color="auto" w:fill="FFC000"/>
            <w:vAlign w:val="center"/>
          </w:tcPr>
          <w:p w14:paraId="7553FEBF" w14:textId="77777777" w:rsidR="00BD575D" w:rsidRDefault="00BD575D">
            <w:pPr>
              <w:jc w:val="center"/>
              <w:rPr>
                <w:rFonts w:ascii="Tahoma" w:hAnsi="Tahoma" w:cs="Tahoma"/>
                <w:sz w:val="12"/>
                <w:szCs w:val="12"/>
                <w:rtl/>
              </w:rPr>
            </w:pPr>
          </w:p>
        </w:tc>
        <w:tc>
          <w:tcPr>
            <w:tcW w:w="305" w:type="dxa"/>
            <w:shd w:val="clear" w:color="auto" w:fill="92D050"/>
            <w:vAlign w:val="center"/>
          </w:tcPr>
          <w:p w14:paraId="3260CBD1" w14:textId="77777777" w:rsidR="00BD575D" w:rsidRDefault="00BD575D">
            <w:pPr>
              <w:jc w:val="center"/>
              <w:rPr>
                <w:rFonts w:ascii="Tahoma" w:hAnsi="Tahoma" w:cs="Tahoma"/>
                <w:sz w:val="12"/>
                <w:szCs w:val="12"/>
                <w:rtl/>
              </w:rPr>
            </w:pPr>
          </w:p>
        </w:tc>
        <w:tc>
          <w:tcPr>
            <w:tcW w:w="305" w:type="dxa"/>
            <w:shd w:val="clear" w:color="auto" w:fill="92D050"/>
            <w:vAlign w:val="center"/>
          </w:tcPr>
          <w:p w14:paraId="4677D017" w14:textId="77777777" w:rsidR="00BD575D" w:rsidRDefault="00BD575D">
            <w:pPr>
              <w:jc w:val="center"/>
              <w:rPr>
                <w:rFonts w:ascii="Tahoma" w:hAnsi="Tahoma" w:cs="Tahoma"/>
                <w:sz w:val="12"/>
                <w:szCs w:val="12"/>
                <w:rtl/>
              </w:rPr>
            </w:pPr>
          </w:p>
        </w:tc>
        <w:tc>
          <w:tcPr>
            <w:tcW w:w="350" w:type="dxa"/>
            <w:vAlign w:val="center"/>
          </w:tcPr>
          <w:p w14:paraId="7D76E0E9" w14:textId="77777777" w:rsidR="00BD575D" w:rsidRDefault="00F31DDB">
            <w:pPr>
              <w:jc w:val="center"/>
              <w:rPr>
                <w:rFonts w:ascii="Tahoma" w:hAnsi="Tahoma" w:cs="Tahoma"/>
                <w:sz w:val="12"/>
                <w:szCs w:val="12"/>
                <w:rtl/>
              </w:rPr>
            </w:pPr>
            <w:r>
              <w:rPr>
                <w:rFonts w:ascii="Tahoma" w:hAnsi="Tahoma" w:cs="Tahoma"/>
                <w:sz w:val="12"/>
                <w:szCs w:val="12"/>
                <w:rtl/>
              </w:rPr>
              <w:t>4</w:t>
            </w:r>
          </w:p>
        </w:tc>
      </w:tr>
      <w:tr w:rsidR="00BD575D" w14:paraId="57BE610C" w14:textId="77777777">
        <w:trPr>
          <w:trHeight w:val="283"/>
        </w:trPr>
        <w:tc>
          <w:tcPr>
            <w:tcW w:w="351" w:type="dxa"/>
            <w:shd w:val="clear" w:color="auto" w:fill="92D050"/>
            <w:vAlign w:val="center"/>
          </w:tcPr>
          <w:p w14:paraId="7F5A6951" w14:textId="77777777" w:rsidR="00BD575D" w:rsidRDefault="00BD575D">
            <w:pPr>
              <w:jc w:val="center"/>
              <w:rPr>
                <w:rFonts w:ascii="Tahoma" w:hAnsi="Tahoma" w:cs="Tahoma"/>
                <w:sz w:val="12"/>
                <w:szCs w:val="12"/>
                <w:rtl/>
              </w:rPr>
            </w:pPr>
          </w:p>
        </w:tc>
        <w:tc>
          <w:tcPr>
            <w:tcW w:w="351" w:type="dxa"/>
            <w:shd w:val="clear" w:color="auto" w:fill="92D050"/>
            <w:vAlign w:val="center"/>
          </w:tcPr>
          <w:p w14:paraId="4A873539"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40119BA8" w14:textId="77777777" w:rsidR="00BD575D" w:rsidRDefault="00BD575D">
            <w:pPr>
              <w:jc w:val="center"/>
              <w:rPr>
                <w:rFonts w:ascii="Tahoma" w:hAnsi="Tahoma" w:cs="Tahoma"/>
                <w:sz w:val="12"/>
                <w:szCs w:val="12"/>
                <w:rtl/>
              </w:rPr>
            </w:pPr>
          </w:p>
        </w:tc>
        <w:tc>
          <w:tcPr>
            <w:tcW w:w="350" w:type="dxa"/>
            <w:vAlign w:val="center"/>
          </w:tcPr>
          <w:p w14:paraId="7E8D4E99" w14:textId="77777777" w:rsidR="00BD575D" w:rsidRDefault="00BD575D">
            <w:pPr>
              <w:jc w:val="center"/>
              <w:rPr>
                <w:rFonts w:ascii="Tahoma" w:hAnsi="Tahoma" w:cs="Tahoma"/>
                <w:sz w:val="12"/>
                <w:szCs w:val="12"/>
                <w:rtl/>
              </w:rPr>
            </w:pPr>
          </w:p>
        </w:tc>
        <w:tc>
          <w:tcPr>
            <w:tcW w:w="350" w:type="dxa"/>
            <w:vAlign w:val="center"/>
          </w:tcPr>
          <w:p w14:paraId="0E0D4A3B" w14:textId="77777777" w:rsidR="00BD575D" w:rsidRDefault="00BD575D">
            <w:pPr>
              <w:jc w:val="center"/>
              <w:rPr>
                <w:rFonts w:ascii="Tahoma" w:hAnsi="Tahoma" w:cs="Tahoma"/>
                <w:sz w:val="12"/>
                <w:szCs w:val="12"/>
                <w:rtl/>
              </w:rPr>
            </w:pPr>
          </w:p>
        </w:tc>
        <w:tc>
          <w:tcPr>
            <w:tcW w:w="350" w:type="dxa"/>
            <w:vAlign w:val="center"/>
          </w:tcPr>
          <w:p w14:paraId="2EE57CA5" w14:textId="77777777" w:rsidR="00BD575D" w:rsidRDefault="00BD575D">
            <w:pPr>
              <w:jc w:val="center"/>
              <w:rPr>
                <w:rFonts w:ascii="Tahoma" w:hAnsi="Tahoma" w:cs="Tahoma"/>
                <w:sz w:val="12"/>
                <w:szCs w:val="12"/>
                <w:rtl/>
              </w:rPr>
            </w:pPr>
          </w:p>
        </w:tc>
        <w:tc>
          <w:tcPr>
            <w:tcW w:w="350" w:type="dxa"/>
            <w:vAlign w:val="center"/>
          </w:tcPr>
          <w:p w14:paraId="34EB9D29" w14:textId="77777777" w:rsidR="00BD575D" w:rsidRDefault="00BD575D">
            <w:pPr>
              <w:jc w:val="center"/>
              <w:rPr>
                <w:rFonts w:ascii="Tahoma" w:hAnsi="Tahoma" w:cs="Tahoma"/>
                <w:sz w:val="12"/>
                <w:szCs w:val="12"/>
                <w:rtl/>
              </w:rPr>
            </w:pPr>
          </w:p>
        </w:tc>
        <w:tc>
          <w:tcPr>
            <w:tcW w:w="350" w:type="dxa"/>
            <w:vAlign w:val="center"/>
          </w:tcPr>
          <w:p w14:paraId="4DF8F1DB" w14:textId="77777777" w:rsidR="00BD575D" w:rsidRDefault="00BD575D">
            <w:pPr>
              <w:jc w:val="center"/>
              <w:rPr>
                <w:rFonts w:ascii="Tahoma" w:hAnsi="Tahoma" w:cs="Tahoma"/>
                <w:sz w:val="12"/>
                <w:szCs w:val="12"/>
                <w:rtl/>
              </w:rPr>
            </w:pPr>
          </w:p>
        </w:tc>
        <w:tc>
          <w:tcPr>
            <w:tcW w:w="350" w:type="dxa"/>
            <w:vAlign w:val="center"/>
          </w:tcPr>
          <w:p w14:paraId="62632EBB" w14:textId="77777777" w:rsidR="00BD575D" w:rsidRDefault="00BD575D">
            <w:pPr>
              <w:jc w:val="center"/>
              <w:rPr>
                <w:rFonts w:ascii="Tahoma" w:hAnsi="Tahoma" w:cs="Tahoma"/>
                <w:sz w:val="12"/>
                <w:szCs w:val="12"/>
                <w:rtl/>
              </w:rPr>
            </w:pPr>
          </w:p>
        </w:tc>
        <w:tc>
          <w:tcPr>
            <w:tcW w:w="350" w:type="dxa"/>
            <w:vAlign w:val="center"/>
          </w:tcPr>
          <w:p w14:paraId="1204A36A" w14:textId="77777777" w:rsidR="00BD575D" w:rsidRDefault="00BD575D">
            <w:pPr>
              <w:jc w:val="center"/>
              <w:rPr>
                <w:rFonts w:ascii="Tahoma" w:hAnsi="Tahoma" w:cs="Tahoma"/>
                <w:sz w:val="12"/>
                <w:szCs w:val="12"/>
                <w:rtl/>
              </w:rPr>
            </w:pPr>
          </w:p>
        </w:tc>
        <w:tc>
          <w:tcPr>
            <w:tcW w:w="350" w:type="dxa"/>
            <w:vAlign w:val="center"/>
          </w:tcPr>
          <w:p w14:paraId="56FDC710" w14:textId="77777777" w:rsidR="00BD575D" w:rsidRDefault="00BD575D">
            <w:pPr>
              <w:jc w:val="center"/>
              <w:rPr>
                <w:rFonts w:ascii="Tahoma" w:hAnsi="Tahoma" w:cs="Tahoma"/>
                <w:sz w:val="12"/>
                <w:szCs w:val="12"/>
                <w:rtl/>
              </w:rPr>
            </w:pPr>
          </w:p>
        </w:tc>
        <w:tc>
          <w:tcPr>
            <w:tcW w:w="350" w:type="dxa"/>
            <w:vAlign w:val="center"/>
          </w:tcPr>
          <w:p w14:paraId="60CA9B6F" w14:textId="77777777" w:rsidR="00BD575D" w:rsidRDefault="00BD575D">
            <w:pPr>
              <w:jc w:val="center"/>
              <w:rPr>
                <w:rFonts w:ascii="Tahoma" w:hAnsi="Tahoma" w:cs="Tahoma"/>
                <w:sz w:val="12"/>
                <w:szCs w:val="12"/>
                <w:rtl/>
              </w:rPr>
            </w:pPr>
          </w:p>
        </w:tc>
        <w:tc>
          <w:tcPr>
            <w:tcW w:w="350" w:type="dxa"/>
            <w:vAlign w:val="center"/>
          </w:tcPr>
          <w:p w14:paraId="57B9DD5F" w14:textId="77777777" w:rsidR="00BD575D" w:rsidRDefault="00BD575D">
            <w:pPr>
              <w:jc w:val="center"/>
              <w:rPr>
                <w:rFonts w:ascii="Tahoma" w:hAnsi="Tahoma" w:cs="Tahoma"/>
                <w:sz w:val="12"/>
                <w:szCs w:val="12"/>
                <w:rtl/>
              </w:rPr>
            </w:pPr>
          </w:p>
        </w:tc>
        <w:tc>
          <w:tcPr>
            <w:tcW w:w="350" w:type="dxa"/>
            <w:vAlign w:val="center"/>
          </w:tcPr>
          <w:p w14:paraId="106E5C82" w14:textId="77777777" w:rsidR="00BD575D" w:rsidRDefault="00BD575D">
            <w:pPr>
              <w:jc w:val="center"/>
              <w:rPr>
                <w:rFonts w:ascii="Tahoma" w:hAnsi="Tahoma" w:cs="Tahoma"/>
                <w:sz w:val="12"/>
                <w:szCs w:val="12"/>
                <w:rtl/>
              </w:rPr>
            </w:pPr>
          </w:p>
        </w:tc>
        <w:tc>
          <w:tcPr>
            <w:tcW w:w="350" w:type="dxa"/>
            <w:vAlign w:val="center"/>
          </w:tcPr>
          <w:p w14:paraId="74DF9647" w14:textId="77777777" w:rsidR="00BD575D" w:rsidRDefault="00BD575D">
            <w:pPr>
              <w:jc w:val="center"/>
              <w:rPr>
                <w:rFonts w:ascii="Tahoma" w:hAnsi="Tahoma" w:cs="Tahoma"/>
                <w:sz w:val="12"/>
                <w:szCs w:val="12"/>
                <w:rtl/>
              </w:rPr>
            </w:pPr>
          </w:p>
        </w:tc>
        <w:tc>
          <w:tcPr>
            <w:tcW w:w="350" w:type="dxa"/>
            <w:vAlign w:val="center"/>
          </w:tcPr>
          <w:p w14:paraId="409524B1" w14:textId="77777777" w:rsidR="00BD575D" w:rsidRDefault="00BD575D">
            <w:pPr>
              <w:jc w:val="center"/>
              <w:rPr>
                <w:rFonts w:ascii="Tahoma" w:hAnsi="Tahoma" w:cs="Tahoma"/>
                <w:sz w:val="12"/>
                <w:szCs w:val="12"/>
                <w:rtl/>
              </w:rPr>
            </w:pPr>
          </w:p>
        </w:tc>
        <w:tc>
          <w:tcPr>
            <w:tcW w:w="350" w:type="dxa"/>
            <w:vAlign w:val="center"/>
          </w:tcPr>
          <w:p w14:paraId="34AD80BB" w14:textId="77777777" w:rsidR="00BD575D" w:rsidRDefault="00BD575D">
            <w:pPr>
              <w:jc w:val="center"/>
              <w:rPr>
                <w:rFonts w:ascii="Tahoma" w:hAnsi="Tahoma" w:cs="Tahoma"/>
                <w:sz w:val="12"/>
                <w:szCs w:val="12"/>
                <w:rtl/>
              </w:rPr>
            </w:pPr>
          </w:p>
        </w:tc>
        <w:tc>
          <w:tcPr>
            <w:tcW w:w="305" w:type="dxa"/>
            <w:vAlign w:val="center"/>
          </w:tcPr>
          <w:p w14:paraId="7F304505" w14:textId="77777777" w:rsidR="00BD575D" w:rsidRDefault="00BD575D">
            <w:pPr>
              <w:jc w:val="center"/>
              <w:rPr>
                <w:rFonts w:ascii="Tahoma" w:hAnsi="Tahoma" w:cs="Tahoma"/>
                <w:sz w:val="12"/>
                <w:szCs w:val="12"/>
                <w:rtl/>
              </w:rPr>
            </w:pPr>
          </w:p>
        </w:tc>
        <w:tc>
          <w:tcPr>
            <w:tcW w:w="305" w:type="dxa"/>
            <w:vAlign w:val="center"/>
          </w:tcPr>
          <w:p w14:paraId="79D4CEC5" w14:textId="77777777" w:rsidR="00BD575D" w:rsidRDefault="00BD575D">
            <w:pPr>
              <w:jc w:val="center"/>
              <w:rPr>
                <w:rFonts w:ascii="Tahoma" w:hAnsi="Tahoma" w:cs="Tahoma"/>
                <w:sz w:val="12"/>
                <w:szCs w:val="12"/>
                <w:rtl/>
              </w:rPr>
            </w:pPr>
          </w:p>
        </w:tc>
        <w:tc>
          <w:tcPr>
            <w:tcW w:w="305" w:type="dxa"/>
            <w:vAlign w:val="center"/>
          </w:tcPr>
          <w:p w14:paraId="740D4271" w14:textId="77777777" w:rsidR="00BD575D" w:rsidRDefault="00BD575D">
            <w:pPr>
              <w:jc w:val="center"/>
              <w:rPr>
                <w:rFonts w:ascii="Tahoma" w:hAnsi="Tahoma" w:cs="Tahoma"/>
                <w:sz w:val="12"/>
                <w:szCs w:val="12"/>
                <w:rtl/>
              </w:rPr>
            </w:pPr>
          </w:p>
        </w:tc>
        <w:tc>
          <w:tcPr>
            <w:tcW w:w="305" w:type="dxa"/>
            <w:vAlign w:val="center"/>
          </w:tcPr>
          <w:p w14:paraId="3BBAD207" w14:textId="77777777" w:rsidR="00BD575D" w:rsidRDefault="00BD575D">
            <w:pPr>
              <w:jc w:val="center"/>
              <w:rPr>
                <w:rFonts w:ascii="Tahoma" w:hAnsi="Tahoma" w:cs="Tahoma"/>
                <w:sz w:val="12"/>
                <w:szCs w:val="12"/>
                <w:rtl/>
              </w:rPr>
            </w:pPr>
          </w:p>
        </w:tc>
        <w:tc>
          <w:tcPr>
            <w:tcW w:w="305" w:type="dxa"/>
            <w:vAlign w:val="center"/>
          </w:tcPr>
          <w:p w14:paraId="09181C74" w14:textId="77777777" w:rsidR="00BD575D" w:rsidRDefault="00BD575D">
            <w:pPr>
              <w:jc w:val="center"/>
              <w:rPr>
                <w:rFonts w:ascii="Tahoma" w:hAnsi="Tahoma" w:cs="Tahoma"/>
                <w:sz w:val="12"/>
                <w:szCs w:val="12"/>
                <w:rtl/>
              </w:rPr>
            </w:pPr>
          </w:p>
        </w:tc>
        <w:tc>
          <w:tcPr>
            <w:tcW w:w="305" w:type="dxa"/>
            <w:vAlign w:val="center"/>
          </w:tcPr>
          <w:p w14:paraId="7D0853AC" w14:textId="77777777" w:rsidR="00BD575D" w:rsidRDefault="00BD575D">
            <w:pPr>
              <w:jc w:val="center"/>
              <w:rPr>
                <w:rFonts w:ascii="Tahoma" w:hAnsi="Tahoma" w:cs="Tahoma"/>
                <w:sz w:val="12"/>
                <w:szCs w:val="12"/>
                <w:rtl/>
              </w:rPr>
            </w:pPr>
          </w:p>
        </w:tc>
        <w:tc>
          <w:tcPr>
            <w:tcW w:w="305" w:type="dxa"/>
            <w:vAlign w:val="center"/>
          </w:tcPr>
          <w:p w14:paraId="437EDCE7" w14:textId="77777777" w:rsidR="00BD575D" w:rsidRDefault="00BD575D">
            <w:pPr>
              <w:jc w:val="center"/>
              <w:rPr>
                <w:rFonts w:ascii="Tahoma" w:hAnsi="Tahoma" w:cs="Tahoma"/>
                <w:sz w:val="12"/>
                <w:szCs w:val="12"/>
                <w:rtl/>
              </w:rPr>
            </w:pPr>
          </w:p>
        </w:tc>
        <w:tc>
          <w:tcPr>
            <w:tcW w:w="305" w:type="dxa"/>
            <w:shd w:val="clear" w:color="auto" w:fill="FFC000"/>
            <w:vAlign w:val="center"/>
          </w:tcPr>
          <w:p w14:paraId="74ED67A6" w14:textId="77777777" w:rsidR="00BD575D" w:rsidRDefault="00F31DDB">
            <w:pPr>
              <w:jc w:val="center"/>
              <w:rPr>
                <w:rFonts w:ascii="Tahoma" w:hAnsi="Tahoma" w:cs="Tahoma"/>
                <w:sz w:val="12"/>
                <w:szCs w:val="12"/>
                <w:rtl/>
              </w:rPr>
            </w:pPr>
            <w:r>
              <w:rPr>
                <w:rFonts w:ascii="Tahoma" w:hAnsi="Tahoma" w:cs="Tahoma"/>
                <w:sz w:val="12"/>
                <w:szCs w:val="12"/>
                <w:rtl/>
              </w:rPr>
              <w:t>2</w:t>
            </w:r>
          </w:p>
        </w:tc>
        <w:tc>
          <w:tcPr>
            <w:tcW w:w="305" w:type="dxa"/>
            <w:shd w:val="clear" w:color="auto" w:fill="92D050"/>
            <w:vAlign w:val="center"/>
          </w:tcPr>
          <w:p w14:paraId="52AE546C" w14:textId="77777777" w:rsidR="00BD575D" w:rsidRDefault="00BD575D">
            <w:pPr>
              <w:jc w:val="center"/>
              <w:rPr>
                <w:rFonts w:ascii="Tahoma" w:hAnsi="Tahoma" w:cs="Tahoma"/>
                <w:sz w:val="12"/>
                <w:szCs w:val="12"/>
                <w:rtl/>
              </w:rPr>
            </w:pPr>
          </w:p>
        </w:tc>
        <w:tc>
          <w:tcPr>
            <w:tcW w:w="305" w:type="dxa"/>
            <w:shd w:val="clear" w:color="auto" w:fill="92D050"/>
            <w:vAlign w:val="center"/>
          </w:tcPr>
          <w:p w14:paraId="04E99CAA" w14:textId="77777777" w:rsidR="00BD575D" w:rsidRDefault="00BD575D">
            <w:pPr>
              <w:jc w:val="center"/>
              <w:rPr>
                <w:rFonts w:ascii="Tahoma" w:hAnsi="Tahoma" w:cs="Tahoma"/>
                <w:sz w:val="12"/>
                <w:szCs w:val="12"/>
                <w:rtl/>
              </w:rPr>
            </w:pPr>
          </w:p>
        </w:tc>
        <w:tc>
          <w:tcPr>
            <w:tcW w:w="350" w:type="dxa"/>
            <w:vAlign w:val="center"/>
          </w:tcPr>
          <w:p w14:paraId="112BC8AD" w14:textId="77777777" w:rsidR="00BD575D" w:rsidRDefault="00F31DDB">
            <w:pPr>
              <w:jc w:val="center"/>
              <w:rPr>
                <w:rFonts w:ascii="Tahoma" w:hAnsi="Tahoma" w:cs="Tahoma"/>
                <w:sz w:val="12"/>
                <w:szCs w:val="12"/>
                <w:rtl/>
              </w:rPr>
            </w:pPr>
            <w:r>
              <w:rPr>
                <w:rFonts w:ascii="Tahoma" w:hAnsi="Tahoma" w:cs="Tahoma"/>
                <w:sz w:val="12"/>
                <w:szCs w:val="12"/>
                <w:rtl/>
              </w:rPr>
              <w:t>5</w:t>
            </w:r>
          </w:p>
        </w:tc>
      </w:tr>
      <w:tr w:rsidR="00BD575D" w14:paraId="742BAF06" w14:textId="77777777">
        <w:trPr>
          <w:trHeight w:val="283"/>
        </w:trPr>
        <w:tc>
          <w:tcPr>
            <w:tcW w:w="351" w:type="dxa"/>
            <w:shd w:val="clear" w:color="auto" w:fill="92D050"/>
            <w:vAlign w:val="center"/>
          </w:tcPr>
          <w:p w14:paraId="3D9DFF26" w14:textId="77777777" w:rsidR="00BD575D" w:rsidRDefault="00BD575D">
            <w:pPr>
              <w:jc w:val="center"/>
              <w:rPr>
                <w:rFonts w:ascii="Tahoma" w:hAnsi="Tahoma" w:cs="Tahoma"/>
                <w:sz w:val="12"/>
                <w:szCs w:val="12"/>
                <w:rtl/>
              </w:rPr>
            </w:pPr>
          </w:p>
        </w:tc>
        <w:tc>
          <w:tcPr>
            <w:tcW w:w="351" w:type="dxa"/>
            <w:shd w:val="clear" w:color="auto" w:fill="92D050"/>
            <w:vAlign w:val="center"/>
          </w:tcPr>
          <w:p w14:paraId="71521CF5"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762DE022" w14:textId="77777777" w:rsidR="00BD575D" w:rsidRDefault="00BD575D">
            <w:pPr>
              <w:jc w:val="center"/>
              <w:rPr>
                <w:rFonts w:ascii="Tahoma" w:hAnsi="Tahoma" w:cs="Tahoma"/>
                <w:sz w:val="12"/>
                <w:szCs w:val="12"/>
                <w:rtl/>
              </w:rPr>
            </w:pPr>
          </w:p>
        </w:tc>
        <w:tc>
          <w:tcPr>
            <w:tcW w:w="350" w:type="dxa"/>
            <w:vAlign w:val="center"/>
          </w:tcPr>
          <w:p w14:paraId="58FC5F60" w14:textId="77777777" w:rsidR="00BD575D" w:rsidRDefault="00BD575D">
            <w:pPr>
              <w:jc w:val="center"/>
              <w:rPr>
                <w:rFonts w:ascii="Tahoma" w:hAnsi="Tahoma" w:cs="Tahoma"/>
                <w:sz w:val="12"/>
                <w:szCs w:val="12"/>
                <w:rtl/>
              </w:rPr>
            </w:pPr>
          </w:p>
        </w:tc>
        <w:tc>
          <w:tcPr>
            <w:tcW w:w="350" w:type="dxa"/>
            <w:vAlign w:val="center"/>
          </w:tcPr>
          <w:p w14:paraId="64E3DCC9" w14:textId="77777777" w:rsidR="00BD575D" w:rsidRDefault="00BD575D">
            <w:pPr>
              <w:jc w:val="center"/>
              <w:rPr>
                <w:rFonts w:ascii="Tahoma" w:hAnsi="Tahoma" w:cs="Tahoma"/>
                <w:sz w:val="12"/>
                <w:szCs w:val="12"/>
                <w:rtl/>
              </w:rPr>
            </w:pPr>
          </w:p>
        </w:tc>
        <w:tc>
          <w:tcPr>
            <w:tcW w:w="350" w:type="dxa"/>
            <w:vAlign w:val="center"/>
          </w:tcPr>
          <w:p w14:paraId="1499EEFA" w14:textId="77777777" w:rsidR="00BD575D" w:rsidRDefault="00BD575D">
            <w:pPr>
              <w:jc w:val="center"/>
              <w:rPr>
                <w:rFonts w:ascii="Tahoma" w:hAnsi="Tahoma" w:cs="Tahoma"/>
                <w:sz w:val="12"/>
                <w:szCs w:val="12"/>
                <w:rtl/>
              </w:rPr>
            </w:pPr>
          </w:p>
        </w:tc>
        <w:tc>
          <w:tcPr>
            <w:tcW w:w="350" w:type="dxa"/>
            <w:vAlign w:val="center"/>
          </w:tcPr>
          <w:p w14:paraId="7071AC22" w14:textId="77777777" w:rsidR="00BD575D" w:rsidRDefault="00BD575D">
            <w:pPr>
              <w:jc w:val="center"/>
              <w:rPr>
                <w:rFonts w:ascii="Tahoma" w:hAnsi="Tahoma" w:cs="Tahoma"/>
                <w:sz w:val="12"/>
                <w:szCs w:val="12"/>
                <w:rtl/>
              </w:rPr>
            </w:pPr>
          </w:p>
        </w:tc>
        <w:tc>
          <w:tcPr>
            <w:tcW w:w="350" w:type="dxa"/>
            <w:vAlign w:val="center"/>
          </w:tcPr>
          <w:p w14:paraId="53E580D9" w14:textId="77777777" w:rsidR="00BD575D" w:rsidRDefault="00BD575D">
            <w:pPr>
              <w:jc w:val="center"/>
              <w:rPr>
                <w:rFonts w:ascii="Tahoma" w:hAnsi="Tahoma" w:cs="Tahoma"/>
                <w:sz w:val="12"/>
                <w:szCs w:val="12"/>
                <w:rtl/>
              </w:rPr>
            </w:pPr>
          </w:p>
        </w:tc>
        <w:tc>
          <w:tcPr>
            <w:tcW w:w="350" w:type="dxa"/>
            <w:vAlign w:val="center"/>
          </w:tcPr>
          <w:p w14:paraId="268CDF46" w14:textId="77777777" w:rsidR="00BD575D" w:rsidRDefault="00BD575D">
            <w:pPr>
              <w:jc w:val="center"/>
              <w:rPr>
                <w:rFonts w:ascii="Tahoma" w:hAnsi="Tahoma" w:cs="Tahoma"/>
                <w:sz w:val="12"/>
                <w:szCs w:val="12"/>
                <w:rtl/>
              </w:rPr>
            </w:pPr>
          </w:p>
        </w:tc>
        <w:tc>
          <w:tcPr>
            <w:tcW w:w="350" w:type="dxa"/>
            <w:vAlign w:val="center"/>
          </w:tcPr>
          <w:p w14:paraId="055E3D20" w14:textId="77777777" w:rsidR="00BD575D" w:rsidRDefault="00BD575D">
            <w:pPr>
              <w:jc w:val="center"/>
              <w:rPr>
                <w:rFonts w:ascii="Tahoma" w:hAnsi="Tahoma" w:cs="Tahoma"/>
                <w:sz w:val="12"/>
                <w:szCs w:val="12"/>
                <w:rtl/>
              </w:rPr>
            </w:pPr>
          </w:p>
        </w:tc>
        <w:tc>
          <w:tcPr>
            <w:tcW w:w="350" w:type="dxa"/>
            <w:vAlign w:val="center"/>
          </w:tcPr>
          <w:p w14:paraId="0B5BAD0D" w14:textId="77777777" w:rsidR="00BD575D" w:rsidRDefault="00BD575D">
            <w:pPr>
              <w:jc w:val="center"/>
              <w:rPr>
                <w:rFonts w:ascii="Tahoma" w:hAnsi="Tahoma" w:cs="Tahoma"/>
                <w:sz w:val="12"/>
                <w:szCs w:val="12"/>
                <w:rtl/>
              </w:rPr>
            </w:pPr>
          </w:p>
        </w:tc>
        <w:tc>
          <w:tcPr>
            <w:tcW w:w="350" w:type="dxa"/>
            <w:vAlign w:val="center"/>
          </w:tcPr>
          <w:p w14:paraId="570A7695" w14:textId="77777777" w:rsidR="00BD575D" w:rsidRDefault="00BD575D">
            <w:pPr>
              <w:jc w:val="center"/>
              <w:rPr>
                <w:rFonts w:ascii="Tahoma" w:hAnsi="Tahoma" w:cs="Tahoma"/>
                <w:sz w:val="12"/>
                <w:szCs w:val="12"/>
                <w:rtl/>
              </w:rPr>
            </w:pPr>
          </w:p>
        </w:tc>
        <w:tc>
          <w:tcPr>
            <w:tcW w:w="350" w:type="dxa"/>
            <w:vAlign w:val="center"/>
          </w:tcPr>
          <w:p w14:paraId="47740812" w14:textId="77777777" w:rsidR="00BD575D" w:rsidRDefault="00BD575D">
            <w:pPr>
              <w:jc w:val="center"/>
              <w:rPr>
                <w:rFonts w:ascii="Tahoma" w:hAnsi="Tahoma" w:cs="Tahoma"/>
                <w:sz w:val="12"/>
                <w:szCs w:val="12"/>
                <w:rtl/>
              </w:rPr>
            </w:pPr>
          </w:p>
        </w:tc>
        <w:tc>
          <w:tcPr>
            <w:tcW w:w="350" w:type="dxa"/>
            <w:vAlign w:val="center"/>
          </w:tcPr>
          <w:p w14:paraId="4966817E" w14:textId="77777777" w:rsidR="00BD575D" w:rsidRDefault="00BD575D">
            <w:pPr>
              <w:jc w:val="center"/>
              <w:rPr>
                <w:rFonts w:ascii="Tahoma" w:hAnsi="Tahoma" w:cs="Tahoma"/>
                <w:sz w:val="12"/>
                <w:szCs w:val="12"/>
                <w:rtl/>
              </w:rPr>
            </w:pPr>
          </w:p>
        </w:tc>
        <w:tc>
          <w:tcPr>
            <w:tcW w:w="350" w:type="dxa"/>
            <w:vAlign w:val="center"/>
          </w:tcPr>
          <w:p w14:paraId="7C828846" w14:textId="77777777" w:rsidR="00BD575D" w:rsidRDefault="00BD575D">
            <w:pPr>
              <w:jc w:val="center"/>
              <w:rPr>
                <w:rFonts w:ascii="Tahoma" w:hAnsi="Tahoma" w:cs="Tahoma"/>
                <w:sz w:val="12"/>
                <w:szCs w:val="12"/>
                <w:rtl/>
              </w:rPr>
            </w:pPr>
          </w:p>
        </w:tc>
        <w:tc>
          <w:tcPr>
            <w:tcW w:w="350" w:type="dxa"/>
            <w:vAlign w:val="center"/>
          </w:tcPr>
          <w:p w14:paraId="36B2ECE7" w14:textId="77777777" w:rsidR="00BD575D" w:rsidRDefault="00BD575D">
            <w:pPr>
              <w:jc w:val="center"/>
              <w:rPr>
                <w:rFonts w:ascii="Tahoma" w:hAnsi="Tahoma" w:cs="Tahoma"/>
                <w:sz w:val="12"/>
                <w:szCs w:val="12"/>
                <w:rtl/>
              </w:rPr>
            </w:pPr>
          </w:p>
        </w:tc>
        <w:tc>
          <w:tcPr>
            <w:tcW w:w="350" w:type="dxa"/>
            <w:vAlign w:val="center"/>
          </w:tcPr>
          <w:p w14:paraId="09371CFC" w14:textId="77777777" w:rsidR="00BD575D" w:rsidRDefault="00BD575D">
            <w:pPr>
              <w:jc w:val="center"/>
              <w:rPr>
                <w:rFonts w:ascii="Tahoma" w:hAnsi="Tahoma" w:cs="Tahoma"/>
                <w:sz w:val="12"/>
                <w:szCs w:val="12"/>
                <w:rtl/>
              </w:rPr>
            </w:pPr>
          </w:p>
        </w:tc>
        <w:tc>
          <w:tcPr>
            <w:tcW w:w="305" w:type="dxa"/>
            <w:vAlign w:val="center"/>
          </w:tcPr>
          <w:p w14:paraId="225F9277" w14:textId="77777777" w:rsidR="00BD575D" w:rsidRDefault="00BD575D">
            <w:pPr>
              <w:jc w:val="center"/>
              <w:rPr>
                <w:rFonts w:ascii="Tahoma" w:hAnsi="Tahoma" w:cs="Tahoma"/>
                <w:sz w:val="12"/>
                <w:szCs w:val="12"/>
                <w:rtl/>
              </w:rPr>
            </w:pPr>
          </w:p>
        </w:tc>
        <w:tc>
          <w:tcPr>
            <w:tcW w:w="305" w:type="dxa"/>
            <w:vAlign w:val="center"/>
          </w:tcPr>
          <w:p w14:paraId="4782AB6F" w14:textId="77777777" w:rsidR="00BD575D" w:rsidRDefault="00BD575D">
            <w:pPr>
              <w:jc w:val="center"/>
              <w:rPr>
                <w:rFonts w:ascii="Tahoma" w:hAnsi="Tahoma" w:cs="Tahoma"/>
                <w:sz w:val="12"/>
                <w:szCs w:val="12"/>
                <w:rtl/>
              </w:rPr>
            </w:pPr>
          </w:p>
        </w:tc>
        <w:tc>
          <w:tcPr>
            <w:tcW w:w="305" w:type="dxa"/>
            <w:vAlign w:val="center"/>
          </w:tcPr>
          <w:p w14:paraId="7AF790BF" w14:textId="77777777" w:rsidR="00BD575D" w:rsidRDefault="00BD575D">
            <w:pPr>
              <w:jc w:val="center"/>
              <w:rPr>
                <w:rFonts w:ascii="Tahoma" w:hAnsi="Tahoma" w:cs="Tahoma"/>
                <w:sz w:val="12"/>
                <w:szCs w:val="12"/>
                <w:rtl/>
              </w:rPr>
            </w:pPr>
          </w:p>
        </w:tc>
        <w:tc>
          <w:tcPr>
            <w:tcW w:w="305" w:type="dxa"/>
            <w:vAlign w:val="center"/>
          </w:tcPr>
          <w:p w14:paraId="0678DDE9" w14:textId="77777777" w:rsidR="00BD575D" w:rsidRDefault="00BD575D">
            <w:pPr>
              <w:jc w:val="center"/>
              <w:rPr>
                <w:rFonts w:ascii="Tahoma" w:hAnsi="Tahoma" w:cs="Tahoma"/>
                <w:sz w:val="12"/>
                <w:szCs w:val="12"/>
                <w:rtl/>
              </w:rPr>
            </w:pPr>
          </w:p>
        </w:tc>
        <w:tc>
          <w:tcPr>
            <w:tcW w:w="305" w:type="dxa"/>
            <w:vAlign w:val="center"/>
          </w:tcPr>
          <w:p w14:paraId="65E5E41F" w14:textId="77777777" w:rsidR="00BD575D" w:rsidRDefault="00BD575D">
            <w:pPr>
              <w:jc w:val="center"/>
              <w:rPr>
                <w:rFonts w:ascii="Tahoma" w:hAnsi="Tahoma" w:cs="Tahoma"/>
                <w:sz w:val="12"/>
                <w:szCs w:val="12"/>
                <w:rtl/>
              </w:rPr>
            </w:pPr>
          </w:p>
        </w:tc>
        <w:tc>
          <w:tcPr>
            <w:tcW w:w="305" w:type="dxa"/>
            <w:vAlign w:val="center"/>
          </w:tcPr>
          <w:p w14:paraId="3F6D671B" w14:textId="77777777" w:rsidR="00BD575D" w:rsidRDefault="00BD575D">
            <w:pPr>
              <w:jc w:val="center"/>
              <w:rPr>
                <w:rFonts w:ascii="Tahoma" w:hAnsi="Tahoma" w:cs="Tahoma"/>
                <w:sz w:val="12"/>
                <w:szCs w:val="12"/>
                <w:rtl/>
              </w:rPr>
            </w:pPr>
          </w:p>
        </w:tc>
        <w:tc>
          <w:tcPr>
            <w:tcW w:w="305" w:type="dxa"/>
            <w:vAlign w:val="center"/>
          </w:tcPr>
          <w:p w14:paraId="63195B96" w14:textId="77777777" w:rsidR="00BD575D" w:rsidRDefault="00BD575D">
            <w:pPr>
              <w:jc w:val="center"/>
              <w:rPr>
                <w:rFonts w:ascii="Tahoma" w:hAnsi="Tahoma" w:cs="Tahoma"/>
                <w:sz w:val="12"/>
                <w:szCs w:val="12"/>
                <w:rtl/>
              </w:rPr>
            </w:pPr>
          </w:p>
        </w:tc>
        <w:tc>
          <w:tcPr>
            <w:tcW w:w="305" w:type="dxa"/>
            <w:shd w:val="clear" w:color="auto" w:fill="FFC000"/>
            <w:vAlign w:val="center"/>
          </w:tcPr>
          <w:p w14:paraId="5EDB6F18" w14:textId="77777777" w:rsidR="00BD575D" w:rsidRDefault="00BD575D">
            <w:pPr>
              <w:jc w:val="center"/>
              <w:rPr>
                <w:rFonts w:ascii="Tahoma" w:hAnsi="Tahoma" w:cs="Tahoma"/>
                <w:sz w:val="12"/>
                <w:szCs w:val="12"/>
                <w:rtl/>
              </w:rPr>
            </w:pPr>
          </w:p>
        </w:tc>
        <w:tc>
          <w:tcPr>
            <w:tcW w:w="305" w:type="dxa"/>
            <w:shd w:val="clear" w:color="auto" w:fill="92D050"/>
            <w:vAlign w:val="center"/>
          </w:tcPr>
          <w:p w14:paraId="2341D140" w14:textId="77777777" w:rsidR="00BD575D" w:rsidRDefault="00BD575D">
            <w:pPr>
              <w:jc w:val="center"/>
              <w:rPr>
                <w:rFonts w:ascii="Tahoma" w:hAnsi="Tahoma" w:cs="Tahoma"/>
                <w:sz w:val="12"/>
                <w:szCs w:val="12"/>
                <w:rtl/>
              </w:rPr>
            </w:pPr>
          </w:p>
        </w:tc>
        <w:tc>
          <w:tcPr>
            <w:tcW w:w="305" w:type="dxa"/>
            <w:shd w:val="clear" w:color="auto" w:fill="92D050"/>
            <w:vAlign w:val="center"/>
          </w:tcPr>
          <w:p w14:paraId="2F053C73" w14:textId="77777777" w:rsidR="00BD575D" w:rsidRDefault="00BD575D">
            <w:pPr>
              <w:jc w:val="center"/>
              <w:rPr>
                <w:rFonts w:ascii="Tahoma" w:hAnsi="Tahoma" w:cs="Tahoma"/>
                <w:sz w:val="12"/>
                <w:szCs w:val="12"/>
                <w:rtl/>
              </w:rPr>
            </w:pPr>
          </w:p>
        </w:tc>
        <w:tc>
          <w:tcPr>
            <w:tcW w:w="350" w:type="dxa"/>
            <w:vAlign w:val="center"/>
          </w:tcPr>
          <w:p w14:paraId="76ECC417" w14:textId="77777777" w:rsidR="00BD575D" w:rsidRDefault="00F31DDB">
            <w:pPr>
              <w:jc w:val="center"/>
              <w:rPr>
                <w:rFonts w:ascii="Tahoma" w:hAnsi="Tahoma" w:cs="Tahoma"/>
                <w:sz w:val="12"/>
                <w:szCs w:val="12"/>
                <w:rtl/>
              </w:rPr>
            </w:pPr>
            <w:r>
              <w:rPr>
                <w:rFonts w:ascii="Tahoma" w:hAnsi="Tahoma" w:cs="Tahoma"/>
                <w:sz w:val="12"/>
                <w:szCs w:val="12"/>
                <w:rtl/>
              </w:rPr>
              <w:t>6</w:t>
            </w:r>
          </w:p>
        </w:tc>
      </w:tr>
      <w:tr w:rsidR="00BD575D" w14:paraId="5C95E929" w14:textId="77777777">
        <w:trPr>
          <w:trHeight w:val="283"/>
        </w:trPr>
        <w:tc>
          <w:tcPr>
            <w:tcW w:w="351" w:type="dxa"/>
            <w:shd w:val="clear" w:color="auto" w:fill="92D050"/>
            <w:vAlign w:val="center"/>
          </w:tcPr>
          <w:p w14:paraId="4AE65F02" w14:textId="77777777" w:rsidR="00BD575D" w:rsidRDefault="00BD575D">
            <w:pPr>
              <w:jc w:val="center"/>
              <w:rPr>
                <w:rFonts w:ascii="Tahoma" w:hAnsi="Tahoma" w:cs="Tahoma"/>
                <w:sz w:val="12"/>
                <w:szCs w:val="12"/>
                <w:rtl/>
              </w:rPr>
            </w:pPr>
          </w:p>
        </w:tc>
        <w:tc>
          <w:tcPr>
            <w:tcW w:w="351" w:type="dxa"/>
            <w:shd w:val="clear" w:color="auto" w:fill="92D050"/>
            <w:vAlign w:val="center"/>
          </w:tcPr>
          <w:p w14:paraId="02D7A3E0" w14:textId="77777777" w:rsidR="00BD575D" w:rsidRDefault="00BD575D">
            <w:pPr>
              <w:jc w:val="center"/>
              <w:rPr>
                <w:rFonts w:ascii="Tahoma" w:hAnsi="Tahoma" w:cs="Tahoma"/>
                <w:sz w:val="12"/>
                <w:szCs w:val="12"/>
                <w:rtl/>
              </w:rPr>
            </w:pPr>
          </w:p>
        </w:tc>
        <w:tc>
          <w:tcPr>
            <w:tcW w:w="350" w:type="dxa"/>
            <w:shd w:val="clear" w:color="auto" w:fill="833C0B" w:themeFill="accent2" w:themeFillShade="80"/>
            <w:vAlign w:val="center"/>
          </w:tcPr>
          <w:p w14:paraId="25B67B2E" w14:textId="77777777" w:rsidR="00BD575D" w:rsidRDefault="00BD575D">
            <w:pPr>
              <w:jc w:val="center"/>
              <w:rPr>
                <w:rFonts w:ascii="Tahoma" w:hAnsi="Tahoma" w:cs="Tahoma"/>
                <w:sz w:val="12"/>
                <w:szCs w:val="12"/>
                <w:rtl/>
              </w:rPr>
            </w:pPr>
          </w:p>
        </w:tc>
        <w:tc>
          <w:tcPr>
            <w:tcW w:w="350" w:type="dxa"/>
            <w:vAlign w:val="center"/>
          </w:tcPr>
          <w:p w14:paraId="64A04D08" w14:textId="77777777" w:rsidR="00BD575D" w:rsidRDefault="00BD575D">
            <w:pPr>
              <w:jc w:val="center"/>
              <w:rPr>
                <w:rFonts w:ascii="Tahoma" w:hAnsi="Tahoma" w:cs="Tahoma"/>
                <w:sz w:val="12"/>
                <w:szCs w:val="12"/>
                <w:rtl/>
              </w:rPr>
            </w:pPr>
          </w:p>
        </w:tc>
        <w:tc>
          <w:tcPr>
            <w:tcW w:w="350" w:type="dxa"/>
            <w:vAlign w:val="center"/>
          </w:tcPr>
          <w:p w14:paraId="74B81B06" w14:textId="77777777" w:rsidR="00BD575D" w:rsidRDefault="00F31DDB">
            <w:pPr>
              <w:jc w:val="center"/>
              <w:rPr>
                <w:rFonts w:ascii="Tahoma" w:hAnsi="Tahoma" w:cs="Tahoma"/>
                <w:sz w:val="12"/>
                <w:szCs w:val="12"/>
                <w:rtl/>
              </w:rPr>
            </w:pPr>
            <w:r>
              <w:rPr>
                <w:rFonts w:ascii="Tahoma" w:hAnsi="Tahoma" w:cs="Tahoma"/>
                <w:sz w:val="12"/>
                <w:szCs w:val="12"/>
                <w:rtl/>
              </w:rPr>
              <w:t>7</w:t>
            </w:r>
          </w:p>
        </w:tc>
        <w:tc>
          <w:tcPr>
            <w:tcW w:w="350" w:type="dxa"/>
            <w:vAlign w:val="center"/>
          </w:tcPr>
          <w:p w14:paraId="55F19D54" w14:textId="77777777" w:rsidR="00BD575D" w:rsidRDefault="00BD575D">
            <w:pPr>
              <w:jc w:val="center"/>
              <w:rPr>
                <w:rFonts w:ascii="Tahoma" w:hAnsi="Tahoma" w:cs="Tahoma"/>
                <w:sz w:val="12"/>
                <w:szCs w:val="12"/>
                <w:rtl/>
              </w:rPr>
            </w:pPr>
          </w:p>
        </w:tc>
        <w:tc>
          <w:tcPr>
            <w:tcW w:w="350" w:type="dxa"/>
            <w:vAlign w:val="center"/>
          </w:tcPr>
          <w:p w14:paraId="312D8BF0" w14:textId="77777777" w:rsidR="00BD575D" w:rsidRDefault="00BD575D">
            <w:pPr>
              <w:jc w:val="center"/>
              <w:rPr>
                <w:rFonts w:ascii="Tahoma" w:hAnsi="Tahoma" w:cs="Tahoma"/>
                <w:sz w:val="12"/>
                <w:szCs w:val="12"/>
                <w:rtl/>
              </w:rPr>
            </w:pPr>
          </w:p>
        </w:tc>
        <w:tc>
          <w:tcPr>
            <w:tcW w:w="350" w:type="dxa"/>
            <w:shd w:val="clear" w:color="auto" w:fill="ED7D31" w:themeFill="accent2"/>
            <w:vAlign w:val="center"/>
          </w:tcPr>
          <w:p w14:paraId="3B5E49A9" w14:textId="77777777" w:rsidR="00BD575D" w:rsidRDefault="00BD575D">
            <w:pPr>
              <w:jc w:val="center"/>
              <w:rPr>
                <w:rFonts w:ascii="Tahoma" w:hAnsi="Tahoma" w:cs="Tahoma"/>
                <w:sz w:val="12"/>
                <w:szCs w:val="12"/>
                <w:rtl/>
              </w:rPr>
            </w:pPr>
          </w:p>
        </w:tc>
        <w:tc>
          <w:tcPr>
            <w:tcW w:w="350" w:type="dxa"/>
            <w:shd w:val="clear" w:color="auto" w:fill="92D050"/>
            <w:vAlign w:val="center"/>
          </w:tcPr>
          <w:p w14:paraId="2B3C9936" w14:textId="77777777" w:rsidR="00BD575D" w:rsidRDefault="00BD575D">
            <w:pPr>
              <w:jc w:val="center"/>
              <w:rPr>
                <w:rFonts w:ascii="Tahoma" w:hAnsi="Tahoma" w:cs="Tahoma"/>
                <w:sz w:val="12"/>
                <w:szCs w:val="12"/>
                <w:rtl/>
              </w:rPr>
            </w:pPr>
          </w:p>
        </w:tc>
        <w:tc>
          <w:tcPr>
            <w:tcW w:w="350" w:type="dxa"/>
            <w:shd w:val="clear" w:color="auto" w:fill="92D050"/>
            <w:vAlign w:val="center"/>
          </w:tcPr>
          <w:p w14:paraId="4ECE64AA" w14:textId="77777777" w:rsidR="00BD575D" w:rsidRDefault="00BD575D">
            <w:pPr>
              <w:jc w:val="center"/>
              <w:rPr>
                <w:rFonts w:ascii="Tahoma" w:hAnsi="Tahoma" w:cs="Tahoma"/>
                <w:sz w:val="12"/>
                <w:szCs w:val="12"/>
                <w:rtl/>
              </w:rPr>
            </w:pPr>
          </w:p>
        </w:tc>
        <w:tc>
          <w:tcPr>
            <w:tcW w:w="350" w:type="dxa"/>
            <w:vAlign w:val="center"/>
          </w:tcPr>
          <w:p w14:paraId="5EF8A280" w14:textId="77777777" w:rsidR="00BD575D" w:rsidRDefault="00BD575D">
            <w:pPr>
              <w:jc w:val="center"/>
              <w:rPr>
                <w:rFonts w:ascii="Tahoma" w:hAnsi="Tahoma" w:cs="Tahoma"/>
                <w:sz w:val="12"/>
                <w:szCs w:val="12"/>
                <w:rtl/>
              </w:rPr>
            </w:pPr>
          </w:p>
        </w:tc>
        <w:tc>
          <w:tcPr>
            <w:tcW w:w="350" w:type="dxa"/>
            <w:vAlign w:val="center"/>
          </w:tcPr>
          <w:p w14:paraId="037EF30D" w14:textId="77777777" w:rsidR="00BD575D" w:rsidRDefault="00BD575D">
            <w:pPr>
              <w:jc w:val="center"/>
              <w:rPr>
                <w:rFonts w:ascii="Tahoma" w:hAnsi="Tahoma" w:cs="Tahoma"/>
                <w:sz w:val="12"/>
                <w:szCs w:val="12"/>
                <w:rtl/>
              </w:rPr>
            </w:pPr>
          </w:p>
        </w:tc>
        <w:tc>
          <w:tcPr>
            <w:tcW w:w="350" w:type="dxa"/>
            <w:vAlign w:val="center"/>
          </w:tcPr>
          <w:p w14:paraId="383EF870" w14:textId="77777777" w:rsidR="00BD575D" w:rsidRDefault="00BD575D">
            <w:pPr>
              <w:jc w:val="center"/>
              <w:rPr>
                <w:rFonts w:ascii="Tahoma" w:hAnsi="Tahoma" w:cs="Tahoma"/>
                <w:sz w:val="12"/>
                <w:szCs w:val="12"/>
                <w:rtl/>
              </w:rPr>
            </w:pPr>
          </w:p>
        </w:tc>
        <w:tc>
          <w:tcPr>
            <w:tcW w:w="350" w:type="dxa"/>
            <w:vAlign w:val="center"/>
          </w:tcPr>
          <w:p w14:paraId="62CDBBCC" w14:textId="77777777" w:rsidR="00BD575D" w:rsidRDefault="00BD575D">
            <w:pPr>
              <w:jc w:val="center"/>
              <w:rPr>
                <w:rFonts w:ascii="Tahoma" w:hAnsi="Tahoma" w:cs="Tahoma"/>
                <w:sz w:val="12"/>
                <w:szCs w:val="12"/>
                <w:rtl/>
              </w:rPr>
            </w:pPr>
          </w:p>
        </w:tc>
        <w:tc>
          <w:tcPr>
            <w:tcW w:w="350" w:type="dxa"/>
            <w:shd w:val="clear" w:color="auto" w:fill="FFC000"/>
            <w:vAlign w:val="center"/>
          </w:tcPr>
          <w:p w14:paraId="09AA7C85" w14:textId="77777777" w:rsidR="00BD575D" w:rsidRDefault="00BD575D">
            <w:pPr>
              <w:jc w:val="center"/>
              <w:rPr>
                <w:rFonts w:ascii="Tahoma" w:hAnsi="Tahoma" w:cs="Tahoma"/>
                <w:sz w:val="12"/>
                <w:szCs w:val="12"/>
                <w:rtl/>
              </w:rPr>
            </w:pPr>
          </w:p>
        </w:tc>
        <w:tc>
          <w:tcPr>
            <w:tcW w:w="350" w:type="dxa"/>
            <w:shd w:val="clear" w:color="auto" w:fill="FFC000"/>
            <w:vAlign w:val="center"/>
          </w:tcPr>
          <w:p w14:paraId="6C77B402" w14:textId="77777777" w:rsidR="00BD575D" w:rsidRDefault="00BD575D">
            <w:pPr>
              <w:jc w:val="center"/>
              <w:rPr>
                <w:rFonts w:ascii="Tahoma" w:hAnsi="Tahoma" w:cs="Tahoma"/>
                <w:sz w:val="12"/>
                <w:szCs w:val="12"/>
                <w:rtl/>
              </w:rPr>
            </w:pPr>
          </w:p>
        </w:tc>
        <w:tc>
          <w:tcPr>
            <w:tcW w:w="350" w:type="dxa"/>
            <w:shd w:val="clear" w:color="auto" w:fill="FFC000"/>
            <w:vAlign w:val="center"/>
          </w:tcPr>
          <w:p w14:paraId="4741ABAF" w14:textId="77777777" w:rsidR="00BD575D" w:rsidRDefault="00F31DDB">
            <w:pPr>
              <w:jc w:val="center"/>
              <w:rPr>
                <w:rFonts w:ascii="Tahoma" w:hAnsi="Tahoma" w:cs="Tahoma"/>
                <w:sz w:val="12"/>
                <w:szCs w:val="12"/>
                <w:rtl/>
              </w:rPr>
            </w:pPr>
            <w:r>
              <w:rPr>
                <w:rFonts w:ascii="Tahoma" w:hAnsi="Tahoma" w:cs="Tahoma"/>
                <w:sz w:val="12"/>
                <w:szCs w:val="12"/>
                <w:rtl/>
              </w:rPr>
              <w:t>22</w:t>
            </w:r>
          </w:p>
        </w:tc>
        <w:tc>
          <w:tcPr>
            <w:tcW w:w="305" w:type="dxa"/>
            <w:shd w:val="clear" w:color="auto" w:fill="FFC000"/>
            <w:vAlign w:val="center"/>
          </w:tcPr>
          <w:p w14:paraId="3D643543" w14:textId="77777777" w:rsidR="00BD575D" w:rsidRDefault="00BD575D">
            <w:pPr>
              <w:jc w:val="center"/>
              <w:rPr>
                <w:rFonts w:ascii="Tahoma" w:hAnsi="Tahoma" w:cs="Tahoma"/>
                <w:sz w:val="12"/>
                <w:szCs w:val="12"/>
                <w:rtl/>
              </w:rPr>
            </w:pPr>
          </w:p>
        </w:tc>
        <w:tc>
          <w:tcPr>
            <w:tcW w:w="305" w:type="dxa"/>
            <w:shd w:val="clear" w:color="auto" w:fill="FFC000"/>
            <w:vAlign w:val="center"/>
          </w:tcPr>
          <w:p w14:paraId="485C1944"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10421BF3" w14:textId="77777777" w:rsidR="00BD575D" w:rsidRDefault="00BD575D">
            <w:pPr>
              <w:jc w:val="center"/>
              <w:rPr>
                <w:rFonts w:ascii="Tahoma" w:hAnsi="Tahoma" w:cs="Tahoma"/>
                <w:sz w:val="12"/>
                <w:szCs w:val="12"/>
                <w:rtl/>
              </w:rPr>
            </w:pPr>
          </w:p>
        </w:tc>
        <w:tc>
          <w:tcPr>
            <w:tcW w:w="305" w:type="dxa"/>
            <w:vAlign w:val="center"/>
          </w:tcPr>
          <w:p w14:paraId="5336EF60" w14:textId="77777777" w:rsidR="00BD575D" w:rsidRDefault="00BD575D">
            <w:pPr>
              <w:jc w:val="center"/>
              <w:rPr>
                <w:rFonts w:ascii="Tahoma" w:hAnsi="Tahoma" w:cs="Tahoma"/>
                <w:sz w:val="12"/>
                <w:szCs w:val="12"/>
                <w:rtl/>
              </w:rPr>
            </w:pPr>
          </w:p>
        </w:tc>
        <w:tc>
          <w:tcPr>
            <w:tcW w:w="305" w:type="dxa"/>
            <w:vAlign w:val="center"/>
          </w:tcPr>
          <w:p w14:paraId="7D8A1541" w14:textId="77777777" w:rsidR="00BD575D" w:rsidRDefault="00BD575D">
            <w:pPr>
              <w:jc w:val="center"/>
              <w:rPr>
                <w:rFonts w:ascii="Tahoma" w:hAnsi="Tahoma" w:cs="Tahoma"/>
                <w:sz w:val="12"/>
                <w:szCs w:val="12"/>
                <w:rtl/>
              </w:rPr>
            </w:pPr>
          </w:p>
        </w:tc>
        <w:tc>
          <w:tcPr>
            <w:tcW w:w="305" w:type="dxa"/>
            <w:vAlign w:val="center"/>
          </w:tcPr>
          <w:p w14:paraId="355E6795" w14:textId="77777777" w:rsidR="00BD575D" w:rsidRDefault="00F31DDB">
            <w:pPr>
              <w:jc w:val="center"/>
              <w:rPr>
                <w:rFonts w:ascii="Tahoma" w:hAnsi="Tahoma" w:cs="Tahoma"/>
                <w:sz w:val="12"/>
                <w:szCs w:val="12"/>
              </w:rPr>
            </w:pPr>
            <w:r>
              <w:rPr>
                <w:rFonts w:ascii="Tahoma" w:hAnsi="Tahoma" w:cs="Tahoma"/>
                <w:sz w:val="12"/>
                <w:szCs w:val="12"/>
                <w:rtl/>
              </w:rPr>
              <w:t>2</w:t>
            </w:r>
          </w:p>
        </w:tc>
        <w:tc>
          <w:tcPr>
            <w:tcW w:w="305" w:type="dxa"/>
            <w:vAlign w:val="center"/>
          </w:tcPr>
          <w:p w14:paraId="01B89A78" w14:textId="77777777" w:rsidR="00BD575D" w:rsidRDefault="00BD575D">
            <w:pPr>
              <w:jc w:val="center"/>
              <w:rPr>
                <w:rFonts w:ascii="Tahoma" w:hAnsi="Tahoma" w:cs="Tahoma"/>
                <w:sz w:val="12"/>
                <w:szCs w:val="12"/>
                <w:rtl/>
              </w:rPr>
            </w:pPr>
          </w:p>
        </w:tc>
        <w:tc>
          <w:tcPr>
            <w:tcW w:w="305" w:type="dxa"/>
            <w:shd w:val="clear" w:color="auto" w:fill="F7CAAC" w:themeFill="accent2" w:themeFillTint="66"/>
            <w:vAlign w:val="center"/>
          </w:tcPr>
          <w:p w14:paraId="220AB12E" w14:textId="77777777" w:rsidR="00BD575D" w:rsidRDefault="00BD575D">
            <w:pPr>
              <w:jc w:val="center"/>
              <w:rPr>
                <w:rFonts w:ascii="Tahoma" w:hAnsi="Tahoma" w:cs="Tahoma"/>
                <w:sz w:val="12"/>
                <w:szCs w:val="12"/>
                <w:rtl/>
              </w:rPr>
            </w:pPr>
          </w:p>
        </w:tc>
        <w:tc>
          <w:tcPr>
            <w:tcW w:w="305" w:type="dxa"/>
            <w:shd w:val="clear" w:color="auto" w:fill="92D050"/>
            <w:vAlign w:val="center"/>
          </w:tcPr>
          <w:p w14:paraId="0F3C0569" w14:textId="77777777" w:rsidR="00BD575D" w:rsidRDefault="00BD575D">
            <w:pPr>
              <w:jc w:val="center"/>
              <w:rPr>
                <w:rFonts w:ascii="Tahoma" w:hAnsi="Tahoma" w:cs="Tahoma"/>
                <w:sz w:val="12"/>
                <w:szCs w:val="12"/>
                <w:rtl/>
              </w:rPr>
            </w:pPr>
          </w:p>
        </w:tc>
        <w:tc>
          <w:tcPr>
            <w:tcW w:w="305" w:type="dxa"/>
            <w:shd w:val="clear" w:color="auto" w:fill="92D050"/>
            <w:vAlign w:val="center"/>
          </w:tcPr>
          <w:p w14:paraId="0CA85381" w14:textId="77777777" w:rsidR="00BD575D" w:rsidRDefault="00BD575D">
            <w:pPr>
              <w:jc w:val="center"/>
              <w:rPr>
                <w:rFonts w:ascii="Tahoma" w:hAnsi="Tahoma" w:cs="Tahoma"/>
                <w:sz w:val="12"/>
                <w:szCs w:val="12"/>
                <w:rtl/>
              </w:rPr>
            </w:pPr>
          </w:p>
        </w:tc>
        <w:tc>
          <w:tcPr>
            <w:tcW w:w="350" w:type="dxa"/>
            <w:vAlign w:val="center"/>
          </w:tcPr>
          <w:p w14:paraId="309844D8" w14:textId="77777777" w:rsidR="00BD575D" w:rsidRDefault="00F31DDB">
            <w:pPr>
              <w:jc w:val="center"/>
              <w:rPr>
                <w:rFonts w:ascii="Tahoma" w:hAnsi="Tahoma" w:cs="Tahoma"/>
                <w:sz w:val="12"/>
                <w:szCs w:val="12"/>
                <w:rtl/>
              </w:rPr>
            </w:pPr>
            <w:r>
              <w:rPr>
                <w:rFonts w:ascii="Tahoma" w:hAnsi="Tahoma" w:cs="Tahoma"/>
                <w:sz w:val="12"/>
                <w:szCs w:val="12"/>
                <w:rtl/>
              </w:rPr>
              <w:t>7</w:t>
            </w:r>
          </w:p>
        </w:tc>
      </w:tr>
      <w:tr w:rsidR="00BD575D" w14:paraId="70749F6C" w14:textId="77777777">
        <w:trPr>
          <w:trHeight w:val="283"/>
        </w:trPr>
        <w:tc>
          <w:tcPr>
            <w:tcW w:w="351" w:type="dxa"/>
            <w:shd w:val="clear" w:color="auto" w:fill="92D050"/>
            <w:vAlign w:val="center"/>
          </w:tcPr>
          <w:p w14:paraId="7E1EA9CD" w14:textId="77777777" w:rsidR="00BD575D" w:rsidRDefault="00BD575D">
            <w:pPr>
              <w:jc w:val="center"/>
              <w:rPr>
                <w:rFonts w:ascii="Tahoma" w:hAnsi="Tahoma" w:cs="Tahoma"/>
                <w:sz w:val="12"/>
                <w:szCs w:val="12"/>
                <w:rtl/>
              </w:rPr>
            </w:pPr>
          </w:p>
        </w:tc>
        <w:tc>
          <w:tcPr>
            <w:tcW w:w="351" w:type="dxa"/>
            <w:shd w:val="clear" w:color="auto" w:fill="92D050"/>
            <w:vAlign w:val="center"/>
          </w:tcPr>
          <w:p w14:paraId="79650A7D" w14:textId="77777777" w:rsidR="00BD575D" w:rsidRDefault="00BD575D">
            <w:pPr>
              <w:jc w:val="center"/>
              <w:rPr>
                <w:rFonts w:ascii="Tahoma" w:hAnsi="Tahoma" w:cs="Tahoma"/>
                <w:sz w:val="12"/>
                <w:szCs w:val="12"/>
                <w:rtl/>
              </w:rPr>
            </w:pPr>
          </w:p>
        </w:tc>
        <w:tc>
          <w:tcPr>
            <w:tcW w:w="350" w:type="dxa"/>
            <w:shd w:val="clear" w:color="auto" w:fill="833C0B" w:themeFill="accent2" w:themeFillShade="80"/>
            <w:vAlign w:val="center"/>
          </w:tcPr>
          <w:p w14:paraId="345068B4" w14:textId="77777777" w:rsidR="00BD575D" w:rsidRDefault="00BD575D">
            <w:pPr>
              <w:jc w:val="center"/>
              <w:rPr>
                <w:rFonts w:ascii="Tahoma" w:hAnsi="Tahoma" w:cs="Tahoma"/>
                <w:sz w:val="12"/>
                <w:szCs w:val="12"/>
                <w:rtl/>
              </w:rPr>
            </w:pPr>
          </w:p>
        </w:tc>
        <w:tc>
          <w:tcPr>
            <w:tcW w:w="350" w:type="dxa"/>
            <w:vAlign w:val="center"/>
          </w:tcPr>
          <w:p w14:paraId="0BCD8EA5" w14:textId="77777777" w:rsidR="00BD575D" w:rsidRDefault="00BD575D">
            <w:pPr>
              <w:jc w:val="center"/>
              <w:rPr>
                <w:rFonts w:ascii="Tahoma" w:hAnsi="Tahoma" w:cs="Tahoma"/>
                <w:sz w:val="12"/>
                <w:szCs w:val="12"/>
                <w:rtl/>
              </w:rPr>
            </w:pPr>
          </w:p>
        </w:tc>
        <w:tc>
          <w:tcPr>
            <w:tcW w:w="350" w:type="dxa"/>
            <w:shd w:val="clear" w:color="auto" w:fill="4472C4" w:themeFill="accent1"/>
            <w:vAlign w:val="center"/>
          </w:tcPr>
          <w:p w14:paraId="67E60DD4" w14:textId="77777777" w:rsidR="00BD575D" w:rsidRDefault="00BD575D">
            <w:pPr>
              <w:jc w:val="center"/>
              <w:rPr>
                <w:rFonts w:ascii="Tahoma" w:hAnsi="Tahoma" w:cs="Tahoma"/>
                <w:sz w:val="12"/>
                <w:szCs w:val="12"/>
                <w:rtl/>
              </w:rPr>
            </w:pPr>
          </w:p>
        </w:tc>
        <w:tc>
          <w:tcPr>
            <w:tcW w:w="350" w:type="dxa"/>
            <w:vAlign w:val="center"/>
          </w:tcPr>
          <w:p w14:paraId="7FAD7F90" w14:textId="77777777" w:rsidR="00BD575D" w:rsidRDefault="00BD575D">
            <w:pPr>
              <w:jc w:val="center"/>
              <w:rPr>
                <w:rFonts w:ascii="Tahoma" w:hAnsi="Tahoma" w:cs="Tahoma"/>
                <w:sz w:val="12"/>
                <w:szCs w:val="12"/>
                <w:rtl/>
              </w:rPr>
            </w:pPr>
          </w:p>
        </w:tc>
        <w:tc>
          <w:tcPr>
            <w:tcW w:w="350" w:type="dxa"/>
            <w:vAlign w:val="center"/>
          </w:tcPr>
          <w:p w14:paraId="3E03B9B0" w14:textId="77777777" w:rsidR="00BD575D" w:rsidRDefault="00BD575D">
            <w:pPr>
              <w:jc w:val="center"/>
              <w:rPr>
                <w:rFonts w:ascii="Tahoma" w:hAnsi="Tahoma" w:cs="Tahoma"/>
                <w:sz w:val="12"/>
                <w:szCs w:val="12"/>
                <w:rtl/>
              </w:rPr>
            </w:pPr>
          </w:p>
        </w:tc>
        <w:tc>
          <w:tcPr>
            <w:tcW w:w="350" w:type="dxa"/>
            <w:shd w:val="clear" w:color="auto" w:fill="ED7D31" w:themeFill="accent2"/>
            <w:vAlign w:val="center"/>
          </w:tcPr>
          <w:p w14:paraId="2FF770E0" w14:textId="77777777" w:rsidR="00BD575D" w:rsidRDefault="00BD575D">
            <w:pPr>
              <w:jc w:val="center"/>
              <w:rPr>
                <w:rFonts w:ascii="Tahoma" w:hAnsi="Tahoma" w:cs="Tahoma"/>
                <w:sz w:val="12"/>
                <w:szCs w:val="12"/>
                <w:rtl/>
              </w:rPr>
            </w:pPr>
          </w:p>
        </w:tc>
        <w:tc>
          <w:tcPr>
            <w:tcW w:w="350" w:type="dxa"/>
            <w:shd w:val="clear" w:color="auto" w:fill="92D050"/>
            <w:vAlign w:val="center"/>
          </w:tcPr>
          <w:p w14:paraId="42B21658" w14:textId="77777777" w:rsidR="00BD575D" w:rsidRDefault="00BD575D">
            <w:pPr>
              <w:jc w:val="center"/>
              <w:rPr>
                <w:rFonts w:ascii="Tahoma" w:hAnsi="Tahoma" w:cs="Tahoma"/>
                <w:sz w:val="12"/>
                <w:szCs w:val="12"/>
                <w:rtl/>
              </w:rPr>
            </w:pPr>
          </w:p>
        </w:tc>
        <w:tc>
          <w:tcPr>
            <w:tcW w:w="350" w:type="dxa"/>
            <w:shd w:val="clear" w:color="auto" w:fill="92D050"/>
            <w:vAlign w:val="center"/>
          </w:tcPr>
          <w:p w14:paraId="4510070F" w14:textId="77777777" w:rsidR="00BD575D" w:rsidRDefault="00BD575D">
            <w:pPr>
              <w:jc w:val="center"/>
              <w:rPr>
                <w:rFonts w:ascii="Tahoma" w:hAnsi="Tahoma" w:cs="Tahoma"/>
                <w:sz w:val="12"/>
                <w:szCs w:val="12"/>
                <w:rtl/>
              </w:rPr>
            </w:pPr>
          </w:p>
        </w:tc>
        <w:tc>
          <w:tcPr>
            <w:tcW w:w="350" w:type="dxa"/>
            <w:vAlign w:val="center"/>
          </w:tcPr>
          <w:p w14:paraId="12EBA32B" w14:textId="77777777" w:rsidR="00BD575D" w:rsidRDefault="00BD575D">
            <w:pPr>
              <w:jc w:val="center"/>
              <w:rPr>
                <w:rFonts w:ascii="Tahoma" w:hAnsi="Tahoma" w:cs="Tahoma"/>
                <w:sz w:val="12"/>
                <w:szCs w:val="12"/>
                <w:rtl/>
              </w:rPr>
            </w:pPr>
          </w:p>
        </w:tc>
        <w:tc>
          <w:tcPr>
            <w:tcW w:w="350" w:type="dxa"/>
            <w:vAlign w:val="center"/>
          </w:tcPr>
          <w:p w14:paraId="74DF5E7E" w14:textId="77777777" w:rsidR="00BD575D" w:rsidRDefault="00BD575D">
            <w:pPr>
              <w:jc w:val="center"/>
              <w:rPr>
                <w:rFonts w:ascii="Tahoma" w:hAnsi="Tahoma" w:cs="Tahoma"/>
                <w:sz w:val="12"/>
                <w:szCs w:val="12"/>
                <w:rtl/>
              </w:rPr>
            </w:pPr>
          </w:p>
        </w:tc>
        <w:tc>
          <w:tcPr>
            <w:tcW w:w="350" w:type="dxa"/>
            <w:vAlign w:val="center"/>
          </w:tcPr>
          <w:p w14:paraId="3838F89E" w14:textId="77777777" w:rsidR="00BD575D" w:rsidRDefault="00BD575D">
            <w:pPr>
              <w:jc w:val="center"/>
              <w:rPr>
                <w:rFonts w:ascii="Tahoma" w:hAnsi="Tahoma" w:cs="Tahoma"/>
                <w:sz w:val="12"/>
                <w:szCs w:val="12"/>
                <w:rtl/>
              </w:rPr>
            </w:pPr>
          </w:p>
        </w:tc>
        <w:tc>
          <w:tcPr>
            <w:tcW w:w="350" w:type="dxa"/>
            <w:vAlign w:val="center"/>
          </w:tcPr>
          <w:p w14:paraId="7CA68E27" w14:textId="77777777" w:rsidR="00BD575D" w:rsidRDefault="00BD575D">
            <w:pPr>
              <w:jc w:val="center"/>
              <w:rPr>
                <w:rFonts w:ascii="Tahoma" w:hAnsi="Tahoma" w:cs="Tahoma"/>
                <w:sz w:val="12"/>
                <w:szCs w:val="12"/>
                <w:rtl/>
              </w:rPr>
            </w:pPr>
          </w:p>
        </w:tc>
        <w:tc>
          <w:tcPr>
            <w:tcW w:w="350" w:type="dxa"/>
            <w:shd w:val="clear" w:color="auto" w:fill="92D050"/>
            <w:vAlign w:val="center"/>
          </w:tcPr>
          <w:p w14:paraId="1CA85652" w14:textId="77777777" w:rsidR="00BD575D" w:rsidRDefault="00BD575D">
            <w:pPr>
              <w:jc w:val="center"/>
              <w:rPr>
                <w:rFonts w:ascii="Tahoma" w:hAnsi="Tahoma" w:cs="Tahoma"/>
                <w:sz w:val="12"/>
                <w:szCs w:val="12"/>
                <w:rtl/>
              </w:rPr>
            </w:pPr>
          </w:p>
        </w:tc>
        <w:tc>
          <w:tcPr>
            <w:tcW w:w="350" w:type="dxa"/>
            <w:shd w:val="clear" w:color="auto" w:fill="92D050"/>
            <w:vAlign w:val="center"/>
          </w:tcPr>
          <w:p w14:paraId="01044DDA" w14:textId="77777777" w:rsidR="00BD575D" w:rsidRDefault="00BD575D">
            <w:pPr>
              <w:jc w:val="center"/>
              <w:rPr>
                <w:rFonts w:ascii="Tahoma" w:hAnsi="Tahoma" w:cs="Tahoma"/>
                <w:sz w:val="12"/>
                <w:szCs w:val="12"/>
                <w:rtl/>
              </w:rPr>
            </w:pPr>
          </w:p>
        </w:tc>
        <w:tc>
          <w:tcPr>
            <w:tcW w:w="350" w:type="dxa"/>
            <w:shd w:val="clear" w:color="auto" w:fill="92D050"/>
            <w:vAlign w:val="center"/>
          </w:tcPr>
          <w:p w14:paraId="1D2B514E" w14:textId="77777777" w:rsidR="00BD575D" w:rsidRDefault="00BD575D">
            <w:pPr>
              <w:jc w:val="center"/>
              <w:rPr>
                <w:rFonts w:ascii="Tahoma" w:hAnsi="Tahoma" w:cs="Tahoma"/>
                <w:sz w:val="12"/>
                <w:szCs w:val="12"/>
                <w:rtl/>
              </w:rPr>
            </w:pPr>
          </w:p>
        </w:tc>
        <w:tc>
          <w:tcPr>
            <w:tcW w:w="305" w:type="dxa"/>
            <w:shd w:val="clear" w:color="auto" w:fill="92D050"/>
            <w:vAlign w:val="center"/>
          </w:tcPr>
          <w:p w14:paraId="21DADE27" w14:textId="77777777" w:rsidR="00BD575D" w:rsidRDefault="00BD575D">
            <w:pPr>
              <w:jc w:val="center"/>
              <w:rPr>
                <w:rFonts w:ascii="Tahoma" w:hAnsi="Tahoma" w:cs="Tahoma"/>
                <w:sz w:val="12"/>
                <w:szCs w:val="12"/>
                <w:rtl/>
              </w:rPr>
            </w:pPr>
          </w:p>
        </w:tc>
        <w:tc>
          <w:tcPr>
            <w:tcW w:w="305" w:type="dxa"/>
            <w:shd w:val="clear" w:color="auto" w:fill="92D050"/>
            <w:vAlign w:val="center"/>
          </w:tcPr>
          <w:p w14:paraId="648941B7"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00AAECE1" w14:textId="77777777" w:rsidR="00BD575D" w:rsidRDefault="00BD575D">
            <w:pPr>
              <w:jc w:val="center"/>
              <w:rPr>
                <w:rFonts w:ascii="Tahoma" w:hAnsi="Tahoma" w:cs="Tahoma"/>
                <w:sz w:val="12"/>
                <w:szCs w:val="12"/>
                <w:rtl/>
              </w:rPr>
            </w:pPr>
          </w:p>
        </w:tc>
        <w:tc>
          <w:tcPr>
            <w:tcW w:w="1220" w:type="dxa"/>
            <w:gridSpan w:val="4"/>
            <w:vMerge w:val="restart"/>
            <w:shd w:val="clear" w:color="auto" w:fill="D9D9D9" w:themeFill="background1" w:themeFillShade="D9"/>
            <w:vAlign w:val="center"/>
          </w:tcPr>
          <w:p w14:paraId="384E1203" w14:textId="77777777" w:rsidR="00BD575D" w:rsidRDefault="00F31DDB">
            <w:pPr>
              <w:jc w:val="center"/>
              <w:rPr>
                <w:rFonts w:ascii="Tahoma" w:hAnsi="Tahoma" w:cs="Tahoma"/>
                <w:sz w:val="52"/>
                <w:szCs w:val="52"/>
                <w:rtl/>
              </w:rPr>
            </w:pPr>
            <w:r>
              <w:rPr>
                <w:rFonts w:ascii="Tahoma" w:hAnsi="Tahoma" w:cs="Tahoma"/>
                <w:sz w:val="52"/>
                <w:szCs w:val="52"/>
                <w:rtl/>
              </w:rPr>
              <w:t>אזור 12</w:t>
            </w:r>
          </w:p>
        </w:tc>
        <w:tc>
          <w:tcPr>
            <w:tcW w:w="305" w:type="dxa"/>
            <w:shd w:val="clear" w:color="auto" w:fill="F7CAAC" w:themeFill="accent2" w:themeFillTint="66"/>
            <w:vAlign w:val="center"/>
          </w:tcPr>
          <w:p w14:paraId="2615BF41" w14:textId="77777777" w:rsidR="00BD575D" w:rsidRDefault="00BD575D">
            <w:pPr>
              <w:jc w:val="center"/>
              <w:rPr>
                <w:rFonts w:ascii="Tahoma" w:hAnsi="Tahoma" w:cs="Tahoma"/>
                <w:sz w:val="12"/>
                <w:szCs w:val="12"/>
                <w:rtl/>
              </w:rPr>
            </w:pPr>
          </w:p>
        </w:tc>
        <w:tc>
          <w:tcPr>
            <w:tcW w:w="305" w:type="dxa"/>
            <w:shd w:val="clear" w:color="auto" w:fill="92D050"/>
            <w:vAlign w:val="center"/>
          </w:tcPr>
          <w:p w14:paraId="2B56EE77" w14:textId="77777777" w:rsidR="00BD575D" w:rsidRDefault="00BD575D">
            <w:pPr>
              <w:jc w:val="center"/>
              <w:rPr>
                <w:rFonts w:ascii="Tahoma" w:hAnsi="Tahoma" w:cs="Tahoma"/>
                <w:sz w:val="12"/>
                <w:szCs w:val="12"/>
                <w:rtl/>
              </w:rPr>
            </w:pPr>
          </w:p>
        </w:tc>
        <w:tc>
          <w:tcPr>
            <w:tcW w:w="305" w:type="dxa"/>
            <w:shd w:val="clear" w:color="auto" w:fill="92D050"/>
            <w:vAlign w:val="center"/>
          </w:tcPr>
          <w:p w14:paraId="41071A81" w14:textId="77777777" w:rsidR="00BD575D" w:rsidRDefault="00BD575D">
            <w:pPr>
              <w:jc w:val="center"/>
              <w:rPr>
                <w:rFonts w:ascii="Tahoma" w:hAnsi="Tahoma" w:cs="Tahoma"/>
                <w:sz w:val="12"/>
                <w:szCs w:val="12"/>
                <w:rtl/>
              </w:rPr>
            </w:pPr>
          </w:p>
        </w:tc>
        <w:tc>
          <w:tcPr>
            <w:tcW w:w="350" w:type="dxa"/>
            <w:vAlign w:val="center"/>
          </w:tcPr>
          <w:p w14:paraId="4890A772" w14:textId="77777777" w:rsidR="00BD575D" w:rsidRDefault="00F31DDB">
            <w:pPr>
              <w:jc w:val="center"/>
              <w:rPr>
                <w:rFonts w:ascii="Tahoma" w:hAnsi="Tahoma" w:cs="Tahoma"/>
                <w:sz w:val="12"/>
                <w:szCs w:val="12"/>
                <w:rtl/>
              </w:rPr>
            </w:pPr>
            <w:r>
              <w:rPr>
                <w:rFonts w:ascii="Tahoma" w:hAnsi="Tahoma" w:cs="Tahoma"/>
                <w:sz w:val="12"/>
                <w:szCs w:val="12"/>
                <w:rtl/>
              </w:rPr>
              <w:t>8</w:t>
            </w:r>
          </w:p>
        </w:tc>
      </w:tr>
      <w:tr w:rsidR="00BD575D" w14:paraId="13E2316B" w14:textId="77777777">
        <w:trPr>
          <w:trHeight w:val="283"/>
        </w:trPr>
        <w:tc>
          <w:tcPr>
            <w:tcW w:w="351" w:type="dxa"/>
            <w:shd w:val="clear" w:color="auto" w:fill="92D050"/>
            <w:vAlign w:val="center"/>
          </w:tcPr>
          <w:p w14:paraId="4514D85D" w14:textId="77777777" w:rsidR="00BD575D" w:rsidRDefault="00BD575D">
            <w:pPr>
              <w:jc w:val="center"/>
              <w:rPr>
                <w:rFonts w:ascii="Tahoma" w:hAnsi="Tahoma" w:cs="Tahoma"/>
                <w:sz w:val="12"/>
                <w:szCs w:val="12"/>
                <w:rtl/>
              </w:rPr>
            </w:pPr>
          </w:p>
        </w:tc>
        <w:tc>
          <w:tcPr>
            <w:tcW w:w="351" w:type="dxa"/>
            <w:shd w:val="clear" w:color="auto" w:fill="92D050"/>
            <w:vAlign w:val="center"/>
          </w:tcPr>
          <w:p w14:paraId="4BBD3170" w14:textId="77777777" w:rsidR="00BD575D" w:rsidRDefault="00BD575D">
            <w:pPr>
              <w:jc w:val="center"/>
              <w:rPr>
                <w:rFonts w:ascii="Tahoma" w:hAnsi="Tahoma" w:cs="Tahoma"/>
                <w:sz w:val="12"/>
                <w:szCs w:val="12"/>
                <w:rtl/>
              </w:rPr>
            </w:pPr>
          </w:p>
        </w:tc>
        <w:tc>
          <w:tcPr>
            <w:tcW w:w="350" w:type="dxa"/>
            <w:shd w:val="clear" w:color="auto" w:fill="833C0B" w:themeFill="accent2" w:themeFillShade="80"/>
            <w:vAlign w:val="center"/>
          </w:tcPr>
          <w:p w14:paraId="341E84BB" w14:textId="77777777" w:rsidR="00BD575D" w:rsidRDefault="00F31DDB">
            <w:pPr>
              <w:jc w:val="center"/>
              <w:rPr>
                <w:rFonts w:ascii="Tahoma" w:hAnsi="Tahoma" w:cs="Tahoma"/>
                <w:sz w:val="12"/>
                <w:szCs w:val="12"/>
                <w:rtl/>
              </w:rPr>
            </w:pPr>
            <w:r>
              <w:rPr>
                <w:rFonts w:ascii="Tahoma" w:hAnsi="Tahoma" w:cs="Tahoma"/>
                <w:sz w:val="12"/>
                <w:szCs w:val="12"/>
                <w:rtl/>
              </w:rPr>
              <w:t>17</w:t>
            </w:r>
          </w:p>
        </w:tc>
        <w:tc>
          <w:tcPr>
            <w:tcW w:w="350" w:type="dxa"/>
            <w:vAlign w:val="center"/>
          </w:tcPr>
          <w:p w14:paraId="11D6DB1E" w14:textId="77777777" w:rsidR="00BD575D" w:rsidRDefault="00BD575D">
            <w:pPr>
              <w:jc w:val="center"/>
              <w:rPr>
                <w:rFonts w:ascii="Tahoma" w:hAnsi="Tahoma" w:cs="Tahoma"/>
                <w:sz w:val="12"/>
                <w:szCs w:val="12"/>
                <w:rtl/>
              </w:rPr>
            </w:pPr>
          </w:p>
        </w:tc>
        <w:tc>
          <w:tcPr>
            <w:tcW w:w="350" w:type="dxa"/>
            <w:vAlign w:val="center"/>
          </w:tcPr>
          <w:p w14:paraId="7AA0D7ED" w14:textId="77777777" w:rsidR="00BD575D" w:rsidRDefault="00BD575D">
            <w:pPr>
              <w:jc w:val="center"/>
              <w:rPr>
                <w:rFonts w:ascii="Tahoma" w:hAnsi="Tahoma" w:cs="Tahoma"/>
                <w:sz w:val="12"/>
                <w:szCs w:val="12"/>
                <w:rtl/>
              </w:rPr>
            </w:pPr>
          </w:p>
        </w:tc>
        <w:tc>
          <w:tcPr>
            <w:tcW w:w="350" w:type="dxa"/>
            <w:vAlign w:val="center"/>
          </w:tcPr>
          <w:p w14:paraId="07888AA0" w14:textId="77777777" w:rsidR="00BD575D" w:rsidRDefault="00BD575D">
            <w:pPr>
              <w:jc w:val="center"/>
              <w:rPr>
                <w:rFonts w:ascii="Tahoma" w:hAnsi="Tahoma" w:cs="Tahoma"/>
                <w:sz w:val="12"/>
                <w:szCs w:val="12"/>
                <w:rtl/>
              </w:rPr>
            </w:pPr>
          </w:p>
        </w:tc>
        <w:tc>
          <w:tcPr>
            <w:tcW w:w="350" w:type="dxa"/>
            <w:vAlign w:val="center"/>
          </w:tcPr>
          <w:p w14:paraId="1C3AC26A" w14:textId="77777777" w:rsidR="00BD575D" w:rsidRDefault="00BD575D">
            <w:pPr>
              <w:jc w:val="center"/>
              <w:rPr>
                <w:rFonts w:ascii="Tahoma" w:hAnsi="Tahoma" w:cs="Tahoma"/>
                <w:sz w:val="12"/>
                <w:szCs w:val="12"/>
                <w:rtl/>
              </w:rPr>
            </w:pPr>
          </w:p>
        </w:tc>
        <w:tc>
          <w:tcPr>
            <w:tcW w:w="350" w:type="dxa"/>
            <w:shd w:val="clear" w:color="auto" w:fill="ED7D31" w:themeFill="accent2"/>
            <w:vAlign w:val="center"/>
          </w:tcPr>
          <w:p w14:paraId="15412F62" w14:textId="77777777" w:rsidR="00BD575D" w:rsidRDefault="00F31DDB">
            <w:pPr>
              <w:jc w:val="center"/>
              <w:rPr>
                <w:rFonts w:ascii="Tahoma" w:hAnsi="Tahoma" w:cs="Tahoma"/>
                <w:sz w:val="12"/>
                <w:szCs w:val="12"/>
                <w:rtl/>
              </w:rPr>
            </w:pPr>
            <w:r>
              <w:rPr>
                <w:rFonts w:ascii="Tahoma" w:hAnsi="Tahoma" w:cs="Tahoma"/>
                <w:sz w:val="12"/>
                <w:szCs w:val="12"/>
                <w:rtl/>
              </w:rPr>
              <w:t>18</w:t>
            </w:r>
          </w:p>
        </w:tc>
        <w:tc>
          <w:tcPr>
            <w:tcW w:w="350" w:type="dxa"/>
            <w:shd w:val="clear" w:color="auto" w:fill="92D050"/>
            <w:vAlign w:val="center"/>
          </w:tcPr>
          <w:p w14:paraId="00C37209" w14:textId="77777777" w:rsidR="00BD575D" w:rsidRDefault="00BD575D">
            <w:pPr>
              <w:jc w:val="center"/>
              <w:rPr>
                <w:rFonts w:ascii="Tahoma" w:hAnsi="Tahoma" w:cs="Tahoma"/>
                <w:sz w:val="12"/>
                <w:szCs w:val="12"/>
                <w:rtl/>
              </w:rPr>
            </w:pPr>
          </w:p>
        </w:tc>
        <w:tc>
          <w:tcPr>
            <w:tcW w:w="350" w:type="dxa"/>
            <w:shd w:val="clear" w:color="auto" w:fill="92D050"/>
            <w:vAlign w:val="center"/>
          </w:tcPr>
          <w:p w14:paraId="64FA75EB" w14:textId="77777777" w:rsidR="00BD575D" w:rsidRDefault="00BD575D">
            <w:pPr>
              <w:jc w:val="center"/>
              <w:rPr>
                <w:rFonts w:ascii="Tahoma" w:hAnsi="Tahoma" w:cs="Tahoma"/>
                <w:sz w:val="12"/>
                <w:szCs w:val="12"/>
                <w:rtl/>
              </w:rPr>
            </w:pPr>
          </w:p>
        </w:tc>
        <w:tc>
          <w:tcPr>
            <w:tcW w:w="350" w:type="dxa"/>
            <w:vAlign w:val="center"/>
          </w:tcPr>
          <w:p w14:paraId="778AB07B" w14:textId="77777777" w:rsidR="00BD575D" w:rsidRDefault="00BD575D">
            <w:pPr>
              <w:jc w:val="center"/>
              <w:rPr>
                <w:rFonts w:ascii="Tahoma" w:hAnsi="Tahoma" w:cs="Tahoma"/>
                <w:sz w:val="12"/>
                <w:szCs w:val="12"/>
                <w:rtl/>
              </w:rPr>
            </w:pPr>
          </w:p>
        </w:tc>
        <w:tc>
          <w:tcPr>
            <w:tcW w:w="350" w:type="dxa"/>
            <w:vAlign w:val="center"/>
          </w:tcPr>
          <w:p w14:paraId="1EA14A82" w14:textId="77777777" w:rsidR="00BD575D" w:rsidRDefault="00F31DDB">
            <w:pPr>
              <w:jc w:val="center"/>
              <w:rPr>
                <w:rFonts w:ascii="Tahoma" w:hAnsi="Tahoma" w:cs="Tahoma"/>
                <w:sz w:val="12"/>
                <w:szCs w:val="12"/>
                <w:rtl/>
              </w:rPr>
            </w:pPr>
            <w:r>
              <w:rPr>
                <w:rFonts w:ascii="Tahoma" w:hAnsi="Tahoma" w:cs="Tahoma"/>
                <w:sz w:val="12"/>
                <w:szCs w:val="12"/>
                <w:rtl/>
              </w:rPr>
              <w:t>10</w:t>
            </w:r>
          </w:p>
        </w:tc>
        <w:tc>
          <w:tcPr>
            <w:tcW w:w="350" w:type="dxa"/>
            <w:vAlign w:val="center"/>
          </w:tcPr>
          <w:p w14:paraId="2CB41F64" w14:textId="77777777" w:rsidR="00BD575D" w:rsidRDefault="00BD575D">
            <w:pPr>
              <w:jc w:val="center"/>
              <w:rPr>
                <w:rFonts w:ascii="Tahoma" w:hAnsi="Tahoma" w:cs="Tahoma"/>
                <w:sz w:val="12"/>
                <w:szCs w:val="12"/>
                <w:rtl/>
              </w:rPr>
            </w:pPr>
          </w:p>
        </w:tc>
        <w:tc>
          <w:tcPr>
            <w:tcW w:w="350" w:type="dxa"/>
            <w:vAlign w:val="center"/>
          </w:tcPr>
          <w:p w14:paraId="152501B8" w14:textId="77777777" w:rsidR="00BD575D" w:rsidRDefault="00BD575D">
            <w:pPr>
              <w:jc w:val="center"/>
              <w:rPr>
                <w:rFonts w:ascii="Tahoma" w:hAnsi="Tahoma" w:cs="Tahoma"/>
                <w:sz w:val="12"/>
                <w:szCs w:val="12"/>
                <w:rtl/>
              </w:rPr>
            </w:pPr>
          </w:p>
        </w:tc>
        <w:tc>
          <w:tcPr>
            <w:tcW w:w="350" w:type="dxa"/>
            <w:shd w:val="clear" w:color="auto" w:fill="92D050"/>
            <w:vAlign w:val="center"/>
          </w:tcPr>
          <w:p w14:paraId="47BFA0C6" w14:textId="77777777" w:rsidR="00BD575D" w:rsidRDefault="00BD575D">
            <w:pPr>
              <w:jc w:val="center"/>
              <w:rPr>
                <w:rFonts w:ascii="Tahoma" w:hAnsi="Tahoma" w:cs="Tahoma"/>
                <w:sz w:val="12"/>
                <w:szCs w:val="12"/>
                <w:rtl/>
              </w:rPr>
            </w:pPr>
          </w:p>
        </w:tc>
        <w:tc>
          <w:tcPr>
            <w:tcW w:w="350" w:type="dxa"/>
            <w:shd w:val="clear" w:color="auto" w:fill="92D050"/>
            <w:vAlign w:val="center"/>
          </w:tcPr>
          <w:p w14:paraId="1D8796DC" w14:textId="77777777" w:rsidR="00BD575D" w:rsidRDefault="00BD575D">
            <w:pPr>
              <w:jc w:val="center"/>
              <w:rPr>
                <w:rFonts w:ascii="Tahoma" w:hAnsi="Tahoma" w:cs="Tahoma"/>
                <w:sz w:val="12"/>
                <w:szCs w:val="12"/>
                <w:rtl/>
              </w:rPr>
            </w:pPr>
          </w:p>
        </w:tc>
        <w:tc>
          <w:tcPr>
            <w:tcW w:w="350" w:type="dxa"/>
            <w:shd w:val="clear" w:color="auto" w:fill="92D050"/>
            <w:vAlign w:val="center"/>
          </w:tcPr>
          <w:p w14:paraId="75B341F9" w14:textId="77777777" w:rsidR="00BD575D" w:rsidRDefault="00BD575D">
            <w:pPr>
              <w:jc w:val="center"/>
              <w:rPr>
                <w:rFonts w:ascii="Tahoma" w:hAnsi="Tahoma" w:cs="Tahoma"/>
                <w:sz w:val="12"/>
                <w:szCs w:val="12"/>
                <w:rtl/>
              </w:rPr>
            </w:pPr>
          </w:p>
        </w:tc>
        <w:tc>
          <w:tcPr>
            <w:tcW w:w="305" w:type="dxa"/>
            <w:shd w:val="clear" w:color="auto" w:fill="92D050"/>
            <w:vAlign w:val="center"/>
          </w:tcPr>
          <w:p w14:paraId="78F6D54E" w14:textId="77777777" w:rsidR="00BD575D" w:rsidRDefault="00BD575D">
            <w:pPr>
              <w:jc w:val="center"/>
              <w:rPr>
                <w:rFonts w:ascii="Tahoma" w:hAnsi="Tahoma" w:cs="Tahoma"/>
                <w:sz w:val="12"/>
                <w:szCs w:val="12"/>
                <w:rtl/>
              </w:rPr>
            </w:pPr>
          </w:p>
        </w:tc>
        <w:tc>
          <w:tcPr>
            <w:tcW w:w="305" w:type="dxa"/>
            <w:shd w:val="clear" w:color="auto" w:fill="92D050"/>
            <w:vAlign w:val="center"/>
          </w:tcPr>
          <w:p w14:paraId="30620840"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3BE33CEB" w14:textId="77777777" w:rsidR="00BD575D" w:rsidRDefault="00F31DDB">
            <w:pPr>
              <w:jc w:val="center"/>
              <w:rPr>
                <w:rFonts w:ascii="Tahoma" w:hAnsi="Tahoma" w:cs="Tahoma"/>
                <w:sz w:val="12"/>
                <w:szCs w:val="12"/>
                <w:rtl/>
              </w:rPr>
            </w:pPr>
            <w:r>
              <w:rPr>
                <w:rFonts w:ascii="Tahoma" w:hAnsi="Tahoma" w:cs="Tahoma"/>
                <w:sz w:val="12"/>
                <w:szCs w:val="12"/>
                <w:rtl/>
              </w:rPr>
              <w:t>3</w:t>
            </w:r>
          </w:p>
        </w:tc>
        <w:tc>
          <w:tcPr>
            <w:tcW w:w="1220" w:type="dxa"/>
            <w:gridSpan w:val="4"/>
            <w:vMerge/>
            <w:shd w:val="clear" w:color="auto" w:fill="D9D9D9" w:themeFill="background1" w:themeFillShade="D9"/>
            <w:vAlign w:val="center"/>
          </w:tcPr>
          <w:p w14:paraId="17A4C9A8" w14:textId="77777777" w:rsidR="00BD575D" w:rsidRDefault="00BD575D">
            <w:pPr>
              <w:jc w:val="center"/>
              <w:rPr>
                <w:rFonts w:ascii="Tahoma" w:hAnsi="Tahoma" w:cs="Tahoma"/>
                <w:sz w:val="52"/>
                <w:szCs w:val="52"/>
                <w:rtl/>
              </w:rPr>
            </w:pPr>
          </w:p>
        </w:tc>
        <w:tc>
          <w:tcPr>
            <w:tcW w:w="305" w:type="dxa"/>
            <w:shd w:val="clear" w:color="auto" w:fill="F7CAAC" w:themeFill="accent2" w:themeFillTint="66"/>
            <w:vAlign w:val="center"/>
          </w:tcPr>
          <w:p w14:paraId="27D8F40B" w14:textId="77777777" w:rsidR="00BD575D" w:rsidRDefault="00F31DDB">
            <w:pPr>
              <w:jc w:val="center"/>
              <w:rPr>
                <w:rFonts w:ascii="Tahoma" w:hAnsi="Tahoma" w:cs="Tahoma"/>
                <w:sz w:val="12"/>
                <w:szCs w:val="12"/>
                <w:rtl/>
              </w:rPr>
            </w:pPr>
            <w:r>
              <w:rPr>
                <w:rFonts w:ascii="Tahoma" w:hAnsi="Tahoma" w:cs="Tahoma"/>
                <w:sz w:val="12"/>
                <w:szCs w:val="12"/>
                <w:rtl/>
              </w:rPr>
              <w:t>4</w:t>
            </w:r>
          </w:p>
        </w:tc>
        <w:tc>
          <w:tcPr>
            <w:tcW w:w="305" w:type="dxa"/>
            <w:shd w:val="clear" w:color="auto" w:fill="92D050"/>
            <w:vAlign w:val="center"/>
          </w:tcPr>
          <w:p w14:paraId="491724CF" w14:textId="77777777" w:rsidR="00BD575D" w:rsidRDefault="00BD575D">
            <w:pPr>
              <w:jc w:val="center"/>
              <w:rPr>
                <w:rFonts w:ascii="Tahoma" w:hAnsi="Tahoma" w:cs="Tahoma"/>
                <w:sz w:val="12"/>
                <w:szCs w:val="12"/>
                <w:rtl/>
              </w:rPr>
            </w:pPr>
          </w:p>
        </w:tc>
        <w:tc>
          <w:tcPr>
            <w:tcW w:w="305" w:type="dxa"/>
            <w:shd w:val="clear" w:color="auto" w:fill="92D050"/>
            <w:vAlign w:val="center"/>
          </w:tcPr>
          <w:p w14:paraId="17EBF8BC" w14:textId="77777777" w:rsidR="00BD575D" w:rsidRDefault="00BD575D">
            <w:pPr>
              <w:jc w:val="center"/>
              <w:rPr>
                <w:rFonts w:ascii="Tahoma" w:hAnsi="Tahoma" w:cs="Tahoma"/>
                <w:sz w:val="12"/>
                <w:szCs w:val="12"/>
                <w:rtl/>
              </w:rPr>
            </w:pPr>
          </w:p>
        </w:tc>
        <w:tc>
          <w:tcPr>
            <w:tcW w:w="350" w:type="dxa"/>
            <w:vAlign w:val="center"/>
          </w:tcPr>
          <w:p w14:paraId="52B20E7A" w14:textId="77777777" w:rsidR="00BD575D" w:rsidRDefault="00F31DDB">
            <w:pPr>
              <w:jc w:val="center"/>
              <w:rPr>
                <w:rFonts w:ascii="Tahoma" w:hAnsi="Tahoma" w:cs="Tahoma"/>
                <w:sz w:val="12"/>
                <w:szCs w:val="12"/>
                <w:rtl/>
              </w:rPr>
            </w:pPr>
            <w:r>
              <w:rPr>
                <w:rFonts w:ascii="Tahoma" w:hAnsi="Tahoma" w:cs="Tahoma"/>
                <w:sz w:val="12"/>
                <w:szCs w:val="12"/>
                <w:rtl/>
              </w:rPr>
              <w:t>9</w:t>
            </w:r>
          </w:p>
        </w:tc>
      </w:tr>
      <w:tr w:rsidR="00BD575D" w14:paraId="3ACDF2D2" w14:textId="77777777">
        <w:trPr>
          <w:trHeight w:val="283"/>
        </w:trPr>
        <w:tc>
          <w:tcPr>
            <w:tcW w:w="351" w:type="dxa"/>
            <w:shd w:val="clear" w:color="auto" w:fill="92D050"/>
            <w:vAlign w:val="center"/>
          </w:tcPr>
          <w:p w14:paraId="678E9A34" w14:textId="77777777" w:rsidR="00BD575D" w:rsidRDefault="00BD575D">
            <w:pPr>
              <w:jc w:val="center"/>
              <w:rPr>
                <w:rFonts w:ascii="Tahoma" w:hAnsi="Tahoma" w:cs="Tahoma"/>
                <w:sz w:val="12"/>
                <w:szCs w:val="12"/>
                <w:rtl/>
              </w:rPr>
            </w:pPr>
          </w:p>
        </w:tc>
        <w:tc>
          <w:tcPr>
            <w:tcW w:w="351" w:type="dxa"/>
            <w:shd w:val="clear" w:color="auto" w:fill="92D050"/>
            <w:vAlign w:val="center"/>
          </w:tcPr>
          <w:p w14:paraId="64BEAFE7" w14:textId="77777777" w:rsidR="00BD575D" w:rsidRDefault="00BD575D">
            <w:pPr>
              <w:jc w:val="center"/>
              <w:rPr>
                <w:rFonts w:ascii="Tahoma" w:hAnsi="Tahoma" w:cs="Tahoma"/>
                <w:sz w:val="12"/>
                <w:szCs w:val="12"/>
                <w:rtl/>
              </w:rPr>
            </w:pPr>
          </w:p>
        </w:tc>
        <w:tc>
          <w:tcPr>
            <w:tcW w:w="350" w:type="dxa"/>
            <w:shd w:val="clear" w:color="auto" w:fill="833C0B" w:themeFill="accent2" w:themeFillShade="80"/>
            <w:vAlign w:val="center"/>
          </w:tcPr>
          <w:p w14:paraId="026F2A28" w14:textId="77777777" w:rsidR="00BD575D" w:rsidRDefault="00BD575D">
            <w:pPr>
              <w:jc w:val="center"/>
              <w:rPr>
                <w:rFonts w:ascii="Tahoma" w:hAnsi="Tahoma" w:cs="Tahoma"/>
                <w:sz w:val="12"/>
                <w:szCs w:val="12"/>
                <w:rtl/>
              </w:rPr>
            </w:pPr>
          </w:p>
        </w:tc>
        <w:tc>
          <w:tcPr>
            <w:tcW w:w="350" w:type="dxa"/>
            <w:vAlign w:val="center"/>
          </w:tcPr>
          <w:p w14:paraId="7DB0EFF5" w14:textId="77777777" w:rsidR="00BD575D" w:rsidRDefault="00BD575D">
            <w:pPr>
              <w:jc w:val="center"/>
              <w:rPr>
                <w:rFonts w:ascii="Tahoma" w:hAnsi="Tahoma" w:cs="Tahoma"/>
                <w:sz w:val="12"/>
                <w:szCs w:val="12"/>
                <w:rtl/>
              </w:rPr>
            </w:pPr>
          </w:p>
        </w:tc>
        <w:tc>
          <w:tcPr>
            <w:tcW w:w="350" w:type="dxa"/>
            <w:vAlign w:val="center"/>
          </w:tcPr>
          <w:p w14:paraId="07F28963" w14:textId="77777777" w:rsidR="00BD575D" w:rsidRDefault="00BD575D">
            <w:pPr>
              <w:jc w:val="center"/>
              <w:rPr>
                <w:rFonts w:ascii="Tahoma" w:hAnsi="Tahoma" w:cs="Tahoma"/>
                <w:sz w:val="12"/>
                <w:szCs w:val="12"/>
                <w:rtl/>
              </w:rPr>
            </w:pPr>
          </w:p>
        </w:tc>
        <w:tc>
          <w:tcPr>
            <w:tcW w:w="350" w:type="dxa"/>
            <w:vAlign w:val="center"/>
          </w:tcPr>
          <w:p w14:paraId="7E8D5D6C" w14:textId="77777777" w:rsidR="00BD575D" w:rsidRDefault="00BD575D">
            <w:pPr>
              <w:jc w:val="center"/>
              <w:rPr>
                <w:rFonts w:ascii="Tahoma" w:hAnsi="Tahoma" w:cs="Tahoma"/>
                <w:sz w:val="12"/>
                <w:szCs w:val="12"/>
                <w:rtl/>
              </w:rPr>
            </w:pPr>
          </w:p>
        </w:tc>
        <w:tc>
          <w:tcPr>
            <w:tcW w:w="350" w:type="dxa"/>
            <w:vAlign w:val="center"/>
          </w:tcPr>
          <w:p w14:paraId="1045FCDC" w14:textId="77777777" w:rsidR="00BD575D" w:rsidRDefault="00BD575D">
            <w:pPr>
              <w:jc w:val="center"/>
              <w:rPr>
                <w:rFonts w:ascii="Tahoma" w:hAnsi="Tahoma" w:cs="Tahoma"/>
                <w:sz w:val="12"/>
                <w:szCs w:val="12"/>
                <w:rtl/>
              </w:rPr>
            </w:pPr>
          </w:p>
        </w:tc>
        <w:tc>
          <w:tcPr>
            <w:tcW w:w="350" w:type="dxa"/>
            <w:shd w:val="clear" w:color="auto" w:fill="ED7D31" w:themeFill="accent2"/>
            <w:vAlign w:val="center"/>
          </w:tcPr>
          <w:p w14:paraId="68024AE0" w14:textId="77777777" w:rsidR="00BD575D" w:rsidRDefault="00BD575D">
            <w:pPr>
              <w:jc w:val="center"/>
              <w:rPr>
                <w:rFonts w:ascii="Tahoma" w:hAnsi="Tahoma" w:cs="Tahoma"/>
                <w:sz w:val="12"/>
                <w:szCs w:val="12"/>
                <w:rtl/>
              </w:rPr>
            </w:pPr>
          </w:p>
        </w:tc>
        <w:tc>
          <w:tcPr>
            <w:tcW w:w="350" w:type="dxa"/>
            <w:shd w:val="clear" w:color="auto" w:fill="92D050"/>
            <w:vAlign w:val="center"/>
          </w:tcPr>
          <w:p w14:paraId="3AFF741A"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7515E587" w14:textId="77777777" w:rsidR="00BD575D" w:rsidRDefault="00BD575D">
            <w:pPr>
              <w:jc w:val="center"/>
              <w:rPr>
                <w:rFonts w:ascii="Tahoma" w:hAnsi="Tahoma" w:cs="Tahoma"/>
                <w:sz w:val="12"/>
                <w:szCs w:val="12"/>
                <w:rtl/>
              </w:rPr>
            </w:pPr>
          </w:p>
        </w:tc>
        <w:tc>
          <w:tcPr>
            <w:tcW w:w="350" w:type="dxa"/>
            <w:vAlign w:val="center"/>
          </w:tcPr>
          <w:p w14:paraId="6413754F" w14:textId="77777777" w:rsidR="00BD575D" w:rsidRDefault="00BD575D">
            <w:pPr>
              <w:jc w:val="center"/>
              <w:rPr>
                <w:rFonts w:ascii="Tahoma" w:hAnsi="Tahoma" w:cs="Tahoma"/>
                <w:sz w:val="12"/>
                <w:szCs w:val="12"/>
                <w:rtl/>
              </w:rPr>
            </w:pPr>
          </w:p>
        </w:tc>
        <w:tc>
          <w:tcPr>
            <w:tcW w:w="350" w:type="dxa"/>
            <w:vAlign w:val="center"/>
          </w:tcPr>
          <w:p w14:paraId="59884EE9" w14:textId="77777777" w:rsidR="00BD575D" w:rsidRDefault="00BD575D">
            <w:pPr>
              <w:jc w:val="center"/>
              <w:rPr>
                <w:rFonts w:ascii="Tahoma" w:hAnsi="Tahoma" w:cs="Tahoma"/>
                <w:sz w:val="12"/>
                <w:szCs w:val="12"/>
                <w:rtl/>
              </w:rPr>
            </w:pPr>
          </w:p>
        </w:tc>
        <w:tc>
          <w:tcPr>
            <w:tcW w:w="350" w:type="dxa"/>
            <w:vAlign w:val="center"/>
          </w:tcPr>
          <w:p w14:paraId="5D481A1C" w14:textId="77777777" w:rsidR="00BD575D" w:rsidRDefault="00BD575D">
            <w:pPr>
              <w:jc w:val="center"/>
              <w:rPr>
                <w:rFonts w:ascii="Tahoma" w:hAnsi="Tahoma" w:cs="Tahoma"/>
                <w:sz w:val="12"/>
                <w:szCs w:val="12"/>
                <w:rtl/>
              </w:rPr>
            </w:pPr>
          </w:p>
        </w:tc>
        <w:tc>
          <w:tcPr>
            <w:tcW w:w="350" w:type="dxa"/>
            <w:vAlign w:val="center"/>
          </w:tcPr>
          <w:p w14:paraId="321E795E" w14:textId="77777777" w:rsidR="00BD575D" w:rsidRDefault="00BD575D">
            <w:pPr>
              <w:jc w:val="center"/>
              <w:rPr>
                <w:rFonts w:ascii="Tahoma" w:hAnsi="Tahoma" w:cs="Tahoma"/>
                <w:sz w:val="12"/>
                <w:szCs w:val="12"/>
                <w:rtl/>
              </w:rPr>
            </w:pPr>
          </w:p>
        </w:tc>
        <w:tc>
          <w:tcPr>
            <w:tcW w:w="350" w:type="dxa"/>
            <w:vAlign w:val="center"/>
          </w:tcPr>
          <w:p w14:paraId="5622D2C7" w14:textId="77777777" w:rsidR="00BD575D" w:rsidRDefault="00BD575D">
            <w:pPr>
              <w:jc w:val="center"/>
              <w:rPr>
                <w:rFonts w:ascii="Tahoma" w:hAnsi="Tahoma" w:cs="Tahoma"/>
                <w:sz w:val="12"/>
                <w:szCs w:val="12"/>
                <w:rtl/>
              </w:rPr>
            </w:pPr>
          </w:p>
        </w:tc>
        <w:tc>
          <w:tcPr>
            <w:tcW w:w="350" w:type="dxa"/>
            <w:vAlign w:val="center"/>
          </w:tcPr>
          <w:p w14:paraId="10FD0F03" w14:textId="77777777" w:rsidR="00BD575D" w:rsidRDefault="00BD575D">
            <w:pPr>
              <w:jc w:val="center"/>
              <w:rPr>
                <w:rFonts w:ascii="Tahoma" w:hAnsi="Tahoma" w:cs="Tahoma"/>
                <w:sz w:val="12"/>
                <w:szCs w:val="12"/>
                <w:rtl/>
              </w:rPr>
            </w:pPr>
          </w:p>
        </w:tc>
        <w:tc>
          <w:tcPr>
            <w:tcW w:w="350" w:type="dxa"/>
            <w:vAlign w:val="center"/>
          </w:tcPr>
          <w:p w14:paraId="57359D16" w14:textId="77777777" w:rsidR="00BD575D" w:rsidRDefault="00BD575D">
            <w:pPr>
              <w:jc w:val="center"/>
              <w:rPr>
                <w:rFonts w:ascii="Tahoma" w:hAnsi="Tahoma" w:cs="Tahoma"/>
                <w:sz w:val="12"/>
                <w:szCs w:val="12"/>
                <w:rtl/>
              </w:rPr>
            </w:pPr>
          </w:p>
        </w:tc>
        <w:tc>
          <w:tcPr>
            <w:tcW w:w="305" w:type="dxa"/>
            <w:shd w:val="clear" w:color="auto" w:fill="FFC000"/>
            <w:vAlign w:val="center"/>
          </w:tcPr>
          <w:p w14:paraId="3ED83B45" w14:textId="77777777" w:rsidR="00BD575D" w:rsidRDefault="00BD575D">
            <w:pPr>
              <w:jc w:val="center"/>
              <w:rPr>
                <w:rFonts w:ascii="Tahoma" w:hAnsi="Tahoma" w:cs="Tahoma"/>
                <w:sz w:val="12"/>
                <w:szCs w:val="12"/>
                <w:rtl/>
              </w:rPr>
            </w:pPr>
          </w:p>
        </w:tc>
        <w:tc>
          <w:tcPr>
            <w:tcW w:w="305" w:type="dxa"/>
            <w:shd w:val="clear" w:color="auto" w:fill="92D050"/>
            <w:vAlign w:val="center"/>
          </w:tcPr>
          <w:p w14:paraId="08669D96"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63B83CF6" w14:textId="77777777" w:rsidR="00BD575D" w:rsidRDefault="00BD575D">
            <w:pPr>
              <w:jc w:val="center"/>
              <w:rPr>
                <w:rFonts w:ascii="Tahoma" w:hAnsi="Tahoma" w:cs="Tahoma"/>
                <w:sz w:val="12"/>
                <w:szCs w:val="12"/>
                <w:rtl/>
              </w:rPr>
            </w:pPr>
          </w:p>
        </w:tc>
        <w:tc>
          <w:tcPr>
            <w:tcW w:w="1220" w:type="dxa"/>
            <w:gridSpan w:val="4"/>
            <w:vMerge/>
            <w:shd w:val="clear" w:color="auto" w:fill="D9D9D9" w:themeFill="background1" w:themeFillShade="D9"/>
            <w:vAlign w:val="center"/>
          </w:tcPr>
          <w:p w14:paraId="2E078F6C" w14:textId="77777777" w:rsidR="00BD575D" w:rsidRDefault="00BD575D">
            <w:pPr>
              <w:jc w:val="center"/>
              <w:rPr>
                <w:rFonts w:ascii="Tahoma" w:hAnsi="Tahoma" w:cs="Tahoma"/>
                <w:sz w:val="52"/>
                <w:szCs w:val="52"/>
                <w:rtl/>
              </w:rPr>
            </w:pPr>
          </w:p>
        </w:tc>
        <w:tc>
          <w:tcPr>
            <w:tcW w:w="305" w:type="dxa"/>
            <w:shd w:val="clear" w:color="auto" w:fill="F7CAAC" w:themeFill="accent2" w:themeFillTint="66"/>
            <w:vAlign w:val="center"/>
          </w:tcPr>
          <w:p w14:paraId="7315E4D8" w14:textId="77777777" w:rsidR="00BD575D" w:rsidRDefault="00BD575D">
            <w:pPr>
              <w:jc w:val="center"/>
              <w:rPr>
                <w:rFonts w:ascii="Tahoma" w:hAnsi="Tahoma" w:cs="Tahoma"/>
                <w:sz w:val="12"/>
                <w:szCs w:val="12"/>
                <w:rtl/>
              </w:rPr>
            </w:pPr>
          </w:p>
        </w:tc>
        <w:tc>
          <w:tcPr>
            <w:tcW w:w="305" w:type="dxa"/>
            <w:shd w:val="clear" w:color="auto" w:fill="92D050"/>
            <w:vAlign w:val="center"/>
          </w:tcPr>
          <w:p w14:paraId="29F91EAB" w14:textId="77777777" w:rsidR="00BD575D" w:rsidRDefault="00BD575D">
            <w:pPr>
              <w:jc w:val="center"/>
              <w:rPr>
                <w:rFonts w:ascii="Tahoma" w:hAnsi="Tahoma" w:cs="Tahoma"/>
                <w:sz w:val="12"/>
                <w:szCs w:val="12"/>
                <w:rtl/>
              </w:rPr>
            </w:pPr>
          </w:p>
        </w:tc>
        <w:tc>
          <w:tcPr>
            <w:tcW w:w="305" w:type="dxa"/>
            <w:shd w:val="clear" w:color="auto" w:fill="92D050"/>
            <w:vAlign w:val="center"/>
          </w:tcPr>
          <w:p w14:paraId="551A44AF" w14:textId="77777777" w:rsidR="00BD575D" w:rsidRDefault="00BD575D">
            <w:pPr>
              <w:jc w:val="center"/>
              <w:rPr>
                <w:rFonts w:ascii="Tahoma" w:hAnsi="Tahoma" w:cs="Tahoma"/>
                <w:sz w:val="12"/>
                <w:szCs w:val="12"/>
                <w:rtl/>
              </w:rPr>
            </w:pPr>
          </w:p>
        </w:tc>
        <w:tc>
          <w:tcPr>
            <w:tcW w:w="350" w:type="dxa"/>
            <w:vAlign w:val="center"/>
          </w:tcPr>
          <w:p w14:paraId="6BC9E11C" w14:textId="77777777" w:rsidR="00BD575D" w:rsidRDefault="00F31DDB">
            <w:pPr>
              <w:jc w:val="center"/>
              <w:rPr>
                <w:rFonts w:ascii="Tahoma" w:hAnsi="Tahoma" w:cs="Tahoma"/>
                <w:sz w:val="12"/>
                <w:szCs w:val="12"/>
                <w:rtl/>
              </w:rPr>
            </w:pPr>
            <w:r>
              <w:rPr>
                <w:rFonts w:ascii="Tahoma" w:hAnsi="Tahoma" w:cs="Tahoma"/>
                <w:sz w:val="12"/>
                <w:szCs w:val="12"/>
                <w:rtl/>
              </w:rPr>
              <w:t>10</w:t>
            </w:r>
          </w:p>
        </w:tc>
      </w:tr>
      <w:tr w:rsidR="00BD575D" w14:paraId="6AEC0E3E" w14:textId="77777777">
        <w:trPr>
          <w:trHeight w:val="283"/>
        </w:trPr>
        <w:tc>
          <w:tcPr>
            <w:tcW w:w="351" w:type="dxa"/>
            <w:shd w:val="clear" w:color="auto" w:fill="92D050"/>
            <w:vAlign w:val="center"/>
          </w:tcPr>
          <w:p w14:paraId="09E941AD" w14:textId="77777777" w:rsidR="00BD575D" w:rsidRDefault="00BD575D">
            <w:pPr>
              <w:jc w:val="center"/>
              <w:rPr>
                <w:rFonts w:ascii="Tahoma" w:hAnsi="Tahoma" w:cs="Tahoma"/>
                <w:sz w:val="12"/>
                <w:szCs w:val="12"/>
                <w:rtl/>
              </w:rPr>
            </w:pPr>
          </w:p>
        </w:tc>
        <w:tc>
          <w:tcPr>
            <w:tcW w:w="351" w:type="dxa"/>
            <w:shd w:val="clear" w:color="auto" w:fill="92D050"/>
            <w:vAlign w:val="center"/>
          </w:tcPr>
          <w:p w14:paraId="54894617" w14:textId="77777777" w:rsidR="00BD575D" w:rsidRDefault="00BD575D">
            <w:pPr>
              <w:jc w:val="center"/>
              <w:rPr>
                <w:rFonts w:ascii="Tahoma" w:hAnsi="Tahoma" w:cs="Tahoma"/>
                <w:sz w:val="12"/>
                <w:szCs w:val="12"/>
                <w:rtl/>
              </w:rPr>
            </w:pPr>
          </w:p>
        </w:tc>
        <w:tc>
          <w:tcPr>
            <w:tcW w:w="350" w:type="dxa"/>
            <w:shd w:val="clear" w:color="auto" w:fill="833C0B" w:themeFill="accent2" w:themeFillShade="80"/>
            <w:vAlign w:val="center"/>
          </w:tcPr>
          <w:p w14:paraId="3152BBB2" w14:textId="77777777" w:rsidR="00BD575D" w:rsidRDefault="00BD575D">
            <w:pPr>
              <w:jc w:val="center"/>
              <w:rPr>
                <w:rFonts w:ascii="Tahoma" w:hAnsi="Tahoma" w:cs="Tahoma"/>
                <w:sz w:val="12"/>
                <w:szCs w:val="12"/>
                <w:rtl/>
              </w:rPr>
            </w:pPr>
          </w:p>
        </w:tc>
        <w:tc>
          <w:tcPr>
            <w:tcW w:w="350" w:type="dxa"/>
            <w:vAlign w:val="center"/>
          </w:tcPr>
          <w:p w14:paraId="4DF75F40" w14:textId="77777777" w:rsidR="00BD575D" w:rsidRDefault="00BD575D">
            <w:pPr>
              <w:jc w:val="center"/>
              <w:rPr>
                <w:rFonts w:ascii="Tahoma" w:hAnsi="Tahoma" w:cs="Tahoma"/>
                <w:sz w:val="12"/>
                <w:szCs w:val="12"/>
                <w:rtl/>
              </w:rPr>
            </w:pPr>
          </w:p>
        </w:tc>
        <w:tc>
          <w:tcPr>
            <w:tcW w:w="350" w:type="dxa"/>
            <w:vAlign w:val="center"/>
          </w:tcPr>
          <w:p w14:paraId="260DEDF2" w14:textId="77777777" w:rsidR="00BD575D" w:rsidRDefault="00BD575D">
            <w:pPr>
              <w:jc w:val="center"/>
              <w:rPr>
                <w:rFonts w:ascii="Tahoma" w:hAnsi="Tahoma" w:cs="Tahoma"/>
                <w:sz w:val="12"/>
                <w:szCs w:val="12"/>
                <w:rtl/>
              </w:rPr>
            </w:pPr>
          </w:p>
        </w:tc>
        <w:tc>
          <w:tcPr>
            <w:tcW w:w="350" w:type="dxa"/>
            <w:vAlign w:val="center"/>
          </w:tcPr>
          <w:p w14:paraId="7F6E32A1" w14:textId="77777777" w:rsidR="00BD575D" w:rsidRDefault="00BD575D">
            <w:pPr>
              <w:jc w:val="center"/>
              <w:rPr>
                <w:rFonts w:ascii="Tahoma" w:hAnsi="Tahoma" w:cs="Tahoma"/>
                <w:sz w:val="12"/>
                <w:szCs w:val="12"/>
                <w:rtl/>
              </w:rPr>
            </w:pPr>
          </w:p>
        </w:tc>
        <w:tc>
          <w:tcPr>
            <w:tcW w:w="350" w:type="dxa"/>
            <w:vAlign w:val="center"/>
          </w:tcPr>
          <w:p w14:paraId="419942E6" w14:textId="77777777" w:rsidR="00BD575D" w:rsidRDefault="00BD575D">
            <w:pPr>
              <w:jc w:val="center"/>
              <w:rPr>
                <w:rFonts w:ascii="Tahoma" w:hAnsi="Tahoma" w:cs="Tahoma"/>
                <w:sz w:val="12"/>
                <w:szCs w:val="12"/>
                <w:rtl/>
              </w:rPr>
            </w:pPr>
          </w:p>
        </w:tc>
        <w:tc>
          <w:tcPr>
            <w:tcW w:w="350" w:type="dxa"/>
            <w:shd w:val="clear" w:color="auto" w:fill="ED7D31" w:themeFill="accent2"/>
            <w:vAlign w:val="center"/>
          </w:tcPr>
          <w:p w14:paraId="2FA84780" w14:textId="77777777" w:rsidR="00BD575D" w:rsidRDefault="00BD575D">
            <w:pPr>
              <w:jc w:val="center"/>
              <w:rPr>
                <w:rFonts w:ascii="Tahoma" w:hAnsi="Tahoma" w:cs="Tahoma"/>
                <w:sz w:val="12"/>
                <w:szCs w:val="12"/>
                <w:rtl/>
              </w:rPr>
            </w:pPr>
          </w:p>
        </w:tc>
        <w:tc>
          <w:tcPr>
            <w:tcW w:w="350" w:type="dxa"/>
            <w:shd w:val="clear" w:color="auto" w:fill="92D050"/>
            <w:vAlign w:val="center"/>
          </w:tcPr>
          <w:p w14:paraId="65CBBA16"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53AECDDC" w14:textId="77777777" w:rsidR="00BD575D" w:rsidRDefault="00BD575D">
            <w:pPr>
              <w:jc w:val="center"/>
              <w:rPr>
                <w:rFonts w:ascii="Tahoma" w:hAnsi="Tahoma" w:cs="Tahoma"/>
                <w:sz w:val="12"/>
                <w:szCs w:val="12"/>
                <w:rtl/>
              </w:rPr>
            </w:pPr>
          </w:p>
        </w:tc>
        <w:tc>
          <w:tcPr>
            <w:tcW w:w="350" w:type="dxa"/>
            <w:vAlign w:val="center"/>
          </w:tcPr>
          <w:p w14:paraId="741C5207" w14:textId="77777777" w:rsidR="00BD575D" w:rsidRDefault="00BD575D">
            <w:pPr>
              <w:jc w:val="center"/>
              <w:rPr>
                <w:rFonts w:ascii="Tahoma" w:hAnsi="Tahoma" w:cs="Tahoma"/>
                <w:sz w:val="12"/>
                <w:szCs w:val="12"/>
                <w:rtl/>
              </w:rPr>
            </w:pPr>
          </w:p>
        </w:tc>
        <w:tc>
          <w:tcPr>
            <w:tcW w:w="350" w:type="dxa"/>
            <w:vAlign w:val="center"/>
          </w:tcPr>
          <w:p w14:paraId="7D83BFF7" w14:textId="77777777" w:rsidR="00BD575D" w:rsidRDefault="00BD575D">
            <w:pPr>
              <w:jc w:val="center"/>
              <w:rPr>
                <w:rFonts w:ascii="Tahoma" w:hAnsi="Tahoma" w:cs="Tahoma"/>
                <w:sz w:val="12"/>
                <w:szCs w:val="12"/>
                <w:rtl/>
              </w:rPr>
            </w:pPr>
          </w:p>
        </w:tc>
        <w:tc>
          <w:tcPr>
            <w:tcW w:w="350" w:type="dxa"/>
            <w:vAlign w:val="center"/>
          </w:tcPr>
          <w:p w14:paraId="42685673" w14:textId="77777777" w:rsidR="00BD575D" w:rsidRDefault="00BD575D">
            <w:pPr>
              <w:jc w:val="center"/>
              <w:rPr>
                <w:rFonts w:ascii="Tahoma" w:hAnsi="Tahoma" w:cs="Tahoma"/>
                <w:sz w:val="12"/>
                <w:szCs w:val="12"/>
                <w:rtl/>
              </w:rPr>
            </w:pPr>
          </w:p>
        </w:tc>
        <w:tc>
          <w:tcPr>
            <w:tcW w:w="350" w:type="dxa"/>
            <w:vAlign w:val="center"/>
          </w:tcPr>
          <w:p w14:paraId="37C94D06" w14:textId="77777777" w:rsidR="00BD575D" w:rsidRDefault="00BD575D">
            <w:pPr>
              <w:jc w:val="center"/>
              <w:rPr>
                <w:rFonts w:ascii="Tahoma" w:hAnsi="Tahoma" w:cs="Tahoma"/>
                <w:sz w:val="12"/>
                <w:szCs w:val="12"/>
                <w:rtl/>
              </w:rPr>
            </w:pPr>
          </w:p>
        </w:tc>
        <w:tc>
          <w:tcPr>
            <w:tcW w:w="350" w:type="dxa"/>
            <w:vAlign w:val="center"/>
          </w:tcPr>
          <w:p w14:paraId="409CB174" w14:textId="77777777" w:rsidR="00BD575D" w:rsidRDefault="00BD575D">
            <w:pPr>
              <w:jc w:val="center"/>
              <w:rPr>
                <w:rFonts w:ascii="Tahoma" w:hAnsi="Tahoma" w:cs="Tahoma"/>
                <w:sz w:val="12"/>
                <w:szCs w:val="12"/>
                <w:rtl/>
              </w:rPr>
            </w:pPr>
          </w:p>
        </w:tc>
        <w:tc>
          <w:tcPr>
            <w:tcW w:w="350" w:type="dxa"/>
            <w:vAlign w:val="center"/>
          </w:tcPr>
          <w:p w14:paraId="5650738D" w14:textId="77777777" w:rsidR="00BD575D" w:rsidRDefault="00BD575D">
            <w:pPr>
              <w:jc w:val="center"/>
              <w:rPr>
                <w:rFonts w:ascii="Tahoma" w:hAnsi="Tahoma" w:cs="Tahoma"/>
                <w:sz w:val="12"/>
                <w:szCs w:val="12"/>
                <w:rtl/>
              </w:rPr>
            </w:pPr>
          </w:p>
        </w:tc>
        <w:tc>
          <w:tcPr>
            <w:tcW w:w="350" w:type="dxa"/>
            <w:vAlign w:val="center"/>
          </w:tcPr>
          <w:p w14:paraId="676DBBD7" w14:textId="77777777" w:rsidR="00BD575D" w:rsidRDefault="00BD575D">
            <w:pPr>
              <w:jc w:val="center"/>
              <w:rPr>
                <w:rFonts w:ascii="Tahoma" w:hAnsi="Tahoma" w:cs="Tahoma"/>
                <w:sz w:val="12"/>
                <w:szCs w:val="12"/>
                <w:rtl/>
              </w:rPr>
            </w:pPr>
          </w:p>
        </w:tc>
        <w:tc>
          <w:tcPr>
            <w:tcW w:w="305" w:type="dxa"/>
            <w:shd w:val="clear" w:color="auto" w:fill="FFC000"/>
            <w:vAlign w:val="center"/>
          </w:tcPr>
          <w:p w14:paraId="77CC1C37" w14:textId="77777777" w:rsidR="00BD575D" w:rsidRDefault="00BD575D">
            <w:pPr>
              <w:jc w:val="center"/>
              <w:rPr>
                <w:rFonts w:ascii="Tahoma" w:hAnsi="Tahoma" w:cs="Tahoma"/>
                <w:sz w:val="12"/>
                <w:szCs w:val="12"/>
                <w:rtl/>
              </w:rPr>
            </w:pPr>
          </w:p>
        </w:tc>
        <w:tc>
          <w:tcPr>
            <w:tcW w:w="305" w:type="dxa"/>
            <w:shd w:val="clear" w:color="auto" w:fill="92D050"/>
            <w:vAlign w:val="center"/>
          </w:tcPr>
          <w:p w14:paraId="6C636682"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3C60853C" w14:textId="77777777" w:rsidR="00BD575D" w:rsidRDefault="00BD575D">
            <w:pPr>
              <w:jc w:val="center"/>
              <w:rPr>
                <w:rFonts w:ascii="Tahoma" w:hAnsi="Tahoma" w:cs="Tahoma"/>
                <w:sz w:val="12"/>
                <w:szCs w:val="12"/>
                <w:rtl/>
              </w:rPr>
            </w:pPr>
          </w:p>
        </w:tc>
        <w:tc>
          <w:tcPr>
            <w:tcW w:w="1220" w:type="dxa"/>
            <w:gridSpan w:val="4"/>
            <w:vMerge/>
            <w:shd w:val="clear" w:color="auto" w:fill="D9D9D9" w:themeFill="background1" w:themeFillShade="D9"/>
            <w:vAlign w:val="center"/>
          </w:tcPr>
          <w:p w14:paraId="5DE419F3" w14:textId="77777777" w:rsidR="00BD575D" w:rsidRDefault="00BD575D">
            <w:pPr>
              <w:jc w:val="center"/>
              <w:rPr>
                <w:rFonts w:ascii="Tahoma" w:hAnsi="Tahoma" w:cs="Tahoma"/>
                <w:sz w:val="52"/>
                <w:szCs w:val="52"/>
                <w:rtl/>
              </w:rPr>
            </w:pPr>
          </w:p>
        </w:tc>
        <w:tc>
          <w:tcPr>
            <w:tcW w:w="305" w:type="dxa"/>
            <w:shd w:val="clear" w:color="auto" w:fill="F7CAAC" w:themeFill="accent2" w:themeFillTint="66"/>
            <w:vAlign w:val="center"/>
          </w:tcPr>
          <w:p w14:paraId="12C4603D" w14:textId="77777777" w:rsidR="00BD575D" w:rsidRDefault="00BD575D">
            <w:pPr>
              <w:jc w:val="center"/>
              <w:rPr>
                <w:rFonts w:ascii="Tahoma" w:hAnsi="Tahoma" w:cs="Tahoma"/>
                <w:sz w:val="12"/>
                <w:szCs w:val="12"/>
                <w:rtl/>
              </w:rPr>
            </w:pPr>
          </w:p>
        </w:tc>
        <w:tc>
          <w:tcPr>
            <w:tcW w:w="305" w:type="dxa"/>
            <w:shd w:val="clear" w:color="auto" w:fill="92D050"/>
            <w:vAlign w:val="center"/>
          </w:tcPr>
          <w:p w14:paraId="12ACB94A" w14:textId="77777777" w:rsidR="00BD575D" w:rsidRDefault="00BD575D">
            <w:pPr>
              <w:jc w:val="center"/>
              <w:rPr>
                <w:rFonts w:ascii="Tahoma" w:hAnsi="Tahoma" w:cs="Tahoma"/>
                <w:sz w:val="12"/>
                <w:szCs w:val="12"/>
                <w:rtl/>
              </w:rPr>
            </w:pPr>
          </w:p>
        </w:tc>
        <w:tc>
          <w:tcPr>
            <w:tcW w:w="305" w:type="dxa"/>
            <w:shd w:val="clear" w:color="auto" w:fill="92D050"/>
            <w:vAlign w:val="center"/>
          </w:tcPr>
          <w:p w14:paraId="074CF70C" w14:textId="77777777" w:rsidR="00BD575D" w:rsidRDefault="00BD575D">
            <w:pPr>
              <w:jc w:val="center"/>
              <w:rPr>
                <w:rFonts w:ascii="Tahoma" w:hAnsi="Tahoma" w:cs="Tahoma"/>
                <w:sz w:val="12"/>
                <w:szCs w:val="12"/>
                <w:rtl/>
              </w:rPr>
            </w:pPr>
          </w:p>
        </w:tc>
        <w:tc>
          <w:tcPr>
            <w:tcW w:w="350" w:type="dxa"/>
            <w:vAlign w:val="center"/>
          </w:tcPr>
          <w:p w14:paraId="2EAE2C73" w14:textId="77777777" w:rsidR="00BD575D" w:rsidRDefault="00F31DDB">
            <w:pPr>
              <w:jc w:val="center"/>
              <w:rPr>
                <w:rFonts w:ascii="Tahoma" w:hAnsi="Tahoma" w:cs="Tahoma"/>
                <w:sz w:val="12"/>
                <w:szCs w:val="12"/>
                <w:rtl/>
              </w:rPr>
            </w:pPr>
            <w:r>
              <w:rPr>
                <w:rFonts w:ascii="Tahoma" w:hAnsi="Tahoma" w:cs="Tahoma"/>
                <w:sz w:val="12"/>
                <w:szCs w:val="12"/>
                <w:rtl/>
              </w:rPr>
              <w:t>11</w:t>
            </w:r>
          </w:p>
        </w:tc>
      </w:tr>
      <w:tr w:rsidR="00BD575D" w14:paraId="57E6DAF6" w14:textId="77777777">
        <w:trPr>
          <w:trHeight w:val="283"/>
        </w:trPr>
        <w:tc>
          <w:tcPr>
            <w:tcW w:w="351" w:type="dxa"/>
            <w:shd w:val="clear" w:color="auto" w:fill="92D050"/>
            <w:vAlign w:val="center"/>
          </w:tcPr>
          <w:p w14:paraId="7CEB51E3" w14:textId="77777777" w:rsidR="00BD575D" w:rsidRDefault="00BD575D">
            <w:pPr>
              <w:jc w:val="center"/>
              <w:rPr>
                <w:rFonts w:ascii="Tahoma" w:hAnsi="Tahoma" w:cs="Tahoma"/>
                <w:sz w:val="12"/>
                <w:szCs w:val="12"/>
                <w:rtl/>
              </w:rPr>
            </w:pPr>
          </w:p>
        </w:tc>
        <w:tc>
          <w:tcPr>
            <w:tcW w:w="351" w:type="dxa"/>
            <w:shd w:val="clear" w:color="auto" w:fill="92D050"/>
            <w:vAlign w:val="center"/>
          </w:tcPr>
          <w:p w14:paraId="6AB16AEC" w14:textId="77777777" w:rsidR="00BD575D" w:rsidRDefault="00BD575D">
            <w:pPr>
              <w:jc w:val="center"/>
              <w:rPr>
                <w:rFonts w:ascii="Tahoma" w:hAnsi="Tahoma" w:cs="Tahoma"/>
                <w:sz w:val="12"/>
                <w:szCs w:val="12"/>
                <w:rtl/>
              </w:rPr>
            </w:pPr>
          </w:p>
        </w:tc>
        <w:tc>
          <w:tcPr>
            <w:tcW w:w="350" w:type="dxa"/>
            <w:shd w:val="clear" w:color="auto" w:fill="833C0B" w:themeFill="accent2" w:themeFillShade="80"/>
            <w:vAlign w:val="center"/>
          </w:tcPr>
          <w:p w14:paraId="335FCA82" w14:textId="77777777" w:rsidR="00BD575D" w:rsidRDefault="00BD575D">
            <w:pPr>
              <w:jc w:val="center"/>
              <w:rPr>
                <w:rFonts w:ascii="Tahoma" w:hAnsi="Tahoma" w:cs="Tahoma"/>
                <w:sz w:val="12"/>
                <w:szCs w:val="12"/>
                <w:rtl/>
              </w:rPr>
            </w:pPr>
          </w:p>
        </w:tc>
        <w:tc>
          <w:tcPr>
            <w:tcW w:w="350" w:type="dxa"/>
            <w:vAlign w:val="center"/>
          </w:tcPr>
          <w:p w14:paraId="7CE8B0D8" w14:textId="77777777" w:rsidR="00BD575D" w:rsidRDefault="00BD575D">
            <w:pPr>
              <w:jc w:val="center"/>
              <w:rPr>
                <w:rFonts w:ascii="Tahoma" w:hAnsi="Tahoma" w:cs="Tahoma"/>
                <w:sz w:val="12"/>
                <w:szCs w:val="12"/>
                <w:rtl/>
              </w:rPr>
            </w:pPr>
          </w:p>
        </w:tc>
        <w:tc>
          <w:tcPr>
            <w:tcW w:w="350" w:type="dxa"/>
            <w:vAlign w:val="center"/>
          </w:tcPr>
          <w:p w14:paraId="05D54396" w14:textId="77777777" w:rsidR="00BD575D" w:rsidRDefault="00BD575D">
            <w:pPr>
              <w:jc w:val="center"/>
              <w:rPr>
                <w:rFonts w:ascii="Tahoma" w:hAnsi="Tahoma" w:cs="Tahoma"/>
                <w:sz w:val="12"/>
                <w:szCs w:val="12"/>
                <w:rtl/>
              </w:rPr>
            </w:pPr>
          </w:p>
        </w:tc>
        <w:tc>
          <w:tcPr>
            <w:tcW w:w="350" w:type="dxa"/>
            <w:vAlign w:val="center"/>
          </w:tcPr>
          <w:p w14:paraId="618E815F" w14:textId="77777777" w:rsidR="00BD575D" w:rsidRDefault="00BD575D">
            <w:pPr>
              <w:jc w:val="center"/>
              <w:rPr>
                <w:rFonts w:ascii="Tahoma" w:hAnsi="Tahoma" w:cs="Tahoma"/>
                <w:sz w:val="12"/>
                <w:szCs w:val="12"/>
                <w:rtl/>
              </w:rPr>
            </w:pPr>
          </w:p>
        </w:tc>
        <w:tc>
          <w:tcPr>
            <w:tcW w:w="350" w:type="dxa"/>
            <w:vAlign w:val="center"/>
          </w:tcPr>
          <w:p w14:paraId="3305F5F9" w14:textId="77777777" w:rsidR="00BD575D" w:rsidRDefault="00BD575D">
            <w:pPr>
              <w:jc w:val="center"/>
              <w:rPr>
                <w:rFonts w:ascii="Tahoma" w:hAnsi="Tahoma" w:cs="Tahoma"/>
                <w:sz w:val="12"/>
                <w:szCs w:val="12"/>
                <w:rtl/>
              </w:rPr>
            </w:pPr>
          </w:p>
        </w:tc>
        <w:tc>
          <w:tcPr>
            <w:tcW w:w="350" w:type="dxa"/>
            <w:shd w:val="clear" w:color="auto" w:fill="ED7D31" w:themeFill="accent2"/>
            <w:vAlign w:val="center"/>
          </w:tcPr>
          <w:p w14:paraId="06BA30D8" w14:textId="77777777" w:rsidR="00BD575D" w:rsidRDefault="00BD575D">
            <w:pPr>
              <w:jc w:val="center"/>
              <w:rPr>
                <w:rFonts w:ascii="Tahoma" w:hAnsi="Tahoma" w:cs="Tahoma"/>
                <w:sz w:val="12"/>
                <w:szCs w:val="12"/>
                <w:rtl/>
              </w:rPr>
            </w:pPr>
          </w:p>
        </w:tc>
        <w:tc>
          <w:tcPr>
            <w:tcW w:w="350" w:type="dxa"/>
            <w:shd w:val="clear" w:color="auto" w:fill="92D050"/>
            <w:vAlign w:val="center"/>
          </w:tcPr>
          <w:p w14:paraId="2FF08AB6"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3A064375" w14:textId="77777777" w:rsidR="00BD575D" w:rsidRDefault="00BD575D">
            <w:pPr>
              <w:jc w:val="center"/>
              <w:rPr>
                <w:rFonts w:ascii="Tahoma" w:hAnsi="Tahoma" w:cs="Tahoma"/>
                <w:sz w:val="12"/>
                <w:szCs w:val="12"/>
                <w:rtl/>
              </w:rPr>
            </w:pPr>
          </w:p>
        </w:tc>
        <w:tc>
          <w:tcPr>
            <w:tcW w:w="350" w:type="dxa"/>
            <w:vAlign w:val="center"/>
          </w:tcPr>
          <w:p w14:paraId="1D56A317" w14:textId="77777777" w:rsidR="00BD575D" w:rsidRDefault="00BD575D">
            <w:pPr>
              <w:jc w:val="center"/>
              <w:rPr>
                <w:rFonts w:ascii="Tahoma" w:hAnsi="Tahoma" w:cs="Tahoma"/>
                <w:sz w:val="12"/>
                <w:szCs w:val="12"/>
                <w:rtl/>
              </w:rPr>
            </w:pPr>
          </w:p>
        </w:tc>
        <w:tc>
          <w:tcPr>
            <w:tcW w:w="350" w:type="dxa"/>
            <w:vAlign w:val="center"/>
          </w:tcPr>
          <w:p w14:paraId="1FBB7D0D" w14:textId="77777777" w:rsidR="00BD575D" w:rsidRDefault="00BD575D">
            <w:pPr>
              <w:jc w:val="center"/>
              <w:rPr>
                <w:rFonts w:ascii="Tahoma" w:hAnsi="Tahoma" w:cs="Tahoma"/>
                <w:sz w:val="12"/>
                <w:szCs w:val="12"/>
                <w:rtl/>
              </w:rPr>
            </w:pPr>
          </w:p>
        </w:tc>
        <w:tc>
          <w:tcPr>
            <w:tcW w:w="350" w:type="dxa"/>
            <w:vAlign w:val="center"/>
          </w:tcPr>
          <w:p w14:paraId="76B93170" w14:textId="77777777" w:rsidR="00BD575D" w:rsidRDefault="00BD575D">
            <w:pPr>
              <w:jc w:val="center"/>
              <w:rPr>
                <w:rFonts w:ascii="Tahoma" w:hAnsi="Tahoma" w:cs="Tahoma"/>
                <w:sz w:val="12"/>
                <w:szCs w:val="12"/>
                <w:rtl/>
              </w:rPr>
            </w:pPr>
          </w:p>
        </w:tc>
        <w:tc>
          <w:tcPr>
            <w:tcW w:w="350" w:type="dxa"/>
            <w:vAlign w:val="center"/>
          </w:tcPr>
          <w:p w14:paraId="39AA8E19" w14:textId="77777777" w:rsidR="00BD575D" w:rsidRDefault="00BD575D">
            <w:pPr>
              <w:jc w:val="center"/>
              <w:rPr>
                <w:rFonts w:ascii="Tahoma" w:hAnsi="Tahoma" w:cs="Tahoma"/>
                <w:sz w:val="12"/>
                <w:szCs w:val="12"/>
                <w:rtl/>
              </w:rPr>
            </w:pPr>
          </w:p>
        </w:tc>
        <w:tc>
          <w:tcPr>
            <w:tcW w:w="350" w:type="dxa"/>
            <w:vAlign w:val="center"/>
          </w:tcPr>
          <w:p w14:paraId="5F1A2B06" w14:textId="77777777" w:rsidR="00BD575D" w:rsidRDefault="00BD575D">
            <w:pPr>
              <w:jc w:val="center"/>
              <w:rPr>
                <w:rFonts w:ascii="Tahoma" w:hAnsi="Tahoma" w:cs="Tahoma"/>
                <w:sz w:val="12"/>
                <w:szCs w:val="12"/>
                <w:rtl/>
              </w:rPr>
            </w:pPr>
          </w:p>
        </w:tc>
        <w:tc>
          <w:tcPr>
            <w:tcW w:w="350" w:type="dxa"/>
            <w:vAlign w:val="center"/>
          </w:tcPr>
          <w:p w14:paraId="09F16C23" w14:textId="77777777" w:rsidR="00BD575D" w:rsidRDefault="00BD575D">
            <w:pPr>
              <w:jc w:val="center"/>
              <w:rPr>
                <w:rFonts w:ascii="Tahoma" w:hAnsi="Tahoma" w:cs="Tahoma"/>
                <w:sz w:val="12"/>
                <w:szCs w:val="12"/>
                <w:rtl/>
              </w:rPr>
            </w:pPr>
          </w:p>
        </w:tc>
        <w:tc>
          <w:tcPr>
            <w:tcW w:w="350" w:type="dxa"/>
            <w:vAlign w:val="center"/>
          </w:tcPr>
          <w:p w14:paraId="0DCE1DDC" w14:textId="77777777" w:rsidR="00BD575D" w:rsidRDefault="00BD575D">
            <w:pPr>
              <w:jc w:val="center"/>
              <w:rPr>
                <w:rFonts w:ascii="Tahoma" w:hAnsi="Tahoma" w:cs="Tahoma"/>
                <w:sz w:val="12"/>
                <w:szCs w:val="12"/>
                <w:rtl/>
              </w:rPr>
            </w:pPr>
          </w:p>
        </w:tc>
        <w:tc>
          <w:tcPr>
            <w:tcW w:w="305" w:type="dxa"/>
            <w:shd w:val="clear" w:color="auto" w:fill="FFC000"/>
            <w:vAlign w:val="center"/>
          </w:tcPr>
          <w:p w14:paraId="375C3BAB" w14:textId="77777777" w:rsidR="00BD575D" w:rsidRDefault="00BD575D">
            <w:pPr>
              <w:jc w:val="center"/>
              <w:rPr>
                <w:rFonts w:ascii="Tahoma" w:hAnsi="Tahoma" w:cs="Tahoma"/>
                <w:sz w:val="12"/>
                <w:szCs w:val="12"/>
                <w:rtl/>
              </w:rPr>
            </w:pPr>
          </w:p>
        </w:tc>
        <w:tc>
          <w:tcPr>
            <w:tcW w:w="305" w:type="dxa"/>
            <w:shd w:val="clear" w:color="auto" w:fill="92D050"/>
            <w:vAlign w:val="center"/>
          </w:tcPr>
          <w:p w14:paraId="6869D22E" w14:textId="77777777"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14:paraId="3EB11E5B" w14:textId="77777777" w:rsidR="00BD575D" w:rsidRDefault="00BD575D">
            <w:pPr>
              <w:jc w:val="center"/>
              <w:rPr>
                <w:rFonts w:ascii="Tahoma" w:hAnsi="Tahoma" w:cs="Tahoma"/>
                <w:sz w:val="12"/>
                <w:szCs w:val="12"/>
                <w:rtl/>
              </w:rPr>
            </w:pPr>
          </w:p>
        </w:tc>
        <w:tc>
          <w:tcPr>
            <w:tcW w:w="1220" w:type="dxa"/>
            <w:gridSpan w:val="4"/>
            <w:vMerge w:val="restart"/>
            <w:shd w:val="clear" w:color="auto" w:fill="D9D9D9" w:themeFill="background1" w:themeFillShade="D9"/>
            <w:vAlign w:val="center"/>
          </w:tcPr>
          <w:p w14:paraId="2BE65543" w14:textId="77777777" w:rsidR="00BD575D" w:rsidRDefault="00F31DDB">
            <w:pPr>
              <w:jc w:val="center"/>
              <w:rPr>
                <w:rFonts w:ascii="Tahoma" w:hAnsi="Tahoma" w:cs="Tahoma"/>
                <w:sz w:val="52"/>
                <w:szCs w:val="52"/>
                <w:rtl/>
              </w:rPr>
            </w:pPr>
            <w:r>
              <w:rPr>
                <w:rFonts w:ascii="Tahoma" w:hAnsi="Tahoma" w:cs="Tahoma"/>
                <w:sz w:val="52"/>
                <w:szCs w:val="52"/>
                <w:rtl/>
              </w:rPr>
              <w:t>אזור 13</w:t>
            </w:r>
          </w:p>
        </w:tc>
        <w:tc>
          <w:tcPr>
            <w:tcW w:w="305" w:type="dxa"/>
            <w:shd w:val="clear" w:color="auto" w:fill="C45911" w:themeFill="accent2" w:themeFillShade="BF"/>
            <w:vAlign w:val="center"/>
          </w:tcPr>
          <w:p w14:paraId="3E61BAC4" w14:textId="77777777" w:rsidR="00BD575D" w:rsidRDefault="00BD575D">
            <w:pPr>
              <w:jc w:val="center"/>
              <w:rPr>
                <w:rFonts w:ascii="Tahoma" w:hAnsi="Tahoma" w:cs="Tahoma"/>
                <w:sz w:val="12"/>
                <w:szCs w:val="12"/>
                <w:rtl/>
              </w:rPr>
            </w:pPr>
          </w:p>
        </w:tc>
        <w:tc>
          <w:tcPr>
            <w:tcW w:w="305" w:type="dxa"/>
            <w:shd w:val="clear" w:color="auto" w:fill="92D050"/>
            <w:vAlign w:val="center"/>
          </w:tcPr>
          <w:p w14:paraId="4646B95C" w14:textId="77777777" w:rsidR="00BD575D" w:rsidRDefault="00BD575D">
            <w:pPr>
              <w:jc w:val="center"/>
              <w:rPr>
                <w:rFonts w:ascii="Tahoma" w:hAnsi="Tahoma" w:cs="Tahoma"/>
                <w:sz w:val="12"/>
                <w:szCs w:val="12"/>
                <w:rtl/>
              </w:rPr>
            </w:pPr>
          </w:p>
        </w:tc>
        <w:tc>
          <w:tcPr>
            <w:tcW w:w="305" w:type="dxa"/>
            <w:shd w:val="clear" w:color="auto" w:fill="92D050"/>
            <w:vAlign w:val="center"/>
          </w:tcPr>
          <w:p w14:paraId="2241D531" w14:textId="77777777" w:rsidR="00BD575D" w:rsidRDefault="00BD575D">
            <w:pPr>
              <w:jc w:val="center"/>
              <w:rPr>
                <w:rFonts w:ascii="Tahoma" w:hAnsi="Tahoma" w:cs="Tahoma"/>
                <w:sz w:val="12"/>
                <w:szCs w:val="12"/>
                <w:rtl/>
              </w:rPr>
            </w:pPr>
          </w:p>
        </w:tc>
        <w:tc>
          <w:tcPr>
            <w:tcW w:w="350" w:type="dxa"/>
            <w:vAlign w:val="center"/>
          </w:tcPr>
          <w:p w14:paraId="529C7950" w14:textId="77777777" w:rsidR="00BD575D" w:rsidRDefault="00F31DDB">
            <w:pPr>
              <w:jc w:val="center"/>
              <w:rPr>
                <w:rFonts w:ascii="Tahoma" w:hAnsi="Tahoma" w:cs="Tahoma"/>
                <w:sz w:val="12"/>
                <w:szCs w:val="12"/>
                <w:rtl/>
              </w:rPr>
            </w:pPr>
            <w:r>
              <w:rPr>
                <w:rFonts w:ascii="Tahoma" w:hAnsi="Tahoma" w:cs="Tahoma"/>
                <w:sz w:val="12"/>
                <w:szCs w:val="12"/>
                <w:rtl/>
              </w:rPr>
              <w:t>21</w:t>
            </w:r>
          </w:p>
        </w:tc>
      </w:tr>
      <w:tr w:rsidR="00BD575D" w14:paraId="7C19DCE8" w14:textId="77777777">
        <w:trPr>
          <w:trHeight w:val="283"/>
        </w:trPr>
        <w:tc>
          <w:tcPr>
            <w:tcW w:w="351" w:type="dxa"/>
            <w:shd w:val="clear" w:color="auto" w:fill="92D050"/>
            <w:vAlign w:val="center"/>
          </w:tcPr>
          <w:p w14:paraId="4E6AF498" w14:textId="77777777" w:rsidR="00BD575D" w:rsidRDefault="00BD575D">
            <w:pPr>
              <w:jc w:val="center"/>
              <w:rPr>
                <w:rFonts w:ascii="Tahoma" w:hAnsi="Tahoma" w:cs="Tahoma"/>
                <w:sz w:val="12"/>
                <w:szCs w:val="12"/>
                <w:rtl/>
              </w:rPr>
            </w:pPr>
          </w:p>
        </w:tc>
        <w:tc>
          <w:tcPr>
            <w:tcW w:w="351" w:type="dxa"/>
            <w:shd w:val="clear" w:color="auto" w:fill="92D050"/>
            <w:vAlign w:val="center"/>
          </w:tcPr>
          <w:p w14:paraId="78365444" w14:textId="77777777"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14:paraId="574BA7DE" w14:textId="77777777" w:rsidR="00BD575D" w:rsidRDefault="00BD575D">
            <w:pPr>
              <w:jc w:val="center"/>
              <w:rPr>
                <w:rFonts w:ascii="Tahoma" w:hAnsi="Tahoma" w:cs="Tahoma"/>
                <w:sz w:val="12"/>
                <w:szCs w:val="12"/>
                <w:rtl/>
              </w:rPr>
            </w:pPr>
          </w:p>
        </w:tc>
        <w:tc>
          <w:tcPr>
            <w:tcW w:w="350" w:type="dxa"/>
            <w:vAlign w:val="center"/>
          </w:tcPr>
          <w:p w14:paraId="0C73D089" w14:textId="77777777" w:rsidR="00BD575D" w:rsidRDefault="00BD575D">
            <w:pPr>
              <w:jc w:val="center"/>
              <w:rPr>
                <w:rFonts w:ascii="Tahoma" w:hAnsi="Tahoma" w:cs="Tahoma"/>
                <w:sz w:val="12"/>
                <w:szCs w:val="12"/>
                <w:rtl/>
              </w:rPr>
            </w:pPr>
          </w:p>
        </w:tc>
        <w:tc>
          <w:tcPr>
            <w:tcW w:w="350" w:type="dxa"/>
            <w:vAlign w:val="center"/>
          </w:tcPr>
          <w:p w14:paraId="5213C5ED" w14:textId="77777777" w:rsidR="00BD575D" w:rsidRDefault="00BD575D">
            <w:pPr>
              <w:jc w:val="center"/>
              <w:rPr>
                <w:rFonts w:ascii="Tahoma" w:hAnsi="Tahoma" w:cs="Tahoma"/>
                <w:sz w:val="12"/>
                <w:szCs w:val="12"/>
                <w:rtl/>
              </w:rPr>
            </w:pPr>
          </w:p>
        </w:tc>
        <w:tc>
          <w:tcPr>
            <w:tcW w:w="350" w:type="dxa"/>
            <w:vAlign w:val="center"/>
          </w:tcPr>
          <w:p w14:paraId="5B9CEABD" w14:textId="77777777" w:rsidR="00BD575D" w:rsidRDefault="00BD575D">
            <w:pPr>
              <w:jc w:val="center"/>
              <w:rPr>
                <w:rFonts w:ascii="Tahoma" w:hAnsi="Tahoma" w:cs="Tahoma"/>
                <w:sz w:val="12"/>
                <w:szCs w:val="12"/>
                <w:rtl/>
              </w:rPr>
            </w:pPr>
          </w:p>
        </w:tc>
        <w:tc>
          <w:tcPr>
            <w:tcW w:w="350" w:type="dxa"/>
            <w:vAlign w:val="center"/>
          </w:tcPr>
          <w:p w14:paraId="2DE6461A" w14:textId="77777777" w:rsidR="00BD575D" w:rsidRDefault="00BD575D">
            <w:pPr>
              <w:jc w:val="center"/>
              <w:rPr>
                <w:rFonts w:ascii="Tahoma" w:hAnsi="Tahoma" w:cs="Tahoma"/>
                <w:sz w:val="12"/>
                <w:szCs w:val="12"/>
                <w:rtl/>
              </w:rPr>
            </w:pPr>
          </w:p>
        </w:tc>
        <w:tc>
          <w:tcPr>
            <w:tcW w:w="350" w:type="dxa"/>
            <w:shd w:val="clear" w:color="auto" w:fill="FFC000"/>
            <w:vAlign w:val="center"/>
          </w:tcPr>
          <w:p w14:paraId="761C2D6E" w14:textId="77777777" w:rsidR="00BD575D" w:rsidRDefault="00BD575D">
            <w:pPr>
              <w:jc w:val="center"/>
              <w:rPr>
                <w:rFonts w:ascii="Tahoma" w:hAnsi="Tahoma" w:cs="Tahoma"/>
                <w:sz w:val="12"/>
                <w:szCs w:val="12"/>
                <w:rtl/>
              </w:rPr>
            </w:pPr>
          </w:p>
        </w:tc>
        <w:tc>
          <w:tcPr>
            <w:tcW w:w="350" w:type="dxa"/>
            <w:shd w:val="clear" w:color="auto" w:fill="92D050"/>
            <w:vAlign w:val="center"/>
          </w:tcPr>
          <w:p w14:paraId="3207DAEF"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7266D3F8" w14:textId="77777777" w:rsidR="00BD575D" w:rsidRDefault="00BD575D">
            <w:pPr>
              <w:jc w:val="center"/>
              <w:rPr>
                <w:rFonts w:ascii="Tahoma" w:hAnsi="Tahoma" w:cs="Tahoma"/>
                <w:sz w:val="12"/>
                <w:szCs w:val="12"/>
                <w:rtl/>
              </w:rPr>
            </w:pPr>
          </w:p>
        </w:tc>
        <w:tc>
          <w:tcPr>
            <w:tcW w:w="350" w:type="dxa"/>
            <w:vAlign w:val="center"/>
          </w:tcPr>
          <w:p w14:paraId="6DDEC66E" w14:textId="77777777" w:rsidR="00BD575D" w:rsidRDefault="00BD575D">
            <w:pPr>
              <w:jc w:val="center"/>
              <w:rPr>
                <w:rFonts w:ascii="Tahoma" w:hAnsi="Tahoma" w:cs="Tahoma"/>
                <w:sz w:val="12"/>
                <w:szCs w:val="12"/>
                <w:rtl/>
              </w:rPr>
            </w:pPr>
          </w:p>
        </w:tc>
        <w:tc>
          <w:tcPr>
            <w:tcW w:w="350" w:type="dxa"/>
            <w:vAlign w:val="center"/>
          </w:tcPr>
          <w:p w14:paraId="166F5530" w14:textId="77777777" w:rsidR="00BD575D" w:rsidRDefault="00BD575D">
            <w:pPr>
              <w:jc w:val="center"/>
              <w:rPr>
                <w:rFonts w:ascii="Tahoma" w:hAnsi="Tahoma" w:cs="Tahoma"/>
                <w:sz w:val="12"/>
                <w:szCs w:val="12"/>
                <w:rtl/>
              </w:rPr>
            </w:pPr>
          </w:p>
        </w:tc>
        <w:tc>
          <w:tcPr>
            <w:tcW w:w="350" w:type="dxa"/>
            <w:vAlign w:val="center"/>
          </w:tcPr>
          <w:p w14:paraId="4823C337" w14:textId="77777777" w:rsidR="00BD575D" w:rsidRDefault="00BD575D">
            <w:pPr>
              <w:jc w:val="center"/>
              <w:rPr>
                <w:rFonts w:ascii="Tahoma" w:hAnsi="Tahoma" w:cs="Tahoma"/>
                <w:sz w:val="12"/>
                <w:szCs w:val="12"/>
                <w:rtl/>
              </w:rPr>
            </w:pPr>
          </w:p>
        </w:tc>
        <w:tc>
          <w:tcPr>
            <w:tcW w:w="350" w:type="dxa"/>
            <w:vAlign w:val="center"/>
          </w:tcPr>
          <w:p w14:paraId="1F04F856" w14:textId="77777777" w:rsidR="00BD575D" w:rsidRDefault="00BD575D">
            <w:pPr>
              <w:jc w:val="center"/>
              <w:rPr>
                <w:rFonts w:ascii="Tahoma" w:hAnsi="Tahoma" w:cs="Tahoma"/>
                <w:sz w:val="12"/>
                <w:szCs w:val="12"/>
                <w:rtl/>
              </w:rPr>
            </w:pPr>
          </w:p>
        </w:tc>
        <w:tc>
          <w:tcPr>
            <w:tcW w:w="350" w:type="dxa"/>
            <w:vAlign w:val="center"/>
          </w:tcPr>
          <w:p w14:paraId="1CB7CF8A" w14:textId="77777777" w:rsidR="00BD575D" w:rsidRDefault="00BD575D">
            <w:pPr>
              <w:jc w:val="center"/>
              <w:rPr>
                <w:rFonts w:ascii="Tahoma" w:hAnsi="Tahoma" w:cs="Tahoma"/>
                <w:sz w:val="12"/>
                <w:szCs w:val="12"/>
                <w:rtl/>
              </w:rPr>
            </w:pPr>
          </w:p>
        </w:tc>
        <w:tc>
          <w:tcPr>
            <w:tcW w:w="350" w:type="dxa"/>
            <w:vAlign w:val="center"/>
          </w:tcPr>
          <w:p w14:paraId="52A1A1DF" w14:textId="77777777" w:rsidR="00BD575D" w:rsidRDefault="00BD575D">
            <w:pPr>
              <w:jc w:val="center"/>
              <w:rPr>
                <w:rFonts w:ascii="Tahoma" w:hAnsi="Tahoma" w:cs="Tahoma"/>
                <w:sz w:val="12"/>
                <w:szCs w:val="12"/>
                <w:rtl/>
              </w:rPr>
            </w:pPr>
          </w:p>
        </w:tc>
        <w:tc>
          <w:tcPr>
            <w:tcW w:w="350" w:type="dxa"/>
            <w:vAlign w:val="center"/>
          </w:tcPr>
          <w:p w14:paraId="1DCBBF75" w14:textId="77777777" w:rsidR="00BD575D" w:rsidRDefault="00BD575D">
            <w:pPr>
              <w:jc w:val="center"/>
              <w:rPr>
                <w:rFonts w:ascii="Tahoma" w:hAnsi="Tahoma" w:cs="Tahoma"/>
                <w:sz w:val="12"/>
                <w:szCs w:val="12"/>
                <w:rtl/>
              </w:rPr>
            </w:pPr>
          </w:p>
        </w:tc>
        <w:tc>
          <w:tcPr>
            <w:tcW w:w="305" w:type="dxa"/>
            <w:shd w:val="clear" w:color="auto" w:fill="FFC000"/>
            <w:vAlign w:val="center"/>
          </w:tcPr>
          <w:p w14:paraId="2C7C9E02" w14:textId="77777777" w:rsidR="00BD575D" w:rsidRDefault="00BD575D">
            <w:pPr>
              <w:jc w:val="center"/>
              <w:rPr>
                <w:rFonts w:ascii="Tahoma" w:hAnsi="Tahoma" w:cs="Tahoma"/>
                <w:sz w:val="12"/>
                <w:szCs w:val="12"/>
                <w:rtl/>
              </w:rPr>
            </w:pPr>
          </w:p>
        </w:tc>
        <w:tc>
          <w:tcPr>
            <w:tcW w:w="305" w:type="dxa"/>
            <w:shd w:val="clear" w:color="auto" w:fill="92D050"/>
            <w:vAlign w:val="center"/>
          </w:tcPr>
          <w:p w14:paraId="43C67689" w14:textId="77777777"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14:paraId="2FBE4E5F" w14:textId="77777777" w:rsidR="00BD575D" w:rsidRDefault="00BD575D">
            <w:pPr>
              <w:jc w:val="center"/>
              <w:rPr>
                <w:rFonts w:ascii="Tahoma" w:hAnsi="Tahoma" w:cs="Tahoma"/>
                <w:sz w:val="12"/>
                <w:szCs w:val="12"/>
                <w:rtl/>
              </w:rPr>
            </w:pPr>
          </w:p>
        </w:tc>
        <w:tc>
          <w:tcPr>
            <w:tcW w:w="1220" w:type="dxa"/>
            <w:gridSpan w:val="4"/>
            <w:vMerge/>
            <w:shd w:val="clear" w:color="auto" w:fill="D9D9D9" w:themeFill="background1" w:themeFillShade="D9"/>
            <w:vAlign w:val="center"/>
          </w:tcPr>
          <w:p w14:paraId="32D15BDE"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24BE26D2" w14:textId="77777777" w:rsidR="00BD575D" w:rsidRDefault="00BD575D">
            <w:pPr>
              <w:jc w:val="center"/>
              <w:rPr>
                <w:rFonts w:ascii="Tahoma" w:hAnsi="Tahoma" w:cs="Tahoma"/>
                <w:sz w:val="12"/>
                <w:szCs w:val="12"/>
                <w:rtl/>
              </w:rPr>
            </w:pPr>
          </w:p>
        </w:tc>
        <w:tc>
          <w:tcPr>
            <w:tcW w:w="305" w:type="dxa"/>
            <w:shd w:val="clear" w:color="auto" w:fill="92D050"/>
            <w:vAlign w:val="center"/>
          </w:tcPr>
          <w:p w14:paraId="2DE41198" w14:textId="77777777" w:rsidR="00BD575D" w:rsidRDefault="00BD575D">
            <w:pPr>
              <w:jc w:val="center"/>
              <w:rPr>
                <w:rFonts w:ascii="Tahoma" w:hAnsi="Tahoma" w:cs="Tahoma"/>
                <w:sz w:val="12"/>
                <w:szCs w:val="12"/>
                <w:rtl/>
              </w:rPr>
            </w:pPr>
          </w:p>
        </w:tc>
        <w:tc>
          <w:tcPr>
            <w:tcW w:w="305" w:type="dxa"/>
            <w:shd w:val="clear" w:color="auto" w:fill="92D050"/>
            <w:vAlign w:val="center"/>
          </w:tcPr>
          <w:p w14:paraId="2183BCC0" w14:textId="77777777" w:rsidR="00BD575D" w:rsidRDefault="00BD575D">
            <w:pPr>
              <w:jc w:val="center"/>
              <w:rPr>
                <w:rFonts w:ascii="Tahoma" w:hAnsi="Tahoma" w:cs="Tahoma"/>
                <w:sz w:val="12"/>
                <w:szCs w:val="12"/>
                <w:rtl/>
              </w:rPr>
            </w:pPr>
          </w:p>
        </w:tc>
        <w:tc>
          <w:tcPr>
            <w:tcW w:w="350" w:type="dxa"/>
            <w:vAlign w:val="center"/>
          </w:tcPr>
          <w:p w14:paraId="55ECE4FF" w14:textId="77777777" w:rsidR="00BD575D" w:rsidRDefault="00F31DDB">
            <w:pPr>
              <w:jc w:val="center"/>
              <w:rPr>
                <w:rFonts w:ascii="Tahoma" w:hAnsi="Tahoma" w:cs="Tahoma"/>
                <w:sz w:val="12"/>
                <w:szCs w:val="12"/>
                <w:rtl/>
              </w:rPr>
            </w:pPr>
            <w:r>
              <w:rPr>
                <w:rFonts w:ascii="Tahoma" w:hAnsi="Tahoma" w:cs="Tahoma"/>
                <w:sz w:val="12"/>
                <w:szCs w:val="12"/>
                <w:rtl/>
              </w:rPr>
              <w:t>13</w:t>
            </w:r>
          </w:p>
        </w:tc>
      </w:tr>
      <w:tr w:rsidR="00BD575D" w14:paraId="46F4A447" w14:textId="77777777">
        <w:trPr>
          <w:trHeight w:val="283"/>
        </w:trPr>
        <w:tc>
          <w:tcPr>
            <w:tcW w:w="351" w:type="dxa"/>
            <w:shd w:val="clear" w:color="auto" w:fill="92D050"/>
            <w:vAlign w:val="center"/>
          </w:tcPr>
          <w:p w14:paraId="073C9B0F" w14:textId="77777777" w:rsidR="00BD575D" w:rsidRDefault="00BD575D">
            <w:pPr>
              <w:jc w:val="center"/>
              <w:rPr>
                <w:rFonts w:ascii="Tahoma" w:hAnsi="Tahoma" w:cs="Tahoma"/>
                <w:sz w:val="12"/>
                <w:szCs w:val="12"/>
                <w:rtl/>
              </w:rPr>
            </w:pPr>
          </w:p>
        </w:tc>
        <w:tc>
          <w:tcPr>
            <w:tcW w:w="351" w:type="dxa"/>
            <w:shd w:val="clear" w:color="auto" w:fill="92D050"/>
            <w:vAlign w:val="center"/>
          </w:tcPr>
          <w:p w14:paraId="3B153BC8" w14:textId="77777777"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14:paraId="38A33D60" w14:textId="77777777" w:rsidR="00BD575D" w:rsidRDefault="00BD575D">
            <w:pPr>
              <w:jc w:val="center"/>
              <w:rPr>
                <w:rFonts w:ascii="Tahoma" w:hAnsi="Tahoma" w:cs="Tahoma"/>
                <w:sz w:val="12"/>
                <w:szCs w:val="12"/>
                <w:rtl/>
              </w:rPr>
            </w:pPr>
          </w:p>
        </w:tc>
        <w:tc>
          <w:tcPr>
            <w:tcW w:w="350" w:type="dxa"/>
            <w:vAlign w:val="center"/>
          </w:tcPr>
          <w:p w14:paraId="69765DEB" w14:textId="77777777" w:rsidR="00BD575D" w:rsidRDefault="00BD575D">
            <w:pPr>
              <w:jc w:val="center"/>
              <w:rPr>
                <w:rFonts w:ascii="Tahoma" w:hAnsi="Tahoma" w:cs="Tahoma"/>
                <w:sz w:val="12"/>
                <w:szCs w:val="12"/>
                <w:rtl/>
              </w:rPr>
            </w:pPr>
          </w:p>
        </w:tc>
        <w:tc>
          <w:tcPr>
            <w:tcW w:w="350" w:type="dxa"/>
            <w:vAlign w:val="center"/>
          </w:tcPr>
          <w:p w14:paraId="7CFDFC99" w14:textId="77777777" w:rsidR="00BD575D" w:rsidRDefault="00BD575D">
            <w:pPr>
              <w:jc w:val="center"/>
              <w:rPr>
                <w:rFonts w:ascii="Tahoma" w:hAnsi="Tahoma" w:cs="Tahoma"/>
                <w:sz w:val="12"/>
                <w:szCs w:val="12"/>
                <w:rtl/>
              </w:rPr>
            </w:pPr>
          </w:p>
        </w:tc>
        <w:tc>
          <w:tcPr>
            <w:tcW w:w="350" w:type="dxa"/>
            <w:vAlign w:val="center"/>
          </w:tcPr>
          <w:p w14:paraId="36D07FEE" w14:textId="77777777" w:rsidR="00BD575D" w:rsidRDefault="00BD575D">
            <w:pPr>
              <w:jc w:val="center"/>
              <w:rPr>
                <w:rFonts w:ascii="Tahoma" w:hAnsi="Tahoma" w:cs="Tahoma"/>
                <w:sz w:val="12"/>
                <w:szCs w:val="12"/>
                <w:rtl/>
              </w:rPr>
            </w:pPr>
          </w:p>
        </w:tc>
        <w:tc>
          <w:tcPr>
            <w:tcW w:w="350" w:type="dxa"/>
            <w:vAlign w:val="center"/>
          </w:tcPr>
          <w:p w14:paraId="77C89B29" w14:textId="77777777" w:rsidR="00BD575D" w:rsidRDefault="00BD575D">
            <w:pPr>
              <w:jc w:val="center"/>
              <w:rPr>
                <w:rFonts w:ascii="Tahoma" w:hAnsi="Tahoma" w:cs="Tahoma"/>
                <w:sz w:val="12"/>
                <w:szCs w:val="12"/>
                <w:rtl/>
              </w:rPr>
            </w:pPr>
          </w:p>
        </w:tc>
        <w:tc>
          <w:tcPr>
            <w:tcW w:w="350" w:type="dxa"/>
            <w:shd w:val="clear" w:color="auto" w:fill="FFC000"/>
            <w:vAlign w:val="center"/>
          </w:tcPr>
          <w:p w14:paraId="65F55B98" w14:textId="77777777" w:rsidR="00BD575D" w:rsidRDefault="00BD575D">
            <w:pPr>
              <w:jc w:val="center"/>
              <w:rPr>
                <w:rFonts w:ascii="Tahoma" w:hAnsi="Tahoma" w:cs="Tahoma"/>
                <w:sz w:val="12"/>
                <w:szCs w:val="12"/>
                <w:rtl/>
              </w:rPr>
            </w:pPr>
          </w:p>
        </w:tc>
        <w:tc>
          <w:tcPr>
            <w:tcW w:w="350" w:type="dxa"/>
            <w:shd w:val="clear" w:color="auto" w:fill="92D050"/>
            <w:vAlign w:val="center"/>
          </w:tcPr>
          <w:p w14:paraId="10C7BF0C"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59F8E741" w14:textId="77777777" w:rsidR="00BD575D" w:rsidRDefault="00BD575D">
            <w:pPr>
              <w:jc w:val="center"/>
              <w:rPr>
                <w:rFonts w:ascii="Tahoma" w:hAnsi="Tahoma" w:cs="Tahoma"/>
                <w:sz w:val="12"/>
                <w:szCs w:val="12"/>
                <w:rtl/>
              </w:rPr>
            </w:pPr>
          </w:p>
        </w:tc>
        <w:tc>
          <w:tcPr>
            <w:tcW w:w="350" w:type="dxa"/>
            <w:vAlign w:val="center"/>
          </w:tcPr>
          <w:p w14:paraId="3CCC95C9" w14:textId="77777777" w:rsidR="00BD575D" w:rsidRDefault="00BD575D">
            <w:pPr>
              <w:jc w:val="center"/>
              <w:rPr>
                <w:rFonts w:ascii="Tahoma" w:hAnsi="Tahoma" w:cs="Tahoma"/>
                <w:sz w:val="12"/>
                <w:szCs w:val="12"/>
                <w:rtl/>
              </w:rPr>
            </w:pPr>
          </w:p>
        </w:tc>
        <w:tc>
          <w:tcPr>
            <w:tcW w:w="350" w:type="dxa"/>
            <w:vAlign w:val="center"/>
          </w:tcPr>
          <w:p w14:paraId="0F9B0C73" w14:textId="77777777" w:rsidR="00BD575D" w:rsidRDefault="00BD575D">
            <w:pPr>
              <w:jc w:val="center"/>
              <w:rPr>
                <w:rFonts w:ascii="Tahoma" w:hAnsi="Tahoma" w:cs="Tahoma"/>
                <w:sz w:val="12"/>
                <w:szCs w:val="12"/>
                <w:rtl/>
              </w:rPr>
            </w:pPr>
          </w:p>
        </w:tc>
        <w:tc>
          <w:tcPr>
            <w:tcW w:w="350" w:type="dxa"/>
            <w:vAlign w:val="center"/>
          </w:tcPr>
          <w:p w14:paraId="4A3955BE" w14:textId="77777777" w:rsidR="00BD575D" w:rsidRDefault="00BD575D">
            <w:pPr>
              <w:jc w:val="center"/>
              <w:rPr>
                <w:rFonts w:ascii="Tahoma" w:hAnsi="Tahoma" w:cs="Tahoma"/>
                <w:sz w:val="12"/>
                <w:szCs w:val="12"/>
                <w:rtl/>
              </w:rPr>
            </w:pPr>
          </w:p>
        </w:tc>
        <w:tc>
          <w:tcPr>
            <w:tcW w:w="350" w:type="dxa"/>
            <w:vAlign w:val="center"/>
          </w:tcPr>
          <w:p w14:paraId="149B3C2F" w14:textId="77777777" w:rsidR="00BD575D" w:rsidRDefault="00BD575D">
            <w:pPr>
              <w:jc w:val="center"/>
              <w:rPr>
                <w:rFonts w:ascii="Tahoma" w:hAnsi="Tahoma" w:cs="Tahoma"/>
                <w:sz w:val="12"/>
                <w:szCs w:val="12"/>
                <w:rtl/>
              </w:rPr>
            </w:pPr>
          </w:p>
        </w:tc>
        <w:tc>
          <w:tcPr>
            <w:tcW w:w="350" w:type="dxa"/>
            <w:vAlign w:val="center"/>
          </w:tcPr>
          <w:p w14:paraId="2260889B" w14:textId="77777777" w:rsidR="00BD575D" w:rsidRDefault="00BD575D">
            <w:pPr>
              <w:jc w:val="center"/>
              <w:rPr>
                <w:rFonts w:ascii="Tahoma" w:hAnsi="Tahoma" w:cs="Tahoma"/>
                <w:sz w:val="12"/>
                <w:szCs w:val="12"/>
                <w:rtl/>
              </w:rPr>
            </w:pPr>
          </w:p>
        </w:tc>
        <w:tc>
          <w:tcPr>
            <w:tcW w:w="350" w:type="dxa"/>
            <w:vAlign w:val="center"/>
          </w:tcPr>
          <w:p w14:paraId="6C655841" w14:textId="77777777" w:rsidR="00BD575D" w:rsidRDefault="00BD575D">
            <w:pPr>
              <w:jc w:val="center"/>
              <w:rPr>
                <w:rFonts w:ascii="Tahoma" w:hAnsi="Tahoma" w:cs="Tahoma"/>
                <w:sz w:val="12"/>
                <w:szCs w:val="12"/>
                <w:rtl/>
              </w:rPr>
            </w:pPr>
          </w:p>
        </w:tc>
        <w:tc>
          <w:tcPr>
            <w:tcW w:w="350" w:type="dxa"/>
            <w:vAlign w:val="center"/>
          </w:tcPr>
          <w:p w14:paraId="06F7AD6D" w14:textId="77777777" w:rsidR="00BD575D" w:rsidRDefault="00BD575D">
            <w:pPr>
              <w:jc w:val="center"/>
              <w:rPr>
                <w:rFonts w:ascii="Tahoma" w:hAnsi="Tahoma" w:cs="Tahoma"/>
                <w:sz w:val="12"/>
                <w:szCs w:val="12"/>
                <w:rtl/>
              </w:rPr>
            </w:pPr>
          </w:p>
        </w:tc>
        <w:tc>
          <w:tcPr>
            <w:tcW w:w="305" w:type="dxa"/>
            <w:shd w:val="clear" w:color="auto" w:fill="FFC000"/>
            <w:vAlign w:val="center"/>
          </w:tcPr>
          <w:p w14:paraId="66C4F328" w14:textId="77777777" w:rsidR="00BD575D" w:rsidRDefault="00BD575D">
            <w:pPr>
              <w:jc w:val="center"/>
              <w:rPr>
                <w:rFonts w:ascii="Tahoma" w:hAnsi="Tahoma" w:cs="Tahoma"/>
                <w:sz w:val="12"/>
                <w:szCs w:val="12"/>
                <w:rtl/>
              </w:rPr>
            </w:pPr>
          </w:p>
        </w:tc>
        <w:tc>
          <w:tcPr>
            <w:tcW w:w="305" w:type="dxa"/>
            <w:shd w:val="clear" w:color="auto" w:fill="92D050"/>
            <w:vAlign w:val="center"/>
          </w:tcPr>
          <w:p w14:paraId="2CB12717" w14:textId="77777777"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14:paraId="233563DD" w14:textId="77777777" w:rsidR="00BD575D" w:rsidRDefault="00BD575D">
            <w:pPr>
              <w:jc w:val="center"/>
              <w:rPr>
                <w:rFonts w:ascii="Tahoma" w:hAnsi="Tahoma" w:cs="Tahoma"/>
                <w:sz w:val="12"/>
                <w:szCs w:val="12"/>
                <w:rtl/>
              </w:rPr>
            </w:pPr>
          </w:p>
        </w:tc>
        <w:tc>
          <w:tcPr>
            <w:tcW w:w="1220" w:type="dxa"/>
            <w:gridSpan w:val="4"/>
            <w:vMerge/>
            <w:shd w:val="clear" w:color="auto" w:fill="D9D9D9" w:themeFill="background1" w:themeFillShade="D9"/>
            <w:vAlign w:val="center"/>
          </w:tcPr>
          <w:p w14:paraId="5244EC34"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39265557" w14:textId="77777777" w:rsidR="00BD575D" w:rsidRDefault="00BD575D">
            <w:pPr>
              <w:jc w:val="center"/>
              <w:rPr>
                <w:rFonts w:ascii="Tahoma" w:hAnsi="Tahoma" w:cs="Tahoma"/>
                <w:sz w:val="12"/>
                <w:szCs w:val="12"/>
                <w:rtl/>
              </w:rPr>
            </w:pPr>
          </w:p>
        </w:tc>
        <w:tc>
          <w:tcPr>
            <w:tcW w:w="305" w:type="dxa"/>
            <w:shd w:val="clear" w:color="auto" w:fill="92D050"/>
            <w:vAlign w:val="center"/>
          </w:tcPr>
          <w:p w14:paraId="0EA4CB44" w14:textId="77777777" w:rsidR="00BD575D" w:rsidRDefault="00BD575D">
            <w:pPr>
              <w:jc w:val="center"/>
              <w:rPr>
                <w:rFonts w:ascii="Tahoma" w:hAnsi="Tahoma" w:cs="Tahoma"/>
                <w:sz w:val="12"/>
                <w:szCs w:val="12"/>
                <w:rtl/>
              </w:rPr>
            </w:pPr>
          </w:p>
        </w:tc>
        <w:tc>
          <w:tcPr>
            <w:tcW w:w="305" w:type="dxa"/>
            <w:shd w:val="clear" w:color="auto" w:fill="92D050"/>
            <w:vAlign w:val="center"/>
          </w:tcPr>
          <w:p w14:paraId="6316AF51" w14:textId="77777777" w:rsidR="00BD575D" w:rsidRDefault="00BD575D">
            <w:pPr>
              <w:jc w:val="center"/>
              <w:rPr>
                <w:rFonts w:ascii="Tahoma" w:hAnsi="Tahoma" w:cs="Tahoma"/>
                <w:sz w:val="12"/>
                <w:szCs w:val="12"/>
                <w:rtl/>
              </w:rPr>
            </w:pPr>
          </w:p>
        </w:tc>
        <w:tc>
          <w:tcPr>
            <w:tcW w:w="350" w:type="dxa"/>
            <w:vAlign w:val="center"/>
          </w:tcPr>
          <w:p w14:paraId="7850986E" w14:textId="77777777" w:rsidR="00BD575D" w:rsidRDefault="00F31DDB">
            <w:pPr>
              <w:jc w:val="center"/>
              <w:rPr>
                <w:rFonts w:ascii="Tahoma" w:hAnsi="Tahoma" w:cs="Tahoma"/>
                <w:sz w:val="12"/>
                <w:szCs w:val="12"/>
                <w:rtl/>
              </w:rPr>
            </w:pPr>
            <w:r>
              <w:rPr>
                <w:rFonts w:ascii="Tahoma" w:hAnsi="Tahoma" w:cs="Tahoma"/>
                <w:sz w:val="12"/>
                <w:szCs w:val="12"/>
                <w:rtl/>
              </w:rPr>
              <w:t>14</w:t>
            </w:r>
          </w:p>
        </w:tc>
      </w:tr>
      <w:tr w:rsidR="00BD575D" w14:paraId="2EDB2F99" w14:textId="77777777">
        <w:trPr>
          <w:trHeight w:val="283"/>
        </w:trPr>
        <w:tc>
          <w:tcPr>
            <w:tcW w:w="351" w:type="dxa"/>
            <w:shd w:val="clear" w:color="auto" w:fill="92D050"/>
            <w:vAlign w:val="center"/>
          </w:tcPr>
          <w:p w14:paraId="324F1C6C" w14:textId="77777777" w:rsidR="00BD575D" w:rsidRDefault="00BD575D">
            <w:pPr>
              <w:jc w:val="center"/>
              <w:rPr>
                <w:rFonts w:ascii="Tahoma" w:hAnsi="Tahoma" w:cs="Tahoma"/>
                <w:sz w:val="12"/>
                <w:szCs w:val="12"/>
                <w:rtl/>
              </w:rPr>
            </w:pPr>
          </w:p>
        </w:tc>
        <w:tc>
          <w:tcPr>
            <w:tcW w:w="351" w:type="dxa"/>
            <w:shd w:val="clear" w:color="auto" w:fill="92D050"/>
            <w:vAlign w:val="center"/>
          </w:tcPr>
          <w:p w14:paraId="200232E7" w14:textId="77777777"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14:paraId="0F678F54" w14:textId="77777777" w:rsidR="00BD575D" w:rsidRDefault="00BD575D">
            <w:pPr>
              <w:jc w:val="center"/>
              <w:rPr>
                <w:rFonts w:ascii="Tahoma" w:hAnsi="Tahoma" w:cs="Tahoma"/>
                <w:sz w:val="12"/>
                <w:szCs w:val="12"/>
                <w:rtl/>
              </w:rPr>
            </w:pPr>
          </w:p>
        </w:tc>
        <w:tc>
          <w:tcPr>
            <w:tcW w:w="350" w:type="dxa"/>
            <w:vAlign w:val="center"/>
          </w:tcPr>
          <w:p w14:paraId="12F240F7" w14:textId="77777777" w:rsidR="00BD575D" w:rsidRDefault="00BD575D">
            <w:pPr>
              <w:jc w:val="center"/>
              <w:rPr>
                <w:rFonts w:ascii="Tahoma" w:hAnsi="Tahoma" w:cs="Tahoma"/>
                <w:sz w:val="12"/>
                <w:szCs w:val="12"/>
                <w:rtl/>
              </w:rPr>
            </w:pPr>
          </w:p>
        </w:tc>
        <w:tc>
          <w:tcPr>
            <w:tcW w:w="350" w:type="dxa"/>
            <w:vAlign w:val="center"/>
          </w:tcPr>
          <w:p w14:paraId="72B30717" w14:textId="77777777" w:rsidR="00BD575D" w:rsidRDefault="00BD575D">
            <w:pPr>
              <w:jc w:val="center"/>
              <w:rPr>
                <w:rFonts w:ascii="Tahoma" w:hAnsi="Tahoma" w:cs="Tahoma"/>
                <w:sz w:val="12"/>
                <w:szCs w:val="12"/>
                <w:rtl/>
              </w:rPr>
            </w:pPr>
          </w:p>
        </w:tc>
        <w:tc>
          <w:tcPr>
            <w:tcW w:w="350" w:type="dxa"/>
            <w:vAlign w:val="center"/>
          </w:tcPr>
          <w:p w14:paraId="5923E282" w14:textId="77777777" w:rsidR="00BD575D" w:rsidRDefault="00BD575D">
            <w:pPr>
              <w:jc w:val="center"/>
              <w:rPr>
                <w:rFonts w:ascii="Tahoma" w:hAnsi="Tahoma" w:cs="Tahoma"/>
                <w:sz w:val="12"/>
                <w:szCs w:val="12"/>
                <w:rtl/>
              </w:rPr>
            </w:pPr>
          </w:p>
        </w:tc>
        <w:tc>
          <w:tcPr>
            <w:tcW w:w="350" w:type="dxa"/>
            <w:vAlign w:val="center"/>
          </w:tcPr>
          <w:p w14:paraId="50B57775" w14:textId="77777777" w:rsidR="00BD575D" w:rsidRDefault="00BD575D">
            <w:pPr>
              <w:jc w:val="center"/>
              <w:rPr>
                <w:rFonts w:ascii="Tahoma" w:hAnsi="Tahoma" w:cs="Tahoma"/>
                <w:sz w:val="12"/>
                <w:szCs w:val="12"/>
                <w:rtl/>
              </w:rPr>
            </w:pPr>
          </w:p>
        </w:tc>
        <w:tc>
          <w:tcPr>
            <w:tcW w:w="350" w:type="dxa"/>
            <w:shd w:val="clear" w:color="auto" w:fill="FFC000"/>
            <w:vAlign w:val="center"/>
          </w:tcPr>
          <w:p w14:paraId="5CB4A25D" w14:textId="77777777" w:rsidR="00BD575D" w:rsidRDefault="00BD575D">
            <w:pPr>
              <w:jc w:val="center"/>
              <w:rPr>
                <w:rFonts w:ascii="Tahoma" w:hAnsi="Tahoma" w:cs="Tahoma"/>
                <w:sz w:val="12"/>
                <w:szCs w:val="12"/>
                <w:rtl/>
              </w:rPr>
            </w:pPr>
          </w:p>
        </w:tc>
        <w:tc>
          <w:tcPr>
            <w:tcW w:w="350" w:type="dxa"/>
            <w:shd w:val="clear" w:color="auto" w:fill="92D050"/>
            <w:vAlign w:val="center"/>
          </w:tcPr>
          <w:p w14:paraId="18C5A1FA"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70E3C5A4" w14:textId="77777777" w:rsidR="00BD575D" w:rsidRDefault="00BD575D">
            <w:pPr>
              <w:jc w:val="center"/>
              <w:rPr>
                <w:rFonts w:ascii="Tahoma" w:hAnsi="Tahoma" w:cs="Tahoma"/>
                <w:sz w:val="12"/>
                <w:szCs w:val="12"/>
                <w:rtl/>
              </w:rPr>
            </w:pPr>
          </w:p>
        </w:tc>
        <w:tc>
          <w:tcPr>
            <w:tcW w:w="350" w:type="dxa"/>
            <w:vAlign w:val="center"/>
          </w:tcPr>
          <w:p w14:paraId="6D220BE7" w14:textId="77777777" w:rsidR="00BD575D" w:rsidRDefault="00BD575D">
            <w:pPr>
              <w:jc w:val="center"/>
              <w:rPr>
                <w:rFonts w:ascii="Tahoma" w:hAnsi="Tahoma" w:cs="Tahoma"/>
                <w:sz w:val="12"/>
                <w:szCs w:val="12"/>
                <w:rtl/>
              </w:rPr>
            </w:pPr>
          </w:p>
        </w:tc>
        <w:tc>
          <w:tcPr>
            <w:tcW w:w="350" w:type="dxa"/>
            <w:vAlign w:val="center"/>
          </w:tcPr>
          <w:p w14:paraId="4E2F8957" w14:textId="77777777" w:rsidR="00BD575D" w:rsidRDefault="00BD575D">
            <w:pPr>
              <w:jc w:val="center"/>
              <w:rPr>
                <w:rFonts w:ascii="Tahoma" w:hAnsi="Tahoma" w:cs="Tahoma"/>
                <w:sz w:val="12"/>
                <w:szCs w:val="12"/>
                <w:rtl/>
              </w:rPr>
            </w:pPr>
          </w:p>
        </w:tc>
        <w:tc>
          <w:tcPr>
            <w:tcW w:w="350" w:type="dxa"/>
            <w:vAlign w:val="center"/>
          </w:tcPr>
          <w:p w14:paraId="10B4A227" w14:textId="77777777" w:rsidR="00BD575D" w:rsidRDefault="00BD575D">
            <w:pPr>
              <w:jc w:val="center"/>
              <w:rPr>
                <w:rFonts w:ascii="Tahoma" w:hAnsi="Tahoma" w:cs="Tahoma"/>
                <w:sz w:val="12"/>
                <w:szCs w:val="12"/>
                <w:rtl/>
              </w:rPr>
            </w:pPr>
          </w:p>
        </w:tc>
        <w:tc>
          <w:tcPr>
            <w:tcW w:w="350" w:type="dxa"/>
            <w:vAlign w:val="center"/>
          </w:tcPr>
          <w:p w14:paraId="7CBD79F2" w14:textId="77777777" w:rsidR="00BD575D" w:rsidRDefault="00BD575D">
            <w:pPr>
              <w:jc w:val="center"/>
              <w:rPr>
                <w:rFonts w:ascii="Tahoma" w:hAnsi="Tahoma" w:cs="Tahoma"/>
                <w:sz w:val="12"/>
                <w:szCs w:val="12"/>
                <w:rtl/>
              </w:rPr>
            </w:pPr>
          </w:p>
        </w:tc>
        <w:tc>
          <w:tcPr>
            <w:tcW w:w="350" w:type="dxa"/>
            <w:vAlign w:val="center"/>
          </w:tcPr>
          <w:p w14:paraId="0BFC3992" w14:textId="77777777" w:rsidR="00BD575D" w:rsidRDefault="00BD575D">
            <w:pPr>
              <w:jc w:val="center"/>
              <w:rPr>
                <w:rFonts w:ascii="Tahoma" w:hAnsi="Tahoma" w:cs="Tahoma"/>
                <w:sz w:val="12"/>
                <w:szCs w:val="12"/>
                <w:rtl/>
              </w:rPr>
            </w:pPr>
          </w:p>
        </w:tc>
        <w:tc>
          <w:tcPr>
            <w:tcW w:w="350" w:type="dxa"/>
            <w:vAlign w:val="center"/>
          </w:tcPr>
          <w:p w14:paraId="663944DE" w14:textId="77777777" w:rsidR="00BD575D" w:rsidRDefault="00BD575D">
            <w:pPr>
              <w:jc w:val="center"/>
              <w:rPr>
                <w:rFonts w:ascii="Tahoma" w:hAnsi="Tahoma" w:cs="Tahoma"/>
                <w:sz w:val="12"/>
                <w:szCs w:val="12"/>
                <w:rtl/>
              </w:rPr>
            </w:pPr>
          </w:p>
        </w:tc>
        <w:tc>
          <w:tcPr>
            <w:tcW w:w="350" w:type="dxa"/>
            <w:vAlign w:val="center"/>
          </w:tcPr>
          <w:p w14:paraId="3E13E6A5" w14:textId="77777777" w:rsidR="00BD575D" w:rsidRDefault="00BD575D">
            <w:pPr>
              <w:jc w:val="center"/>
              <w:rPr>
                <w:rFonts w:ascii="Tahoma" w:hAnsi="Tahoma" w:cs="Tahoma"/>
                <w:sz w:val="12"/>
                <w:szCs w:val="12"/>
                <w:rtl/>
              </w:rPr>
            </w:pPr>
          </w:p>
        </w:tc>
        <w:tc>
          <w:tcPr>
            <w:tcW w:w="305" w:type="dxa"/>
            <w:shd w:val="clear" w:color="auto" w:fill="FFC000"/>
            <w:vAlign w:val="center"/>
          </w:tcPr>
          <w:p w14:paraId="1C84144C" w14:textId="77777777" w:rsidR="00BD575D" w:rsidRDefault="00BD575D">
            <w:pPr>
              <w:jc w:val="center"/>
              <w:rPr>
                <w:rFonts w:ascii="Tahoma" w:hAnsi="Tahoma" w:cs="Tahoma"/>
                <w:sz w:val="12"/>
                <w:szCs w:val="12"/>
                <w:rtl/>
              </w:rPr>
            </w:pPr>
          </w:p>
        </w:tc>
        <w:tc>
          <w:tcPr>
            <w:tcW w:w="305" w:type="dxa"/>
            <w:shd w:val="clear" w:color="auto" w:fill="92D050"/>
            <w:vAlign w:val="center"/>
          </w:tcPr>
          <w:p w14:paraId="120B5E9C" w14:textId="77777777"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14:paraId="59394696" w14:textId="77777777" w:rsidR="00BD575D" w:rsidRDefault="00F31DDB">
            <w:pPr>
              <w:jc w:val="center"/>
              <w:rPr>
                <w:rFonts w:ascii="Tahoma" w:hAnsi="Tahoma" w:cs="Tahoma"/>
                <w:sz w:val="12"/>
                <w:szCs w:val="12"/>
                <w:rtl/>
              </w:rPr>
            </w:pPr>
            <w:r>
              <w:rPr>
                <w:rFonts w:ascii="Tahoma" w:hAnsi="Tahoma" w:cs="Tahoma"/>
                <w:sz w:val="12"/>
                <w:szCs w:val="12"/>
                <w:rtl/>
              </w:rPr>
              <w:t>5</w:t>
            </w:r>
          </w:p>
        </w:tc>
        <w:tc>
          <w:tcPr>
            <w:tcW w:w="1220" w:type="dxa"/>
            <w:gridSpan w:val="4"/>
            <w:vMerge/>
            <w:shd w:val="clear" w:color="auto" w:fill="D9D9D9" w:themeFill="background1" w:themeFillShade="D9"/>
            <w:vAlign w:val="center"/>
          </w:tcPr>
          <w:p w14:paraId="0555C003"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45B3EC8F" w14:textId="77777777" w:rsidR="00BD575D" w:rsidRDefault="00F31DDB">
            <w:pPr>
              <w:jc w:val="center"/>
              <w:rPr>
                <w:rFonts w:ascii="Tahoma" w:hAnsi="Tahoma" w:cs="Tahoma"/>
                <w:sz w:val="12"/>
                <w:szCs w:val="12"/>
                <w:rtl/>
              </w:rPr>
            </w:pPr>
            <w:r>
              <w:rPr>
                <w:rFonts w:ascii="Tahoma" w:hAnsi="Tahoma" w:cs="Tahoma"/>
                <w:sz w:val="12"/>
                <w:szCs w:val="12"/>
                <w:rtl/>
              </w:rPr>
              <w:t>6</w:t>
            </w:r>
          </w:p>
        </w:tc>
        <w:tc>
          <w:tcPr>
            <w:tcW w:w="305" w:type="dxa"/>
            <w:shd w:val="clear" w:color="auto" w:fill="92D050"/>
            <w:vAlign w:val="center"/>
          </w:tcPr>
          <w:p w14:paraId="22871001" w14:textId="77777777" w:rsidR="00BD575D" w:rsidRDefault="00BD575D">
            <w:pPr>
              <w:jc w:val="center"/>
              <w:rPr>
                <w:rFonts w:ascii="Tahoma" w:hAnsi="Tahoma" w:cs="Tahoma"/>
                <w:sz w:val="12"/>
                <w:szCs w:val="12"/>
                <w:rtl/>
              </w:rPr>
            </w:pPr>
          </w:p>
        </w:tc>
        <w:tc>
          <w:tcPr>
            <w:tcW w:w="305" w:type="dxa"/>
            <w:shd w:val="clear" w:color="auto" w:fill="92D050"/>
            <w:vAlign w:val="center"/>
          </w:tcPr>
          <w:p w14:paraId="327DB8FA" w14:textId="77777777" w:rsidR="00BD575D" w:rsidRDefault="00BD575D">
            <w:pPr>
              <w:jc w:val="center"/>
              <w:rPr>
                <w:rFonts w:ascii="Tahoma" w:hAnsi="Tahoma" w:cs="Tahoma"/>
                <w:sz w:val="12"/>
                <w:szCs w:val="12"/>
                <w:rtl/>
              </w:rPr>
            </w:pPr>
          </w:p>
        </w:tc>
        <w:tc>
          <w:tcPr>
            <w:tcW w:w="350" w:type="dxa"/>
            <w:vAlign w:val="center"/>
          </w:tcPr>
          <w:p w14:paraId="1C2E14A8" w14:textId="77777777" w:rsidR="00BD575D" w:rsidRDefault="00F31DDB">
            <w:pPr>
              <w:jc w:val="center"/>
              <w:rPr>
                <w:rFonts w:ascii="Tahoma" w:hAnsi="Tahoma" w:cs="Tahoma"/>
                <w:sz w:val="12"/>
                <w:szCs w:val="12"/>
                <w:rtl/>
              </w:rPr>
            </w:pPr>
            <w:r>
              <w:rPr>
                <w:rFonts w:ascii="Tahoma" w:hAnsi="Tahoma" w:cs="Tahoma"/>
                <w:sz w:val="12"/>
                <w:szCs w:val="12"/>
                <w:rtl/>
              </w:rPr>
              <w:t>15</w:t>
            </w:r>
          </w:p>
        </w:tc>
      </w:tr>
      <w:tr w:rsidR="00BD575D" w14:paraId="14EC8CA0" w14:textId="77777777">
        <w:trPr>
          <w:trHeight w:val="283"/>
        </w:trPr>
        <w:tc>
          <w:tcPr>
            <w:tcW w:w="351" w:type="dxa"/>
            <w:shd w:val="clear" w:color="auto" w:fill="92D050"/>
            <w:vAlign w:val="center"/>
          </w:tcPr>
          <w:p w14:paraId="29BDCDC3" w14:textId="77777777" w:rsidR="00BD575D" w:rsidRDefault="00BD575D">
            <w:pPr>
              <w:jc w:val="center"/>
              <w:rPr>
                <w:rFonts w:ascii="Tahoma" w:hAnsi="Tahoma" w:cs="Tahoma"/>
                <w:sz w:val="12"/>
                <w:szCs w:val="12"/>
                <w:rtl/>
              </w:rPr>
            </w:pPr>
          </w:p>
        </w:tc>
        <w:tc>
          <w:tcPr>
            <w:tcW w:w="351" w:type="dxa"/>
            <w:shd w:val="clear" w:color="auto" w:fill="92D050"/>
            <w:vAlign w:val="center"/>
          </w:tcPr>
          <w:p w14:paraId="718B68C2" w14:textId="77777777"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14:paraId="0C3EE027" w14:textId="77777777" w:rsidR="00BD575D" w:rsidRDefault="00F31DDB">
            <w:pPr>
              <w:jc w:val="center"/>
              <w:rPr>
                <w:rFonts w:ascii="Tahoma" w:hAnsi="Tahoma" w:cs="Tahoma"/>
                <w:sz w:val="12"/>
                <w:szCs w:val="12"/>
                <w:rtl/>
              </w:rPr>
            </w:pPr>
            <w:r>
              <w:rPr>
                <w:rFonts w:ascii="Tahoma" w:hAnsi="Tahoma" w:cs="Tahoma"/>
                <w:sz w:val="12"/>
                <w:szCs w:val="12"/>
                <w:rtl/>
              </w:rPr>
              <w:t>15</w:t>
            </w:r>
          </w:p>
        </w:tc>
        <w:tc>
          <w:tcPr>
            <w:tcW w:w="350" w:type="dxa"/>
            <w:vAlign w:val="center"/>
          </w:tcPr>
          <w:p w14:paraId="6329ED71" w14:textId="77777777" w:rsidR="00BD575D" w:rsidRDefault="00BD575D">
            <w:pPr>
              <w:jc w:val="center"/>
              <w:rPr>
                <w:rFonts w:ascii="Tahoma" w:hAnsi="Tahoma" w:cs="Tahoma"/>
                <w:sz w:val="12"/>
                <w:szCs w:val="12"/>
                <w:rtl/>
              </w:rPr>
            </w:pPr>
          </w:p>
        </w:tc>
        <w:tc>
          <w:tcPr>
            <w:tcW w:w="350" w:type="dxa"/>
            <w:vAlign w:val="center"/>
          </w:tcPr>
          <w:p w14:paraId="5A86E782" w14:textId="77777777" w:rsidR="00BD575D" w:rsidRDefault="00BD575D">
            <w:pPr>
              <w:jc w:val="center"/>
              <w:rPr>
                <w:rFonts w:ascii="Tahoma" w:hAnsi="Tahoma" w:cs="Tahoma"/>
                <w:sz w:val="12"/>
                <w:szCs w:val="12"/>
                <w:rtl/>
              </w:rPr>
            </w:pPr>
          </w:p>
        </w:tc>
        <w:tc>
          <w:tcPr>
            <w:tcW w:w="350" w:type="dxa"/>
            <w:vAlign w:val="center"/>
          </w:tcPr>
          <w:p w14:paraId="046C4FCE" w14:textId="77777777" w:rsidR="00BD575D" w:rsidRDefault="00BD575D">
            <w:pPr>
              <w:jc w:val="center"/>
              <w:rPr>
                <w:rFonts w:ascii="Tahoma" w:hAnsi="Tahoma" w:cs="Tahoma"/>
                <w:sz w:val="12"/>
                <w:szCs w:val="12"/>
                <w:rtl/>
              </w:rPr>
            </w:pPr>
          </w:p>
        </w:tc>
        <w:tc>
          <w:tcPr>
            <w:tcW w:w="350" w:type="dxa"/>
            <w:vAlign w:val="center"/>
          </w:tcPr>
          <w:p w14:paraId="4A3E42B0" w14:textId="77777777" w:rsidR="00BD575D" w:rsidRDefault="00BD575D">
            <w:pPr>
              <w:jc w:val="center"/>
              <w:rPr>
                <w:rFonts w:ascii="Tahoma" w:hAnsi="Tahoma" w:cs="Tahoma"/>
                <w:sz w:val="12"/>
                <w:szCs w:val="12"/>
                <w:rtl/>
              </w:rPr>
            </w:pPr>
          </w:p>
        </w:tc>
        <w:tc>
          <w:tcPr>
            <w:tcW w:w="350" w:type="dxa"/>
            <w:shd w:val="clear" w:color="auto" w:fill="FFC000"/>
            <w:vAlign w:val="center"/>
          </w:tcPr>
          <w:p w14:paraId="51914443" w14:textId="77777777" w:rsidR="00BD575D" w:rsidRDefault="00F31DDB">
            <w:pPr>
              <w:jc w:val="center"/>
              <w:rPr>
                <w:rFonts w:ascii="Tahoma" w:hAnsi="Tahoma" w:cs="Tahoma"/>
                <w:sz w:val="12"/>
                <w:szCs w:val="12"/>
                <w:rtl/>
              </w:rPr>
            </w:pPr>
            <w:r>
              <w:rPr>
                <w:rFonts w:ascii="Tahoma" w:hAnsi="Tahoma" w:cs="Tahoma"/>
                <w:sz w:val="12"/>
                <w:szCs w:val="12"/>
                <w:rtl/>
              </w:rPr>
              <w:t>16</w:t>
            </w:r>
          </w:p>
        </w:tc>
        <w:tc>
          <w:tcPr>
            <w:tcW w:w="350" w:type="dxa"/>
            <w:shd w:val="clear" w:color="auto" w:fill="92D050"/>
            <w:vAlign w:val="center"/>
          </w:tcPr>
          <w:p w14:paraId="4CF48E83"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5D0C1F10" w14:textId="77777777" w:rsidR="00BD575D" w:rsidRDefault="00BD575D">
            <w:pPr>
              <w:jc w:val="center"/>
              <w:rPr>
                <w:rFonts w:ascii="Tahoma" w:hAnsi="Tahoma" w:cs="Tahoma"/>
                <w:sz w:val="12"/>
                <w:szCs w:val="12"/>
                <w:rtl/>
              </w:rPr>
            </w:pPr>
          </w:p>
        </w:tc>
        <w:tc>
          <w:tcPr>
            <w:tcW w:w="350" w:type="dxa"/>
            <w:vAlign w:val="center"/>
          </w:tcPr>
          <w:p w14:paraId="3510A319" w14:textId="77777777" w:rsidR="00BD575D" w:rsidRDefault="00BD575D">
            <w:pPr>
              <w:jc w:val="center"/>
              <w:rPr>
                <w:rFonts w:ascii="Tahoma" w:hAnsi="Tahoma" w:cs="Tahoma"/>
                <w:sz w:val="12"/>
                <w:szCs w:val="12"/>
                <w:rtl/>
              </w:rPr>
            </w:pPr>
          </w:p>
        </w:tc>
        <w:tc>
          <w:tcPr>
            <w:tcW w:w="350" w:type="dxa"/>
            <w:vAlign w:val="center"/>
          </w:tcPr>
          <w:p w14:paraId="5A4DBA57" w14:textId="77777777" w:rsidR="00BD575D" w:rsidRDefault="00BD575D">
            <w:pPr>
              <w:jc w:val="center"/>
              <w:rPr>
                <w:rFonts w:ascii="Tahoma" w:hAnsi="Tahoma" w:cs="Tahoma"/>
                <w:sz w:val="12"/>
                <w:szCs w:val="12"/>
                <w:rtl/>
              </w:rPr>
            </w:pPr>
          </w:p>
        </w:tc>
        <w:tc>
          <w:tcPr>
            <w:tcW w:w="350" w:type="dxa"/>
            <w:vAlign w:val="center"/>
          </w:tcPr>
          <w:p w14:paraId="72F287A6" w14:textId="77777777" w:rsidR="00BD575D" w:rsidRDefault="00BD575D">
            <w:pPr>
              <w:jc w:val="center"/>
              <w:rPr>
                <w:rFonts w:ascii="Tahoma" w:hAnsi="Tahoma" w:cs="Tahoma"/>
                <w:sz w:val="12"/>
                <w:szCs w:val="12"/>
                <w:rtl/>
              </w:rPr>
            </w:pPr>
          </w:p>
        </w:tc>
        <w:tc>
          <w:tcPr>
            <w:tcW w:w="350" w:type="dxa"/>
            <w:vAlign w:val="center"/>
          </w:tcPr>
          <w:p w14:paraId="5D4AE8A9" w14:textId="77777777" w:rsidR="00BD575D" w:rsidRDefault="00BD575D">
            <w:pPr>
              <w:jc w:val="center"/>
              <w:rPr>
                <w:rFonts w:ascii="Tahoma" w:hAnsi="Tahoma" w:cs="Tahoma"/>
                <w:sz w:val="12"/>
                <w:szCs w:val="12"/>
                <w:rtl/>
              </w:rPr>
            </w:pPr>
          </w:p>
        </w:tc>
        <w:tc>
          <w:tcPr>
            <w:tcW w:w="350" w:type="dxa"/>
            <w:vAlign w:val="center"/>
          </w:tcPr>
          <w:p w14:paraId="1DCC70E4" w14:textId="77777777" w:rsidR="00BD575D" w:rsidRDefault="00BD575D">
            <w:pPr>
              <w:jc w:val="center"/>
              <w:rPr>
                <w:rFonts w:ascii="Tahoma" w:hAnsi="Tahoma" w:cs="Tahoma"/>
                <w:sz w:val="12"/>
                <w:szCs w:val="12"/>
                <w:rtl/>
              </w:rPr>
            </w:pPr>
          </w:p>
        </w:tc>
        <w:tc>
          <w:tcPr>
            <w:tcW w:w="350" w:type="dxa"/>
            <w:vAlign w:val="center"/>
          </w:tcPr>
          <w:p w14:paraId="471397F8" w14:textId="77777777" w:rsidR="00BD575D" w:rsidRDefault="00BD575D">
            <w:pPr>
              <w:jc w:val="center"/>
              <w:rPr>
                <w:rFonts w:ascii="Tahoma" w:hAnsi="Tahoma" w:cs="Tahoma"/>
                <w:sz w:val="12"/>
                <w:szCs w:val="12"/>
                <w:rtl/>
              </w:rPr>
            </w:pPr>
          </w:p>
        </w:tc>
        <w:tc>
          <w:tcPr>
            <w:tcW w:w="350" w:type="dxa"/>
            <w:vAlign w:val="center"/>
          </w:tcPr>
          <w:p w14:paraId="55B9E753" w14:textId="77777777" w:rsidR="00BD575D" w:rsidRDefault="00BD575D">
            <w:pPr>
              <w:jc w:val="center"/>
              <w:rPr>
                <w:rFonts w:ascii="Tahoma" w:hAnsi="Tahoma" w:cs="Tahoma"/>
                <w:sz w:val="12"/>
                <w:szCs w:val="12"/>
                <w:rtl/>
              </w:rPr>
            </w:pPr>
          </w:p>
        </w:tc>
        <w:tc>
          <w:tcPr>
            <w:tcW w:w="305" w:type="dxa"/>
            <w:shd w:val="clear" w:color="auto" w:fill="FFC000"/>
            <w:vAlign w:val="center"/>
          </w:tcPr>
          <w:p w14:paraId="57EC3A03" w14:textId="77777777" w:rsidR="00BD575D" w:rsidRDefault="00BD575D">
            <w:pPr>
              <w:jc w:val="center"/>
              <w:rPr>
                <w:rFonts w:ascii="Tahoma" w:hAnsi="Tahoma" w:cs="Tahoma"/>
                <w:sz w:val="12"/>
                <w:szCs w:val="12"/>
                <w:rtl/>
              </w:rPr>
            </w:pPr>
          </w:p>
        </w:tc>
        <w:tc>
          <w:tcPr>
            <w:tcW w:w="305" w:type="dxa"/>
            <w:shd w:val="clear" w:color="auto" w:fill="92D050"/>
            <w:vAlign w:val="center"/>
          </w:tcPr>
          <w:p w14:paraId="1C7A5D48" w14:textId="77777777"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14:paraId="1D5964FB" w14:textId="77777777" w:rsidR="00BD575D" w:rsidRDefault="00BD575D">
            <w:pPr>
              <w:jc w:val="center"/>
              <w:rPr>
                <w:rFonts w:ascii="Tahoma" w:hAnsi="Tahoma" w:cs="Tahoma"/>
                <w:sz w:val="12"/>
                <w:szCs w:val="12"/>
                <w:rtl/>
              </w:rPr>
            </w:pPr>
          </w:p>
        </w:tc>
        <w:tc>
          <w:tcPr>
            <w:tcW w:w="1220" w:type="dxa"/>
            <w:gridSpan w:val="4"/>
            <w:vMerge/>
            <w:shd w:val="clear" w:color="auto" w:fill="D9D9D9" w:themeFill="background1" w:themeFillShade="D9"/>
            <w:vAlign w:val="center"/>
          </w:tcPr>
          <w:p w14:paraId="0983B226"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1C5621CA" w14:textId="77777777" w:rsidR="00BD575D" w:rsidRDefault="00BD575D">
            <w:pPr>
              <w:jc w:val="center"/>
              <w:rPr>
                <w:rFonts w:ascii="Tahoma" w:hAnsi="Tahoma" w:cs="Tahoma"/>
                <w:sz w:val="12"/>
                <w:szCs w:val="12"/>
                <w:rtl/>
              </w:rPr>
            </w:pPr>
          </w:p>
        </w:tc>
        <w:tc>
          <w:tcPr>
            <w:tcW w:w="305" w:type="dxa"/>
            <w:shd w:val="clear" w:color="auto" w:fill="92D050"/>
            <w:vAlign w:val="center"/>
          </w:tcPr>
          <w:p w14:paraId="2F5B0EE3" w14:textId="77777777" w:rsidR="00BD575D" w:rsidRDefault="00BD575D">
            <w:pPr>
              <w:jc w:val="center"/>
              <w:rPr>
                <w:rFonts w:ascii="Tahoma" w:hAnsi="Tahoma" w:cs="Tahoma"/>
                <w:sz w:val="12"/>
                <w:szCs w:val="12"/>
                <w:rtl/>
              </w:rPr>
            </w:pPr>
          </w:p>
        </w:tc>
        <w:tc>
          <w:tcPr>
            <w:tcW w:w="305" w:type="dxa"/>
            <w:shd w:val="clear" w:color="auto" w:fill="92D050"/>
            <w:vAlign w:val="center"/>
          </w:tcPr>
          <w:p w14:paraId="5356DF66" w14:textId="77777777" w:rsidR="00BD575D" w:rsidRDefault="00BD575D">
            <w:pPr>
              <w:jc w:val="center"/>
              <w:rPr>
                <w:rFonts w:ascii="Tahoma" w:hAnsi="Tahoma" w:cs="Tahoma"/>
                <w:sz w:val="12"/>
                <w:szCs w:val="12"/>
                <w:rtl/>
              </w:rPr>
            </w:pPr>
          </w:p>
        </w:tc>
        <w:tc>
          <w:tcPr>
            <w:tcW w:w="350" w:type="dxa"/>
            <w:vAlign w:val="center"/>
          </w:tcPr>
          <w:p w14:paraId="46C52A17" w14:textId="77777777" w:rsidR="00BD575D" w:rsidRDefault="00F31DDB">
            <w:pPr>
              <w:jc w:val="center"/>
              <w:rPr>
                <w:rFonts w:ascii="Tahoma" w:hAnsi="Tahoma" w:cs="Tahoma"/>
                <w:sz w:val="12"/>
                <w:szCs w:val="12"/>
                <w:rtl/>
              </w:rPr>
            </w:pPr>
            <w:r>
              <w:rPr>
                <w:rFonts w:ascii="Tahoma" w:hAnsi="Tahoma" w:cs="Tahoma"/>
                <w:sz w:val="12"/>
                <w:szCs w:val="12"/>
                <w:rtl/>
              </w:rPr>
              <w:t>16</w:t>
            </w:r>
          </w:p>
        </w:tc>
      </w:tr>
      <w:tr w:rsidR="00BD575D" w14:paraId="779BF23D" w14:textId="77777777">
        <w:trPr>
          <w:trHeight w:val="283"/>
        </w:trPr>
        <w:tc>
          <w:tcPr>
            <w:tcW w:w="351" w:type="dxa"/>
            <w:shd w:val="clear" w:color="auto" w:fill="92D050"/>
            <w:vAlign w:val="center"/>
          </w:tcPr>
          <w:p w14:paraId="51DB888D" w14:textId="77777777" w:rsidR="00BD575D" w:rsidRDefault="00BD575D">
            <w:pPr>
              <w:jc w:val="center"/>
              <w:rPr>
                <w:rFonts w:ascii="Tahoma" w:hAnsi="Tahoma" w:cs="Tahoma"/>
                <w:sz w:val="12"/>
                <w:szCs w:val="12"/>
                <w:rtl/>
              </w:rPr>
            </w:pPr>
          </w:p>
        </w:tc>
        <w:tc>
          <w:tcPr>
            <w:tcW w:w="351" w:type="dxa"/>
            <w:shd w:val="clear" w:color="auto" w:fill="92D050"/>
            <w:vAlign w:val="center"/>
          </w:tcPr>
          <w:p w14:paraId="6E126C6D" w14:textId="77777777"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14:paraId="53D67E51" w14:textId="77777777" w:rsidR="00BD575D" w:rsidRDefault="00BD575D">
            <w:pPr>
              <w:jc w:val="center"/>
              <w:rPr>
                <w:rFonts w:ascii="Tahoma" w:hAnsi="Tahoma" w:cs="Tahoma"/>
                <w:sz w:val="12"/>
                <w:szCs w:val="12"/>
                <w:rtl/>
              </w:rPr>
            </w:pPr>
          </w:p>
        </w:tc>
        <w:tc>
          <w:tcPr>
            <w:tcW w:w="350" w:type="dxa"/>
            <w:vAlign w:val="center"/>
          </w:tcPr>
          <w:p w14:paraId="66B8D8D8" w14:textId="77777777" w:rsidR="00BD575D" w:rsidRDefault="00BD575D">
            <w:pPr>
              <w:jc w:val="center"/>
              <w:rPr>
                <w:rFonts w:ascii="Tahoma" w:hAnsi="Tahoma" w:cs="Tahoma"/>
                <w:sz w:val="12"/>
                <w:szCs w:val="12"/>
                <w:rtl/>
              </w:rPr>
            </w:pPr>
          </w:p>
        </w:tc>
        <w:tc>
          <w:tcPr>
            <w:tcW w:w="350" w:type="dxa"/>
            <w:vAlign w:val="center"/>
          </w:tcPr>
          <w:p w14:paraId="5C63B421" w14:textId="77777777" w:rsidR="00BD575D" w:rsidRDefault="00BD575D">
            <w:pPr>
              <w:jc w:val="center"/>
              <w:rPr>
                <w:rFonts w:ascii="Tahoma" w:hAnsi="Tahoma" w:cs="Tahoma"/>
                <w:sz w:val="12"/>
                <w:szCs w:val="12"/>
                <w:rtl/>
              </w:rPr>
            </w:pPr>
          </w:p>
        </w:tc>
        <w:tc>
          <w:tcPr>
            <w:tcW w:w="350" w:type="dxa"/>
            <w:vAlign w:val="center"/>
          </w:tcPr>
          <w:p w14:paraId="780231C6" w14:textId="77777777" w:rsidR="00BD575D" w:rsidRDefault="00BD575D">
            <w:pPr>
              <w:jc w:val="center"/>
              <w:rPr>
                <w:rFonts w:ascii="Tahoma" w:hAnsi="Tahoma" w:cs="Tahoma"/>
                <w:sz w:val="12"/>
                <w:szCs w:val="12"/>
                <w:rtl/>
              </w:rPr>
            </w:pPr>
          </w:p>
        </w:tc>
        <w:tc>
          <w:tcPr>
            <w:tcW w:w="350" w:type="dxa"/>
            <w:vAlign w:val="center"/>
          </w:tcPr>
          <w:p w14:paraId="073C6654" w14:textId="77777777" w:rsidR="00BD575D" w:rsidRDefault="00BD575D">
            <w:pPr>
              <w:jc w:val="center"/>
              <w:rPr>
                <w:rFonts w:ascii="Tahoma" w:hAnsi="Tahoma" w:cs="Tahoma"/>
                <w:sz w:val="12"/>
                <w:szCs w:val="12"/>
                <w:rtl/>
              </w:rPr>
            </w:pPr>
          </w:p>
        </w:tc>
        <w:tc>
          <w:tcPr>
            <w:tcW w:w="350" w:type="dxa"/>
            <w:shd w:val="clear" w:color="auto" w:fill="FFC000"/>
            <w:vAlign w:val="center"/>
          </w:tcPr>
          <w:p w14:paraId="332E5F7C" w14:textId="77777777" w:rsidR="00BD575D" w:rsidRDefault="00BD575D">
            <w:pPr>
              <w:jc w:val="center"/>
              <w:rPr>
                <w:rFonts w:ascii="Tahoma" w:hAnsi="Tahoma" w:cs="Tahoma"/>
                <w:sz w:val="12"/>
                <w:szCs w:val="12"/>
                <w:rtl/>
              </w:rPr>
            </w:pPr>
          </w:p>
        </w:tc>
        <w:tc>
          <w:tcPr>
            <w:tcW w:w="350" w:type="dxa"/>
            <w:shd w:val="clear" w:color="auto" w:fill="92D050"/>
            <w:vAlign w:val="center"/>
          </w:tcPr>
          <w:p w14:paraId="1511F004" w14:textId="77777777" w:rsidR="00BD575D" w:rsidRDefault="00BD575D">
            <w:pPr>
              <w:jc w:val="center"/>
              <w:rPr>
                <w:rFonts w:ascii="Tahoma" w:hAnsi="Tahoma" w:cs="Tahoma"/>
                <w:sz w:val="12"/>
                <w:szCs w:val="12"/>
                <w:rtl/>
              </w:rPr>
            </w:pPr>
          </w:p>
        </w:tc>
        <w:tc>
          <w:tcPr>
            <w:tcW w:w="350" w:type="dxa"/>
            <w:shd w:val="clear" w:color="auto" w:fill="92D050"/>
            <w:vAlign w:val="center"/>
          </w:tcPr>
          <w:p w14:paraId="6C31865E"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42FCB7D6"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742577F6"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5C7815CC"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05E90FA6"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590A134B"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729302BA"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0CDC9BA6" w14:textId="77777777" w:rsidR="00BD575D" w:rsidRDefault="00BD575D">
            <w:pPr>
              <w:jc w:val="center"/>
              <w:rPr>
                <w:rFonts w:ascii="Tahoma" w:hAnsi="Tahoma" w:cs="Tahoma"/>
                <w:sz w:val="12"/>
                <w:szCs w:val="12"/>
                <w:rtl/>
              </w:rPr>
            </w:pPr>
          </w:p>
        </w:tc>
        <w:tc>
          <w:tcPr>
            <w:tcW w:w="305" w:type="dxa"/>
            <w:shd w:val="clear" w:color="auto" w:fill="92D050"/>
            <w:vAlign w:val="center"/>
          </w:tcPr>
          <w:p w14:paraId="064BEF5F" w14:textId="77777777" w:rsidR="00BD575D" w:rsidRDefault="00BD575D">
            <w:pPr>
              <w:jc w:val="center"/>
              <w:rPr>
                <w:rFonts w:ascii="Tahoma" w:hAnsi="Tahoma" w:cs="Tahoma"/>
                <w:sz w:val="12"/>
                <w:szCs w:val="12"/>
                <w:rtl/>
              </w:rPr>
            </w:pPr>
          </w:p>
        </w:tc>
        <w:tc>
          <w:tcPr>
            <w:tcW w:w="305" w:type="dxa"/>
            <w:shd w:val="clear" w:color="auto" w:fill="92D050"/>
            <w:vAlign w:val="center"/>
          </w:tcPr>
          <w:p w14:paraId="2A2ACE9A" w14:textId="77777777"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14:paraId="4744C189" w14:textId="77777777" w:rsidR="00BD575D" w:rsidRDefault="00BD575D">
            <w:pPr>
              <w:jc w:val="center"/>
              <w:rPr>
                <w:rFonts w:ascii="Tahoma" w:hAnsi="Tahoma" w:cs="Tahoma"/>
                <w:sz w:val="12"/>
                <w:szCs w:val="12"/>
                <w:rtl/>
              </w:rPr>
            </w:pPr>
          </w:p>
        </w:tc>
        <w:tc>
          <w:tcPr>
            <w:tcW w:w="1220" w:type="dxa"/>
            <w:gridSpan w:val="4"/>
            <w:vMerge/>
            <w:shd w:val="clear" w:color="auto" w:fill="D9D9D9" w:themeFill="background1" w:themeFillShade="D9"/>
            <w:vAlign w:val="center"/>
          </w:tcPr>
          <w:p w14:paraId="33C18B92"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231441F9" w14:textId="77777777" w:rsidR="00BD575D" w:rsidRDefault="00BD575D">
            <w:pPr>
              <w:jc w:val="center"/>
              <w:rPr>
                <w:rFonts w:ascii="Tahoma" w:hAnsi="Tahoma" w:cs="Tahoma"/>
                <w:sz w:val="12"/>
                <w:szCs w:val="12"/>
                <w:rtl/>
              </w:rPr>
            </w:pPr>
          </w:p>
        </w:tc>
        <w:tc>
          <w:tcPr>
            <w:tcW w:w="305" w:type="dxa"/>
            <w:shd w:val="clear" w:color="auto" w:fill="92D050"/>
            <w:vAlign w:val="center"/>
          </w:tcPr>
          <w:p w14:paraId="5B33B071" w14:textId="77777777" w:rsidR="00BD575D" w:rsidRDefault="00BD575D">
            <w:pPr>
              <w:jc w:val="center"/>
              <w:rPr>
                <w:rFonts w:ascii="Tahoma" w:hAnsi="Tahoma" w:cs="Tahoma"/>
                <w:sz w:val="12"/>
                <w:szCs w:val="12"/>
                <w:rtl/>
              </w:rPr>
            </w:pPr>
          </w:p>
        </w:tc>
        <w:tc>
          <w:tcPr>
            <w:tcW w:w="305" w:type="dxa"/>
            <w:shd w:val="clear" w:color="auto" w:fill="92D050"/>
            <w:vAlign w:val="center"/>
          </w:tcPr>
          <w:p w14:paraId="6904C7B9" w14:textId="77777777" w:rsidR="00BD575D" w:rsidRDefault="00BD575D">
            <w:pPr>
              <w:jc w:val="center"/>
              <w:rPr>
                <w:rFonts w:ascii="Tahoma" w:hAnsi="Tahoma" w:cs="Tahoma"/>
                <w:sz w:val="12"/>
                <w:szCs w:val="12"/>
                <w:rtl/>
              </w:rPr>
            </w:pPr>
          </w:p>
        </w:tc>
        <w:tc>
          <w:tcPr>
            <w:tcW w:w="350" w:type="dxa"/>
            <w:vAlign w:val="center"/>
          </w:tcPr>
          <w:p w14:paraId="776EFAE4" w14:textId="77777777" w:rsidR="00BD575D" w:rsidRDefault="00F31DDB">
            <w:pPr>
              <w:jc w:val="center"/>
              <w:rPr>
                <w:rFonts w:ascii="Tahoma" w:hAnsi="Tahoma" w:cs="Tahoma"/>
                <w:sz w:val="12"/>
                <w:szCs w:val="12"/>
                <w:rtl/>
              </w:rPr>
            </w:pPr>
            <w:r>
              <w:rPr>
                <w:rFonts w:ascii="Tahoma" w:hAnsi="Tahoma" w:cs="Tahoma"/>
                <w:sz w:val="12"/>
                <w:szCs w:val="12"/>
                <w:rtl/>
              </w:rPr>
              <w:t>17</w:t>
            </w:r>
          </w:p>
        </w:tc>
      </w:tr>
      <w:tr w:rsidR="00BD575D" w14:paraId="77D58A0D" w14:textId="77777777">
        <w:trPr>
          <w:trHeight w:val="283"/>
        </w:trPr>
        <w:tc>
          <w:tcPr>
            <w:tcW w:w="351" w:type="dxa"/>
            <w:shd w:val="clear" w:color="auto" w:fill="92D050"/>
            <w:vAlign w:val="center"/>
          </w:tcPr>
          <w:p w14:paraId="34A90047" w14:textId="77777777" w:rsidR="00BD575D" w:rsidRDefault="00BD575D">
            <w:pPr>
              <w:jc w:val="center"/>
              <w:rPr>
                <w:rFonts w:ascii="Tahoma" w:hAnsi="Tahoma" w:cs="Tahoma"/>
                <w:sz w:val="12"/>
                <w:szCs w:val="12"/>
                <w:rtl/>
              </w:rPr>
            </w:pPr>
          </w:p>
        </w:tc>
        <w:tc>
          <w:tcPr>
            <w:tcW w:w="351" w:type="dxa"/>
            <w:shd w:val="clear" w:color="auto" w:fill="92D050"/>
            <w:vAlign w:val="center"/>
          </w:tcPr>
          <w:p w14:paraId="527C6FD8" w14:textId="77777777"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14:paraId="0ADB9953" w14:textId="77777777" w:rsidR="00BD575D" w:rsidRDefault="00BD575D">
            <w:pPr>
              <w:jc w:val="center"/>
              <w:rPr>
                <w:rFonts w:ascii="Tahoma" w:hAnsi="Tahoma" w:cs="Tahoma"/>
                <w:sz w:val="12"/>
                <w:szCs w:val="12"/>
                <w:rtl/>
              </w:rPr>
            </w:pPr>
          </w:p>
        </w:tc>
        <w:tc>
          <w:tcPr>
            <w:tcW w:w="350" w:type="dxa"/>
            <w:vAlign w:val="center"/>
          </w:tcPr>
          <w:p w14:paraId="2595AF30" w14:textId="77777777" w:rsidR="00BD575D" w:rsidRDefault="00BD575D">
            <w:pPr>
              <w:jc w:val="center"/>
              <w:rPr>
                <w:rFonts w:ascii="Tahoma" w:hAnsi="Tahoma" w:cs="Tahoma"/>
                <w:sz w:val="12"/>
                <w:szCs w:val="12"/>
                <w:rtl/>
              </w:rPr>
            </w:pPr>
          </w:p>
        </w:tc>
        <w:tc>
          <w:tcPr>
            <w:tcW w:w="350" w:type="dxa"/>
            <w:vAlign w:val="center"/>
          </w:tcPr>
          <w:p w14:paraId="7A6E9A74" w14:textId="77777777" w:rsidR="00BD575D" w:rsidRDefault="00BD575D">
            <w:pPr>
              <w:jc w:val="center"/>
              <w:rPr>
                <w:rFonts w:ascii="Tahoma" w:hAnsi="Tahoma" w:cs="Tahoma"/>
                <w:sz w:val="12"/>
                <w:szCs w:val="12"/>
                <w:rtl/>
              </w:rPr>
            </w:pPr>
          </w:p>
        </w:tc>
        <w:tc>
          <w:tcPr>
            <w:tcW w:w="350" w:type="dxa"/>
            <w:vAlign w:val="center"/>
          </w:tcPr>
          <w:p w14:paraId="00284211" w14:textId="77777777" w:rsidR="00BD575D" w:rsidRDefault="00BD575D">
            <w:pPr>
              <w:jc w:val="center"/>
              <w:rPr>
                <w:rFonts w:ascii="Tahoma" w:hAnsi="Tahoma" w:cs="Tahoma"/>
                <w:sz w:val="12"/>
                <w:szCs w:val="12"/>
                <w:rtl/>
              </w:rPr>
            </w:pPr>
          </w:p>
        </w:tc>
        <w:tc>
          <w:tcPr>
            <w:tcW w:w="350" w:type="dxa"/>
            <w:vAlign w:val="center"/>
          </w:tcPr>
          <w:p w14:paraId="237B2546" w14:textId="77777777" w:rsidR="00BD575D" w:rsidRDefault="00BD575D">
            <w:pPr>
              <w:jc w:val="center"/>
              <w:rPr>
                <w:rFonts w:ascii="Tahoma" w:hAnsi="Tahoma" w:cs="Tahoma"/>
                <w:sz w:val="12"/>
                <w:szCs w:val="12"/>
                <w:rtl/>
              </w:rPr>
            </w:pPr>
          </w:p>
        </w:tc>
        <w:tc>
          <w:tcPr>
            <w:tcW w:w="350" w:type="dxa"/>
            <w:shd w:val="clear" w:color="auto" w:fill="FFC000"/>
            <w:vAlign w:val="center"/>
          </w:tcPr>
          <w:p w14:paraId="4651B085" w14:textId="77777777" w:rsidR="00BD575D" w:rsidRDefault="00BD575D">
            <w:pPr>
              <w:jc w:val="center"/>
              <w:rPr>
                <w:rFonts w:ascii="Tahoma" w:hAnsi="Tahoma" w:cs="Tahoma"/>
                <w:sz w:val="12"/>
                <w:szCs w:val="12"/>
                <w:rtl/>
              </w:rPr>
            </w:pPr>
          </w:p>
        </w:tc>
        <w:tc>
          <w:tcPr>
            <w:tcW w:w="350" w:type="dxa"/>
            <w:shd w:val="clear" w:color="auto" w:fill="92D050"/>
            <w:vAlign w:val="center"/>
          </w:tcPr>
          <w:p w14:paraId="46EDA81F" w14:textId="77777777" w:rsidR="00BD575D" w:rsidRDefault="00BD575D">
            <w:pPr>
              <w:jc w:val="center"/>
              <w:rPr>
                <w:rFonts w:ascii="Tahoma" w:hAnsi="Tahoma" w:cs="Tahoma"/>
                <w:sz w:val="12"/>
                <w:szCs w:val="12"/>
                <w:rtl/>
              </w:rPr>
            </w:pPr>
          </w:p>
        </w:tc>
        <w:tc>
          <w:tcPr>
            <w:tcW w:w="350" w:type="dxa"/>
            <w:shd w:val="clear" w:color="auto" w:fill="92D050"/>
            <w:vAlign w:val="center"/>
          </w:tcPr>
          <w:p w14:paraId="265783E1" w14:textId="77777777" w:rsidR="00BD575D" w:rsidRDefault="00BD575D">
            <w:pPr>
              <w:jc w:val="center"/>
              <w:rPr>
                <w:rFonts w:ascii="Tahoma" w:hAnsi="Tahoma" w:cs="Tahoma"/>
                <w:sz w:val="12"/>
                <w:szCs w:val="12"/>
                <w:rtl/>
              </w:rPr>
            </w:pPr>
          </w:p>
        </w:tc>
        <w:tc>
          <w:tcPr>
            <w:tcW w:w="350" w:type="dxa"/>
            <w:shd w:val="clear" w:color="auto" w:fill="92D050"/>
            <w:vAlign w:val="center"/>
          </w:tcPr>
          <w:p w14:paraId="066B27AF" w14:textId="77777777" w:rsidR="00BD575D" w:rsidRDefault="00BD575D">
            <w:pPr>
              <w:jc w:val="center"/>
              <w:rPr>
                <w:rFonts w:ascii="Tahoma" w:hAnsi="Tahoma" w:cs="Tahoma"/>
                <w:sz w:val="12"/>
                <w:szCs w:val="12"/>
                <w:rtl/>
              </w:rPr>
            </w:pPr>
          </w:p>
        </w:tc>
        <w:tc>
          <w:tcPr>
            <w:tcW w:w="350" w:type="dxa"/>
            <w:shd w:val="clear" w:color="auto" w:fill="92D050"/>
            <w:vAlign w:val="center"/>
          </w:tcPr>
          <w:p w14:paraId="57DE08FD" w14:textId="77777777" w:rsidR="00BD575D" w:rsidRDefault="00BD575D">
            <w:pPr>
              <w:jc w:val="center"/>
              <w:rPr>
                <w:rFonts w:ascii="Tahoma" w:hAnsi="Tahoma" w:cs="Tahoma"/>
                <w:sz w:val="12"/>
                <w:szCs w:val="12"/>
                <w:rtl/>
              </w:rPr>
            </w:pPr>
          </w:p>
        </w:tc>
        <w:tc>
          <w:tcPr>
            <w:tcW w:w="350" w:type="dxa"/>
            <w:shd w:val="clear" w:color="auto" w:fill="92D050"/>
            <w:vAlign w:val="center"/>
          </w:tcPr>
          <w:p w14:paraId="7C0BB663" w14:textId="77777777" w:rsidR="00BD575D" w:rsidRDefault="00BD575D">
            <w:pPr>
              <w:jc w:val="center"/>
              <w:rPr>
                <w:rFonts w:ascii="Tahoma" w:hAnsi="Tahoma" w:cs="Tahoma"/>
                <w:sz w:val="12"/>
                <w:szCs w:val="12"/>
                <w:rtl/>
              </w:rPr>
            </w:pPr>
          </w:p>
        </w:tc>
        <w:tc>
          <w:tcPr>
            <w:tcW w:w="350" w:type="dxa"/>
            <w:shd w:val="clear" w:color="auto" w:fill="92D050"/>
            <w:vAlign w:val="center"/>
          </w:tcPr>
          <w:p w14:paraId="6860E40E" w14:textId="77777777" w:rsidR="00BD575D" w:rsidRDefault="00BD575D">
            <w:pPr>
              <w:jc w:val="center"/>
              <w:rPr>
                <w:rFonts w:ascii="Tahoma" w:hAnsi="Tahoma" w:cs="Tahoma"/>
                <w:sz w:val="12"/>
                <w:szCs w:val="12"/>
                <w:rtl/>
              </w:rPr>
            </w:pPr>
          </w:p>
        </w:tc>
        <w:tc>
          <w:tcPr>
            <w:tcW w:w="350" w:type="dxa"/>
            <w:shd w:val="clear" w:color="auto" w:fill="92D050"/>
            <w:vAlign w:val="center"/>
          </w:tcPr>
          <w:p w14:paraId="6819E319" w14:textId="77777777" w:rsidR="00BD575D" w:rsidRDefault="00BD575D">
            <w:pPr>
              <w:jc w:val="center"/>
              <w:rPr>
                <w:rFonts w:ascii="Tahoma" w:hAnsi="Tahoma" w:cs="Tahoma"/>
                <w:sz w:val="12"/>
                <w:szCs w:val="12"/>
                <w:rtl/>
              </w:rPr>
            </w:pPr>
          </w:p>
        </w:tc>
        <w:tc>
          <w:tcPr>
            <w:tcW w:w="350" w:type="dxa"/>
            <w:shd w:val="clear" w:color="auto" w:fill="92D050"/>
            <w:vAlign w:val="center"/>
          </w:tcPr>
          <w:p w14:paraId="442A1325" w14:textId="77777777" w:rsidR="00BD575D" w:rsidRDefault="00BD575D">
            <w:pPr>
              <w:jc w:val="center"/>
              <w:rPr>
                <w:rFonts w:ascii="Tahoma" w:hAnsi="Tahoma" w:cs="Tahoma"/>
                <w:sz w:val="12"/>
                <w:szCs w:val="12"/>
                <w:rtl/>
              </w:rPr>
            </w:pPr>
          </w:p>
        </w:tc>
        <w:tc>
          <w:tcPr>
            <w:tcW w:w="350" w:type="dxa"/>
            <w:shd w:val="clear" w:color="auto" w:fill="92D050"/>
            <w:vAlign w:val="center"/>
          </w:tcPr>
          <w:p w14:paraId="1D2D3CD9" w14:textId="77777777" w:rsidR="00BD575D" w:rsidRDefault="00BD575D">
            <w:pPr>
              <w:jc w:val="center"/>
              <w:rPr>
                <w:rFonts w:ascii="Tahoma" w:hAnsi="Tahoma" w:cs="Tahoma"/>
                <w:sz w:val="12"/>
                <w:szCs w:val="12"/>
                <w:rtl/>
              </w:rPr>
            </w:pPr>
          </w:p>
        </w:tc>
        <w:tc>
          <w:tcPr>
            <w:tcW w:w="305" w:type="dxa"/>
            <w:shd w:val="clear" w:color="auto" w:fill="92D050"/>
            <w:vAlign w:val="center"/>
          </w:tcPr>
          <w:p w14:paraId="6B841278" w14:textId="77777777" w:rsidR="00BD575D" w:rsidRDefault="00BD575D">
            <w:pPr>
              <w:jc w:val="center"/>
              <w:rPr>
                <w:rFonts w:ascii="Tahoma" w:hAnsi="Tahoma" w:cs="Tahoma"/>
                <w:sz w:val="12"/>
                <w:szCs w:val="12"/>
                <w:rtl/>
              </w:rPr>
            </w:pPr>
          </w:p>
        </w:tc>
        <w:tc>
          <w:tcPr>
            <w:tcW w:w="305" w:type="dxa"/>
            <w:shd w:val="clear" w:color="auto" w:fill="92D050"/>
            <w:vAlign w:val="center"/>
          </w:tcPr>
          <w:p w14:paraId="44C563EE" w14:textId="77777777"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14:paraId="63976F4F" w14:textId="77777777" w:rsidR="00BD575D" w:rsidRDefault="00BD575D">
            <w:pPr>
              <w:jc w:val="center"/>
              <w:rPr>
                <w:rFonts w:ascii="Tahoma" w:hAnsi="Tahoma" w:cs="Tahoma"/>
                <w:sz w:val="12"/>
                <w:szCs w:val="12"/>
                <w:rtl/>
              </w:rPr>
            </w:pPr>
          </w:p>
        </w:tc>
        <w:tc>
          <w:tcPr>
            <w:tcW w:w="1220" w:type="dxa"/>
            <w:gridSpan w:val="4"/>
            <w:vMerge/>
            <w:shd w:val="clear" w:color="auto" w:fill="D9D9D9" w:themeFill="background1" w:themeFillShade="D9"/>
            <w:vAlign w:val="center"/>
          </w:tcPr>
          <w:p w14:paraId="43961F56"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713D06D2" w14:textId="77777777" w:rsidR="00BD575D" w:rsidRDefault="00BD575D">
            <w:pPr>
              <w:jc w:val="center"/>
              <w:rPr>
                <w:rFonts w:ascii="Tahoma" w:hAnsi="Tahoma" w:cs="Tahoma"/>
                <w:sz w:val="12"/>
                <w:szCs w:val="12"/>
                <w:rtl/>
              </w:rPr>
            </w:pPr>
          </w:p>
        </w:tc>
        <w:tc>
          <w:tcPr>
            <w:tcW w:w="305" w:type="dxa"/>
            <w:shd w:val="clear" w:color="auto" w:fill="92D050"/>
            <w:vAlign w:val="center"/>
          </w:tcPr>
          <w:p w14:paraId="4D3BABA9" w14:textId="77777777" w:rsidR="00BD575D" w:rsidRDefault="00BD575D">
            <w:pPr>
              <w:jc w:val="center"/>
              <w:rPr>
                <w:rFonts w:ascii="Tahoma" w:hAnsi="Tahoma" w:cs="Tahoma"/>
                <w:sz w:val="12"/>
                <w:szCs w:val="12"/>
                <w:rtl/>
              </w:rPr>
            </w:pPr>
          </w:p>
        </w:tc>
        <w:tc>
          <w:tcPr>
            <w:tcW w:w="305" w:type="dxa"/>
            <w:shd w:val="clear" w:color="auto" w:fill="92D050"/>
            <w:vAlign w:val="center"/>
          </w:tcPr>
          <w:p w14:paraId="05355887" w14:textId="77777777" w:rsidR="00BD575D" w:rsidRDefault="00BD575D">
            <w:pPr>
              <w:jc w:val="center"/>
              <w:rPr>
                <w:rFonts w:ascii="Tahoma" w:hAnsi="Tahoma" w:cs="Tahoma"/>
                <w:sz w:val="12"/>
                <w:szCs w:val="12"/>
                <w:rtl/>
              </w:rPr>
            </w:pPr>
          </w:p>
        </w:tc>
        <w:tc>
          <w:tcPr>
            <w:tcW w:w="350" w:type="dxa"/>
            <w:vAlign w:val="center"/>
          </w:tcPr>
          <w:p w14:paraId="6A91D642" w14:textId="77777777" w:rsidR="00BD575D" w:rsidRDefault="00F31DDB">
            <w:pPr>
              <w:jc w:val="center"/>
              <w:rPr>
                <w:rFonts w:ascii="Tahoma" w:hAnsi="Tahoma" w:cs="Tahoma"/>
                <w:sz w:val="12"/>
                <w:szCs w:val="12"/>
                <w:rtl/>
              </w:rPr>
            </w:pPr>
            <w:r>
              <w:rPr>
                <w:rFonts w:ascii="Tahoma" w:hAnsi="Tahoma" w:cs="Tahoma"/>
                <w:sz w:val="12"/>
                <w:szCs w:val="12"/>
                <w:rtl/>
              </w:rPr>
              <w:t>18</w:t>
            </w:r>
          </w:p>
        </w:tc>
      </w:tr>
      <w:tr w:rsidR="00BD575D" w14:paraId="6AFC60B0" w14:textId="77777777">
        <w:trPr>
          <w:trHeight w:val="283"/>
        </w:trPr>
        <w:tc>
          <w:tcPr>
            <w:tcW w:w="351" w:type="dxa"/>
            <w:shd w:val="clear" w:color="auto" w:fill="92D050"/>
            <w:vAlign w:val="center"/>
          </w:tcPr>
          <w:p w14:paraId="561DFA06" w14:textId="77777777" w:rsidR="00BD575D" w:rsidRDefault="00BD575D">
            <w:pPr>
              <w:jc w:val="center"/>
              <w:rPr>
                <w:rFonts w:ascii="Tahoma" w:hAnsi="Tahoma" w:cs="Tahoma"/>
                <w:sz w:val="12"/>
                <w:szCs w:val="12"/>
                <w:rtl/>
              </w:rPr>
            </w:pPr>
          </w:p>
        </w:tc>
        <w:tc>
          <w:tcPr>
            <w:tcW w:w="351" w:type="dxa"/>
            <w:shd w:val="clear" w:color="auto" w:fill="92D050"/>
            <w:vAlign w:val="center"/>
          </w:tcPr>
          <w:p w14:paraId="570DA832" w14:textId="77777777"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14:paraId="41FA7535" w14:textId="77777777" w:rsidR="00BD575D" w:rsidRDefault="00BD575D">
            <w:pPr>
              <w:jc w:val="center"/>
              <w:rPr>
                <w:rFonts w:ascii="Tahoma" w:hAnsi="Tahoma" w:cs="Tahoma"/>
                <w:sz w:val="12"/>
                <w:szCs w:val="12"/>
                <w:rtl/>
              </w:rPr>
            </w:pPr>
          </w:p>
        </w:tc>
        <w:tc>
          <w:tcPr>
            <w:tcW w:w="350" w:type="dxa"/>
            <w:vAlign w:val="center"/>
          </w:tcPr>
          <w:p w14:paraId="406F5370" w14:textId="77777777" w:rsidR="00BD575D" w:rsidRDefault="00BD575D">
            <w:pPr>
              <w:jc w:val="center"/>
              <w:rPr>
                <w:rFonts w:ascii="Tahoma" w:hAnsi="Tahoma" w:cs="Tahoma"/>
                <w:sz w:val="12"/>
                <w:szCs w:val="12"/>
                <w:rtl/>
              </w:rPr>
            </w:pPr>
          </w:p>
        </w:tc>
        <w:tc>
          <w:tcPr>
            <w:tcW w:w="350" w:type="dxa"/>
            <w:vAlign w:val="center"/>
          </w:tcPr>
          <w:p w14:paraId="09E0B9B8" w14:textId="77777777" w:rsidR="00BD575D" w:rsidRDefault="00F31DDB">
            <w:pPr>
              <w:jc w:val="center"/>
              <w:rPr>
                <w:rFonts w:ascii="Tahoma" w:hAnsi="Tahoma" w:cs="Tahoma"/>
                <w:sz w:val="12"/>
                <w:szCs w:val="12"/>
                <w:rtl/>
              </w:rPr>
            </w:pPr>
            <w:r>
              <w:rPr>
                <w:rFonts w:ascii="Tahoma" w:hAnsi="Tahoma" w:cs="Tahoma"/>
                <w:sz w:val="12"/>
                <w:szCs w:val="12"/>
                <w:rtl/>
              </w:rPr>
              <w:t>6</w:t>
            </w:r>
          </w:p>
        </w:tc>
        <w:tc>
          <w:tcPr>
            <w:tcW w:w="350" w:type="dxa"/>
            <w:vAlign w:val="center"/>
          </w:tcPr>
          <w:p w14:paraId="0D418D02" w14:textId="77777777" w:rsidR="00BD575D" w:rsidRDefault="00BD575D">
            <w:pPr>
              <w:jc w:val="center"/>
              <w:rPr>
                <w:rFonts w:ascii="Tahoma" w:hAnsi="Tahoma" w:cs="Tahoma"/>
                <w:sz w:val="12"/>
                <w:szCs w:val="12"/>
                <w:rtl/>
              </w:rPr>
            </w:pPr>
          </w:p>
        </w:tc>
        <w:tc>
          <w:tcPr>
            <w:tcW w:w="350" w:type="dxa"/>
            <w:vAlign w:val="center"/>
          </w:tcPr>
          <w:p w14:paraId="26CB2BF1" w14:textId="77777777" w:rsidR="00BD575D" w:rsidRDefault="00BD575D">
            <w:pPr>
              <w:jc w:val="center"/>
              <w:rPr>
                <w:rFonts w:ascii="Tahoma" w:hAnsi="Tahoma" w:cs="Tahoma"/>
                <w:sz w:val="12"/>
                <w:szCs w:val="12"/>
                <w:rtl/>
              </w:rPr>
            </w:pPr>
          </w:p>
        </w:tc>
        <w:tc>
          <w:tcPr>
            <w:tcW w:w="350" w:type="dxa"/>
            <w:shd w:val="clear" w:color="auto" w:fill="FFC000"/>
            <w:vAlign w:val="center"/>
          </w:tcPr>
          <w:p w14:paraId="5B618874"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47BCA40E"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2AEE85BA"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1B8D05D7" w14:textId="77777777" w:rsidR="00BD575D" w:rsidRDefault="00F31DDB">
            <w:pPr>
              <w:jc w:val="center"/>
              <w:rPr>
                <w:rFonts w:ascii="Tahoma" w:hAnsi="Tahoma" w:cs="Tahoma"/>
                <w:sz w:val="12"/>
                <w:szCs w:val="12"/>
                <w:rtl/>
              </w:rPr>
            </w:pPr>
            <w:r>
              <w:rPr>
                <w:rFonts w:ascii="Tahoma" w:hAnsi="Tahoma" w:cs="Tahoma"/>
                <w:sz w:val="12"/>
                <w:szCs w:val="12"/>
                <w:rtl/>
              </w:rPr>
              <w:t>12</w:t>
            </w:r>
          </w:p>
        </w:tc>
        <w:tc>
          <w:tcPr>
            <w:tcW w:w="350" w:type="dxa"/>
            <w:shd w:val="clear" w:color="auto" w:fill="F4B083" w:themeFill="accent2" w:themeFillTint="99"/>
            <w:vAlign w:val="center"/>
          </w:tcPr>
          <w:p w14:paraId="0C25D7B5"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22D102FD"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476C5B48"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22F6BBEA"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6E93C2EB" w14:textId="77777777" w:rsidR="00BD575D" w:rsidRDefault="00F31DDB">
            <w:pPr>
              <w:jc w:val="center"/>
              <w:rPr>
                <w:rFonts w:ascii="Tahoma" w:hAnsi="Tahoma" w:cs="Tahoma"/>
                <w:sz w:val="12"/>
                <w:szCs w:val="12"/>
                <w:rtl/>
              </w:rPr>
            </w:pPr>
            <w:r>
              <w:rPr>
                <w:rFonts w:ascii="Tahoma" w:hAnsi="Tahoma" w:cs="Tahoma"/>
                <w:sz w:val="12"/>
                <w:szCs w:val="12"/>
                <w:rtl/>
              </w:rPr>
              <w:t>10</w:t>
            </w:r>
          </w:p>
        </w:tc>
        <w:tc>
          <w:tcPr>
            <w:tcW w:w="350" w:type="dxa"/>
            <w:shd w:val="clear" w:color="auto" w:fill="C45911" w:themeFill="accent2" w:themeFillShade="BF"/>
            <w:vAlign w:val="center"/>
          </w:tcPr>
          <w:p w14:paraId="35A99314"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457C3AB6"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49E526CB"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770E08F1" w14:textId="77777777" w:rsidR="00BD575D" w:rsidRDefault="00BD575D">
            <w:pPr>
              <w:jc w:val="center"/>
              <w:rPr>
                <w:rFonts w:ascii="Tahoma" w:hAnsi="Tahoma" w:cs="Tahoma"/>
                <w:sz w:val="12"/>
                <w:szCs w:val="12"/>
                <w:rtl/>
              </w:rPr>
            </w:pPr>
          </w:p>
        </w:tc>
        <w:tc>
          <w:tcPr>
            <w:tcW w:w="305" w:type="dxa"/>
            <w:vAlign w:val="center"/>
          </w:tcPr>
          <w:p w14:paraId="707A0587" w14:textId="77777777" w:rsidR="00BD575D" w:rsidRDefault="00BD575D">
            <w:pPr>
              <w:jc w:val="center"/>
              <w:rPr>
                <w:rFonts w:ascii="Tahoma" w:hAnsi="Tahoma" w:cs="Tahoma"/>
                <w:sz w:val="12"/>
                <w:szCs w:val="12"/>
                <w:rtl/>
              </w:rPr>
            </w:pPr>
          </w:p>
        </w:tc>
        <w:tc>
          <w:tcPr>
            <w:tcW w:w="305" w:type="dxa"/>
            <w:vAlign w:val="center"/>
          </w:tcPr>
          <w:p w14:paraId="1432EF2D" w14:textId="77777777" w:rsidR="00BD575D" w:rsidRDefault="00BD575D">
            <w:pPr>
              <w:jc w:val="center"/>
              <w:rPr>
                <w:rFonts w:ascii="Tahoma" w:hAnsi="Tahoma" w:cs="Tahoma"/>
                <w:sz w:val="12"/>
                <w:szCs w:val="12"/>
                <w:rtl/>
              </w:rPr>
            </w:pPr>
          </w:p>
        </w:tc>
        <w:tc>
          <w:tcPr>
            <w:tcW w:w="305" w:type="dxa"/>
            <w:vAlign w:val="center"/>
          </w:tcPr>
          <w:p w14:paraId="010E50D1" w14:textId="77777777" w:rsidR="00BD575D" w:rsidRDefault="00F31DDB">
            <w:pPr>
              <w:jc w:val="center"/>
              <w:rPr>
                <w:rFonts w:ascii="Tahoma" w:hAnsi="Tahoma" w:cs="Tahoma"/>
                <w:sz w:val="12"/>
                <w:szCs w:val="12"/>
                <w:rtl/>
              </w:rPr>
            </w:pPr>
            <w:r>
              <w:rPr>
                <w:rFonts w:ascii="Tahoma" w:hAnsi="Tahoma" w:cs="Tahoma"/>
                <w:sz w:val="12"/>
                <w:szCs w:val="12"/>
                <w:rtl/>
              </w:rPr>
              <w:t>3</w:t>
            </w:r>
          </w:p>
        </w:tc>
        <w:tc>
          <w:tcPr>
            <w:tcW w:w="305" w:type="dxa"/>
            <w:vAlign w:val="center"/>
          </w:tcPr>
          <w:p w14:paraId="1D3F0FA2" w14:textId="77777777" w:rsidR="00BD575D" w:rsidRDefault="00BD575D">
            <w:pPr>
              <w:jc w:val="center"/>
              <w:rPr>
                <w:rFonts w:ascii="Tahoma" w:hAnsi="Tahoma" w:cs="Tahoma"/>
                <w:sz w:val="12"/>
                <w:szCs w:val="12"/>
                <w:rtl/>
              </w:rPr>
            </w:pPr>
          </w:p>
        </w:tc>
        <w:tc>
          <w:tcPr>
            <w:tcW w:w="305" w:type="dxa"/>
            <w:shd w:val="clear" w:color="auto" w:fill="FFC000"/>
            <w:vAlign w:val="center"/>
          </w:tcPr>
          <w:p w14:paraId="17478C0D" w14:textId="77777777" w:rsidR="00BD575D" w:rsidRDefault="00BD575D">
            <w:pPr>
              <w:jc w:val="center"/>
              <w:rPr>
                <w:rFonts w:ascii="Tahoma" w:hAnsi="Tahoma" w:cs="Tahoma"/>
                <w:sz w:val="12"/>
                <w:szCs w:val="12"/>
                <w:rtl/>
              </w:rPr>
            </w:pPr>
          </w:p>
        </w:tc>
        <w:tc>
          <w:tcPr>
            <w:tcW w:w="305" w:type="dxa"/>
            <w:shd w:val="clear" w:color="auto" w:fill="92D050"/>
            <w:vAlign w:val="center"/>
          </w:tcPr>
          <w:p w14:paraId="2ED497AB" w14:textId="77777777" w:rsidR="00BD575D" w:rsidRDefault="00BD575D">
            <w:pPr>
              <w:jc w:val="center"/>
              <w:rPr>
                <w:rFonts w:ascii="Tahoma" w:hAnsi="Tahoma" w:cs="Tahoma"/>
                <w:sz w:val="12"/>
                <w:szCs w:val="12"/>
                <w:rtl/>
              </w:rPr>
            </w:pPr>
          </w:p>
        </w:tc>
        <w:tc>
          <w:tcPr>
            <w:tcW w:w="305" w:type="dxa"/>
            <w:shd w:val="clear" w:color="auto" w:fill="92D050"/>
            <w:vAlign w:val="center"/>
          </w:tcPr>
          <w:p w14:paraId="2CCB3B26" w14:textId="77777777" w:rsidR="00BD575D" w:rsidRDefault="00BD575D">
            <w:pPr>
              <w:jc w:val="center"/>
              <w:rPr>
                <w:rFonts w:ascii="Tahoma" w:hAnsi="Tahoma" w:cs="Tahoma"/>
                <w:sz w:val="12"/>
                <w:szCs w:val="12"/>
                <w:rtl/>
              </w:rPr>
            </w:pPr>
          </w:p>
        </w:tc>
        <w:tc>
          <w:tcPr>
            <w:tcW w:w="350" w:type="dxa"/>
            <w:vAlign w:val="center"/>
          </w:tcPr>
          <w:p w14:paraId="0BA8EF98" w14:textId="77777777" w:rsidR="00BD575D" w:rsidRDefault="00F31DDB">
            <w:pPr>
              <w:jc w:val="center"/>
              <w:rPr>
                <w:rFonts w:ascii="Tahoma" w:hAnsi="Tahoma" w:cs="Tahoma"/>
                <w:sz w:val="12"/>
                <w:szCs w:val="12"/>
                <w:rtl/>
              </w:rPr>
            </w:pPr>
            <w:r>
              <w:rPr>
                <w:rFonts w:ascii="Tahoma" w:hAnsi="Tahoma" w:cs="Tahoma"/>
                <w:sz w:val="12"/>
                <w:szCs w:val="12"/>
                <w:rtl/>
              </w:rPr>
              <w:t>19</w:t>
            </w:r>
          </w:p>
        </w:tc>
      </w:tr>
      <w:tr w:rsidR="00BD575D" w14:paraId="03098EC2" w14:textId="77777777">
        <w:trPr>
          <w:trHeight w:val="283"/>
        </w:trPr>
        <w:tc>
          <w:tcPr>
            <w:tcW w:w="351" w:type="dxa"/>
            <w:shd w:val="clear" w:color="auto" w:fill="92D050"/>
            <w:vAlign w:val="center"/>
          </w:tcPr>
          <w:p w14:paraId="6F16268D" w14:textId="77777777" w:rsidR="00BD575D" w:rsidRDefault="00BD575D">
            <w:pPr>
              <w:jc w:val="center"/>
              <w:rPr>
                <w:rFonts w:ascii="Tahoma" w:hAnsi="Tahoma" w:cs="Tahoma"/>
                <w:sz w:val="12"/>
                <w:szCs w:val="12"/>
                <w:rtl/>
              </w:rPr>
            </w:pPr>
          </w:p>
        </w:tc>
        <w:tc>
          <w:tcPr>
            <w:tcW w:w="351" w:type="dxa"/>
            <w:shd w:val="clear" w:color="auto" w:fill="92D050"/>
            <w:vAlign w:val="center"/>
          </w:tcPr>
          <w:p w14:paraId="3FD1D2F4" w14:textId="77777777" w:rsidR="00BD575D" w:rsidRDefault="00BD575D">
            <w:pPr>
              <w:jc w:val="center"/>
              <w:rPr>
                <w:rFonts w:ascii="Tahoma" w:hAnsi="Tahoma" w:cs="Tahoma"/>
                <w:sz w:val="12"/>
                <w:szCs w:val="12"/>
                <w:rtl/>
              </w:rPr>
            </w:pPr>
          </w:p>
        </w:tc>
        <w:tc>
          <w:tcPr>
            <w:tcW w:w="350" w:type="dxa"/>
            <w:shd w:val="clear" w:color="auto" w:fill="ED7D31" w:themeFill="accent2"/>
            <w:vAlign w:val="center"/>
          </w:tcPr>
          <w:p w14:paraId="6F96AB7C" w14:textId="77777777" w:rsidR="00BD575D" w:rsidRDefault="00BD575D">
            <w:pPr>
              <w:jc w:val="center"/>
              <w:rPr>
                <w:rFonts w:ascii="Tahoma" w:hAnsi="Tahoma" w:cs="Tahoma"/>
                <w:sz w:val="12"/>
                <w:szCs w:val="12"/>
                <w:rtl/>
              </w:rPr>
            </w:pPr>
          </w:p>
        </w:tc>
        <w:tc>
          <w:tcPr>
            <w:tcW w:w="350" w:type="dxa"/>
            <w:vAlign w:val="center"/>
          </w:tcPr>
          <w:p w14:paraId="023DB3E1" w14:textId="77777777" w:rsidR="00BD575D" w:rsidRDefault="00BD575D">
            <w:pPr>
              <w:jc w:val="center"/>
              <w:rPr>
                <w:rFonts w:ascii="Tahoma" w:hAnsi="Tahoma" w:cs="Tahoma"/>
                <w:sz w:val="12"/>
                <w:szCs w:val="12"/>
                <w:rtl/>
              </w:rPr>
            </w:pPr>
          </w:p>
        </w:tc>
        <w:tc>
          <w:tcPr>
            <w:tcW w:w="350" w:type="dxa"/>
            <w:vAlign w:val="center"/>
          </w:tcPr>
          <w:p w14:paraId="142A6DB9" w14:textId="77777777" w:rsidR="00BD575D" w:rsidRDefault="00BD575D">
            <w:pPr>
              <w:jc w:val="center"/>
              <w:rPr>
                <w:rFonts w:ascii="Tahoma" w:hAnsi="Tahoma" w:cs="Tahoma"/>
                <w:sz w:val="12"/>
                <w:szCs w:val="12"/>
                <w:rtl/>
              </w:rPr>
            </w:pPr>
          </w:p>
        </w:tc>
        <w:tc>
          <w:tcPr>
            <w:tcW w:w="350" w:type="dxa"/>
            <w:vAlign w:val="center"/>
          </w:tcPr>
          <w:p w14:paraId="3AC0016A" w14:textId="77777777" w:rsidR="00BD575D" w:rsidRDefault="00BD575D">
            <w:pPr>
              <w:jc w:val="center"/>
              <w:rPr>
                <w:rFonts w:ascii="Tahoma" w:hAnsi="Tahoma" w:cs="Tahoma"/>
                <w:sz w:val="12"/>
                <w:szCs w:val="12"/>
                <w:rtl/>
              </w:rPr>
            </w:pPr>
          </w:p>
        </w:tc>
        <w:tc>
          <w:tcPr>
            <w:tcW w:w="350" w:type="dxa"/>
            <w:vAlign w:val="center"/>
          </w:tcPr>
          <w:p w14:paraId="73031A9E" w14:textId="77777777" w:rsidR="00BD575D" w:rsidRDefault="00BD575D">
            <w:pPr>
              <w:jc w:val="center"/>
              <w:rPr>
                <w:rFonts w:ascii="Tahoma" w:hAnsi="Tahoma" w:cs="Tahoma"/>
                <w:sz w:val="12"/>
                <w:szCs w:val="12"/>
                <w:rtl/>
              </w:rPr>
            </w:pPr>
          </w:p>
        </w:tc>
        <w:tc>
          <w:tcPr>
            <w:tcW w:w="350" w:type="dxa"/>
            <w:shd w:val="clear" w:color="auto" w:fill="auto"/>
            <w:vAlign w:val="center"/>
          </w:tcPr>
          <w:p w14:paraId="59211ACE" w14:textId="77777777" w:rsidR="00BD575D" w:rsidRDefault="00BD575D">
            <w:pPr>
              <w:jc w:val="center"/>
              <w:rPr>
                <w:rFonts w:ascii="Tahoma" w:hAnsi="Tahoma" w:cs="Tahoma"/>
                <w:sz w:val="12"/>
                <w:szCs w:val="12"/>
                <w:rtl/>
              </w:rPr>
            </w:pPr>
          </w:p>
        </w:tc>
        <w:tc>
          <w:tcPr>
            <w:tcW w:w="350" w:type="dxa"/>
            <w:vAlign w:val="center"/>
          </w:tcPr>
          <w:p w14:paraId="660E30F8" w14:textId="77777777" w:rsidR="00BD575D" w:rsidRDefault="00BD575D">
            <w:pPr>
              <w:jc w:val="center"/>
              <w:rPr>
                <w:rFonts w:ascii="Tahoma" w:hAnsi="Tahoma" w:cs="Tahoma"/>
                <w:sz w:val="12"/>
                <w:szCs w:val="12"/>
                <w:rtl/>
              </w:rPr>
            </w:pPr>
          </w:p>
        </w:tc>
        <w:tc>
          <w:tcPr>
            <w:tcW w:w="350" w:type="dxa"/>
            <w:vAlign w:val="center"/>
          </w:tcPr>
          <w:p w14:paraId="497975A8" w14:textId="77777777" w:rsidR="00BD575D" w:rsidRDefault="00BD575D">
            <w:pPr>
              <w:jc w:val="center"/>
              <w:rPr>
                <w:rFonts w:ascii="Tahoma" w:hAnsi="Tahoma" w:cs="Tahoma"/>
                <w:sz w:val="12"/>
                <w:szCs w:val="12"/>
                <w:rtl/>
              </w:rPr>
            </w:pPr>
          </w:p>
        </w:tc>
        <w:tc>
          <w:tcPr>
            <w:tcW w:w="350" w:type="dxa"/>
            <w:vAlign w:val="center"/>
          </w:tcPr>
          <w:p w14:paraId="53A38685" w14:textId="77777777" w:rsidR="00BD575D" w:rsidRDefault="00BD575D">
            <w:pPr>
              <w:jc w:val="center"/>
              <w:rPr>
                <w:rFonts w:ascii="Tahoma" w:hAnsi="Tahoma" w:cs="Tahoma"/>
                <w:sz w:val="12"/>
                <w:szCs w:val="12"/>
                <w:rtl/>
              </w:rPr>
            </w:pPr>
          </w:p>
        </w:tc>
        <w:tc>
          <w:tcPr>
            <w:tcW w:w="350" w:type="dxa"/>
            <w:vAlign w:val="center"/>
          </w:tcPr>
          <w:p w14:paraId="436C8A03" w14:textId="77777777" w:rsidR="00BD575D" w:rsidRDefault="00BD575D">
            <w:pPr>
              <w:jc w:val="center"/>
              <w:rPr>
                <w:rFonts w:ascii="Tahoma" w:hAnsi="Tahoma" w:cs="Tahoma"/>
                <w:sz w:val="12"/>
                <w:szCs w:val="12"/>
                <w:rtl/>
              </w:rPr>
            </w:pPr>
          </w:p>
        </w:tc>
        <w:tc>
          <w:tcPr>
            <w:tcW w:w="350" w:type="dxa"/>
            <w:vAlign w:val="center"/>
          </w:tcPr>
          <w:p w14:paraId="35F76BEF" w14:textId="77777777" w:rsidR="00BD575D" w:rsidRDefault="00BD575D">
            <w:pPr>
              <w:jc w:val="center"/>
              <w:rPr>
                <w:rFonts w:ascii="Tahoma" w:hAnsi="Tahoma" w:cs="Tahoma"/>
                <w:sz w:val="12"/>
                <w:szCs w:val="12"/>
                <w:rtl/>
              </w:rPr>
            </w:pPr>
          </w:p>
        </w:tc>
        <w:tc>
          <w:tcPr>
            <w:tcW w:w="350" w:type="dxa"/>
            <w:vAlign w:val="center"/>
          </w:tcPr>
          <w:p w14:paraId="6FF4774E" w14:textId="77777777" w:rsidR="00BD575D" w:rsidRDefault="00BD575D">
            <w:pPr>
              <w:jc w:val="center"/>
              <w:rPr>
                <w:rFonts w:ascii="Tahoma" w:hAnsi="Tahoma" w:cs="Tahoma"/>
                <w:sz w:val="12"/>
                <w:szCs w:val="12"/>
                <w:rtl/>
              </w:rPr>
            </w:pPr>
          </w:p>
        </w:tc>
        <w:tc>
          <w:tcPr>
            <w:tcW w:w="350" w:type="dxa"/>
            <w:vAlign w:val="center"/>
          </w:tcPr>
          <w:p w14:paraId="1091D01E" w14:textId="77777777" w:rsidR="00BD575D" w:rsidRDefault="00BD575D">
            <w:pPr>
              <w:jc w:val="center"/>
              <w:rPr>
                <w:rFonts w:ascii="Tahoma" w:hAnsi="Tahoma" w:cs="Tahoma"/>
                <w:sz w:val="12"/>
                <w:szCs w:val="12"/>
                <w:rtl/>
              </w:rPr>
            </w:pPr>
          </w:p>
        </w:tc>
        <w:tc>
          <w:tcPr>
            <w:tcW w:w="350" w:type="dxa"/>
            <w:vAlign w:val="center"/>
          </w:tcPr>
          <w:p w14:paraId="44E9CE36" w14:textId="77777777" w:rsidR="00BD575D" w:rsidRDefault="00BD575D">
            <w:pPr>
              <w:jc w:val="center"/>
              <w:rPr>
                <w:rFonts w:ascii="Tahoma" w:hAnsi="Tahoma" w:cs="Tahoma"/>
                <w:sz w:val="12"/>
                <w:szCs w:val="12"/>
                <w:rtl/>
              </w:rPr>
            </w:pPr>
          </w:p>
        </w:tc>
        <w:tc>
          <w:tcPr>
            <w:tcW w:w="350" w:type="dxa"/>
            <w:vAlign w:val="center"/>
          </w:tcPr>
          <w:p w14:paraId="5898DA1D" w14:textId="77777777" w:rsidR="00BD575D" w:rsidRDefault="00BD575D">
            <w:pPr>
              <w:jc w:val="center"/>
              <w:rPr>
                <w:rFonts w:ascii="Tahoma" w:hAnsi="Tahoma" w:cs="Tahoma"/>
                <w:sz w:val="12"/>
                <w:szCs w:val="12"/>
                <w:rtl/>
              </w:rPr>
            </w:pPr>
          </w:p>
        </w:tc>
        <w:tc>
          <w:tcPr>
            <w:tcW w:w="305" w:type="dxa"/>
            <w:vAlign w:val="center"/>
          </w:tcPr>
          <w:p w14:paraId="7AF464F8" w14:textId="77777777" w:rsidR="00BD575D" w:rsidRDefault="00BD575D">
            <w:pPr>
              <w:jc w:val="center"/>
              <w:rPr>
                <w:rFonts w:ascii="Tahoma" w:hAnsi="Tahoma" w:cs="Tahoma"/>
                <w:sz w:val="12"/>
                <w:szCs w:val="12"/>
                <w:rtl/>
              </w:rPr>
            </w:pPr>
          </w:p>
        </w:tc>
        <w:tc>
          <w:tcPr>
            <w:tcW w:w="305" w:type="dxa"/>
            <w:vAlign w:val="center"/>
          </w:tcPr>
          <w:p w14:paraId="0CD28784" w14:textId="77777777" w:rsidR="00BD575D" w:rsidRDefault="00BD575D">
            <w:pPr>
              <w:jc w:val="center"/>
              <w:rPr>
                <w:rFonts w:ascii="Tahoma" w:hAnsi="Tahoma" w:cs="Tahoma"/>
                <w:sz w:val="12"/>
                <w:szCs w:val="12"/>
                <w:rtl/>
              </w:rPr>
            </w:pPr>
          </w:p>
        </w:tc>
        <w:tc>
          <w:tcPr>
            <w:tcW w:w="305" w:type="dxa"/>
            <w:vAlign w:val="center"/>
          </w:tcPr>
          <w:p w14:paraId="03A58B87" w14:textId="77777777" w:rsidR="00BD575D" w:rsidRDefault="00BD575D">
            <w:pPr>
              <w:jc w:val="center"/>
              <w:rPr>
                <w:rFonts w:ascii="Tahoma" w:hAnsi="Tahoma" w:cs="Tahoma"/>
                <w:sz w:val="12"/>
                <w:szCs w:val="12"/>
                <w:rtl/>
              </w:rPr>
            </w:pPr>
          </w:p>
        </w:tc>
        <w:tc>
          <w:tcPr>
            <w:tcW w:w="305" w:type="dxa"/>
            <w:vAlign w:val="center"/>
          </w:tcPr>
          <w:p w14:paraId="00E672D8" w14:textId="77777777" w:rsidR="00BD575D" w:rsidRDefault="00BD575D">
            <w:pPr>
              <w:jc w:val="center"/>
              <w:rPr>
                <w:rFonts w:ascii="Tahoma" w:hAnsi="Tahoma" w:cs="Tahoma"/>
                <w:sz w:val="12"/>
                <w:szCs w:val="12"/>
                <w:rtl/>
              </w:rPr>
            </w:pPr>
          </w:p>
        </w:tc>
        <w:tc>
          <w:tcPr>
            <w:tcW w:w="305" w:type="dxa"/>
            <w:vAlign w:val="center"/>
          </w:tcPr>
          <w:p w14:paraId="23D06FCF" w14:textId="77777777" w:rsidR="00BD575D" w:rsidRDefault="00BD575D">
            <w:pPr>
              <w:jc w:val="center"/>
              <w:rPr>
                <w:rFonts w:ascii="Tahoma" w:hAnsi="Tahoma" w:cs="Tahoma"/>
                <w:sz w:val="12"/>
                <w:szCs w:val="12"/>
                <w:rtl/>
              </w:rPr>
            </w:pPr>
          </w:p>
        </w:tc>
        <w:tc>
          <w:tcPr>
            <w:tcW w:w="305" w:type="dxa"/>
            <w:vAlign w:val="center"/>
          </w:tcPr>
          <w:p w14:paraId="0E5E198B" w14:textId="77777777" w:rsidR="00BD575D" w:rsidRDefault="00BD575D">
            <w:pPr>
              <w:jc w:val="center"/>
              <w:rPr>
                <w:rFonts w:ascii="Tahoma" w:hAnsi="Tahoma" w:cs="Tahoma"/>
                <w:sz w:val="12"/>
                <w:szCs w:val="12"/>
                <w:rtl/>
              </w:rPr>
            </w:pPr>
          </w:p>
        </w:tc>
        <w:tc>
          <w:tcPr>
            <w:tcW w:w="305" w:type="dxa"/>
            <w:vAlign w:val="center"/>
          </w:tcPr>
          <w:p w14:paraId="4B069118" w14:textId="77777777" w:rsidR="00BD575D" w:rsidRDefault="00BD575D">
            <w:pPr>
              <w:jc w:val="center"/>
              <w:rPr>
                <w:rFonts w:ascii="Tahoma" w:hAnsi="Tahoma" w:cs="Tahoma"/>
                <w:sz w:val="12"/>
                <w:szCs w:val="12"/>
                <w:rtl/>
              </w:rPr>
            </w:pPr>
          </w:p>
        </w:tc>
        <w:tc>
          <w:tcPr>
            <w:tcW w:w="305" w:type="dxa"/>
            <w:shd w:val="clear" w:color="auto" w:fill="FFC000"/>
            <w:vAlign w:val="center"/>
          </w:tcPr>
          <w:p w14:paraId="55F932A0" w14:textId="77777777" w:rsidR="00BD575D" w:rsidRDefault="00BD575D">
            <w:pPr>
              <w:jc w:val="center"/>
              <w:rPr>
                <w:rFonts w:ascii="Tahoma" w:hAnsi="Tahoma" w:cs="Tahoma"/>
                <w:sz w:val="12"/>
                <w:szCs w:val="12"/>
                <w:rtl/>
              </w:rPr>
            </w:pPr>
          </w:p>
        </w:tc>
        <w:tc>
          <w:tcPr>
            <w:tcW w:w="305" w:type="dxa"/>
            <w:shd w:val="clear" w:color="auto" w:fill="92D050"/>
            <w:vAlign w:val="center"/>
          </w:tcPr>
          <w:p w14:paraId="541811AB" w14:textId="77777777" w:rsidR="00BD575D" w:rsidRDefault="00BD575D">
            <w:pPr>
              <w:jc w:val="center"/>
              <w:rPr>
                <w:rFonts w:ascii="Tahoma" w:hAnsi="Tahoma" w:cs="Tahoma"/>
                <w:sz w:val="12"/>
                <w:szCs w:val="12"/>
                <w:rtl/>
              </w:rPr>
            </w:pPr>
          </w:p>
        </w:tc>
        <w:tc>
          <w:tcPr>
            <w:tcW w:w="305" w:type="dxa"/>
            <w:shd w:val="clear" w:color="auto" w:fill="92D050"/>
            <w:vAlign w:val="center"/>
          </w:tcPr>
          <w:p w14:paraId="3A6ABC64" w14:textId="77777777" w:rsidR="00BD575D" w:rsidRDefault="00BD575D">
            <w:pPr>
              <w:jc w:val="center"/>
              <w:rPr>
                <w:rFonts w:ascii="Tahoma" w:hAnsi="Tahoma" w:cs="Tahoma"/>
                <w:sz w:val="12"/>
                <w:szCs w:val="12"/>
                <w:rtl/>
              </w:rPr>
            </w:pPr>
          </w:p>
        </w:tc>
        <w:tc>
          <w:tcPr>
            <w:tcW w:w="350" w:type="dxa"/>
            <w:vAlign w:val="center"/>
          </w:tcPr>
          <w:p w14:paraId="2BCA180E" w14:textId="77777777" w:rsidR="00BD575D" w:rsidRDefault="00F31DDB">
            <w:pPr>
              <w:jc w:val="center"/>
              <w:rPr>
                <w:rFonts w:ascii="Tahoma" w:hAnsi="Tahoma" w:cs="Tahoma"/>
                <w:sz w:val="12"/>
                <w:szCs w:val="12"/>
                <w:rtl/>
              </w:rPr>
            </w:pPr>
            <w:r>
              <w:rPr>
                <w:rFonts w:ascii="Tahoma" w:hAnsi="Tahoma" w:cs="Tahoma"/>
                <w:sz w:val="12"/>
                <w:szCs w:val="12"/>
                <w:rtl/>
              </w:rPr>
              <w:t>20</w:t>
            </w:r>
          </w:p>
        </w:tc>
      </w:tr>
      <w:tr w:rsidR="00BD575D" w14:paraId="23A2FF9D" w14:textId="77777777">
        <w:trPr>
          <w:trHeight w:val="283"/>
        </w:trPr>
        <w:tc>
          <w:tcPr>
            <w:tcW w:w="351" w:type="dxa"/>
            <w:shd w:val="clear" w:color="auto" w:fill="92D050"/>
            <w:vAlign w:val="center"/>
          </w:tcPr>
          <w:p w14:paraId="20B64866" w14:textId="77777777" w:rsidR="00BD575D" w:rsidRDefault="00BD575D">
            <w:pPr>
              <w:jc w:val="center"/>
              <w:rPr>
                <w:rFonts w:ascii="Tahoma" w:hAnsi="Tahoma" w:cs="Tahoma"/>
                <w:sz w:val="12"/>
                <w:szCs w:val="12"/>
                <w:rtl/>
              </w:rPr>
            </w:pPr>
          </w:p>
        </w:tc>
        <w:tc>
          <w:tcPr>
            <w:tcW w:w="351" w:type="dxa"/>
            <w:shd w:val="clear" w:color="auto" w:fill="92D050"/>
            <w:vAlign w:val="center"/>
          </w:tcPr>
          <w:p w14:paraId="0C043313" w14:textId="77777777" w:rsidR="00BD575D" w:rsidRDefault="00BD575D">
            <w:pPr>
              <w:jc w:val="center"/>
              <w:rPr>
                <w:rFonts w:ascii="Tahoma" w:hAnsi="Tahoma" w:cs="Tahoma"/>
                <w:sz w:val="12"/>
                <w:szCs w:val="12"/>
                <w:rtl/>
              </w:rPr>
            </w:pPr>
          </w:p>
        </w:tc>
        <w:tc>
          <w:tcPr>
            <w:tcW w:w="350" w:type="dxa"/>
            <w:shd w:val="clear" w:color="auto" w:fill="ED7D31" w:themeFill="accent2"/>
            <w:vAlign w:val="center"/>
          </w:tcPr>
          <w:p w14:paraId="182804FF" w14:textId="77777777" w:rsidR="00BD575D" w:rsidRDefault="00F31DDB">
            <w:pPr>
              <w:jc w:val="center"/>
              <w:rPr>
                <w:rFonts w:ascii="Tahoma" w:hAnsi="Tahoma" w:cs="Tahoma"/>
                <w:sz w:val="12"/>
                <w:szCs w:val="12"/>
                <w:rtl/>
              </w:rPr>
            </w:pPr>
            <w:r>
              <w:rPr>
                <w:rFonts w:ascii="Tahoma" w:hAnsi="Tahoma" w:cs="Tahoma"/>
                <w:sz w:val="12"/>
                <w:szCs w:val="12"/>
                <w:rtl/>
              </w:rPr>
              <w:t>14</w:t>
            </w:r>
          </w:p>
        </w:tc>
        <w:tc>
          <w:tcPr>
            <w:tcW w:w="350" w:type="dxa"/>
            <w:vAlign w:val="center"/>
          </w:tcPr>
          <w:p w14:paraId="52545ABD" w14:textId="77777777" w:rsidR="00BD575D" w:rsidRDefault="00BD575D">
            <w:pPr>
              <w:jc w:val="center"/>
              <w:rPr>
                <w:rFonts w:ascii="Tahoma" w:hAnsi="Tahoma" w:cs="Tahoma"/>
                <w:sz w:val="12"/>
                <w:szCs w:val="12"/>
                <w:rtl/>
              </w:rPr>
            </w:pPr>
          </w:p>
        </w:tc>
        <w:tc>
          <w:tcPr>
            <w:tcW w:w="350" w:type="dxa"/>
            <w:vAlign w:val="center"/>
          </w:tcPr>
          <w:p w14:paraId="0929F608" w14:textId="77777777" w:rsidR="00BD575D" w:rsidRDefault="00BD575D">
            <w:pPr>
              <w:jc w:val="center"/>
              <w:rPr>
                <w:rFonts w:ascii="Tahoma" w:hAnsi="Tahoma" w:cs="Tahoma"/>
                <w:sz w:val="12"/>
                <w:szCs w:val="12"/>
                <w:rtl/>
              </w:rPr>
            </w:pPr>
          </w:p>
        </w:tc>
        <w:tc>
          <w:tcPr>
            <w:tcW w:w="350" w:type="dxa"/>
            <w:vAlign w:val="center"/>
          </w:tcPr>
          <w:p w14:paraId="29D03D91" w14:textId="77777777" w:rsidR="00BD575D" w:rsidRDefault="00BD575D">
            <w:pPr>
              <w:jc w:val="center"/>
              <w:rPr>
                <w:rFonts w:ascii="Tahoma" w:hAnsi="Tahoma" w:cs="Tahoma"/>
                <w:sz w:val="12"/>
                <w:szCs w:val="12"/>
                <w:rtl/>
              </w:rPr>
            </w:pPr>
          </w:p>
        </w:tc>
        <w:tc>
          <w:tcPr>
            <w:tcW w:w="350" w:type="dxa"/>
            <w:vAlign w:val="center"/>
          </w:tcPr>
          <w:p w14:paraId="34D6A10B" w14:textId="77777777" w:rsidR="00BD575D" w:rsidRDefault="00BD575D">
            <w:pPr>
              <w:jc w:val="center"/>
              <w:rPr>
                <w:rFonts w:ascii="Tahoma" w:hAnsi="Tahoma" w:cs="Tahoma"/>
                <w:sz w:val="12"/>
                <w:szCs w:val="12"/>
                <w:rtl/>
              </w:rPr>
            </w:pPr>
          </w:p>
        </w:tc>
        <w:tc>
          <w:tcPr>
            <w:tcW w:w="350" w:type="dxa"/>
            <w:vAlign w:val="center"/>
          </w:tcPr>
          <w:p w14:paraId="28ECF3C5" w14:textId="77777777" w:rsidR="00BD575D" w:rsidRDefault="00F31DDB">
            <w:pPr>
              <w:jc w:val="center"/>
              <w:rPr>
                <w:rFonts w:ascii="Tahoma" w:hAnsi="Tahoma" w:cs="Tahoma"/>
                <w:sz w:val="12"/>
                <w:szCs w:val="12"/>
                <w:rtl/>
              </w:rPr>
            </w:pPr>
            <w:r>
              <w:rPr>
                <w:rFonts w:ascii="Tahoma" w:hAnsi="Tahoma" w:cs="Tahoma"/>
                <w:sz w:val="12"/>
                <w:szCs w:val="12"/>
                <w:rtl/>
              </w:rPr>
              <w:t>5</w:t>
            </w:r>
          </w:p>
        </w:tc>
        <w:tc>
          <w:tcPr>
            <w:tcW w:w="350" w:type="dxa"/>
            <w:vAlign w:val="center"/>
          </w:tcPr>
          <w:p w14:paraId="25509F10" w14:textId="77777777" w:rsidR="00BD575D" w:rsidRDefault="00BD575D">
            <w:pPr>
              <w:jc w:val="center"/>
              <w:rPr>
                <w:rFonts w:ascii="Tahoma" w:hAnsi="Tahoma" w:cs="Tahoma"/>
                <w:sz w:val="12"/>
                <w:szCs w:val="12"/>
                <w:rtl/>
              </w:rPr>
            </w:pPr>
          </w:p>
        </w:tc>
        <w:tc>
          <w:tcPr>
            <w:tcW w:w="350" w:type="dxa"/>
            <w:vAlign w:val="center"/>
          </w:tcPr>
          <w:p w14:paraId="20F30221" w14:textId="77777777" w:rsidR="00BD575D" w:rsidRDefault="00BD575D">
            <w:pPr>
              <w:jc w:val="center"/>
              <w:rPr>
                <w:rFonts w:ascii="Tahoma" w:hAnsi="Tahoma" w:cs="Tahoma"/>
                <w:sz w:val="12"/>
                <w:szCs w:val="12"/>
                <w:rtl/>
              </w:rPr>
            </w:pPr>
          </w:p>
        </w:tc>
        <w:tc>
          <w:tcPr>
            <w:tcW w:w="350" w:type="dxa"/>
            <w:vAlign w:val="center"/>
          </w:tcPr>
          <w:p w14:paraId="25A5733F" w14:textId="77777777" w:rsidR="00BD575D" w:rsidRDefault="00BD575D">
            <w:pPr>
              <w:jc w:val="center"/>
              <w:rPr>
                <w:rFonts w:ascii="Tahoma" w:hAnsi="Tahoma" w:cs="Tahoma"/>
                <w:sz w:val="12"/>
                <w:szCs w:val="12"/>
                <w:rtl/>
              </w:rPr>
            </w:pPr>
          </w:p>
        </w:tc>
        <w:tc>
          <w:tcPr>
            <w:tcW w:w="350" w:type="dxa"/>
            <w:vAlign w:val="center"/>
          </w:tcPr>
          <w:p w14:paraId="574307C2" w14:textId="77777777" w:rsidR="00BD575D" w:rsidRDefault="00BD575D">
            <w:pPr>
              <w:jc w:val="center"/>
              <w:rPr>
                <w:rFonts w:ascii="Tahoma" w:hAnsi="Tahoma" w:cs="Tahoma"/>
                <w:sz w:val="12"/>
                <w:szCs w:val="12"/>
                <w:rtl/>
              </w:rPr>
            </w:pPr>
          </w:p>
        </w:tc>
        <w:tc>
          <w:tcPr>
            <w:tcW w:w="350" w:type="dxa"/>
            <w:vAlign w:val="center"/>
          </w:tcPr>
          <w:p w14:paraId="418D8F71" w14:textId="77777777" w:rsidR="00BD575D" w:rsidRDefault="00BD575D">
            <w:pPr>
              <w:jc w:val="center"/>
              <w:rPr>
                <w:rFonts w:ascii="Tahoma" w:hAnsi="Tahoma" w:cs="Tahoma"/>
                <w:sz w:val="12"/>
                <w:szCs w:val="12"/>
                <w:rtl/>
              </w:rPr>
            </w:pPr>
          </w:p>
        </w:tc>
        <w:tc>
          <w:tcPr>
            <w:tcW w:w="350" w:type="dxa"/>
            <w:vAlign w:val="center"/>
          </w:tcPr>
          <w:p w14:paraId="6EC4C674" w14:textId="77777777" w:rsidR="00BD575D" w:rsidRDefault="00BD575D">
            <w:pPr>
              <w:jc w:val="center"/>
              <w:rPr>
                <w:rFonts w:ascii="Tahoma" w:hAnsi="Tahoma" w:cs="Tahoma"/>
                <w:sz w:val="12"/>
                <w:szCs w:val="12"/>
                <w:rtl/>
              </w:rPr>
            </w:pPr>
          </w:p>
        </w:tc>
        <w:tc>
          <w:tcPr>
            <w:tcW w:w="350" w:type="dxa"/>
            <w:vAlign w:val="center"/>
          </w:tcPr>
          <w:p w14:paraId="0DFE3945" w14:textId="77777777" w:rsidR="00BD575D" w:rsidRDefault="00BD575D">
            <w:pPr>
              <w:jc w:val="center"/>
              <w:rPr>
                <w:rFonts w:ascii="Tahoma" w:hAnsi="Tahoma" w:cs="Tahoma"/>
                <w:sz w:val="12"/>
                <w:szCs w:val="12"/>
                <w:rtl/>
              </w:rPr>
            </w:pPr>
          </w:p>
        </w:tc>
        <w:tc>
          <w:tcPr>
            <w:tcW w:w="350" w:type="dxa"/>
            <w:vAlign w:val="center"/>
          </w:tcPr>
          <w:p w14:paraId="6CE7B98C" w14:textId="77777777" w:rsidR="00BD575D" w:rsidRDefault="00BD575D">
            <w:pPr>
              <w:jc w:val="center"/>
              <w:rPr>
                <w:rFonts w:ascii="Tahoma" w:hAnsi="Tahoma" w:cs="Tahoma"/>
                <w:sz w:val="12"/>
                <w:szCs w:val="12"/>
                <w:rtl/>
              </w:rPr>
            </w:pPr>
          </w:p>
        </w:tc>
        <w:tc>
          <w:tcPr>
            <w:tcW w:w="350" w:type="dxa"/>
            <w:vAlign w:val="center"/>
          </w:tcPr>
          <w:p w14:paraId="10C61384" w14:textId="77777777" w:rsidR="00BD575D" w:rsidRDefault="00BD575D">
            <w:pPr>
              <w:jc w:val="center"/>
              <w:rPr>
                <w:rFonts w:ascii="Tahoma" w:hAnsi="Tahoma" w:cs="Tahoma"/>
                <w:sz w:val="12"/>
                <w:szCs w:val="12"/>
                <w:rtl/>
              </w:rPr>
            </w:pPr>
          </w:p>
        </w:tc>
        <w:tc>
          <w:tcPr>
            <w:tcW w:w="305" w:type="dxa"/>
            <w:vAlign w:val="center"/>
          </w:tcPr>
          <w:p w14:paraId="19E778E9" w14:textId="77777777" w:rsidR="00BD575D" w:rsidRDefault="00BD575D">
            <w:pPr>
              <w:jc w:val="center"/>
              <w:rPr>
                <w:rFonts w:ascii="Tahoma" w:hAnsi="Tahoma" w:cs="Tahoma"/>
                <w:sz w:val="12"/>
                <w:szCs w:val="12"/>
                <w:rtl/>
              </w:rPr>
            </w:pPr>
          </w:p>
        </w:tc>
        <w:tc>
          <w:tcPr>
            <w:tcW w:w="305" w:type="dxa"/>
            <w:vAlign w:val="center"/>
          </w:tcPr>
          <w:p w14:paraId="601640D5" w14:textId="77777777" w:rsidR="00BD575D" w:rsidRDefault="00BD575D">
            <w:pPr>
              <w:jc w:val="center"/>
              <w:rPr>
                <w:rFonts w:ascii="Tahoma" w:hAnsi="Tahoma" w:cs="Tahoma"/>
                <w:sz w:val="12"/>
                <w:szCs w:val="12"/>
                <w:rtl/>
              </w:rPr>
            </w:pPr>
          </w:p>
        </w:tc>
        <w:tc>
          <w:tcPr>
            <w:tcW w:w="305" w:type="dxa"/>
            <w:vAlign w:val="center"/>
          </w:tcPr>
          <w:p w14:paraId="50C22270" w14:textId="77777777" w:rsidR="00BD575D" w:rsidRDefault="00F31DDB">
            <w:pPr>
              <w:jc w:val="center"/>
              <w:rPr>
                <w:rFonts w:ascii="Tahoma" w:hAnsi="Tahoma" w:cs="Tahoma"/>
                <w:sz w:val="12"/>
                <w:szCs w:val="12"/>
                <w:rtl/>
              </w:rPr>
            </w:pPr>
            <w:r>
              <w:rPr>
                <w:rFonts w:ascii="Tahoma" w:hAnsi="Tahoma" w:cs="Tahoma"/>
                <w:sz w:val="12"/>
                <w:szCs w:val="12"/>
                <w:rtl/>
              </w:rPr>
              <w:t>4</w:t>
            </w:r>
          </w:p>
        </w:tc>
        <w:tc>
          <w:tcPr>
            <w:tcW w:w="305" w:type="dxa"/>
            <w:vAlign w:val="center"/>
          </w:tcPr>
          <w:p w14:paraId="42B01494" w14:textId="77777777" w:rsidR="00BD575D" w:rsidRDefault="00BD575D">
            <w:pPr>
              <w:jc w:val="center"/>
              <w:rPr>
                <w:rFonts w:ascii="Tahoma" w:hAnsi="Tahoma" w:cs="Tahoma"/>
                <w:sz w:val="12"/>
                <w:szCs w:val="12"/>
                <w:rtl/>
              </w:rPr>
            </w:pPr>
          </w:p>
        </w:tc>
        <w:tc>
          <w:tcPr>
            <w:tcW w:w="305" w:type="dxa"/>
            <w:vAlign w:val="center"/>
          </w:tcPr>
          <w:p w14:paraId="78124F33" w14:textId="77777777" w:rsidR="00BD575D" w:rsidRDefault="00BD575D">
            <w:pPr>
              <w:jc w:val="center"/>
              <w:rPr>
                <w:rFonts w:ascii="Tahoma" w:hAnsi="Tahoma" w:cs="Tahoma"/>
                <w:sz w:val="12"/>
                <w:szCs w:val="12"/>
                <w:rtl/>
              </w:rPr>
            </w:pPr>
          </w:p>
        </w:tc>
        <w:tc>
          <w:tcPr>
            <w:tcW w:w="305" w:type="dxa"/>
            <w:vAlign w:val="center"/>
          </w:tcPr>
          <w:p w14:paraId="717544C5" w14:textId="77777777" w:rsidR="00BD575D" w:rsidRDefault="00BD575D">
            <w:pPr>
              <w:jc w:val="center"/>
              <w:rPr>
                <w:rFonts w:ascii="Tahoma" w:hAnsi="Tahoma" w:cs="Tahoma"/>
                <w:sz w:val="12"/>
                <w:szCs w:val="12"/>
                <w:rtl/>
              </w:rPr>
            </w:pPr>
          </w:p>
        </w:tc>
        <w:tc>
          <w:tcPr>
            <w:tcW w:w="305" w:type="dxa"/>
            <w:vAlign w:val="center"/>
          </w:tcPr>
          <w:p w14:paraId="3ADC337A" w14:textId="77777777" w:rsidR="00BD575D" w:rsidRDefault="00BD575D">
            <w:pPr>
              <w:jc w:val="center"/>
              <w:rPr>
                <w:rFonts w:ascii="Tahoma" w:hAnsi="Tahoma" w:cs="Tahoma"/>
                <w:sz w:val="12"/>
                <w:szCs w:val="12"/>
                <w:rtl/>
              </w:rPr>
            </w:pPr>
          </w:p>
        </w:tc>
        <w:tc>
          <w:tcPr>
            <w:tcW w:w="305" w:type="dxa"/>
            <w:shd w:val="clear" w:color="auto" w:fill="FFC000"/>
            <w:vAlign w:val="center"/>
          </w:tcPr>
          <w:p w14:paraId="2CAF972E" w14:textId="77777777" w:rsidR="00BD575D" w:rsidRDefault="00F31DDB">
            <w:pPr>
              <w:jc w:val="center"/>
              <w:rPr>
                <w:rFonts w:ascii="Tahoma" w:hAnsi="Tahoma" w:cs="Tahoma"/>
                <w:sz w:val="12"/>
                <w:szCs w:val="12"/>
                <w:rtl/>
              </w:rPr>
            </w:pPr>
            <w:r>
              <w:rPr>
                <w:rFonts w:ascii="Tahoma" w:hAnsi="Tahoma" w:cs="Tahoma"/>
                <w:sz w:val="12"/>
                <w:szCs w:val="12"/>
                <w:rtl/>
              </w:rPr>
              <w:t>7</w:t>
            </w:r>
          </w:p>
        </w:tc>
        <w:tc>
          <w:tcPr>
            <w:tcW w:w="305" w:type="dxa"/>
            <w:shd w:val="clear" w:color="auto" w:fill="92D050"/>
            <w:vAlign w:val="center"/>
          </w:tcPr>
          <w:p w14:paraId="67477A9A" w14:textId="77777777" w:rsidR="00BD575D" w:rsidRDefault="00BD575D">
            <w:pPr>
              <w:jc w:val="center"/>
              <w:rPr>
                <w:rFonts w:ascii="Tahoma" w:hAnsi="Tahoma" w:cs="Tahoma"/>
                <w:sz w:val="12"/>
                <w:szCs w:val="12"/>
                <w:rtl/>
              </w:rPr>
            </w:pPr>
          </w:p>
        </w:tc>
        <w:tc>
          <w:tcPr>
            <w:tcW w:w="305" w:type="dxa"/>
            <w:shd w:val="clear" w:color="auto" w:fill="92D050"/>
            <w:vAlign w:val="center"/>
          </w:tcPr>
          <w:p w14:paraId="3C375D4E" w14:textId="77777777" w:rsidR="00BD575D" w:rsidRDefault="00BD575D">
            <w:pPr>
              <w:jc w:val="center"/>
              <w:rPr>
                <w:rFonts w:ascii="Tahoma" w:hAnsi="Tahoma" w:cs="Tahoma"/>
                <w:sz w:val="12"/>
                <w:szCs w:val="12"/>
                <w:rtl/>
              </w:rPr>
            </w:pPr>
          </w:p>
        </w:tc>
        <w:tc>
          <w:tcPr>
            <w:tcW w:w="350" w:type="dxa"/>
            <w:vAlign w:val="center"/>
          </w:tcPr>
          <w:p w14:paraId="330360BD" w14:textId="77777777" w:rsidR="00BD575D" w:rsidRDefault="00F31DDB">
            <w:pPr>
              <w:jc w:val="center"/>
              <w:rPr>
                <w:rFonts w:ascii="Tahoma" w:hAnsi="Tahoma" w:cs="Tahoma"/>
                <w:sz w:val="12"/>
                <w:szCs w:val="12"/>
                <w:rtl/>
              </w:rPr>
            </w:pPr>
            <w:r>
              <w:rPr>
                <w:rFonts w:ascii="Tahoma" w:hAnsi="Tahoma" w:cs="Tahoma"/>
                <w:sz w:val="12"/>
                <w:szCs w:val="12"/>
                <w:rtl/>
              </w:rPr>
              <w:t>21</w:t>
            </w:r>
          </w:p>
        </w:tc>
      </w:tr>
      <w:tr w:rsidR="00BD575D" w14:paraId="6C6F976C" w14:textId="77777777">
        <w:trPr>
          <w:trHeight w:val="283"/>
        </w:trPr>
        <w:tc>
          <w:tcPr>
            <w:tcW w:w="351" w:type="dxa"/>
            <w:shd w:val="clear" w:color="auto" w:fill="92D050"/>
            <w:vAlign w:val="center"/>
          </w:tcPr>
          <w:p w14:paraId="3F34F26B" w14:textId="77777777" w:rsidR="00BD575D" w:rsidRDefault="00BD575D">
            <w:pPr>
              <w:jc w:val="center"/>
              <w:rPr>
                <w:rFonts w:ascii="Tahoma" w:hAnsi="Tahoma" w:cs="Tahoma"/>
                <w:sz w:val="12"/>
                <w:szCs w:val="12"/>
                <w:rtl/>
              </w:rPr>
            </w:pPr>
          </w:p>
        </w:tc>
        <w:tc>
          <w:tcPr>
            <w:tcW w:w="351" w:type="dxa"/>
            <w:shd w:val="clear" w:color="auto" w:fill="92D050"/>
            <w:vAlign w:val="center"/>
          </w:tcPr>
          <w:p w14:paraId="6D44B82D" w14:textId="77777777" w:rsidR="00BD575D" w:rsidRDefault="00BD575D">
            <w:pPr>
              <w:jc w:val="center"/>
              <w:rPr>
                <w:rFonts w:ascii="Tahoma" w:hAnsi="Tahoma" w:cs="Tahoma"/>
                <w:sz w:val="12"/>
                <w:szCs w:val="12"/>
                <w:rtl/>
              </w:rPr>
            </w:pPr>
          </w:p>
        </w:tc>
        <w:tc>
          <w:tcPr>
            <w:tcW w:w="350" w:type="dxa"/>
            <w:shd w:val="clear" w:color="auto" w:fill="ED7D31" w:themeFill="accent2"/>
            <w:vAlign w:val="center"/>
          </w:tcPr>
          <w:p w14:paraId="005A973B" w14:textId="77777777" w:rsidR="00BD575D" w:rsidRDefault="00BD575D">
            <w:pPr>
              <w:jc w:val="center"/>
              <w:rPr>
                <w:rFonts w:ascii="Tahoma" w:hAnsi="Tahoma" w:cs="Tahoma"/>
                <w:sz w:val="12"/>
                <w:szCs w:val="12"/>
                <w:rtl/>
              </w:rPr>
            </w:pPr>
          </w:p>
        </w:tc>
        <w:tc>
          <w:tcPr>
            <w:tcW w:w="350" w:type="dxa"/>
            <w:vAlign w:val="center"/>
          </w:tcPr>
          <w:p w14:paraId="2E684FBB" w14:textId="77777777" w:rsidR="00BD575D" w:rsidRDefault="00BD575D">
            <w:pPr>
              <w:jc w:val="center"/>
              <w:rPr>
                <w:rFonts w:ascii="Tahoma" w:hAnsi="Tahoma" w:cs="Tahoma"/>
                <w:sz w:val="12"/>
                <w:szCs w:val="12"/>
                <w:rtl/>
              </w:rPr>
            </w:pPr>
          </w:p>
        </w:tc>
        <w:tc>
          <w:tcPr>
            <w:tcW w:w="350" w:type="dxa"/>
            <w:vAlign w:val="center"/>
          </w:tcPr>
          <w:p w14:paraId="72C79398" w14:textId="77777777" w:rsidR="00BD575D" w:rsidRDefault="00BD575D">
            <w:pPr>
              <w:jc w:val="center"/>
              <w:rPr>
                <w:rFonts w:ascii="Tahoma" w:hAnsi="Tahoma" w:cs="Tahoma"/>
                <w:sz w:val="12"/>
                <w:szCs w:val="12"/>
                <w:rtl/>
              </w:rPr>
            </w:pPr>
          </w:p>
        </w:tc>
        <w:tc>
          <w:tcPr>
            <w:tcW w:w="350" w:type="dxa"/>
            <w:vAlign w:val="center"/>
          </w:tcPr>
          <w:p w14:paraId="6D763490" w14:textId="77777777" w:rsidR="00BD575D" w:rsidRDefault="00BD575D">
            <w:pPr>
              <w:jc w:val="center"/>
              <w:rPr>
                <w:rFonts w:ascii="Tahoma" w:hAnsi="Tahoma" w:cs="Tahoma"/>
                <w:sz w:val="12"/>
                <w:szCs w:val="12"/>
                <w:rtl/>
              </w:rPr>
            </w:pPr>
          </w:p>
        </w:tc>
        <w:tc>
          <w:tcPr>
            <w:tcW w:w="350" w:type="dxa"/>
            <w:vAlign w:val="center"/>
          </w:tcPr>
          <w:p w14:paraId="6ACB6C60" w14:textId="77777777" w:rsidR="00BD575D" w:rsidRDefault="00BD575D">
            <w:pPr>
              <w:jc w:val="center"/>
              <w:rPr>
                <w:rFonts w:ascii="Tahoma" w:hAnsi="Tahoma" w:cs="Tahoma"/>
                <w:sz w:val="12"/>
                <w:szCs w:val="12"/>
                <w:rtl/>
              </w:rPr>
            </w:pPr>
          </w:p>
        </w:tc>
        <w:tc>
          <w:tcPr>
            <w:tcW w:w="350" w:type="dxa"/>
            <w:vAlign w:val="center"/>
          </w:tcPr>
          <w:p w14:paraId="190986A7" w14:textId="77777777" w:rsidR="00BD575D" w:rsidRDefault="00BD575D">
            <w:pPr>
              <w:jc w:val="center"/>
              <w:rPr>
                <w:rFonts w:ascii="Tahoma" w:hAnsi="Tahoma" w:cs="Tahoma"/>
                <w:sz w:val="12"/>
                <w:szCs w:val="12"/>
                <w:rtl/>
              </w:rPr>
            </w:pPr>
          </w:p>
        </w:tc>
        <w:tc>
          <w:tcPr>
            <w:tcW w:w="350" w:type="dxa"/>
            <w:vAlign w:val="center"/>
          </w:tcPr>
          <w:p w14:paraId="1D7F7E2D" w14:textId="77777777" w:rsidR="00BD575D" w:rsidRDefault="00BD575D">
            <w:pPr>
              <w:jc w:val="center"/>
              <w:rPr>
                <w:rFonts w:ascii="Tahoma" w:hAnsi="Tahoma" w:cs="Tahoma"/>
                <w:sz w:val="12"/>
                <w:szCs w:val="12"/>
                <w:rtl/>
              </w:rPr>
            </w:pPr>
          </w:p>
        </w:tc>
        <w:tc>
          <w:tcPr>
            <w:tcW w:w="350" w:type="dxa"/>
            <w:vAlign w:val="center"/>
          </w:tcPr>
          <w:p w14:paraId="3F183F18" w14:textId="77777777" w:rsidR="00BD575D" w:rsidRDefault="00BD575D">
            <w:pPr>
              <w:jc w:val="center"/>
              <w:rPr>
                <w:rFonts w:ascii="Tahoma" w:hAnsi="Tahoma" w:cs="Tahoma"/>
                <w:sz w:val="12"/>
                <w:szCs w:val="12"/>
                <w:rtl/>
              </w:rPr>
            </w:pPr>
          </w:p>
        </w:tc>
        <w:tc>
          <w:tcPr>
            <w:tcW w:w="350" w:type="dxa"/>
            <w:vAlign w:val="center"/>
          </w:tcPr>
          <w:p w14:paraId="20393EC8" w14:textId="77777777" w:rsidR="00BD575D" w:rsidRDefault="00BD575D">
            <w:pPr>
              <w:jc w:val="center"/>
              <w:rPr>
                <w:rFonts w:ascii="Tahoma" w:hAnsi="Tahoma" w:cs="Tahoma"/>
                <w:sz w:val="12"/>
                <w:szCs w:val="12"/>
                <w:rtl/>
              </w:rPr>
            </w:pPr>
          </w:p>
        </w:tc>
        <w:tc>
          <w:tcPr>
            <w:tcW w:w="350" w:type="dxa"/>
            <w:vAlign w:val="center"/>
          </w:tcPr>
          <w:p w14:paraId="4F2A47EF" w14:textId="77777777" w:rsidR="00BD575D" w:rsidRDefault="00BD575D">
            <w:pPr>
              <w:jc w:val="center"/>
              <w:rPr>
                <w:rFonts w:ascii="Tahoma" w:hAnsi="Tahoma" w:cs="Tahoma"/>
                <w:sz w:val="12"/>
                <w:szCs w:val="12"/>
                <w:rtl/>
              </w:rPr>
            </w:pPr>
          </w:p>
        </w:tc>
        <w:tc>
          <w:tcPr>
            <w:tcW w:w="350" w:type="dxa"/>
            <w:vAlign w:val="center"/>
          </w:tcPr>
          <w:p w14:paraId="24168E64" w14:textId="77777777" w:rsidR="00BD575D" w:rsidRDefault="00BD575D">
            <w:pPr>
              <w:jc w:val="center"/>
              <w:rPr>
                <w:rFonts w:ascii="Tahoma" w:hAnsi="Tahoma" w:cs="Tahoma"/>
                <w:sz w:val="12"/>
                <w:szCs w:val="12"/>
                <w:rtl/>
              </w:rPr>
            </w:pPr>
          </w:p>
        </w:tc>
        <w:tc>
          <w:tcPr>
            <w:tcW w:w="350" w:type="dxa"/>
            <w:vAlign w:val="center"/>
          </w:tcPr>
          <w:p w14:paraId="106161C1" w14:textId="77777777" w:rsidR="00BD575D" w:rsidRDefault="00BD575D">
            <w:pPr>
              <w:jc w:val="center"/>
              <w:rPr>
                <w:rFonts w:ascii="Tahoma" w:hAnsi="Tahoma" w:cs="Tahoma"/>
                <w:sz w:val="12"/>
                <w:szCs w:val="12"/>
                <w:rtl/>
              </w:rPr>
            </w:pPr>
          </w:p>
        </w:tc>
        <w:tc>
          <w:tcPr>
            <w:tcW w:w="350" w:type="dxa"/>
            <w:vAlign w:val="center"/>
          </w:tcPr>
          <w:p w14:paraId="02EFF146" w14:textId="77777777" w:rsidR="00BD575D" w:rsidRDefault="00BD575D">
            <w:pPr>
              <w:jc w:val="center"/>
              <w:rPr>
                <w:rFonts w:ascii="Tahoma" w:hAnsi="Tahoma" w:cs="Tahoma"/>
                <w:sz w:val="12"/>
                <w:szCs w:val="12"/>
                <w:rtl/>
              </w:rPr>
            </w:pPr>
          </w:p>
        </w:tc>
        <w:tc>
          <w:tcPr>
            <w:tcW w:w="350" w:type="dxa"/>
            <w:vAlign w:val="center"/>
          </w:tcPr>
          <w:p w14:paraId="4A07BAD5" w14:textId="77777777" w:rsidR="00BD575D" w:rsidRDefault="00BD575D">
            <w:pPr>
              <w:jc w:val="center"/>
              <w:rPr>
                <w:rFonts w:ascii="Tahoma" w:hAnsi="Tahoma" w:cs="Tahoma"/>
                <w:sz w:val="12"/>
                <w:szCs w:val="12"/>
                <w:rtl/>
              </w:rPr>
            </w:pPr>
          </w:p>
        </w:tc>
        <w:tc>
          <w:tcPr>
            <w:tcW w:w="350" w:type="dxa"/>
            <w:vAlign w:val="center"/>
          </w:tcPr>
          <w:p w14:paraId="25976442" w14:textId="77777777" w:rsidR="00BD575D" w:rsidRDefault="00BD575D">
            <w:pPr>
              <w:jc w:val="center"/>
              <w:rPr>
                <w:rFonts w:ascii="Tahoma" w:hAnsi="Tahoma" w:cs="Tahoma"/>
                <w:sz w:val="12"/>
                <w:szCs w:val="12"/>
                <w:rtl/>
              </w:rPr>
            </w:pPr>
          </w:p>
        </w:tc>
        <w:tc>
          <w:tcPr>
            <w:tcW w:w="305" w:type="dxa"/>
            <w:vAlign w:val="center"/>
          </w:tcPr>
          <w:p w14:paraId="3BEE1184" w14:textId="77777777" w:rsidR="00BD575D" w:rsidRDefault="00BD575D">
            <w:pPr>
              <w:jc w:val="center"/>
              <w:rPr>
                <w:rFonts w:ascii="Tahoma" w:hAnsi="Tahoma" w:cs="Tahoma"/>
                <w:sz w:val="12"/>
                <w:szCs w:val="12"/>
                <w:rtl/>
              </w:rPr>
            </w:pPr>
          </w:p>
        </w:tc>
        <w:tc>
          <w:tcPr>
            <w:tcW w:w="305" w:type="dxa"/>
            <w:vAlign w:val="center"/>
          </w:tcPr>
          <w:p w14:paraId="3722D11E" w14:textId="77777777" w:rsidR="00BD575D" w:rsidRDefault="00BD575D">
            <w:pPr>
              <w:jc w:val="center"/>
              <w:rPr>
                <w:rFonts w:ascii="Tahoma" w:hAnsi="Tahoma" w:cs="Tahoma"/>
                <w:sz w:val="12"/>
                <w:szCs w:val="12"/>
                <w:rtl/>
              </w:rPr>
            </w:pPr>
          </w:p>
        </w:tc>
        <w:tc>
          <w:tcPr>
            <w:tcW w:w="305" w:type="dxa"/>
            <w:vAlign w:val="center"/>
          </w:tcPr>
          <w:p w14:paraId="4DBD2F69" w14:textId="77777777" w:rsidR="00BD575D" w:rsidRDefault="00BD575D">
            <w:pPr>
              <w:jc w:val="center"/>
              <w:rPr>
                <w:rFonts w:ascii="Tahoma" w:hAnsi="Tahoma" w:cs="Tahoma"/>
                <w:sz w:val="12"/>
                <w:szCs w:val="12"/>
                <w:rtl/>
              </w:rPr>
            </w:pPr>
          </w:p>
        </w:tc>
        <w:tc>
          <w:tcPr>
            <w:tcW w:w="305" w:type="dxa"/>
            <w:vAlign w:val="center"/>
          </w:tcPr>
          <w:p w14:paraId="6DD09BDE" w14:textId="77777777" w:rsidR="00BD575D" w:rsidRDefault="00BD575D">
            <w:pPr>
              <w:jc w:val="center"/>
              <w:rPr>
                <w:rFonts w:ascii="Tahoma" w:hAnsi="Tahoma" w:cs="Tahoma"/>
                <w:sz w:val="12"/>
                <w:szCs w:val="12"/>
                <w:rtl/>
              </w:rPr>
            </w:pPr>
          </w:p>
        </w:tc>
        <w:tc>
          <w:tcPr>
            <w:tcW w:w="305" w:type="dxa"/>
            <w:vAlign w:val="center"/>
          </w:tcPr>
          <w:p w14:paraId="76F893D9" w14:textId="77777777" w:rsidR="00BD575D" w:rsidRDefault="00BD575D">
            <w:pPr>
              <w:jc w:val="center"/>
              <w:rPr>
                <w:rFonts w:ascii="Tahoma" w:hAnsi="Tahoma" w:cs="Tahoma"/>
                <w:sz w:val="12"/>
                <w:szCs w:val="12"/>
                <w:rtl/>
              </w:rPr>
            </w:pPr>
          </w:p>
        </w:tc>
        <w:tc>
          <w:tcPr>
            <w:tcW w:w="305" w:type="dxa"/>
            <w:vAlign w:val="center"/>
          </w:tcPr>
          <w:p w14:paraId="394CE3F1" w14:textId="77777777" w:rsidR="00BD575D" w:rsidRDefault="00BD575D">
            <w:pPr>
              <w:jc w:val="center"/>
              <w:rPr>
                <w:rFonts w:ascii="Tahoma" w:hAnsi="Tahoma" w:cs="Tahoma"/>
                <w:sz w:val="12"/>
                <w:szCs w:val="12"/>
                <w:rtl/>
              </w:rPr>
            </w:pPr>
          </w:p>
        </w:tc>
        <w:tc>
          <w:tcPr>
            <w:tcW w:w="305" w:type="dxa"/>
            <w:vAlign w:val="center"/>
          </w:tcPr>
          <w:p w14:paraId="55D174FC" w14:textId="77777777" w:rsidR="00BD575D" w:rsidRDefault="00BD575D">
            <w:pPr>
              <w:jc w:val="center"/>
              <w:rPr>
                <w:rFonts w:ascii="Tahoma" w:hAnsi="Tahoma" w:cs="Tahoma"/>
                <w:sz w:val="12"/>
                <w:szCs w:val="12"/>
                <w:rtl/>
              </w:rPr>
            </w:pPr>
          </w:p>
        </w:tc>
        <w:tc>
          <w:tcPr>
            <w:tcW w:w="305" w:type="dxa"/>
            <w:shd w:val="clear" w:color="auto" w:fill="FFC000"/>
            <w:vAlign w:val="center"/>
          </w:tcPr>
          <w:p w14:paraId="5F81B89E" w14:textId="77777777" w:rsidR="00BD575D" w:rsidRDefault="00BD575D">
            <w:pPr>
              <w:jc w:val="center"/>
              <w:rPr>
                <w:rFonts w:ascii="Tahoma" w:hAnsi="Tahoma" w:cs="Tahoma"/>
                <w:sz w:val="12"/>
                <w:szCs w:val="12"/>
                <w:rtl/>
              </w:rPr>
            </w:pPr>
          </w:p>
        </w:tc>
        <w:tc>
          <w:tcPr>
            <w:tcW w:w="305" w:type="dxa"/>
            <w:shd w:val="clear" w:color="auto" w:fill="92D050"/>
            <w:vAlign w:val="center"/>
          </w:tcPr>
          <w:p w14:paraId="0E9473C5" w14:textId="77777777" w:rsidR="00BD575D" w:rsidRDefault="00BD575D">
            <w:pPr>
              <w:jc w:val="center"/>
              <w:rPr>
                <w:rFonts w:ascii="Tahoma" w:hAnsi="Tahoma" w:cs="Tahoma"/>
                <w:sz w:val="12"/>
                <w:szCs w:val="12"/>
                <w:rtl/>
              </w:rPr>
            </w:pPr>
          </w:p>
        </w:tc>
        <w:tc>
          <w:tcPr>
            <w:tcW w:w="305" w:type="dxa"/>
            <w:shd w:val="clear" w:color="auto" w:fill="92D050"/>
            <w:vAlign w:val="center"/>
          </w:tcPr>
          <w:p w14:paraId="702A1565" w14:textId="77777777" w:rsidR="00BD575D" w:rsidRDefault="00BD575D">
            <w:pPr>
              <w:jc w:val="center"/>
              <w:rPr>
                <w:rFonts w:ascii="Tahoma" w:hAnsi="Tahoma" w:cs="Tahoma"/>
                <w:sz w:val="12"/>
                <w:szCs w:val="12"/>
                <w:rtl/>
              </w:rPr>
            </w:pPr>
          </w:p>
        </w:tc>
        <w:tc>
          <w:tcPr>
            <w:tcW w:w="350" w:type="dxa"/>
            <w:vAlign w:val="center"/>
          </w:tcPr>
          <w:p w14:paraId="1983B2D0" w14:textId="77777777" w:rsidR="00BD575D" w:rsidRDefault="00F31DDB">
            <w:pPr>
              <w:jc w:val="center"/>
              <w:rPr>
                <w:rFonts w:ascii="Tahoma" w:hAnsi="Tahoma" w:cs="Tahoma"/>
                <w:sz w:val="12"/>
                <w:szCs w:val="12"/>
                <w:rtl/>
              </w:rPr>
            </w:pPr>
            <w:r>
              <w:rPr>
                <w:rFonts w:ascii="Tahoma" w:hAnsi="Tahoma" w:cs="Tahoma"/>
                <w:sz w:val="12"/>
                <w:szCs w:val="12"/>
                <w:rtl/>
              </w:rPr>
              <w:t>22</w:t>
            </w:r>
          </w:p>
        </w:tc>
      </w:tr>
      <w:tr w:rsidR="00BD575D" w14:paraId="112AE773" w14:textId="77777777">
        <w:trPr>
          <w:trHeight w:val="283"/>
        </w:trPr>
        <w:tc>
          <w:tcPr>
            <w:tcW w:w="351" w:type="dxa"/>
            <w:shd w:val="clear" w:color="auto" w:fill="92D050"/>
            <w:vAlign w:val="center"/>
          </w:tcPr>
          <w:p w14:paraId="1010FD7A" w14:textId="77777777" w:rsidR="00BD575D" w:rsidRDefault="00BD575D">
            <w:pPr>
              <w:jc w:val="center"/>
              <w:rPr>
                <w:rFonts w:ascii="Tahoma" w:hAnsi="Tahoma" w:cs="Tahoma"/>
                <w:sz w:val="12"/>
                <w:szCs w:val="12"/>
                <w:rtl/>
              </w:rPr>
            </w:pPr>
          </w:p>
        </w:tc>
        <w:tc>
          <w:tcPr>
            <w:tcW w:w="351" w:type="dxa"/>
            <w:shd w:val="clear" w:color="auto" w:fill="92D050"/>
            <w:vAlign w:val="center"/>
          </w:tcPr>
          <w:p w14:paraId="76D8F2E1" w14:textId="77777777" w:rsidR="00BD575D" w:rsidRDefault="00BD575D">
            <w:pPr>
              <w:jc w:val="center"/>
              <w:rPr>
                <w:rFonts w:ascii="Tahoma" w:hAnsi="Tahoma" w:cs="Tahoma"/>
                <w:sz w:val="12"/>
                <w:szCs w:val="12"/>
                <w:rtl/>
              </w:rPr>
            </w:pPr>
          </w:p>
        </w:tc>
        <w:tc>
          <w:tcPr>
            <w:tcW w:w="350" w:type="dxa"/>
            <w:shd w:val="clear" w:color="auto" w:fill="ED7D31" w:themeFill="accent2"/>
            <w:vAlign w:val="center"/>
          </w:tcPr>
          <w:p w14:paraId="7BEA9F77" w14:textId="77777777" w:rsidR="00BD575D" w:rsidRDefault="00BD575D">
            <w:pPr>
              <w:jc w:val="center"/>
              <w:rPr>
                <w:rFonts w:ascii="Tahoma" w:hAnsi="Tahoma" w:cs="Tahoma"/>
                <w:sz w:val="12"/>
                <w:szCs w:val="12"/>
                <w:rtl/>
              </w:rPr>
            </w:pPr>
          </w:p>
        </w:tc>
        <w:tc>
          <w:tcPr>
            <w:tcW w:w="350" w:type="dxa"/>
            <w:vAlign w:val="center"/>
          </w:tcPr>
          <w:p w14:paraId="72F490A3" w14:textId="77777777" w:rsidR="00BD575D" w:rsidRDefault="00BD575D">
            <w:pPr>
              <w:jc w:val="center"/>
              <w:rPr>
                <w:rFonts w:ascii="Tahoma" w:hAnsi="Tahoma" w:cs="Tahoma"/>
                <w:sz w:val="12"/>
                <w:szCs w:val="12"/>
                <w:rtl/>
              </w:rPr>
            </w:pPr>
          </w:p>
        </w:tc>
        <w:tc>
          <w:tcPr>
            <w:tcW w:w="350" w:type="dxa"/>
            <w:vAlign w:val="center"/>
          </w:tcPr>
          <w:p w14:paraId="2B5DB986" w14:textId="77777777" w:rsidR="00BD575D" w:rsidRDefault="00BD575D">
            <w:pPr>
              <w:jc w:val="center"/>
              <w:rPr>
                <w:rFonts w:ascii="Tahoma" w:hAnsi="Tahoma" w:cs="Tahoma"/>
                <w:sz w:val="12"/>
                <w:szCs w:val="12"/>
                <w:rtl/>
              </w:rPr>
            </w:pPr>
          </w:p>
        </w:tc>
        <w:tc>
          <w:tcPr>
            <w:tcW w:w="350" w:type="dxa"/>
            <w:vAlign w:val="center"/>
          </w:tcPr>
          <w:p w14:paraId="45A30A58" w14:textId="77777777" w:rsidR="00BD575D" w:rsidRDefault="00BD575D">
            <w:pPr>
              <w:jc w:val="center"/>
              <w:rPr>
                <w:rFonts w:ascii="Tahoma" w:hAnsi="Tahoma" w:cs="Tahoma"/>
                <w:sz w:val="12"/>
                <w:szCs w:val="12"/>
                <w:rtl/>
              </w:rPr>
            </w:pPr>
          </w:p>
        </w:tc>
        <w:tc>
          <w:tcPr>
            <w:tcW w:w="350" w:type="dxa"/>
            <w:vAlign w:val="center"/>
          </w:tcPr>
          <w:p w14:paraId="1AD0A272" w14:textId="77777777" w:rsidR="00BD575D" w:rsidRDefault="00BD575D">
            <w:pPr>
              <w:jc w:val="center"/>
              <w:rPr>
                <w:rFonts w:ascii="Tahoma" w:hAnsi="Tahoma" w:cs="Tahoma"/>
                <w:sz w:val="12"/>
                <w:szCs w:val="12"/>
                <w:rtl/>
              </w:rPr>
            </w:pPr>
          </w:p>
        </w:tc>
        <w:tc>
          <w:tcPr>
            <w:tcW w:w="2450" w:type="dxa"/>
            <w:gridSpan w:val="7"/>
            <w:shd w:val="clear" w:color="auto" w:fill="D9D9D9" w:themeFill="background1" w:themeFillShade="D9"/>
            <w:vAlign w:val="center"/>
          </w:tcPr>
          <w:p w14:paraId="50F4A609" w14:textId="77777777" w:rsidR="00BD575D" w:rsidRDefault="00F31DDB">
            <w:pPr>
              <w:jc w:val="center"/>
              <w:rPr>
                <w:rFonts w:ascii="Tahoma" w:hAnsi="Tahoma" w:cs="Tahoma"/>
                <w:sz w:val="12"/>
                <w:szCs w:val="12"/>
              </w:rPr>
            </w:pPr>
            <w:r>
              <w:rPr>
                <w:rFonts w:ascii="Tahoma" w:hAnsi="Tahoma" w:cs="Tahoma"/>
                <w:sz w:val="20"/>
                <w:szCs w:val="20"/>
                <w:shd w:val="clear" w:color="auto" w:fill="D9D9D9" w:themeFill="background1" w:themeFillShade="D9"/>
                <w:rtl/>
              </w:rPr>
              <w:t>אזור 14</w:t>
            </w:r>
          </w:p>
        </w:tc>
        <w:tc>
          <w:tcPr>
            <w:tcW w:w="350" w:type="dxa"/>
            <w:vAlign w:val="center"/>
          </w:tcPr>
          <w:p w14:paraId="54929111" w14:textId="77777777" w:rsidR="00BD575D" w:rsidRDefault="00BD575D">
            <w:pPr>
              <w:jc w:val="center"/>
              <w:rPr>
                <w:rFonts w:ascii="Tahoma" w:hAnsi="Tahoma" w:cs="Tahoma"/>
                <w:sz w:val="12"/>
                <w:szCs w:val="12"/>
                <w:rtl/>
              </w:rPr>
            </w:pPr>
          </w:p>
        </w:tc>
        <w:tc>
          <w:tcPr>
            <w:tcW w:w="350" w:type="dxa"/>
            <w:vAlign w:val="center"/>
          </w:tcPr>
          <w:p w14:paraId="15D4254D" w14:textId="77777777" w:rsidR="00BD575D" w:rsidRDefault="00BD575D">
            <w:pPr>
              <w:jc w:val="center"/>
              <w:rPr>
                <w:rFonts w:ascii="Tahoma" w:hAnsi="Tahoma" w:cs="Tahoma"/>
                <w:sz w:val="12"/>
                <w:szCs w:val="12"/>
                <w:rtl/>
              </w:rPr>
            </w:pPr>
          </w:p>
        </w:tc>
        <w:tc>
          <w:tcPr>
            <w:tcW w:w="350" w:type="dxa"/>
            <w:vAlign w:val="center"/>
          </w:tcPr>
          <w:p w14:paraId="06A7B293" w14:textId="77777777" w:rsidR="00BD575D" w:rsidRDefault="00BD575D">
            <w:pPr>
              <w:jc w:val="center"/>
              <w:rPr>
                <w:rFonts w:ascii="Tahoma" w:hAnsi="Tahoma" w:cs="Tahoma"/>
                <w:sz w:val="12"/>
                <w:szCs w:val="12"/>
                <w:rtl/>
              </w:rPr>
            </w:pPr>
          </w:p>
        </w:tc>
        <w:tc>
          <w:tcPr>
            <w:tcW w:w="305" w:type="dxa"/>
            <w:vAlign w:val="center"/>
          </w:tcPr>
          <w:p w14:paraId="6A7A5C56" w14:textId="77777777" w:rsidR="00BD575D" w:rsidRDefault="00BD575D">
            <w:pPr>
              <w:jc w:val="center"/>
              <w:rPr>
                <w:rFonts w:ascii="Tahoma" w:hAnsi="Tahoma" w:cs="Tahoma"/>
                <w:sz w:val="12"/>
                <w:szCs w:val="12"/>
                <w:rtl/>
              </w:rPr>
            </w:pPr>
          </w:p>
        </w:tc>
        <w:tc>
          <w:tcPr>
            <w:tcW w:w="305" w:type="dxa"/>
            <w:vAlign w:val="center"/>
          </w:tcPr>
          <w:p w14:paraId="73352C27" w14:textId="77777777" w:rsidR="00BD575D" w:rsidRDefault="00BD575D">
            <w:pPr>
              <w:jc w:val="center"/>
              <w:rPr>
                <w:rFonts w:ascii="Tahoma" w:hAnsi="Tahoma" w:cs="Tahoma"/>
                <w:sz w:val="12"/>
                <w:szCs w:val="12"/>
                <w:rtl/>
              </w:rPr>
            </w:pPr>
          </w:p>
        </w:tc>
        <w:tc>
          <w:tcPr>
            <w:tcW w:w="305" w:type="dxa"/>
            <w:vAlign w:val="center"/>
          </w:tcPr>
          <w:p w14:paraId="59EBB6FF" w14:textId="77777777" w:rsidR="00BD575D" w:rsidRDefault="00BD575D">
            <w:pPr>
              <w:jc w:val="center"/>
              <w:rPr>
                <w:rFonts w:ascii="Tahoma" w:hAnsi="Tahoma" w:cs="Tahoma"/>
                <w:sz w:val="12"/>
                <w:szCs w:val="12"/>
                <w:rtl/>
              </w:rPr>
            </w:pPr>
          </w:p>
        </w:tc>
        <w:tc>
          <w:tcPr>
            <w:tcW w:w="305" w:type="dxa"/>
            <w:vAlign w:val="center"/>
          </w:tcPr>
          <w:p w14:paraId="42D844F4" w14:textId="77777777" w:rsidR="00BD575D" w:rsidRDefault="00BD575D">
            <w:pPr>
              <w:jc w:val="center"/>
              <w:rPr>
                <w:rFonts w:ascii="Tahoma" w:hAnsi="Tahoma" w:cs="Tahoma"/>
                <w:sz w:val="12"/>
                <w:szCs w:val="12"/>
                <w:rtl/>
              </w:rPr>
            </w:pPr>
          </w:p>
        </w:tc>
        <w:tc>
          <w:tcPr>
            <w:tcW w:w="305" w:type="dxa"/>
            <w:vAlign w:val="center"/>
          </w:tcPr>
          <w:p w14:paraId="7DDA2931" w14:textId="77777777" w:rsidR="00BD575D" w:rsidRDefault="00BD575D">
            <w:pPr>
              <w:jc w:val="center"/>
              <w:rPr>
                <w:rFonts w:ascii="Tahoma" w:hAnsi="Tahoma" w:cs="Tahoma"/>
                <w:sz w:val="12"/>
                <w:szCs w:val="12"/>
                <w:rtl/>
              </w:rPr>
            </w:pPr>
          </w:p>
        </w:tc>
        <w:tc>
          <w:tcPr>
            <w:tcW w:w="305" w:type="dxa"/>
            <w:vAlign w:val="center"/>
          </w:tcPr>
          <w:p w14:paraId="356B33DD" w14:textId="77777777" w:rsidR="00BD575D" w:rsidRDefault="00BD575D">
            <w:pPr>
              <w:jc w:val="center"/>
              <w:rPr>
                <w:rFonts w:ascii="Tahoma" w:hAnsi="Tahoma" w:cs="Tahoma"/>
                <w:sz w:val="12"/>
                <w:szCs w:val="12"/>
                <w:rtl/>
              </w:rPr>
            </w:pPr>
          </w:p>
        </w:tc>
        <w:tc>
          <w:tcPr>
            <w:tcW w:w="305" w:type="dxa"/>
            <w:vAlign w:val="center"/>
          </w:tcPr>
          <w:p w14:paraId="6CB170E3" w14:textId="77777777" w:rsidR="00BD575D" w:rsidRDefault="00BD575D">
            <w:pPr>
              <w:jc w:val="center"/>
              <w:rPr>
                <w:rFonts w:ascii="Tahoma" w:hAnsi="Tahoma" w:cs="Tahoma"/>
                <w:sz w:val="12"/>
                <w:szCs w:val="12"/>
                <w:rtl/>
              </w:rPr>
            </w:pPr>
          </w:p>
        </w:tc>
        <w:tc>
          <w:tcPr>
            <w:tcW w:w="305" w:type="dxa"/>
            <w:shd w:val="clear" w:color="auto" w:fill="FFC000"/>
            <w:vAlign w:val="center"/>
          </w:tcPr>
          <w:p w14:paraId="6E4498DE" w14:textId="77777777" w:rsidR="00BD575D" w:rsidRDefault="00BD575D">
            <w:pPr>
              <w:jc w:val="center"/>
              <w:rPr>
                <w:rFonts w:ascii="Tahoma" w:hAnsi="Tahoma" w:cs="Tahoma"/>
                <w:sz w:val="12"/>
                <w:szCs w:val="12"/>
                <w:rtl/>
              </w:rPr>
            </w:pPr>
          </w:p>
        </w:tc>
        <w:tc>
          <w:tcPr>
            <w:tcW w:w="305" w:type="dxa"/>
            <w:shd w:val="clear" w:color="auto" w:fill="92D050"/>
            <w:vAlign w:val="center"/>
          </w:tcPr>
          <w:p w14:paraId="58A965C6" w14:textId="77777777" w:rsidR="00BD575D" w:rsidRDefault="00BD575D">
            <w:pPr>
              <w:jc w:val="center"/>
              <w:rPr>
                <w:rFonts w:ascii="Tahoma" w:hAnsi="Tahoma" w:cs="Tahoma"/>
                <w:sz w:val="12"/>
                <w:szCs w:val="12"/>
                <w:rtl/>
              </w:rPr>
            </w:pPr>
          </w:p>
        </w:tc>
        <w:tc>
          <w:tcPr>
            <w:tcW w:w="305" w:type="dxa"/>
            <w:shd w:val="clear" w:color="auto" w:fill="92D050"/>
            <w:vAlign w:val="center"/>
          </w:tcPr>
          <w:p w14:paraId="75B230C6" w14:textId="77777777" w:rsidR="00BD575D" w:rsidRDefault="00BD575D">
            <w:pPr>
              <w:jc w:val="center"/>
              <w:rPr>
                <w:rFonts w:ascii="Tahoma" w:hAnsi="Tahoma" w:cs="Tahoma"/>
                <w:sz w:val="12"/>
                <w:szCs w:val="12"/>
                <w:rtl/>
              </w:rPr>
            </w:pPr>
          </w:p>
        </w:tc>
        <w:tc>
          <w:tcPr>
            <w:tcW w:w="350" w:type="dxa"/>
            <w:vAlign w:val="center"/>
          </w:tcPr>
          <w:p w14:paraId="5005FF95" w14:textId="77777777" w:rsidR="00BD575D" w:rsidRDefault="00F31DDB">
            <w:pPr>
              <w:jc w:val="center"/>
              <w:rPr>
                <w:rFonts w:ascii="Tahoma" w:hAnsi="Tahoma" w:cs="Tahoma"/>
                <w:sz w:val="12"/>
                <w:szCs w:val="12"/>
                <w:rtl/>
              </w:rPr>
            </w:pPr>
            <w:r>
              <w:rPr>
                <w:rFonts w:ascii="Tahoma" w:hAnsi="Tahoma" w:cs="Tahoma"/>
                <w:sz w:val="12"/>
                <w:szCs w:val="12"/>
                <w:rtl/>
              </w:rPr>
              <w:t>23</w:t>
            </w:r>
          </w:p>
        </w:tc>
      </w:tr>
      <w:tr w:rsidR="00BD575D" w14:paraId="7F2C4DC2" w14:textId="77777777">
        <w:trPr>
          <w:trHeight w:val="283"/>
        </w:trPr>
        <w:tc>
          <w:tcPr>
            <w:tcW w:w="351" w:type="dxa"/>
            <w:shd w:val="clear" w:color="auto" w:fill="92D050"/>
            <w:vAlign w:val="center"/>
          </w:tcPr>
          <w:p w14:paraId="35FDE4F8" w14:textId="77777777" w:rsidR="00BD575D" w:rsidRDefault="00BD575D">
            <w:pPr>
              <w:jc w:val="center"/>
              <w:rPr>
                <w:rFonts w:ascii="Tahoma" w:hAnsi="Tahoma" w:cs="Tahoma"/>
                <w:sz w:val="12"/>
                <w:szCs w:val="12"/>
                <w:rtl/>
              </w:rPr>
            </w:pPr>
          </w:p>
        </w:tc>
        <w:tc>
          <w:tcPr>
            <w:tcW w:w="351" w:type="dxa"/>
            <w:shd w:val="clear" w:color="auto" w:fill="92D050"/>
            <w:vAlign w:val="center"/>
          </w:tcPr>
          <w:p w14:paraId="6845CECA" w14:textId="77777777" w:rsidR="00BD575D" w:rsidRDefault="00BD575D">
            <w:pPr>
              <w:jc w:val="center"/>
              <w:rPr>
                <w:rFonts w:ascii="Tahoma" w:hAnsi="Tahoma" w:cs="Tahoma"/>
                <w:sz w:val="12"/>
                <w:szCs w:val="12"/>
                <w:rtl/>
              </w:rPr>
            </w:pPr>
          </w:p>
        </w:tc>
        <w:tc>
          <w:tcPr>
            <w:tcW w:w="350" w:type="dxa"/>
            <w:shd w:val="clear" w:color="auto" w:fill="92D050"/>
            <w:vAlign w:val="center"/>
          </w:tcPr>
          <w:p w14:paraId="591B0D46"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7DD913DD"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0BDBF289"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0FF41EF4" w14:textId="77777777" w:rsidR="00BD575D" w:rsidRDefault="00F31DDB">
            <w:pPr>
              <w:jc w:val="center"/>
              <w:rPr>
                <w:rFonts w:ascii="Tahoma" w:hAnsi="Tahoma" w:cs="Tahoma"/>
                <w:sz w:val="12"/>
                <w:szCs w:val="12"/>
                <w:rtl/>
              </w:rPr>
            </w:pPr>
            <w:r>
              <w:rPr>
                <w:rFonts w:ascii="Tahoma" w:hAnsi="Tahoma" w:cs="Tahoma"/>
                <w:sz w:val="12"/>
                <w:szCs w:val="12"/>
                <w:rtl/>
              </w:rPr>
              <w:t>13</w:t>
            </w:r>
          </w:p>
        </w:tc>
        <w:tc>
          <w:tcPr>
            <w:tcW w:w="350" w:type="dxa"/>
            <w:shd w:val="clear" w:color="auto" w:fill="F4B083" w:themeFill="accent2" w:themeFillTint="99"/>
            <w:vAlign w:val="center"/>
          </w:tcPr>
          <w:p w14:paraId="23543E6D"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71EB8F85"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74EDDCCC"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643C6522"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7C00C042"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43DCAE4B" w14:textId="77777777" w:rsidR="00BD575D" w:rsidRDefault="00F31DDB">
            <w:pPr>
              <w:jc w:val="center"/>
              <w:rPr>
                <w:rFonts w:ascii="Tahoma" w:hAnsi="Tahoma" w:cs="Tahoma"/>
                <w:sz w:val="12"/>
                <w:szCs w:val="12"/>
                <w:rtl/>
              </w:rPr>
            </w:pPr>
            <w:r>
              <w:rPr>
                <w:rFonts w:ascii="Tahoma" w:hAnsi="Tahoma" w:cs="Tahoma"/>
                <w:sz w:val="12"/>
                <w:szCs w:val="12"/>
                <w:rtl/>
              </w:rPr>
              <w:t>11</w:t>
            </w:r>
          </w:p>
        </w:tc>
        <w:tc>
          <w:tcPr>
            <w:tcW w:w="350" w:type="dxa"/>
            <w:shd w:val="clear" w:color="auto" w:fill="C45911" w:themeFill="accent2" w:themeFillShade="BF"/>
            <w:vAlign w:val="center"/>
          </w:tcPr>
          <w:p w14:paraId="04175914"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0EC101FA"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1D757FA8"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3FAF0D79" w14:textId="77777777" w:rsidR="00BD575D" w:rsidRDefault="00F31DDB">
            <w:pPr>
              <w:jc w:val="center"/>
              <w:rPr>
                <w:rFonts w:ascii="Tahoma" w:hAnsi="Tahoma" w:cs="Tahoma"/>
                <w:sz w:val="12"/>
                <w:szCs w:val="12"/>
                <w:rtl/>
              </w:rPr>
            </w:pPr>
            <w:r>
              <w:rPr>
                <w:rFonts w:ascii="Tahoma" w:hAnsi="Tahoma" w:cs="Tahoma"/>
                <w:sz w:val="12"/>
                <w:szCs w:val="12"/>
                <w:rtl/>
              </w:rPr>
              <w:t>9</w:t>
            </w:r>
          </w:p>
        </w:tc>
        <w:tc>
          <w:tcPr>
            <w:tcW w:w="350" w:type="dxa"/>
            <w:shd w:val="clear" w:color="auto" w:fill="F4B083" w:themeFill="accent2" w:themeFillTint="99"/>
            <w:vAlign w:val="center"/>
          </w:tcPr>
          <w:p w14:paraId="39A4B2B3" w14:textId="77777777"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14:paraId="7E684B66" w14:textId="77777777"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14:paraId="0221881C" w14:textId="77777777"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14:paraId="5B6F5DFB" w14:textId="77777777" w:rsidR="00BD575D" w:rsidRDefault="00BD575D">
            <w:pPr>
              <w:jc w:val="center"/>
              <w:rPr>
                <w:rFonts w:ascii="Tahoma" w:hAnsi="Tahoma" w:cs="Tahoma"/>
                <w:sz w:val="12"/>
                <w:szCs w:val="12"/>
                <w:rtl/>
              </w:rPr>
            </w:pPr>
          </w:p>
        </w:tc>
        <w:tc>
          <w:tcPr>
            <w:tcW w:w="305" w:type="dxa"/>
            <w:shd w:val="clear" w:color="auto" w:fill="833C0B" w:themeFill="accent2" w:themeFillShade="80"/>
            <w:vAlign w:val="center"/>
          </w:tcPr>
          <w:p w14:paraId="5A754EC9" w14:textId="77777777" w:rsidR="00BD575D" w:rsidRDefault="00BD575D">
            <w:pPr>
              <w:jc w:val="center"/>
              <w:rPr>
                <w:rFonts w:ascii="Tahoma" w:hAnsi="Tahoma" w:cs="Tahoma"/>
                <w:sz w:val="12"/>
                <w:szCs w:val="12"/>
                <w:rtl/>
              </w:rPr>
            </w:pPr>
          </w:p>
        </w:tc>
        <w:tc>
          <w:tcPr>
            <w:tcW w:w="305" w:type="dxa"/>
            <w:shd w:val="clear" w:color="auto" w:fill="833C0B" w:themeFill="accent2" w:themeFillShade="80"/>
            <w:vAlign w:val="center"/>
          </w:tcPr>
          <w:p w14:paraId="615C5560" w14:textId="77777777" w:rsidR="00BD575D" w:rsidRDefault="00F31DDB">
            <w:pPr>
              <w:jc w:val="center"/>
              <w:rPr>
                <w:rFonts w:ascii="Tahoma" w:hAnsi="Tahoma" w:cs="Tahoma"/>
                <w:sz w:val="12"/>
                <w:szCs w:val="12"/>
                <w:rtl/>
              </w:rPr>
            </w:pPr>
            <w:r>
              <w:rPr>
                <w:rFonts w:ascii="Tahoma" w:hAnsi="Tahoma" w:cs="Tahoma"/>
                <w:sz w:val="12"/>
                <w:szCs w:val="12"/>
                <w:rtl/>
              </w:rPr>
              <w:t>8</w:t>
            </w:r>
          </w:p>
        </w:tc>
        <w:tc>
          <w:tcPr>
            <w:tcW w:w="305" w:type="dxa"/>
            <w:shd w:val="clear" w:color="auto" w:fill="833C0B" w:themeFill="accent2" w:themeFillShade="80"/>
            <w:vAlign w:val="center"/>
          </w:tcPr>
          <w:p w14:paraId="2E443458" w14:textId="77777777" w:rsidR="00BD575D" w:rsidRDefault="00BD575D">
            <w:pPr>
              <w:jc w:val="center"/>
              <w:rPr>
                <w:rFonts w:ascii="Tahoma" w:hAnsi="Tahoma" w:cs="Tahoma"/>
                <w:sz w:val="12"/>
                <w:szCs w:val="12"/>
                <w:rtl/>
              </w:rPr>
            </w:pPr>
          </w:p>
        </w:tc>
        <w:tc>
          <w:tcPr>
            <w:tcW w:w="305" w:type="dxa"/>
            <w:shd w:val="clear" w:color="auto" w:fill="833C0B" w:themeFill="accent2" w:themeFillShade="80"/>
            <w:vAlign w:val="center"/>
          </w:tcPr>
          <w:p w14:paraId="0998E019" w14:textId="77777777" w:rsidR="00BD575D" w:rsidRDefault="00BD575D">
            <w:pPr>
              <w:jc w:val="center"/>
              <w:rPr>
                <w:rFonts w:ascii="Tahoma" w:hAnsi="Tahoma" w:cs="Tahoma"/>
                <w:sz w:val="12"/>
                <w:szCs w:val="12"/>
                <w:rtl/>
              </w:rPr>
            </w:pPr>
          </w:p>
        </w:tc>
        <w:tc>
          <w:tcPr>
            <w:tcW w:w="305" w:type="dxa"/>
            <w:shd w:val="clear" w:color="auto" w:fill="92D050"/>
            <w:vAlign w:val="center"/>
          </w:tcPr>
          <w:p w14:paraId="48D9E78A" w14:textId="77777777" w:rsidR="00BD575D" w:rsidRDefault="00BD575D">
            <w:pPr>
              <w:jc w:val="center"/>
              <w:rPr>
                <w:rFonts w:ascii="Tahoma" w:hAnsi="Tahoma" w:cs="Tahoma"/>
                <w:sz w:val="12"/>
                <w:szCs w:val="12"/>
                <w:rtl/>
              </w:rPr>
            </w:pPr>
          </w:p>
        </w:tc>
        <w:tc>
          <w:tcPr>
            <w:tcW w:w="305" w:type="dxa"/>
            <w:shd w:val="clear" w:color="auto" w:fill="92D050"/>
            <w:vAlign w:val="center"/>
          </w:tcPr>
          <w:p w14:paraId="6A946568" w14:textId="77777777" w:rsidR="00BD575D" w:rsidRDefault="00BD575D">
            <w:pPr>
              <w:jc w:val="center"/>
              <w:rPr>
                <w:rFonts w:ascii="Tahoma" w:hAnsi="Tahoma" w:cs="Tahoma"/>
                <w:sz w:val="12"/>
                <w:szCs w:val="12"/>
                <w:rtl/>
              </w:rPr>
            </w:pPr>
          </w:p>
        </w:tc>
        <w:tc>
          <w:tcPr>
            <w:tcW w:w="305" w:type="dxa"/>
            <w:shd w:val="clear" w:color="auto" w:fill="92D050"/>
            <w:vAlign w:val="center"/>
          </w:tcPr>
          <w:p w14:paraId="5A034389" w14:textId="77777777" w:rsidR="00BD575D" w:rsidRDefault="00BD575D">
            <w:pPr>
              <w:jc w:val="center"/>
              <w:rPr>
                <w:rFonts w:ascii="Tahoma" w:hAnsi="Tahoma" w:cs="Tahoma"/>
                <w:sz w:val="12"/>
                <w:szCs w:val="12"/>
                <w:rtl/>
              </w:rPr>
            </w:pPr>
          </w:p>
        </w:tc>
        <w:tc>
          <w:tcPr>
            <w:tcW w:w="350" w:type="dxa"/>
            <w:vAlign w:val="center"/>
          </w:tcPr>
          <w:p w14:paraId="4A42C92B" w14:textId="77777777" w:rsidR="00BD575D" w:rsidRDefault="00F31DDB">
            <w:pPr>
              <w:jc w:val="center"/>
              <w:rPr>
                <w:rFonts w:ascii="Tahoma" w:hAnsi="Tahoma" w:cs="Tahoma"/>
                <w:sz w:val="12"/>
                <w:szCs w:val="12"/>
                <w:rtl/>
              </w:rPr>
            </w:pPr>
            <w:r>
              <w:rPr>
                <w:rFonts w:ascii="Tahoma" w:hAnsi="Tahoma" w:cs="Tahoma"/>
                <w:sz w:val="12"/>
                <w:szCs w:val="12"/>
                <w:rtl/>
              </w:rPr>
              <w:t>24</w:t>
            </w:r>
          </w:p>
        </w:tc>
      </w:tr>
      <w:tr w:rsidR="00BD575D" w14:paraId="36D460AD" w14:textId="77777777">
        <w:trPr>
          <w:trHeight w:val="283"/>
        </w:trPr>
        <w:tc>
          <w:tcPr>
            <w:tcW w:w="351" w:type="dxa"/>
            <w:shd w:val="clear" w:color="auto" w:fill="92D050"/>
            <w:vAlign w:val="center"/>
          </w:tcPr>
          <w:p w14:paraId="61B01531" w14:textId="77777777" w:rsidR="00BD575D" w:rsidRDefault="00BD575D">
            <w:pPr>
              <w:jc w:val="center"/>
              <w:rPr>
                <w:rFonts w:ascii="Tahoma" w:hAnsi="Tahoma" w:cs="Tahoma"/>
                <w:sz w:val="12"/>
                <w:szCs w:val="12"/>
                <w:rtl/>
              </w:rPr>
            </w:pPr>
          </w:p>
        </w:tc>
        <w:tc>
          <w:tcPr>
            <w:tcW w:w="351" w:type="dxa"/>
            <w:shd w:val="clear" w:color="auto" w:fill="92D050"/>
            <w:vAlign w:val="center"/>
          </w:tcPr>
          <w:p w14:paraId="3B29F39C" w14:textId="77777777" w:rsidR="00BD575D" w:rsidRDefault="00BD575D">
            <w:pPr>
              <w:jc w:val="center"/>
              <w:rPr>
                <w:rFonts w:ascii="Tahoma" w:hAnsi="Tahoma" w:cs="Tahoma"/>
                <w:sz w:val="12"/>
                <w:szCs w:val="12"/>
                <w:rtl/>
              </w:rPr>
            </w:pPr>
          </w:p>
        </w:tc>
        <w:tc>
          <w:tcPr>
            <w:tcW w:w="350" w:type="dxa"/>
            <w:shd w:val="clear" w:color="auto" w:fill="92D050"/>
            <w:vAlign w:val="center"/>
          </w:tcPr>
          <w:p w14:paraId="53737659" w14:textId="77777777" w:rsidR="00BD575D" w:rsidRDefault="00BD575D">
            <w:pPr>
              <w:jc w:val="center"/>
              <w:rPr>
                <w:rFonts w:ascii="Tahoma" w:hAnsi="Tahoma" w:cs="Tahoma"/>
                <w:sz w:val="12"/>
                <w:szCs w:val="12"/>
                <w:rtl/>
              </w:rPr>
            </w:pPr>
          </w:p>
        </w:tc>
        <w:tc>
          <w:tcPr>
            <w:tcW w:w="350" w:type="dxa"/>
            <w:shd w:val="clear" w:color="auto" w:fill="92D050"/>
            <w:vAlign w:val="center"/>
          </w:tcPr>
          <w:p w14:paraId="0F900389" w14:textId="77777777" w:rsidR="00BD575D" w:rsidRDefault="00BD575D">
            <w:pPr>
              <w:jc w:val="center"/>
              <w:rPr>
                <w:rFonts w:ascii="Tahoma" w:hAnsi="Tahoma" w:cs="Tahoma"/>
                <w:sz w:val="12"/>
                <w:szCs w:val="12"/>
                <w:rtl/>
              </w:rPr>
            </w:pPr>
          </w:p>
        </w:tc>
        <w:tc>
          <w:tcPr>
            <w:tcW w:w="350" w:type="dxa"/>
            <w:shd w:val="clear" w:color="auto" w:fill="92D050"/>
            <w:vAlign w:val="center"/>
          </w:tcPr>
          <w:p w14:paraId="22E45206" w14:textId="77777777" w:rsidR="00BD575D" w:rsidRDefault="00BD575D">
            <w:pPr>
              <w:jc w:val="center"/>
              <w:rPr>
                <w:rFonts w:ascii="Tahoma" w:hAnsi="Tahoma" w:cs="Tahoma"/>
                <w:sz w:val="12"/>
                <w:szCs w:val="12"/>
                <w:rtl/>
              </w:rPr>
            </w:pPr>
          </w:p>
        </w:tc>
        <w:tc>
          <w:tcPr>
            <w:tcW w:w="350" w:type="dxa"/>
            <w:shd w:val="clear" w:color="auto" w:fill="92D050"/>
            <w:vAlign w:val="center"/>
          </w:tcPr>
          <w:p w14:paraId="2C2B6CF3" w14:textId="77777777" w:rsidR="00BD575D" w:rsidRDefault="00BD575D">
            <w:pPr>
              <w:jc w:val="center"/>
              <w:rPr>
                <w:rFonts w:ascii="Tahoma" w:hAnsi="Tahoma" w:cs="Tahoma"/>
                <w:sz w:val="12"/>
                <w:szCs w:val="12"/>
                <w:rtl/>
              </w:rPr>
            </w:pPr>
          </w:p>
        </w:tc>
        <w:tc>
          <w:tcPr>
            <w:tcW w:w="350" w:type="dxa"/>
            <w:shd w:val="clear" w:color="auto" w:fill="92D050"/>
            <w:vAlign w:val="center"/>
          </w:tcPr>
          <w:p w14:paraId="18FF65AB" w14:textId="77777777" w:rsidR="00BD575D" w:rsidRDefault="00BD575D">
            <w:pPr>
              <w:jc w:val="center"/>
              <w:rPr>
                <w:rFonts w:ascii="Tahoma" w:hAnsi="Tahoma" w:cs="Tahoma"/>
                <w:sz w:val="12"/>
                <w:szCs w:val="12"/>
                <w:rtl/>
              </w:rPr>
            </w:pPr>
          </w:p>
        </w:tc>
        <w:tc>
          <w:tcPr>
            <w:tcW w:w="350" w:type="dxa"/>
            <w:shd w:val="clear" w:color="auto" w:fill="92D050"/>
            <w:vAlign w:val="center"/>
          </w:tcPr>
          <w:p w14:paraId="18EC1E3A" w14:textId="77777777" w:rsidR="00BD575D" w:rsidRDefault="00BD575D">
            <w:pPr>
              <w:jc w:val="center"/>
              <w:rPr>
                <w:rFonts w:ascii="Tahoma" w:hAnsi="Tahoma" w:cs="Tahoma"/>
                <w:sz w:val="12"/>
                <w:szCs w:val="12"/>
                <w:rtl/>
              </w:rPr>
            </w:pPr>
          </w:p>
        </w:tc>
        <w:tc>
          <w:tcPr>
            <w:tcW w:w="350" w:type="dxa"/>
            <w:shd w:val="clear" w:color="auto" w:fill="92D050"/>
            <w:vAlign w:val="center"/>
          </w:tcPr>
          <w:p w14:paraId="35504707" w14:textId="77777777" w:rsidR="00BD575D" w:rsidRDefault="00BD575D">
            <w:pPr>
              <w:jc w:val="center"/>
              <w:rPr>
                <w:rFonts w:ascii="Tahoma" w:hAnsi="Tahoma" w:cs="Tahoma"/>
                <w:sz w:val="12"/>
                <w:szCs w:val="12"/>
                <w:rtl/>
              </w:rPr>
            </w:pPr>
          </w:p>
        </w:tc>
        <w:tc>
          <w:tcPr>
            <w:tcW w:w="350" w:type="dxa"/>
            <w:shd w:val="clear" w:color="auto" w:fill="92D050"/>
            <w:vAlign w:val="center"/>
          </w:tcPr>
          <w:p w14:paraId="63C1949C" w14:textId="77777777" w:rsidR="00BD575D" w:rsidRDefault="00BD575D">
            <w:pPr>
              <w:jc w:val="center"/>
              <w:rPr>
                <w:rFonts w:ascii="Tahoma" w:hAnsi="Tahoma" w:cs="Tahoma"/>
                <w:sz w:val="12"/>
                <w:szCs w:val="12"/>
                <w:rtl/>
              </w:rPr>
            </w:pPr>
          </w:p>
        </w:tc>
        <w:tc>
          <w:tcPr>
            <w:tcW w:w="350" w:type="dxa"/>
            <w:shd w:val="clear" w:color="auto" w:fill="92D050"/>
            <w:vAlign w:val="center"/>
          </w:tcPr>
          <w:p w14:paraId="146EFFF0" w14:textId="77777777" w:rsidR="00BD575D" w:rsidRDefault="00BD575D">
            <w:pPr>
              <w:jc w:val="center"/>
              <w:rPr>
                <w:rFonts w:ascii="Tahoma" w:hAnsi="Tahoma" w:cs="Tahoma"/>
                <w:sz w:val="12"/>
                <w:szCs w:val="12"/>
                <w:rtl/>
              </w:rPr>
            </w:pPr>
          </w:p>
        </w:tc>
        <w:tc>
          <w:tcPr>
            <w:tcW w:w="350" w:type="dxa"/>
            <w:shd w:val="clear" w:color="auto" w:fill="92D050"/>
            <w:vAlign w:val="center"/>
          </w:tcPr>
          <w:p w14:paraId="015D56CF" w14:textId="77777777" w:rsidR="00BD575D" w:rsidRDefault="00BD575D">
            <w:pPr>
              <w:jc w:val="center"/>
              <w:rPr>
                <w:rFonts w:ascii="Tahoma" w:hAnsi="Tahoma" w:cs="Tahoma"/>
                <w:sz w:val="12"/>
                <w:szCs w:val="12"/>
                <w:rtl/>
              </w:rPr>
            </w:pPr>
          </w:p>
        </w:tc>
        <w:tc>
          <w:tcPr>
            <w:tcW w:w="350" w:type="dxa"/>
            <w:shd w:val="clear" w:color="auto" w:fill="92D050"/>
            <w:vAlign w:val="center"/>
          </w:tcPr>
          <w:p w14:paraId="74D7F4A6" w14:textId="77777777" w:rsidR="00BD575D" w:rsidRDefault="00BD575D">
            <w:pPr>
              <w:jc w:val="center"/>
              <w:rPr>
                <w:rFonts w:ascii="Tahoma" w:hAnsi="Tahoma" w:cs="Tahoma"/>
                <w:sz w:val="12"/>
                <w:szCs w:val="12"/>
                <w:rtl/>
              </w:rPr>
            </w:pPr>
          </w:p>
        </w:tc>
        <w:tc>
          <w:tcPr>
            <w:tcW w:w="350" w:type="dxa"/>
            <w:shd w:val="clear" w:color="auto" w:fill="92D050"/>
            <w:vAlign w:val="center"/>
          </w:tcPr>
          <w:p w14:paraId="1BD18004" w14:textId="77777777" w:rsidR="00BD575D" w:rsidRDefault="00BD575D">
            <w:pPr>
              <w:jc w:val="center"/>
              <w:rPr>
                <w:rFonts w:ascii="Tahoma" w:hAnsi="Tahoma" w:cs="Tahoma"/>
                <w:sz w:val="12"/>
                <w:szCs w:val="12"/>
                <w:rtl/>
              </w:rPr>
            </w:pPr>
          </w:p>
        </w:tc>
        <w:tc>
          <w:tcPr>
            <w:tcW w:w="350" w:type="dxa"/>
            <w:shd w:val="clear" w:color="auto" w:fill="92D050"/>
            <w:vAlign w:val="center"/>
          </w:tcPr>
          <w:p w14:paraId="4F28D445" w14:textId="77777777" w:rsidR="00BD575D" w:rsidRDefault="00BD575D">
            <w:pPr>
              <w:jc w:val="center"/>
              <w:rPr>
                <w:rFonts w:ascii="Tahoma" w:hAnsi="Tahoma" w:cs="Tahoma"/>
                <w:sz w:val="12"/>
                <w:szCs w:val="12"/>
                <w:rtl/>
              </w:rPr>
            </w:pPr>
          </w:p>
        </w:tc>
        <w:tc>
          <w:tcPr>
            <w:tcW w:w="350" w:type="dxa"/>
            <w:shd w:val="clear" w:color="auto" w:fill="92D050"/>
            <w:vAlign w:val="center"/>
          </w:tcPr>
          <w:p w14:paraId="6C644B75" w14:textId="77777777" w:rsidR="00BD575D" w:rsidRDefault="00BD575D">
            <w:pPr>
              <w:jc w:val="center"/>
              <w:rPr>
                <w:rFonts w:ascii="Tahoma" w:hAnsi="Tahoma" w:cs="Tahoma"/>
                <w:sz w:val="12"/>
                <w:szCs w:val="12"/>
                <w:rtl/>
              </w:rPr>
            </w:pPr>
          </w:p>
        </w:tc>
        <w:tc>
          <w:tcPr>
            <w:tcW w:w="350" w:type="dxa"/>
            <w:shd w:val="clear" w:color="auto" w:fill="92D050"/>
            <w:vAlign w:val="center"/>
          </w:tcPr>
          <w:p w14:paraId="5EAFB306" w14:textId="77777777" w:rsidR="00BD575D" w:rsidRDefault="00BD575D">
            <w:pPr>
              <w:jc w:val="center"/>
              <w:rPr>
                <w:rFonts w:ascii="Tahoma" w:hAnsi="Tahoma" w:cs="Tahoma"/>
                <w:sz w:val="12"/>
                <w:szCs w:val="12"/>
                <w:rtl/>
              </w:rPr>
            </w:pPr>
          </w:p>
        </w:tc>
        <w:tc>
          <w:tcPr>
            <w:tcW w:w="305" w:type="dxa"/>
            <w:shd w:val="clear" w:color="auto" w:fill="92D050"/>
            <w:vAlign w:val="center"/>
          </w:tcPr>
          <w:p w14:paraId="1573E033" w14:textId="77777777" w:rsidR="00BD575D" w:rsidRDefault="00BD575D">
            <w:pPr>
              <w:jc w:val="center"/>
              <w:rPr>
                <w:rFonts w:ascii="Tahoma" w:hAnsi="Tahoma" w:cs="Tahoma"/>
                <w:sz w:val="12"/>
                <w:szCs w:val="12"/>
                <w:rtl/>
              </w:rPr>
            </w:pPr>
          </w:p>
        </w:tc>
        <w:tc>
          <w:tcPr>
            <w:tcW w:w="305" w:type="dxa"/>
            <w:shd w:val="clear" w:color="auto" w:fill="92D050"/>
            <w:vAlign w:val="center"/>
          </w:tcPr>
          <w:p w14:paraId="196CB10A" w14:textId="77777777" w:rsidR="00BD575D" w:rsidRDefault="00BD575D">
            <w:pPr>
              <w:jc w:val="center"/>
              <w:rPr>
                <w:rFonts w:ascii="Tahoma" w:hAnsi="Tahoma" w:cs="Tahoma"/>
                <w:sz w:val="12"/>
                <w:szCs w:val="12"/>
                <w:rtl/>
              </w:rPr>
            </w:pPr>
          </w:p>
        </w:tc>
        <w:tc>
          <w:tcPr>
            <w:tcW w:w="305" w:type="dxa"/>
            <w:shd w:val="clear" w:color="auto" w:fill="92D050"/>
            <w:vAlign w:val="center"/>
          </w:tcPr>
          <w:p w14:paraId="79D07C0F" w14:textId="77777777" w:rsidR="00BD575D" w:rsidRDefault="00BD575D">
            <w:pPr>
              <w:jc w:val="center"/>
              <w:rPr>
                <w:rFonts w:ascii="Tahoma" w:hAnsi="Tahoma" w:cs="Tahoma"/>
                <w:sz w:val="12"/>
                <w:szCs w:val="12"/>
                <w:rtl/>
              </w:rPr>
            </w:pPr>
          </w:p>
        </w:tc>
        <w:tc>
          <w:tcPr>
            <w:tcW w:w="305" w:type="dxa"/>
            <w:shd w:val="clear" w:color="auto" w:fill="92D050"/>
            <w:vAlign w:val="center"/>
          </w:tcPr>
          <w:p w14:paraId="4E344AD4" w14:textId="77777777" w:rsidR="00BD575D" w:rsidRDefault="00BD575D">
            <w:pPr>
              <w:jc w:val="center"/>
              <w:rPr>
                <w:rFonts w:ascii="Tahoma" w:hAnsi="Tahoma" w:cs="Tahoma"/>
                <w:sz w:val="12"/>
                <w:szCs w:val="12"/>
                <w:rtl/>
              </w:rPr>
            </w:pPr>
          </w:p>
        </w:tc>
        <w:tc>
          <w:tcPr>
            <w:tcW w:w="305" w:type="dxa"/>
            <w:shd w:val="clear" w:color="auto" w:fill="92D050"/>
            <w:vAlign w:val="center"/>
          </w:tcPr>
          <w:p w14:paraId="472778C3" w14:textId="77777777" w:rsidR="00BD575D" w:rsidRDefault="00BD575D">
            <w:pPr>
              <w:jc w:val="center"/>
              <w:rPr>
                <w:rFonts w:ascii="Tahoma" w:hAnsi="Tahoma" w:cs="Tahoma"/>
                <w:sz w:val="12"/>
                <w:szCs w:val="12"/>
                <w:rtl/>
              </w:rPr>
            </w:pPr>
          </w:p>
        </w:tc>
        <w:tc>
          <w:tcPr>
            <w:tcW w:w="305" w:type="dxa"/>
            <w:shd w:val="clear" w:color="auto" w:fill="92D050"/>
            <w:vAlign w:val="center"/>
          </w:tcPr>
          <w:p w14:paraId="5050B132" w14:textId="77777777" w:rsidR="00BD575D" w:rsidRDefault="00BD575D">
            <w:pPr>
              <w:jc w:val="center"/>
              <w:rPr>
                <w:rFonts w:ascii="Tahoma" w:hAnsi="Tahoma" w:cs="Tahoma"/>
                <w:sz w:val="12"/>
                <w:szCs w:val="12"/>
                <w:rtl/>
              </w:rPr>
            </w:pPr>
          </w:p>
        </w:tc>
        <w:tc>
          <w:tcPr>
            <w:tcW w:w="305" w:type="dxa"/>
            <w:shd w:val="clear" w:color="auto" w:fill="92D050"/>
            <w:vAlign w:val="center"/>
          </w:tcPr>
          <w:p w14:paraId="42AABBA2" w14:textId="77777777" w:rsidR="00BD575D" w:rsidRDefault="00BD575D">
            <w:pPr>
              <w:jc w:val="center"/>
              <w:rPr>
                <w:rFonts w:ascii="Tahoma" w:hAnsi="Tahoma" w:cs="Tahoma"/>
                <w:sz w:val="12"/>
                <w:szCs w:val="12"/>
                <w:rtl/>
              </w:rPr>
            </w:pPr>
          </w:p>
        </w:tc>
        <w:tc>
          <w:tcPr>
            <w:tcW w:w="305" w:type="dxa"/>
            <w:shd w:val="clear" w:color="auto" w:fill="92D050"/>
            <w:vAlign w:val="center"/>
          </w:tcPr>
          <w:p w14:paraId="2AED01FB" w14:textId="77777777" w:rsidR="00BD575D" w:rsidRDefault="00BD575D">
            <w:pPr>
              <w:jc w:val="center"/>
              <w:rPr>
                <w:rFonts w:ascii="Tahoma" w:hAnsi="Tahoma" w:cs="Tahoma"/>
                <w:sz w:val="12"/>
                <w:szCs w:val="12"/>
                <w:rtl/>
              </w:rPr>
            </w:pPr>
          </w:p>
        </w:tc>
        <w:tc>
          <w:tcPr>
            <w:tcW w:w="305" w:type="dxa"/>
            <w:shd w:val="clear" w:color="auto" w:fill="92D050"/>
            <w:vAlign w:val="center"/>
          </w:tcPr>
          <w:p w14:paraId="6171C2A3" w14:textId="77777777" w:rsidR="00BD575D" w:rsidRDefault="00BD575D">
            <w:pPr>
              <w:jc w:val="center"/>
              <w:rPr>
                <w:rFonts w:ascii="Tahoma" w:hAnsi="Tahoma" w:cs="Tahoma"/>
                <w:sz w:val="12"/>
                <w:szCs w:val="12"/>
                <w:rtl/>
              </w:rPr>
            </w:pPr>
          </w:p>
        </w:tc>
        <w:tc>
          <w:tcPr>
            <w:tcW w:w="305" w:type="dxa"/>
            <w:shd w:val="clear" w:color="auto" w:fill="92D050"/>
            <w:vAlign w:val="center"/>
          </w:tcPr>
          <w:p w14:paraId="6444D9DA" w14:textId="77777777" w:rsidR="00BD575D" w:rsidRDefault="00BD575D">
            <w:pPr>
              <w:jc w:val="center"/>
              <w:rPr>
                <w:rFonts w:ascii="Tahoma" w:hAnsi="Tahoma" w:cs="Tahoma"/>
                <w:sz w:val="12"/>
                <w:szCs w:val="12"/>
                <w:rtl/>
              </w:rPr>
            </w:pPr>
          </w:p>
        </w:tc>
        <w:tc>
          <w:tcPr>
            <w:tcW w:w="350" w:type="dxa"/>
            <w:vAlign w:val="center"/>
          </w:tcPr>
          <w:p w14:paraId="40667CF4" w14:textId="77777777" w:rsidR="00BD575D" w:rsidRDefault="00F31DDB">
            <w:pPr>
              <w:jc w:val="center"/>
              <w:rPr>
                <w:rFonts w:ascii="Tahoma" w:hAnsi="Tahoma" w:cs="Tahoma"/>
                <w:sz w:val="12"/>
                <w:szCs w:val="12"/>
                <w:rtl/>
              </w:rPr>
            </w:pPr>
            <w:r>
              <w:rPr>
                <w:rFonts w:ascii="Tahoma" w:hAnsi="Tahoma" w:cs="Tahoma"/>
                <w:sz w:val="12"/>
                <w:szCs w:val="12"/>
                <w:rtl/>
              </w:rPr>
              <w:t>25</w:t>
            </w:r>
          </w:p>
        </w:tc>
      </w:tr>
      <w:tr w:rsidR="00BD575D" w14:paraId="0E64BE0E" w14:textId="77777777">
        <w:trPr>
          <w:trHeight w:val="283"/>
        </w:trPr>
        <w:tc>
          <w:tcPr>
            <w:tcW w:w="351" w:type="dxa"/>
            <w:shd w:val="clear" w:color="auto" w:fill="92D050"/>
            <w:vAlign w:val="center"/>
          </w:tcPr>
          <w:p w14:paraId="0C8DA3FE" w14:textId="77777777" w:rsidR="00BD575D" w:rsidRDefault="00BD575D">
            <w:pPr>
              <w:jc w:val="center"/>
              <w:rPr>
                <w:rFonts w:ascii="Tahoma" w:hAnsi="Tahoma" w:cs="Tahoma"/>
                <w:sz w:val="12"/>
                <w:szCs w:val="12"/>
                <w:rtl/>
              </w:rPr>
            </w:pPr>
          </w:p>
        </w:tc>
        <w:tc>
          <w:tcPr>
            <w:tcW w:w="351" w:type="dxa"/>
            <w:shd w:val="clear" w:color="auto" w:fill="92D050"/>
            <w:vAlign w:val="center"/>
          </w:tcPr>
          <w:p w14:paraId="30D90444" w14:textId="77777777" w:rsidR="00BD575D" w:rsidRDefault="00BD575D">
            <w:pPr>
              <w:jc w:val="center"/>
              <w:rPr>
                <w:rFonts w:ascii="Tahoma" w:hAnsi="Tahoma" w:cs="Tahoma"/>
                <w:sz w:val="12"/>
                <w:szCs w:val="12"/>
                <w:rtl/>
              </w:rPr>
            </w:pPr>
          </w:p>
        </w:tc>
        <w:tc>
          <w:tcPr>
            <w:tcW w:w="350" w:type="dxa"/>
            <w:shd w:val="clear" w:color="auto" w:fill="92D050"/>
            <w:vAlign w:val="center"/>
          </w:tcPr>
          <w:p w14:paraId="10857900" w14:textId="77777777" w:rsidR="00BD575D" w:rsidRDefault="00BD575D">
            <w:pPr>
              <w:jc w:val="center"/>
              <w:rPr>
                <w:rFonts w:ascii="Tahoma" w:hAnsi="Tahoma" w:cs="Tahoma"/>
                <w:sz w:val="12"/>
                <w:szCs w:val="12"/>
                <w:rtl/>
              </w:rPr>
            </w:pPr>
          </w:p>
        </w:tc>
        <w:tc>
          <w:tcPr>
            <w:tcW w:w="350" w:type="dxa"/>
            <w:shd w:val="clear" w:color="auto" w:fill="92D050"/>
            <w:vAlign w:val="center"/>
          </w:tcPr>
          <w:p w14:paraId="6B7FB5BC" w14:textId="77777777" w:rsidR="00BD575D" w:rsidRDefault="00BD575D">
            <w:pPr>
              <w:jc w:val="center"/>
              <w:rPr>
                <w:rFonts w:ascii="Tahoma" w:hAnsi="Tahoma" w:cs="Tahoma"/>
                <w:sz w:val="12"/>
                <w:szCs w:val="12"/>
                <w:rtl/>
              </w:rPr>
            </w:pPr>
          </w:p>
        </w:tc>
        <w:tc>
          <w:tcPr>
            <w:tcW w:w="350" w:type="dxa"/>
            <w:shd w:val="clear" w:color="auto" w:fill="92D050"/>
            <w:vAlign w:val="center"/>
          </w:tcPr>
          <w:p w14:paraId="1D6BEB1B" w14:textId="77777777" w:rsidR="00BD575D" w:rsidRDefault="00BD575D">
            <w:pPr>
              <w:jc w:val="center"/>
              <w:rPr>
                <w:rFonts w:ascii="Tahoma" w:hAnsi="Tahoma" w:cs="Tahoma"/>
                <w:sz w:val="12"/>
                <w:szCs w:val="12"/>
                <w:rtl/>
              </w:rPr>
            </w:pPr>
          </w:p>
        </w:tc>
        <w:tc>
          <w:tcPr>
            <w:tcW w:w="350" w:type="dxa"/>
            <w:shd w:val="clear" w:color="auto" w:fill="92D050"/>
            <w:vAlign w:val="center"/>
          </w:tcPr>
          <w:p w14:paraId="50271D62" w14:textId="77777777" w:rsidR="00BD575D" w:rsidRDefault="00BD575D">
            <w:pPr>
              <w:jc w:val="center"/>
              <w:rPr>
                <w:rFonts w:ascii="Tahoma" w:hAnsi="Tahoma" w:cs="Tahoma"/>
                <w:sz w:val="12"/>
                <w:szCs w:val="12"/>
                <w:rtl/>
              </w:rPr>
            </w:pPr>
          </w:p>
        </w:tc>
        <w:tc>
          <w:tcPr>
            <w:tcW w:w="350" w:type="dxa"/>
            <w:shd w:val="clear" w:color="auto" w:fill="92D050"/>
            <w:vAlign w:val="center"/>
          </w:tcPr>
          <w:p w14:paraId="079F29BF" w14:textId="77777777" w:rsidR="00BD575D" w:rsidRDefault="00BD575D">
            <w:pPr>
              <w:jc w:val="center"/>
              <w:rPr>
                <w:rFonts w:ascii="Tahoma" w:hAnsi="Tahoma" w:cs="Tahoma"/>
                <w:sz w:val="12"/>
                <w:szCs w:val="12"/>
                <w:rtl/>
              </w:rPr>
            </w:pPr>
          </w:p>
        </w:tc>
        <w:tc>
          <w:tcPr>
            <w:tcW w:w="350" w:type="dxa"/>
            <w:shd w:val="clear" w:color="auto" w:fill="92D050"/>
            <w:vAlign w:val="center"/>
          </w:tcPr>
          <w:p w14:paraId="00114282" w14:textId="77777777" w:rsidR="00BD575D" w:rsidRDefault="00BD575D">
            <w:pPr>
              <w:jc w:val="center"/>
              <w:rPr>
                <w:rFonts w:ascii="Tahoma" w:hAnsi="Tahoma" w:cs="Tahoma"/>
                <w:sz w:val="12"/>
                <w:szCs w:val="12"/>
                <w:rtl/>
              </w:rPr>
            </w:pPr>
          </w:p>
        </w:tc>
        <w:tc>
          <w:tcPr>
            <w:tcW w:w="350" w:type="dxa"/>
            <w:shd w:val="clear" w:color="auto" w:fill="92D050"/>
            <w:vAlign w:val="center"/>
          </w:tcPr>
          <w:p w14:paraId="31311898" w14:textId="77777777" w:rsidR="00BD575D" w:rsidRDefault="00BD575D">
            <w:pPr>
              <w:jc w:val="center"/>
              <w:rPr>
                <w:rFonts w:ascii="Tahoma" w:hAnsi="Tahoma" w:cs="Tahoma"/>
                <w:sz w:val="12"/>
                <w:szCs w:val="12"/>
                <w:rtl/>
              </w:rPr>
            </w:pPr>
          </w:p>
        </w:tc>
        <w:tc>
          <w:tcPr>
            <w:tcW w:w="350" w:type="dxa"/>
            <w:shd w:val="clear" w:color="auto" w:fill="92D050"/>
            <w:vAlign w:val="center"/>
          </w:tcPr>
          <w:p w14:paraId="43894EDE" w14:textId="77777777" w:rsidR="00BD575D" w:rsidRDefault="00BD575D">
            <w:pPr>
              <w:jc w:val="center"/>
              <w:rPr>
                <w:rFonts w:ascii="Tahoma" w:hAnsi="Tahoma" w:cs="Tahoma"/>
                <w:sz w:val="12"/>
                <w:szCs w:val="12"/>
                <w:rtl/>
              </w:rPr>
            </w:pPr>
          </w:p>
        </w:tc>
        <w:tc>
          <w:tcPr>
            <w:tcW w:w="350" w:type="dxa"/>
            <w:shd w:val="clear" w:color="auto" w:fill="92D050"/>
            <w:vAlign w:val="center"/>
          </w:tcPr>
          <w:p w14:paraId="05A3855A" w14:textId="77777777" w:rsidR="00BD575D" w:rsidRDefault="00BD575D">
            <w:pPr>
              <w:jc w:val="center"/>
              <w:rPr>
                <w:rFonts w:ascii="Tahoma" w:hAnsi="Tahoma" w:cs="Tahoma"/>
                <w:sz w:val="12"/>
                <w:szCs w:val="12"/>
                <w:rtl/>
              </w:rPr>
            </w:pPr>
          </w:p>
        </w:tc>
        <w:tc>
          <w:tcPr>
            <w:tcW w:w="350" w:type="dxa"/>
            <w:shd w:val="clear" w:color="auto" w:fill="92D050"/>
            <w:vAlign w:val="center"/>
          </w:tcPr>
          <w:p w14:paraId="6D3F73FB" w14:textId="77777777" w:rsidR="00BD575D" w:rsidRDefault="00BD575D">
            <w:pPr>
              <w:jc w:val="center"/>
              <w:rPr>
                <w:rFonts w:ascii="Tahoma" w:hAnsi="Tahoma" w:cs="Tahoma"/>
                <w:sz w:val="12"/>
                <w:szCs w:val="12"/>
                <w:rtl/>
              </w:rPr>
            </w:pPr>
          </w:p>
        </w:tc>
        <w:tc>
          <w:tcPr>
            <w:tcW w:w="350" w:type="dxa"/>
            <w:shd w:val="clear" w:color="auto" w:fill="92D050"/>
            <w:vAlign w:val="center"/>
          </w:tcPr>
          <w:p w14:paraId="36515D6B" w14:textId="77777777" w:rsidR="00BD575D" w:rsidRDefault="00BD575D">
            <w:pPr>
              <w:jc w:val="center"/>
              <w:rPr>
                <w:rFonts w:ascii="Tahoma" w:hAnsi="Tahoma" w:cs="Tahoma"/>
                <w:sz w:val="12"/>
                <w:szCs w:val="12"/>
                <w:rtl/>
              </w:rPr>
            </w:pPr>
          </w:p>
        </w:tc>
        <w:tc>
          <w:tcPr>
            <w:tcW w:w="350" w:type="dxa"/>
            <w:shd w:val="clear" w:color="auto" w:fill="92D050"/>
            <w:vAlign w:val="center"/>
          </w:tcPr>
          <w:p w14:paraId="6A79A7D0" w14:textId="77777777" w:rsidR="00BD575D" w:rsidRDefault="00BD575D">
            <w:pPr>
              <w:jc w:val="center"/>
              <w:rPr>
                <w:rFonts w:ascii="Tahoma" w:hAnsi="Tahoma" w:cs="Tahoma"/>
                <w:sz w:val="12"/>
                <w:szCs w:val="12"/>
                <w:rtl/>
              </w:rPr>
            </w:pPr>
          </w:p>
        </w:tc>
        <w:tc>
          <w:tcPr>
            <w:tcW w:w="350" w:type="dxa"/>
            <w:shd w:val="clear" w:color="auto" w:fill="92D050"/>
            <w:vAlign w:val="center"/>
          </w:tcPr>
          <w:p w14:paraId="5827BD83" w14:textId="77777777" w:rsidR="00BD575D" w:rsidRDefault="00BD575D">
            <w:pPr>
              <w:jc w:val="center"/>
              <w:rPr>
                <w:rFonts w:ascii="Tahoma" w:hAnsi="Tahoma" w:cs="Tahoma"/>
                <w:sz w:val="12"/>
                <w:szCs w:val="12"/>
                <w:rtl/>
              </w:rPr>
            </w:pPr>
          </w:p>
        </w:tc>
        <w:tc>
          <w:tcPr>
            <w:tcW w:w="350" w:type="dxa"/>
            <w:shd w:val="clear" w:color="auto" w:fill="92D050"/>
            <w:vAlign w:val="center"/>
          </w:tcPr>
          <w:p w14:paraId="079E3A76" w14:textId="77777777" w:rsidR="00BD575D" w:rsidRDefault="00BD575D">
            <w:pPr>
              <w:jc w:val="center"/>
              <w:rPr>
                <w:rFonts w:ascii="Tahoma" w:hAnsi="Tahoma" w:cs="Tahoma"/>
                <w:sz w:val="12"/>
                <w:szCs w:val="12"/>
                <w:rtl/>
              </w:rPr>
            </w:pPr>
          </w:p>
        </w:tc>
        <w:tc>
          <w:tcPr>
            <w:tcW w:w="350" w:type="dxa"/>
            <w:shd w:val="clear" w:color="auto" w:fill="92D050"/>
            <w:vAlign w:val="center"/>
          </w:tcPr>
          <w:p w14:paraId="5C357B9C" w14:textId="77777777" w:rsidR="00BD575D" w:rsidRDefault="00BD575D">
            <w:pPr>
              <w:jc w:val="center"/>
              <w:rPr>
                <w:rFonts w:ascii="Tahoma" w:hAnsi="Tahoma" w:cs="Tahoma"/>
                <w:sz w:val="12"/>
                <w:szCs w:val="12"/>
                <w:rtl/>
              </w:rPr>
            </w:pPr>
          </w:p>
        </w:tc>
        <w:tc>
          <w:tcPr>
            <w:tcW w:w="305" w:type="dxa"/>
            <w:shd w:val="clear" w:color="auto" w:fill="92D050"/>
            <w:vAlign w:val="center"/>
          </w:tcPr>
          <w:p w14:paraId="0AD3F919" w14:textId="77777777" w:rsidR="00BD575D" w:rsidRDefault="00BD575D">
            <w:pPr>
              <w:jc w:val="center"/>
              <w:rPr>
                <w:rFonts w:ascii="Tahoma" w:hAnsi="Tahoma" w:cs="Tahoma"/>
                <w:sz w:val="12"/>
                <w:szCs w:val="12"/>
                <w:rtl/>
              </w:rPr>
            </w:pPr>
          </w:p>
        </w:tc>
        <w:tc>
          <w:tcPr>
            <w:tcW w:w="305" w:type="dxa"/>
            <w:shd w:val="clear" w:color="auto" w:fill="92D050"/>
            <w:vAlign w:val="center"/>
          </w:tcPr>
          <w:p w14:paraId="0107FD5E" w14:textId="77777777" w:rsidR="00BD575D" w:rsidRDefault="00BD575D">
            <w:pPr>
              <w:jc w:val="center"/>
              <w:rPr>
                <w:rFonts w:ascii="Tahoma" w:hAnsi="Tahoma" w:cs="Tahoma"/>
                <w:sz w:val="12"/>
                <w:szCs w:val="12"/>
                <w:rtl/>
              </w:rPr>
            </w:pPr>
          </w:p>
        </w:tc>
        <w:tc>
          <w:tcPr>
            <w:tcW w:w="305" w:type="dxa"/>
            <w:shd w:val="clear" w:color="auto" w:fill="92D050"/>
            <w:vAlign w:val="center"/>
          </w:tcPr>
          <w:p w14:paraId="2A8FA4FD" w14:textId="77777777" w:rsidR="00BD575D" w:rsidRDefault="00BD575D">
            <w:pPr>
              <w:jc w:val="center"/>
              <w:rPr>
                <w:rFonts w:ascii="Tahoma" w:hAnsi="Tahoma" w:cs="Tahoma"/>
                <w:sz w:val="12"/>
                <w:szCs w:val="12"/>
                <w:rtl/>
              </w:rPr>
            </w:pPr>
          </w:p>
        </w:tc>
        <w:tc>
          <w:tcPr>
            <w:tcW w:w="305" w:type="dxa"/>
            <w:shd w:val="clear" w:color="auto" w:fill="92D050"/>
            <w:vAlign w:val="center"/>
          </w:tcPr>
          <w:p w14:paraId="63B94D55" w14:textId="77777777" w:rsidR="00BD575D" w:rsidRDefault="00BD575D">
            <w:pPr>
              <w:jc w:val="center"/>
              <w:rPr>
                <w:rFonts w:ascii="Tahoma" w:hAnsi="Tahoma" w:cs="Tahoma"/>
                <w:sz w:val="12"/>
                <w:szCs w:val="12"/>
                <w:rtl/>
              </w:rPr>
            </w:pPr>
          </w:p>
        </w:tc>
        <w:tc>
          <w:tcPr>
            <w:tcW w:w="305" w:type="dxa"/>
            <w:shd w:val="clear" w:color="auto" w:fill="92D050"/>
            <w:vAlign w:val="center"/>
          </w:tcPr>
          <w:p w14:paraId="56D8AFE6" w14:textId="77777777" w:rsidR="00BD575D" w:rsidRDefault="00BD575D">
            <w:pPr>
              <w:jc w:val="center"/>
              <w:rPr>
                <w:rFonts w:ascii="Tahoma" w:hAnsi="Tahoma" w:cs="Tahoma"/>
                <w:sz w:val="12"/>
                <w:szCs w:val="12"/>
                <w:rtl/>
              </w:rPr>
            </w:pPr>
          </w:p>
        </w:tc>
        <w:tc>
          <w:tcPr>
            <w:tcW w:w="305" w:type="dxa"/>
            <w:shd w:val="clear" w:color="auto" w:fill="92D050"/>
            <w:vAlign w:val="center"/>
          </w:tcPr>
          <w:p w14:paraId="51E0F002" w14:textId="77777777" w:rsidR="00BD575D" w:rsidRDefault="00BD575D">
            <w:pPr>
              <w:jc w:val="center"/>
              <w:rPr>
                <w:rFonts w:ascii="Tahoma" w:hAnsi="Tahoma" w:cs="Tahoma"/>
                <w:sz w:val="12"/>
                <w:szCs w:val="12"/>
                <w:rtl/>
              </w:rPr>
            </w:pPr>
          </w:p>
        </w:tc>
        <w:tc>
          <w:tcPr>
            <w:tcW w:w="305" w:type="dxa"/>
            <w:shd w:val="clear" w:color="auto" w:fill="92D050"/>
            <w:vAlign w:val="center"/>
          </w:tcPr>
          <w:p w14:paraId="3D645451" w14:textId="77777777" w:rsidR="00BD575D" w:rsidRDefault="00BD575D">
            <w:pPr>
              <w:jc w:val="center"/>
              <w:rPr>
                <w:rFonts w:ascii="Tahoma" w:hAnsi="Tahoma" w:cs="Tahoma"/>
                <w:sz w:val="12"/>
                <w:szCs w:val="12"/>
                <w:rtl/>
              </w:rPr>
            </w:pPr>
          </w:p>
        </w:tc>
        <w:tc>
          <w:tcPr>
            <w:tcW w:w="305" w:type="dxa"/>
            <w:shd w:val="clear" w:color="auto" w:fill="92D050"/>
            <w:vAlign w:val="center"/>
          </w:tcPr>
          <w:p w14:paraId="4D038E3A" w14:textId="77777777" w:rsidR="00BD575D" w:rsidRDefault="00BD575D">
            <w:pPr>
              <w:jc w:val="center"/>
              <w:rPr>
                <w:rFonts w:ascii="Tahoma" w:hAnsi="Tahoma" w:cs="Tahoma"/>
                <w:sz w:val="12"/>
                <w:szCs w:val="12"/>
                <w:rtl/>
              </w:rPr>
            </w:pPr>
          </w:p>
        </w:tc>
        <w:tc>
          <w:tcPr>
            <w:tcW w:w="305" w:type="dxa"/>
            <w:shd w:val="clear" w:color="auto" w:fill="92D050"/>
            <w:vAlign w:val="center"/>
          </w:tcPr>
          <w:p w14:paraId="1C742901" w14:textId="77777777" w:rsidR="00BD575D" w:rsidRDefault="00BD575D">
            <w:pPr>
              <w:jc w:val="center"/>
              <w:rPr>
                <w:rFonts w:ascii="Tahoma" w:hAnsi="Tahoma" w:cs="Tahoma"/>
                <w:sz w:val="12"/>
                <w:szCs w:val="12"/>
                <w:rtl/>
              </w:rPr>
            </w:pPr>
          </w:p>
        </w:tc>
        <w:tc>
          <w:tcPr>
            <w:tcW w:w="305" w:type="dxa"/>
            <w:shd w:val="clear" w:color="auto" w:fill="92D050"/>
            <w:vAlign w:val="center"/>
          </w:tcPr>
          <w:p w14:paraId="2F55CE5A" w14:textId="77777777" w:rsidR="00BD575D" w:rsidRDefault="00BD575D">
            <w:pPr>
              <w:jc w:val="center"/>
              <w:rPr>
                <w:rFonts w:ascii="Tahoma" w:hAnsi="Tahoma" w:cs="Tahoma"/>
                <w:sz w:val="12"/>
                <w:szCs w:val="12"/>
                <w:rtl/>
              </w:rPr>
            </w:pPr>
          </w:p>
        </w:tc>
        <w:tc>
          <w:tcPr>
            <w:tcW w:w="350" w:type="dxa"/>
            <w:vAlign w:val="center"/>
          </w:tcPr>
          <w:p w14:paraId="09DA1503" w14:textId="77777777" w:rsidR="00BD575D" w:rsidRDefault="00F31DDB">
            <w:pPr>
              <w:jc w:val="center"/>
              <w:rPr>
                <w:rFonts w:ascii="Tahoma" w:hAnsi="Tahoma" w:cs="Tahoma"/>
                <w:sz w:val="12"/>
                <w:szCs w:val="12"/>
                <w:rtl/>
              </w:rPr>
            </w:pPr>
            <w:r>
              <w:rPr>
                <w:rFonts w:ascii="Tahoma" w:hAnsi="Tahoma" w:cs="Tahoma"/>
                <w:sz w:val="12"/>
                <w:szCs w:val="12"/>
                <w:rtl/>
              </w:rPr>
              <w:t>26</w:t>
            </w:r>
          </w:p>
        </w:tc>
      </w:tr>
    </w:tbl>
    <w:p w14:paraId="49DBC7C6" w14:textId="77777777" w:rsidR="00BD575D" w:rsidRDefault="00BD575D">
      <w:pPr>
        <w:rPr>
          <w:rtl/>
        </w:rPr>
      </w:pPr>
    </w:p>
    <w:p w14:paraId="0F8BC29C" w14:textId="77777777" w:rsidR="00BD575D" w:rsidRDefault="00F31DDB">
      <w:pPr>
        <w:bidi/>
        <w:spacing w:after="240" w:line="360" w:lineRule="auto"/>
        <w:jc w:val="both"/>
        <w:rPr>
          <w:rFonts w:ascii="Tahoma" w:hAnsi="Tahoma" w:cs="Tahoma"/>
          <w:rtl/>
        </w:rPr>
      </w:pPr>
      <w:r>
        <w:rPr>
          <w:rFonts w:ascii="Tahoma" w:hAnsi="Tahoma" w:cs="Tahoma"/>
          <w:sz w:val="22"/>
          <w:szCs w:val="22"/>
          <w:rtl/>
        </w:rPr>
        <w:t>וזו המטריצה שנשלחה לחישוב סדר המסלול בפונקציית ה</w:t>
      </w:r>
      <w:r>
        <w:rPr>
          <w:rFonts w:ascii="Tahoma" w:hAnsi="Tahoma" w:cs="Tahoma"/>
          <w:rtl/>
        </w:rPr>
        <w:t>-</w:t>
      </w:r>
      <w:r>
        <w:rPr>
          <w:rFonts w:ascii="Tahoma" w:hAnsi="Tahoma" w:cs="Tahoma"/>
        </w:rPr>
        <w:t>TSP</w:t>
      </w:r>
      <w:r>
        <w:rPr>
          <w:rFonts w:ascii="Tahoma" w:hAnsi="Tahoma" w:cs="Tahoma" w:hint="cs"/>
          <w:rtl/>
        </w:rPr>
        <w:t>:</w:t>
      </w:r>
    </w:p>
    <w:tbl>
      <w:tblPr>
        <w:tblStyle w:val="afb"/>
        <w:bidiVisual/>
        <w:tblW w:w="5555" w:type="dxa"/>
        <w:jc w:val="center"/>
        <w:tblLook w:val="04A0" w:firstRow="1" w:lastRow="0" w:firstColumn="1" w:lastColumn="0" w:noHBand="0" w:noVBand="1"/>
      </w:tblPr>
      <w:tblGrid>
        <w:gridCol w:w="766"/>
        <w:gridCol w:w="766"/>
        <w:gridCol w:w="655"/>
        <w:gridCol w:w="655"/>
        <w:gridCol w:w="655"/>
        <w:gridCol w:w="1029"/>
        <w:gridCol w:w="1029"/>
      </w:tblGrid>
      <w:tr w:rsidR="00BD575D" w14:paraId="26A777E6" w14:textId="77777777">
        <w:trPr>
          <w:jc w:val="center"/>
        </w:trPr>
        <w:tc>
          <w:tcPr>
            <w:tcW w:w="766" w:type="dxa"/>
            <w:shd w:val="clear" w:color="auto" w:fill="auto"/>
          </w:tcPr>
          <w:p w14:paraId="7FB59FAD" w14:textId="77777777" w:rsidR="00BD575D" w:rsidRDefault="00F31DDB">
            <w:pPr>
              <w:rPr>
                <w:rFonts w:ascii="Tahoma" w:hAnsi="Tahoma" w:cs="Tahoma"/>
                <w:sz w:val="18"/>
                <w:szCs w:val="18"/>
                <w:rtl/>
              </w:rPr>
            </w:pPr>
            <w:r>
              <w:rPr>
                <w:rFonts w:ascii="Tahoma" w:hAnsi="Tahoma" w:cs="Tahoma" w:hint="cs"/>
                <w:sz w:val="18"/>
                <w:szCs w:val="18"/>
                <w:rtl/>
              </w:rPr>
              <w:t>קופה 2</w:t>
            </w:r>
          </w:p>
        </w:tc>
        <w:tc>
          <w:tcPr>
            <w:tcW w:w="766" w:type="dxa"/>
            <w:shd w:val="clear" w:color="auto" w:fill="auto"/>
          </w:tcPr>
          <w:p w14:paraId="75BBBB36" w14:textId="77777777" w:rsidR="00BD575D" w:rsidRDefault="00F31DDB">
            <w:pPr>
              <w:rPr>
                <w:rFonts w:ascii="Tahoma" w:hAnsi="Tahoma" w:cs="Tahoma"/>
                <w:sz w:val="18"/>
                <w:szCs w:val="18"/>
              </w:rPr>
            </w:pPr>
            <w:r>
              <w:rPr>
                <w:rFonts w:ascii="Tahoma" w:hAnsi="Tahoma" w:cs="Tahoma" w:hint="cs"/>
                <w:sz w:val="18"/>
                <w:szCs w:val="18"/>
                <w:rtl/>
              </w:rPr>
              <w:t>קופה 1</w:t>
            </w:r>
          </w:p>
        </w:tc>
        <w:tc>
          <w:tcPr>
            <w:tcW w:w="655" w:type="dxa"/>
            <w:shd w:val="clear" w:color="auto" w:fill="auto"/>
          </w:tcPr>
          <w:p w14:paraId="3E0A0120" w14:textId="77777777" w:rsidR="00BD575D" w:rsidRDefault="00F31DDB">
            <w:pPr>
              <w:rPr>
                <w:rFonts w:ascii="Tahoma" w:hAnsi="Tahoma" w:cs="Tahoma"/>
                <w:sz w:val="18"/>
                <w:szCs w:val="18"/>
                <w:rtl/>
              </w:rPr>
            </w:pPr>
            <w:r>
              <w:rPr>
                <w:rFonts w:ascii="Tahoma" w:hAnsi="Tahoma" w:cs="Tahoma" w:hint="cs"/>
                <w:sz w:val="18"/>
                <w:szCs w:val="18"/>
                <w:rtl/>
              </w:rPr>
              <w:t>אזור 14</w:t>
            </w:r>
          </w:p>
        </w:tc>
        <w:tc>
          <w:tcPr>
            <w:tcW w:w="655" w:type="dxa"/>
            <w:shd w:val="clear" w:color="auto" w:fill="auto"/>
          </w:tcPr>
          <w:p w14:paraId="20DA01DE" w14:textId="77777777" w:rsidR="00BD575D" w:rsidRDefault="00F31DDB">
            <w:pPr>
              <w:rPr>
                <w:rFonts w:ascii="Tahoma" w:hAnsi="Tahoma" w:cs="Tahoma"/>
                <w:sz w:val="18"/>
                <w:szCs w:val="18"/>
                <w:rtl/>
              </w:rPr>
            </w:pPr>
            <w:r>
              <w:rPr>
                <w:rFonts w:ascii="Tahoma" w:hAnsi="Tahoma" w:cs="Tahoma" w:hint="cs"/>
                <w:sz w:val="18"/>
                <w:szCs w:val="18"/>
                <w:rtl/>
              </w:rPr>
              <w:t>אזור 13</w:t>
            </w:r>
          </w:p>
        </w:tc>
        <w:tc>
          <w:tcPr>
            <w:tcW w:w="655" w:type="dxa"/>
            <w:shd w:val="clear" w:color="auto" w:fill="auto"/>
          </w:tcPr>
          <w:p w14:paraId="668661EF" w14:textId="77777777" w:rsidR="00BD575D" w:rsidRDefault="00F31DDB">
            <w:pPr>
              <w:rPr>
                <w:rFonts w:ascii="Tahoma" w:hAnsi="Tahoma" w:cs="Tahoma"/>
                <w:sz w:val="18"/>
                <w:szCs w:val="18"/>
                <w:rtl/>
              </w:rPr>
            </w:pPr>
            <w:r>
              <w:rPr>
                <w:rFonts w:ascii="Tahoma" w:hAnsi="Tahoma" w:cs="Tahoma" w:hint="cs"/>
                <w:sz w:val="18"/>
                <w:szCs w:val="18"/>
                <w:rtl/>
              </w:rPr>
              <w:t>אזור 12</w:t>
            </w:r>
          </w:p>
        </w:tc>
        <w:tc>
          <w:tcPr>
            <w:tcW w:w="1029" w:type="dxa"/>
            <w:shd w:val="clear" w:color="auto" w:fill="auto"/>
          </w:tcPr>
          <w:p w14:paraId="4C68082F" w14:textId="77777777" w:rsidR="00BD575D" w:rsidRDefault="00F31DDB">
            <w:pPr>
              <w:rPr>
                <w:rFonts w:ascii="Tahoma" w:hAnsi="Tahoma" w:cs="Tahoma"/>
                <w:sz w:val="18"/>
                <w:szCs w:val="18"/>
                <w:rtl/>
              </w:rPr>
            </w:pPr>
            <w:r>
              <w:rPr>
                <w:rFonts w:ascii="Tahoma" w:hAnsi="Tahoma" w:cs="Tahoma" w:hint="cs"/>
                <w:sz w:val="18"/>
                <w:szCs w:val="18"/>
                <w:rtl/>
              </w:rPr>
              <w:t>נקודת התחלה</w:t>
            </w:r>
          </w:p>
        </w:tc>
        <w:tc>
          <w:tcPr>
            <w:tcW w:w="1029" w:type="dxa"/>
            <w:shd w:val="clear" w:color="auto" w:fill="auto"/>
          </w:tcPr>
          <w:p w14:paraId="4E0EBE4D" w14:textId="77777777" w:rsidR="00BD575D" w:rsidRDefault="00BD575D">
            <w:pPr>
              <w:rPr>
                <w:rFonts w:ascii="Tahoma" w:hAnsi="Tahoma" w:cs="Tahoma"/>
                <w:sz w:val="18"/>
                <w:szCs w:val="18"/>
                <w:rtl/>
              </w:rPr>
            </w:pPr>
          </w:p>
        </w:tc>
      </w:tr>
      <w:tr w:rsidR="00BD575D" w14:paraId="4F06EF83" w14:textId="77777777">
        <w:trPr>
          <w:jc w:val="center"/>
        </w:trPr>
        <w:tc>
          <w:tcPr>
            <w:tcW w:w="766" w:type="dxa"/>
            <w:shd w:val="clear" w:color="auto" w:fill="FF33CC"/>
          </w:tcPr>
          <w:p w14:paraId="01AF89ED" w14:textId="77777777" w:rsidR="00BD575D" w:rsidRDefault="00F31DDB">
            <w:pPr>
              <w:rPr>
                <w:rFonts w:ascii="Tahoma" w:hAnsi="Tahoma" w:cs="Tahoma"/>
                <w:sz w:val="18"/>
                <w:szCs w:val="18"/>
                <w:rtl/>
              </w:rPr>
            </w:pPr>
            <w:r>
              <w:rPr>
                <w:rFonts w:ascii="Tahoma" w:hAnsi="Tahoma" w:cs="Tahoma"/>
                <w:sz w:val="18"/>
                <w:szCs w:val="18"/>
              </w:rPr>
              <w:t>9</w:t>
            </w:r>
          </w:p>
        </w:tc>
        <w:tc>
          <w:tcPr>
            <w:tcW w:w="766" w:type="dxa"/>
            <w:shd w:val="clear" w:color="auto" w:fill="FF33CC"/>
          </w:tcPr>
          <w:p w14:paraId="464AF4A2" w14:textId="77777777" w:rsidR="00BD575D" w:rsidRDefault="00F31DDB">
            <w:pPr>
              <w:rPr>
                <w:rFonts w:ascii="Tahoma" w:hAnsi="Tahoma" w:cs="Tahoma"/>
                <w:sz w:val="18"/>
                <w:szCs w:val="18"/>
                <w:rtl/>
              </w:rPr>
            </w:pPr>
            <w:r>
              <w:rPr>
                <w:rFonts w:ascii="Tahoma" w:hAnsi="Tahoma" w:cs="Tahoma"/>
                <w:sz w:val="18"/>
                <w:szCs w:val="18"/>
              </w:rPr>
              <w:t>7</w:t>
            </w:r>
          </w:p>
        </w:tc>
        <w:tc>
          <w:tcPr>
            <w:tcW w:w="655" w:type="dxa"/>
            <w:shd w:val="clear" w:color="auto" w:fill="FF33CC"/>
          </w:tcPr>
          <w:p w14:paraId="4497B2C9" w14:textId="77777777" w:rsidR="00BD575D" w:rsidRDefault="00F31DDB">
            <w:pPr>
              <w:rPr>
                <w:rFonts w:ascii="Tahoma" w:hAnsi="Tahoma" w:cs="Tahoma"/>
                <w:sz w:val="18"/>
                <w:szCs w:val="18"/>
                <w:rtl/>
              </w:rPr>
            </w:pPr>
            <w:r>
              <w:rPr>
                <w:rFonts w:ascii="Tahoma" w:hAnsi="Tahoma" w:cs="Tahoma" w:hint="cs"/>
                <w:sz w:val="18"/>
                <w:szCs w:val="18"/>
                <w:rtl/>
              </w:rPr>
              <w:t>17</w:t>
            </w:r>
          </w:p>
        </w:tc>
        <w:tc>
          <w:tcPr>
            <w:tcW w:w="655" w:type="dxa"/>
            <w:shd w:val="clear" w:color="auto" w:fill="FF33CC"/>
          </w:tcPr>
          <w:p w14:paraId="0AB2A1E3" w14:textId="77777777" w:rsidR="00BD575D" w:rsidRDefault="00F31DDB">
            <w:pPr>
              <w:rPr>
                <w:rFonts w:ascii="Tahoma" w:hAnsi="Tahoma" w:cs="Tahoma"/>
                <w:sz w:val="18"/>
                <w:szCs w:val="18"/>
                <w:rtl/>
              </w:rPr>
            </w:pPr>
            <w:r>
              <w:rPr>
                <w:rFonts w:ascii="Tahoma" w:hAnsi="Tahoma" w:cs="Tahoma"/>
                <w:sz w:val="18"/>
                <w:szCs w:val="18"/>
                <w:rtl/>
              </w:rPr>
              <w:t>2</w:t>
            </w:r>
            <w:r>
              <w:rPr>
                <w:rFonts w:ascii="Tahoma" w:hAnsi="Tahoma" w:cs="Tahoma" w:hint="cs"/>
                <w:sz w:val="18"/>
                <w:szCs w:val="18"/>
                <w:rtl/>
              </w:rPr>
              <w:t>8</w:t>
            </w:r>
          </w:p>
        </w:tc>
        <w:tc>
          <w:tcPr>
            <w:tcW w:w="655" w:type="dxa"/>
            <w:shd w:val="clear" w:color="auto" w:fill="FF33CC"/>
          </w:tcPr>
          <w:p w14:paraId="01F94547" w14:textId="77777777" w:rsidR="00BD575D" w:rsidRDefault="00F31DDB">
            <w:pPr>
              <w:rPr>
                <w:rFonts w:ascii="Tahoma" w:hAnsi="Tahoma" w:cs="Tahoma"/>
                <w:sz w:val="18"/>
                <w:szCs w:val="18"/>
                <w:rtl/>
              </w:rPr>
            </w:pPr>
            <w:r>
              <w:rPr>
                <w:rFonts w:ascii="Tahoma" w:hAnsi="Tahoma" w:cs="Tahoma"/>
                <w:sz w:val="18"/>
                <w:szCs w:val="18"/>
                <w:rtl/>
              </w:rPr>
              <w:t>21</w:t>
            </w:r>
          </w:p>
        </w:tc>
        <w:tc>
          <w:tcPr>
            <w:tcW w:w="1029" w:type="dxa"/>
            <w:shd w:val="clear" w:color="auto" w:fill="FF33CC"/>
          </w:tcPr>
          <w:p w14:paraId="52E37707" w14:textId="77777777" w:rsidR="00BD575D" w:rsidRDefault="00F31DDB">
            <w:pPr>
              <w:rPr>
                <w:rFonts w:ascii="Tahoma" w:hAnsi="Tahoma" w:cs="Tahoma"/>
                <w:sz w:val="18"/>
                <w:szCs w:val="18"/>
                <w:rtl/>
              </w:rPr>
            </w:pPr>
            <w:r>
              <w:rPr>
                <w:rFonts w:ascii="Tahoma" w:hAnsi="Tahoma" w:cs="Tahoma"/>
                <w:sz w:val="18"/>
                <w:szCs w:val="18"/>
                <w:rtl/>
              </w:rPr>
              <w:t>0</w:t>
            </w:r>
          </w:p>
        </w:tc>
        <w:tc>
          <w:tcPr>
            <w:tcW w:w="1029" w:type="dxa"/>
            <w:shd w:val="clear" w:color="auto" w:fill="auto"/>
          </w:tcPr>
          <w:p w14:paraId="7B5A3743" w14:textId="77777777" w:rsidR="00BD575D" w:rsidRDefault="00F31DDB">
            <w:pPr>
              <w:rPr>
                <w:rFonts w:ascii="Tahoma" w:hAnsi="Tahoma" w:cs="Tahoma"/>
                <w:sz w:val="18"/>
                <w:szCs w:val="18"/>
                <w:rtl/>
              </w:rPr>
            </w:pPr>
            <w:r>
              <w:rPr>
                <w:rFonts w:ascii="Tahoma" w:hAnsi="Tahoma" w:cs="Tahoma" w:hint="cs"/>
                <w:sz w:val="18"/>
                <w:szCs w:val="18"/>
                <w:rtl/>
              </w:rPr>
              <w:t>נקודת התחלה</w:t>
            </w:r>
          </w:p>
        </w:tc>
      </w:tr>
      <w:tr w:rsidR="00BD575D" w14:paraId="20D54D35" w14:textId="77777777">
        <w:trPr>
          <w:jc w:val="center"/>
        </w:trPr>
        <w:tc>
          <w:tcPr>
            <w:tcW w:w="766" w:type="dxa"/>
            <w:shd w:val="clear" w:color="auto" w:fill="00CC99"/>
          </w:tcPr>
          <w:p w14:paraId="581F5D43" w14:textId="77777777" w:rsidR="00BD575D" w:rsidRDefault="00F31DDB">
            <w:pPr>
              <w:rPr>
                <w:rFonts w:ascii="Tahoma" w:hAnsi="Tahoma" w:cs="Tahoma"/>
                <w:sz w:val="18"/>
                <w:szCs w:val="18"/>
                <w:rtl/>
              </w:rPr>
            </w:pPr>
            <w:r>
              <w:rPr>
                <w:rFonts w:ascii="Tahoma" w:hAnsi="Tahoma" w:cs="Tahoma"/>
                <w:sz w:val="18"/>
                <w:szCs w:val="18"/>
              </w:rPr>
              <w:t>15</w:t>
            </w:r>
          </w:p>
        </w:tc>
        <w:tc>
          <w:tcPr>
            <w:tcW w:w="766" w:type="dxa"/>
            <w:shd w:val="clear" w:color="auto" w:fill="00CC99"/>
          </w:tcPr>
          <w:p w14:paraId="4649CA07" w14:textId="77777777" w:rsidR="00BD575D" w:rsidRDefault="00F31DDB">
            <w:pPr>
              <w:rPr>
                <w:rFonts w:ascii="Tahoma" w:hAnsi="Tahoma" w:cs="Tahoma"/>
                <w:sz w:val="18"/>
                <w:szCs w:val="18"/>
                <w:rtl/>
              </w:rPr>
            </w:pPr>
            <w:r>
              <w:rPr>
                <w:rFonts w:ascii="Tahoma" w:hAnsi="Tahoma" w:cs="Tahoma"/>
                <w:sz w:val="18"/>
                <w:szCs w:val="18"/>
              </w:rPr>
              <w:t>16</w:t>
            </w:r>
          </w:p>
        </w:tc>
        <w:tc>
          <w:tcPr>
            <w:tcW w:w="655" w:type="dxa"/>
            <w:shd w:val="clear" w:color="auto" w:fill="F7CAAC" w:themeFill="accent2" w:themeFillTint="66"/>
          </w:tcPr>
          <w:p w14:paraId="17D83D98" w14:textId="77777777" w:rsidR="00BD575D" w:rsidRDefault="00F31DDB">
            <w:pPr>
              <w:rPr>
                <w:rFonts w:ascii="Tahoma" w:hAnsi="Tahoma" w:cs="Tahoma"/>
                <w:sz w:val="18"/>
                <w:szCs w:val="18"/>
                <w:rtl/>
              </w:rPr>
            </w:pPr>
            <w:r>
              <w:rPr>
                <w:rFonts w:ascii="Tahoma" w:hAnsi="Tahoma" w:cs="Tahoma"/>
                <w:sz w:val="18"/>
                <w:szCs w:val="18"/>
                <w:rtl/>
              </w:rPr>
              <w:t>2</w:t>
            </w:r>
            <w:r>
              <w:rPr>
                <w:rFonts w:ascii="Tahoma" w:hAnsi="Tahoma" w:cs="Tahoma"/>
                <w:sz w:val="18"/>
                <w:szCs w:val="18"/>
              </w:rPr>
              <w:t>1</w:t>
            </w:r>
          </w:p>
        </w:tc>
        <w:tc>
          <w:tcPr>
            <w:tcW w:w="655" w:type="dxa"/>
            <w:shd w:val="clear" w:color="auto" w:fill="F7CAAC" w:themeFill="accent2" w:themeFillTint="66"/>
          </w:tcPr>
          <w:p w14:paraId="5DBFBBE5" w14:textId="77777777" w:rsidR="00BD575D" w:rsidRDefault="00F31DDB">
            <w:pPr>
              <w:rPr>
                <w:rFonts w:ascii="Tahoma" w:hAnsi="Tahoma" w:cs="Tahoma"/>
                <w:sz w:val="18"/>
                <w:szCs w:val="18"/>
                <w:rtl/>
              </w:rPr>
            </w:pPr>
            <w:r>
              <w:rPr>
                <w:rFonts w:ascii="Tahoma" w:hAnsi="Tahoma" w:cs="Tahoma"/>
                <w:sz w:val="18"/>
                <w:szCs w:val="18"/>
                <w:rtl/>
              </w:rPr>
              <w:t>7</w:t>
            </w:r>
          </w:p>
        </w:tc>
        <w:tc>
          <w:tcPr>
            <w:tcW w:w="655" w:type="dxa"/>
            <w:shd w:val="clear" w:color="auto" w:fill="F7CAAC" w:themeFill="accent2" w:themeFillTint="66"/>
          </w:tcPr>
          <w:p w14:paraId="1F982B91" w14:textId="77777777" w:rsidR="00BD575D" w:rsidRDefault="00F31DDB">
            <w:pPr>
              <w:rPr>
                <w:rFonts w:ascii="Tahoma" w:hAnsi="Tahoma" w:cs="Tahoma"/>
                <w:sz w:val="18"/>
                <w:szCs w:val="18"/>
                <w:rtl/>
              </w:rPr>
            </w:pPr>
            <w:r>
              <w:rPr>
                <w:rFonts w:ascii="Tahoma" w:hAnsi="Tahoma" w:cs="Tahoma"/>
                <w:sz w:val="18"/>
                <w:szCs w:val="18"/>
                <w:rtl/>
              </w:rPr>
              <w:t>0</w:t>
            </w:r>
          </w:p>
        </w:tc>
        <w:tc>
          <w:tcPr>
            <w:tcW w:w="1029" w:type="dxa"/>
            <w:shd w:val="clear" w:color="auto" w:fill="FF33CC"/>
          </w:tcPr>
          <w:p w14:paraId="2BCC1851" w14:textId="77777777" w:rsidR="00BD575D" w:rsidRDefault="00F31DDB">
            <w:pPr>
              <w:rPr>
                <w:rFonts w:ascii="Tahoma" w:hAnsi="Tahoma" w:cs="Tahoma"/>
                <w:sz w:val="18"/>
                <w:szCs w:val="18"/>
                <w:rtl/>
              </w:rPr>
            </w:pPr>
            <w:r>
              <w:rPr>
                <w:rFonts w:ascii="Tahoma" w:hAnsi="Tahoma" w:cs="Tahoma"/>
                <w:sz w:val="18"/>
                <w:szCs w:val="18"/>
                <w:rtl/>
              </w:rPr>
              <w:t>21</w:t>
            </w:r>
          </w:p>
        </w:tc>
        <w:tc>
          <w:tcPr>
            <w:tcW w:w="1029" w:type="dxa"/>
            <w:shd w:val="clear" w:color="auto" w:fill="auto"/>
          </w:tcPr>
          <w:p w14:paraId="4FCDAF92" w14:textId="77777777" w:rsidR="00BD575D" w:rsidRDefault="00F31DDB">
            <w:pPr>
              <w:rPr>
                <w:rFonts w:ascii="Tahoma" w:hAnsi="Tahoma" w:cs="Tahoma"/>
                <w:sz w:val="18"/>
                <w:szCs w:val="18"/>
                <w:rtl/>
              </w:rPr>
            </w:pPr>
            <w:r>
              <w:rPr>
                <w:rFonts w:ascii="Tahoma" w:hAnsi="Tahoma" w:cs="Tahoma" w:hint="cs"/>
                <w:sz w:val="18"/>
                <w:szCs w:val="18"/>
                <w:rtl/>
              </w:rPr>
              <w:t>אזור 12</w:t>
            </w:r>
          </w:p>
        </w:tc>
      </w:tr>
      <w:tr w:rsidR="00BD575D" w14:paraId="04DB82C0" w14:textId="77777777">
        <w:trPr>
          <w:jc w:val="center"/>
        </w:trPr>
        <w:tc>
          <w:tcPr>
            <w:tcW w:w="766" w:type="dxa"/>
            <w:shd w:val="clear" w:color="auto" w:fill="00CC99"/>
          </w:tcPr>
          <w:p w14:paraId="31FFA393" w14:textId="77777777" w:rsidR="00BD575D" w:rsidRDefault="00F31DDB">
            <w:pPr>
              <w:rPr>
                <w:rFonts w:ascii="Tahoma" w:hAnsi="Tahoma" w:cs="Tahoma"/>
                <w:sz w:val="18"/>
                <w:szCs w:val="18"/>
                <w:rtl/>
              </w:rPr>
            </w:pPr>
            <w:r>
              <w:rPr>
                <w:rFonts w:ascii="Tahoma" w:hAnsi="Tahoma" w:cs="Tahoma"/>
                <w:sz w:val="18"/>
                <w:szCs w:val="18"/>
              </w:rPr>
              <w:t>22</w:t>
            </w:r>
          </w:p>
        </w:tc>
        <w:tc>
          <w:tcPr>
            <w:tcW w:w="766" w:type="dxa"/>
            <w:shd w:val="clear" w:color="auto" w:fill="00CC99"/>
          </w:tcPr>
          <w:p w14:paraId="37331685" w14:textId="77777777" w:rsidR="00BD575D" w:rsidRDefault="00F31DDB">
            <w:pPr>
              <w:rPr>
                <w:rFonts w:ascii="Tahoma" w:hAnsi="Tahoma" w:cs="Tahoma"/>
                <w:sz w:val="18"/>
                <w:szCs w:val="18"/>
                <w:rtl/>
              </w:rPr>
            </w:pPr>
            <w:r>
              <w:rPr>
                <w:rFonts w:ascii="Tahoma" w:hAnsi="Tahoma" w:cs="Tahoma"/>
                <w:sz w:val="18"/>
                <w:szCs w:val="18"/>
              </w:rPr>
              <w:t>23</w:t>
            </w:r>
          </w:p>
        </w:tc>
        <w:tc>
          <w:tcPr>
            <w:tcW w:w="655" w:type="dxa"/>
            <w:shd w:val="clear" w:color="auto" w:fill="F7CAAC" w:themeFill="accent2" w:themeFillTint="66"/>
          </w:tcPr>
          <w:p w14:paraId="3DF3B72C" w14:textId="77777777" w:rsidR="00BD575D" w:rsidRDefault="00F31DDB">
            <w:pPr>
              <w:rPr>
                <w:rFonts w:ascii="Tahoma" w:hAnsi="Tahoma" w:cs="Tahoma"/>
                <w:sz w:val="18"/>
                <w:szCs w:val="18"/>
                <w:rtl/>
              </w:rPr>
            </w:pPr>
            <w:r>
              <w:rPr>
                <w:rFonts w:ascii="Tahoma" w:hAnsi="Tahoma" w:cs="Tahoma"/>
                <w:sz w:val="18"/>
                <w:szCs w:val="18"/>
                <w:rtl/>
              </w:rPr>
              <w:t>14</w:t>
            </w:r>
          </w:p>
        </w:tc>
        <w:tc>
          <w:tcPr>
            <w:tcW w:w="655" w:type="dxa"/>
            <w:shd w:val="clear" w:color="auto" w:fill="F7CAAC" w:themeFill="accent2" w:themeFillTint="66"/>
          </w:tcPr>
          <w:p w14:paraId="49C6D811" w14:textId="77777777" w:rsidR="00BD575D" w:rsidRDefault="00F31DDB">
            <w:pPr>
              <w:rPr>
                <w:rFonts w:ascii="Tahoma" w:hAnsi="Tahoma" w:cs="Tahoma"/>
                <w:sz w:val="18"/>
                <w:szCs w:val="18"/>
                <w:rtl/>
              </w:rPr>
            </w:pPr>
            <w:r>
              <w:rPr>
                <w:rFonts w:ascii="Tahoma" w:hAnsi="Tahoma" w:cs="Tahoma"/>
                <w:sz w:val="18"/>
                <w:szCs w:val="18"/>
                <w:rtl/>
              </w:rPr>
              <w:t>0</w:t>
            </w:r>
          </w:p>
        </w:tc>
        <w:tc>
          <w:tcPr>
            <w:tcW w:w="655" w:type="dxa"/>
            <w:shd w:val="clear" w:color="auto" w:fill="F7CAAC" w:themeFill="accent2" w:themeFillTint="66"/>
          </w:tcPr>
          <w:p w14:paraId="6C5BF025" w14:textId="77777777" w:rsidR="00BD575D" w:rsidRDefault="00F31DDB">
            <w:pPr>
              <w:rPr>
                <w:rFonts w:ascii="Tahoma" w:hAnsi="Tahoma" w:cs="Tahoma"/>
                <w:sz w:val="18"/>
                <w:szCs w:val="18"/>
                <w:rtl/>
              </w:rPr>
            </w:pPr>
            <w:r>
              <w:rPr>
                <w:rFonts w:ascii="Tahoma" w:hAnsi="Tahoma" w:cs="Tahoma"/>
                <w:sz w:val="18"/>
                <w:szCs w:val="18"/>
                <w:rtl/>
              </w:rPr>
              <w:t>7</w:t>
            </w:r>
          </w:p>
        </w:tc>
        <w:tc>
          <w:tcPr>
            <w:tcW w:w="1029" w:type="dxa"/>
            <w:shd w:val="clear" w:color="auto" w:fill="FF33CC"/>
          </w:tcPr>
          <w:p w14:paraId="1E18B1D5" w14:textId="77777777" w:rsidR="00BD575D" w:rsidRDefault="00F31DDB">
            <w:pPr>
              <w:rPr>
                <w:rFonts w:ascii="Tahoma" w:hAnsi="Tahoma" w:cs="Tahoma"/>
                <w:sz w:val="18"/>
                <w:szCs w:val="18"/>
                <w:rtl/>
              </w:rPr>
            </w:pPr>
            <w:r>
              <w:rPr>
                <w:rFonts w:ascii="Tahoma" w:hAnsi="Tahoma" w:cs="Tahoma"/>
                <w:sz w:val="18"/>
                <w:szCs w:val="18"/>
                <w:rtl/>
              </w:rPr>
              <w:t>2</w:t>
            </w:r>
            <w:r>
              <w:rPr>
                <w:rFonts w:ascii="Tahoma" w:hAnsi="Tahoma" w:cs="Tahoma"/>
                <w:sz w:val="18"/>
                <w:szCs w:val="18"/>
              </w:rPr>
              <w:t>8</w:t>
            </w:r>
          </w:p>
        </w:tc>
        <w:tc>
          <w:tcPr>
            <w:tcW w:w="1029" w:type="dxa"/>
            <w:shd w:val="clear" w:color="auto" w:fill="auto"/>
          </w:tcPr>
          <w:p w14:paraId="346AEB8E" w14:textId="77777777" w:rsidR="00BD575D" w:rsidRDefault="00F31DDB">
            <w:pPr>
              <w:rPr>
                <w:rFonts w:ascii="Tahoma" w:hAnsi="Tahoma" w:cs="Tahoma"/>
                <w:sz w:val="18"/>
                <w:szCs w:val="18"/>
                <w:rtl/>
              </w:rPr>
            </w:pPr>
            <w:r>
              <w:rPr>
                <w:rFonts w:ascii="Tahoma" w:hAnsi="Tahoma" w:cs="Tahoma" w:hint="cs"/>
                <w:sz w:val="18"/>
                <w:szCs w:val="18"/>
                <w:rtl/>
              </w:rPr>
              <w:t>אזור 13</w:t>
            </w:r>
          </w:p>
        </w:tc>
      </w:tr>
      <w:tr w:rsidR="00BD575D" w14:paraId="753343BA" w14:textId="77777777">
        <w:trPr>
          <w:jc w:val="center"/>
        </w:trPr>
        <w:tc>
          <w:tcPr>
            <w:tcW w:w="766" w:type="dxa"/>
            <w:shd w:val="clear" w:color="auto" w:fill="00CC99"/>
          </w:tcPr>
          <w:p w14:paraId="7433C342" w14:textId="77777777" w:rsidR="00BD575D" w:rsidRDefault="00F31DDB">
            <w:pPr>
              <w:rPr>
                <w:rFonts w:ascii="Tahoma" w:hAnsi="Tahoma" w:cs="Tahoma"/>
                <w:sz w:val="18"/>
                <w:szCs w:val="18"/>
                <w:rtl/>
              </w:rPr>
            </w:pPr>
            <w:r>
              <w:rPr>
                <w:rFonts w:ascii="Tahoma" w:hAnsi="Tahoma" w:cs="Tahoma"/>
                <w:sz w:val="18"/>
                <w:szCs w:val="18"/>
              </w:rPr>
              <w:t>27</w:t>
            </w:r>
          </w:p>
        </w:tc>
        <w:tc>
          <w:tcPr>
            <w:tcW w:w="766" w:type="dxa"/>
            <w:shd w:val="clear" w:color="auto" w:fill="00CC99"/>
          </w:tcPr>
          <w:p w14:paraId="00D6AE12" w14:textId="77777777" w:rsidR="00BD575D" w:rsidRDefault="00F31DDB">
            <w:pPr>
              <w:rPr>
                <w:rFonts w:ascii="Tahoma" w:hAnsi="Tahoma" w:cs="Tahoma"/>
                <w:sz w:val="18"/>
                <w:szCs w:val="18"/>
                <w:rtl/>
              </w:rPr>
            </w:pPr>
            <w:r>
              <w:rPr>
                <w:rFonts w:ascii="Tahoma" w:hAnsi="Tahoma" w:cs="Tahoma"/>
                <w:sz w:val="18"/>
                <w:szCs w:val="18"/>
              </w:rPr>
              <w:t>25</w:t>
            </w:r>
          </w:p>
        </w:tc>
        <w:tc>
          <w:tcPr>
            <w:tcW w:w="655" w:type="dxa"/>
            <w:shd w:val="clear" w:color="auto" w:fill="F7CAAC" w:themeFill="accent2" w:themeFillTint="66"/>
          </w:tcPr>
          <w:p w14:paraId="46E09C04" w14:textId="77777777" w:rsidR="00BD575D" w:rsidRDefault="00F31DDB">
            <w:pPr>
              <w:rPr>
                <w:rFonts w:ascii="Tahoma" w:hAnsi="Tahoma" w:cs="Tahoma"/>
                <w:sz w:val="18"/>
                <w:szCs w:val="18"/>
                <w:rtl/>
              </w:rPr>
            </w:pPr>
            <w:r>
              <w:rPr>
                <w:rFonts w:ascii="Tahoma" w:hAnsi="Tahoma" w:cs="Tahoma"/>
                <w:sz w:val="18"/>
                <w:szCs w:val="18"/>
                <w:rtl/>
              </w:rPr>
              <w:t>0</w:t>
            </w:r>
          </w:p>
        </w:tc>
        <w:tc>
          <w:tcPr>
            <w:tcW w:w="655" w:type="dxa"/>
            <w:shd w:val="clear" w:color="auto" w:fill="F7CAAC" w:themeFill="accent2" w:themeFillTint="66"/>
          </w:tcPr>
          <w:p w14:paraId="31CE1721" w14:textId="77777777" w:rsidR="00BD575D" w:rsidRDefault="00F31DDB">
            <w:pPr>
              <w:rPr>
                <w:rFonts w:ascii="Tahoma" w:hAnsi="Tahoma" w:cs="Tahoma"/>
                <w:sz w:val="18"/>
                <w:szCs w:val="18"/>
                <w:rtl/>
              </w:rPr>
            </w:pPr>
            <w:r>
              <w:rPr>
                <w:rFonts w:ascii="Tahoma" w:hAnsi="Tahoma" w:cs="Tahoma"/>
                <w:sz w:val="18"/>
                <w:szCs w:val="18"/>
                <w:rtl/>
              </w:rPr>
              <w:t>14</w:t>
            </w:r>
          </w:p>
        </w:tc>
        <w:tc>
          <w:tcPr>
            <w:tcW w:w="655" w:type="dxa"/>
            <w:shd w:val="clear" w:color="auto" w:fill="F7CAAC" w:themeFill="accent2" w:themeFillTint="66"/>
          </w:tcPr>
          <w:p w14:paraId="4A5A0B7A" w14:textId="77777777" w:rsidR="00BD575D" w:rsidRDefault="00F31DDB">
            <w:pPr>
              <w:rPr>
                <w:rFonts w:ascii="Tahoma" w:hAnsi="Tahoma" w:cs="Tahoma"/>
                <w:sz w:val="18"/>
                <w:szCs w:val="18"/>
                <w:rtl/>
              </w:rPr>
            </w:pPr>
            <w:r>
              <w:rPr>
                <w:rFonts w:ascii="Tahoma" w:hAnsi="Tahoma" w:cs="Tahoma"/>
                <w:sz w:val="18"/>
                <w:szCs w:val="18"/>
                <w:rtl/>
              </w:rPr>
              <w:t>21</w:t>
            </w:r>
          </w:p>
        </w:tc>
        <w:tc>
          <w:tcPr>
            <w:tcW w:w="1029" w:type="dxa"/>
            <w:shd w:val="clear" w:color="auto" w:fill="FF33CC"/>
          </w:tcPr>
          <w:p w14:paraId="7B7733E3" w14:textId="77777777" w:rsidR="00BD575D" w:rsidRDefault="00F31DDB">
            <w:pPr>
              <w:rPr>
                <w:rFonts w:ascii="Tahoma" w:hAnsi="Tahoma" w:cs="Tahoma"/>
                <w:sz w:val="18"/>
                <w:szCs w:val="18"/>
                <w:rtl/>
              </w:rPr>
            </w:pPr>
            <w:r>
              <w:rPr>
                <w:rFonts w:ascii="Tahoma" w:hAnsi="Tahoma" w:cs="Tahoma"/>
                <w:sz w:val="18"/>
                <w:szCs w:val="18"/>
                <w:rtl/>
              </w:rPr>
              <w:t>17</w:t>
            </w:r>
          </w:p>
        </w:tc>
        <w:tc>
          <w:tcPr>
            <w:tcW w:w="1029" w:type="dxa"/>
            <w:shd w:val="clear" w:color="auto" w:fill="auto"/>
          </w:tcPr>
          <w:p w14:paraId="270E933D" w14:textId="77777777" w:rsidR="00BD575D" w:rsidRDefault="00F31DDB">
            <w:pPr>
              <w:rPr>
                <w:rFonts w:ascii="Tahoma" w:hAnsi="Tahoma" w:cs="Tahoma"/>
                <w:sz w:val="18"/>
                <w:szCs w:val="18"/>
                <w:rtl/>
              </w:rPr>
            </w:pPr>
            <w:r>
              <w:rPr>
                <w:rFonts w:ascii="Tahoma" w:hAnsi="Tahoma" w:cs="Tahoma" w:hint="cs"/>
                <w:sz w:val="18"/>
                <w:szCs w:val="18"/>
                <w:rtl/>
              </w:rPr>
              <w:t>אזור 14</w:t>
            </w:r>
          </w:p>
        </w:tc>
      </w:tr>
      <w:tr w:rsidR="00BD575D" w14:paraId="52A03BA5" w14:textId="77777777">
        <w:trPr>
          <w:jc w:val="center"/>
        </w:trPr>
        <w:tc>
          <w:tcPr>
            <w:tcW w:w="766" w:type="dxa"/>
            <w:shd w:val="clear" w:color="auto" w:fill="00CC99"/>
          </w:tcPr>
          <w:p w14:paraId="4ABA3C18" w14:textId="77777777" w:rsidR="00BD575D" w:rsidRDefault="00F31DDB">
            <w:pPr>
              <w:rPr>
                <w:rFonts w:ascii="Tahoma" w:hAnsi="Tahoma" w:cs="Tahoma"/>
                <w:sz w:val="18"/>
                <w:szCs w:val="18"/>
                <w:rtl/>
              </w:rPr>
            </w:pPr>
            <w:r>
              <w:rPr>
                <w:rFonts w:ascii="Tahoma" w:hAnsi="Tahoma" w:cs="Tahoma"/>
                <w:sz w:val="18"/>
                <w:szCs w:val="18"/>
              </w:rPr>
              <w:t>2</w:t>
            </w:r>
          </w:p>
        </w:tc>
        <w:tc>
          <w:tcPr>
            <w:tcW w:w="766" w:type="dxa"/>
            <w:shd w:val="clear" w:color="auto" w:fill="00CC99"/>
          </w:tcPr>
          <w:p w14:paraId="65A03291" w14:textId="77777777" w:rsidR="00BD575D" w:rsidRDefault="00F31DDB">
            <w:pPr>
              <w:rPr>
                <w:rFonts w:ascii="Tahoma" w:hAnsi="Tahoma" w:cs="Tahoma"/>
                <w:sz w:val="18"/>
                <w:szCs w:val="18"/>
                <w:rtl/>
              </w:rPr>
            </w:pPr>
            <w:r>
              <w:rPr>
                <w:rFonts w:ascii="Tahoma" w:hAnsi="Tahoma" w:cs="Tahoma"/>
                <w:sz w:val="18"/>
                <w:szCs w:val="18"/>
              </w:rPr>
              <w:t>0</w:t>
            </w:r>
          </w:p>
        </w:tc>
        <w:tc>
          <w:tcPr>
            <w:tcW w:w="655" w:type="dxa"/>
            <w:shd w:val="clear" w:color="auto" w:fill="00CC99"/>
          </w:tcPr>
          <w:p w14:paraId="4DC0DA50" w14:textId="77777777" w:rsidR="00BD575D" w:rsidRDefault="00F31DDB">
            <w:pPr>
              <w:rPr>
                <w:rFonts w:ascii="Tahoma" w:hAnsi="Tahoma" w:cs="Tahoma"/>
                <w:sz w:val="18"/>
                <w:szCs w:val="18"/>
                <w:rtl/>
              </w:rPr>
            </w:pPr>
            <w:r>
              <w:rPr>
                <w:rFonts w:ascii="Tahoma" w:hAnsi="Tahoma" w:cs="Tahoma"/>
                <w:sz w:val="18"/>
                <w:szCs w:val="18"/>
              </w:rPr>
              <w:t>25</w:t>
            </w:r>
          </w:p>
        </w:tc>
        <w:tc>
          <w:tcPr>
            <w:tcW w:w="655" w:type="dxa"/>
            <w:shd w:val="clear" w:color="auto" w:fill="00CC99"/>
          </w:tcPr>
          <w:p w14:paraId="7A840FA4" w14:textId="77777777" w:rsidR="00BD575D" w:rsidRDefault="00F31DDB">
            <w:pPr>
              <w:rPr>
                <w:rFonts w:ascii="Tahoma" w:hAnsi="Tahoma" w:cs="Tahoma"/>
                <w:sz w:val="18"/>
                <w:szCs w:val="18"/>
                <w:rtl/>
              </w:rPr>
            </w:pPr>
            <w:r>
              <w:rPr>
                <w:rFonts w:ascii="Tahoma" w:hAnsi="Tahoma" w:cs="Tahoma"/>
                <w:sz w:val="18"/>
                <w:szCs w:val="18"/>
              </w:rPr>
              <w:t>23</w:t>
            </w:r>
          </w:p>
        </w:tc>
        <w:tc>
          <w:tcPr>
            <w:tcW w:w="655" w:type="dxa"/>
            <w:shd w:val="clear" w:color="auto" w:fill="00CC99"/>
          </w:tcPr>
          <w:p w14:paraId="37590BF4" w14:textId="77777777" w:rsidR="00BD575D" w:rsidRDefault="00F31DDB">
            <w:pPr>
              <w:rPr>
                <w:rFonts w:ascii="Tahoma" w:hAnsi="Tahoma" w:cs="Tahoma"/>
                <w:sz w:val="18"/>
                <w:szCs w:val="18"/>
                <w:rtl/>
              </w:rPr>
            </w:pPr>
            <w:r>
              <w:rPr>
                <w:rFonts w:ascii="Tahoma" w:hAnsi="Tahoma" w:cs="Tahoma"/>
                <w:sz w:val="18"/>
                <w:szCs w:val="18"/>
              </w:rPr>
              <w:t>16</w:t>
            </w:r>
          </w:p>
        </w:tc>
        <w:tc>
          <w:tcPr>
            <w:tcW w:w="1029" w:type="dxa"/>
            <w:shd w:val="clear" w:color="auto" w:fill="FF33CC"/>
          </w:tcPr>
          <w:p w14:paraId="6E2C4F67" w14:textId="77777777" w:rsidR="00BD575D" w:rsidRDefault="00F31DDB">
            <w:pPr>
              <w:rPr>
                <w:rFonts w:ascii="Tahoma" w:hAnsi="Tahoma" w:cs="Tahoma"/>
                <w:sz w:val="18"/>
                <w:szCs w:val="18"/>
                <w:rtl/>
              </w:rPr>
            </w:pPr>
            <w:r>
              <w:rPr>
                <w:rFonts w:ascii="Tahoma" w:hAnsi="Tahoma" w:cs="Tahoma"/>
                <w:sz w:val="18"/>
                <w:szCs w:val="18"/>
              </w:rPr>
              <w:t>7</w:t>
            </w:r>
          </w:p>
        </w:tc>
        <w:tc>
          <w:tcPr>
            <w:tcW w:w="1029" w:type="dxa"/>
            <w:shd w:val="clear" w:color="auto" w:fill="auto"/>
          </w:tcPr>
          <w:p w14:paraId="34EF125D" w14:textId="77777777" w:rsidR="00BD575D" w:rsidRDefault="00F31DDB">
            <w:pPr>
              <w:rPr>
                <w:rFonts w:ascii="Tahoma" w:hAnsi="Tahoma" w:cs="Tahoma"/>
                <w:sz w:val="18"/>
                <w:szCs w:val="18"/>
              </w:rPr>
            </w:pPr>
            <w:r>
              <w:rPr>
                <w:rFonts w:ascii="Tahoma" w:hAnsi="Tahoma" w:cs="Tahoma" w:hint="cs"/>
                <w:sz w:val="18"/>
                <w:szCs w:val="18"/>
                <w:rtl/>
              </w:rPr>
              <w:t>קופה 1</w:t>
            </w:r>
          </w:p>
        </w:tc>
      </w:tr>
      <w:tr w:rsidR="00BD575D" w14:paraId="6860192D" w14:textId="77777777">
        <w:trPr>
          <w:jc w:val="center"/>
        </w:trPr>
        <w:tc>
          <w:tcPr>
            <w:tcW w:w="766" w:type="dxa"/>
            <w:shd w:val="clear" w:color="auto" w:fill="00CC99"/>
          </w:tcPr>
          <w:p w14:paraId="681D1C2E" w14:textId="77777777" w:rsidR="00BD575D" w:rsidRDefault="00F31DDB">
            <w:pPr>
              <w:rPr>
                <w:rFonts w:ascii="Tahoma" w:hAnsi="Tahoma" w:cs="Tahoma"/>
                <w:sz w:val="18"/>
                <w:szCs w:val="18"/>
                <w:rtl/>
              </w:rPr>
            </w:pPr>
            <w:r>
              <w:rPr>
                <w:rFonts w:ascii="Tahoma" w:hAnsi="Tahoma" w:cs="Tahoma"/>
                <w:sz w:val="18"/>
                <w:szCs w:val="18"/>
              </w:rPr>
              <w:t>0</w:t>
            </w:r>
          </w:p>
        </w:tc>
        <w:tc>
          <w:tcPr>
            <w:tcW w:w="766" w:type="dxa"/>
            <w:shd w:val="clear" w:color="auto" w:fill="00CC99"/>
          </w:tcPr>
          <w:p w14:paraId="3FCEF87D" w14:textId="77777777" w:rsidR="00BD575D" w:rsidRDefault="00F31DDB">
            <w:pPr>
              <w:rPr>
                <w:rFonts w:ascii="Tahoma" w:hAnsi="Tahoma" w:cs="Tahoma"/>
                <w:sz w:val="18"/>
                <w:szCs w:val="18"/>
                <w:rtl/>
              </w:rPr>
            </w:pPr>
            <w:r>
              <w:rPr>
                <w:rFonts w:ascii="Tahoma" w:hAnsi="Tahoma" w:cs="Tahoma"/>
                <w:sz w:val="18"/>
                <w:szCs w:val="18"/>
              </w:rPr>
              <w:t>2</w:t>
            </w:r>
          </w:p>
        </w:tc>
        <w:tc>
          <w:tcPr>
            <w:tcW w:w="655" w:type="dxa"/>
            <w:shd w:val="clear" w:color="auto" w:fill="00CC99"/>
          </w:tcPr>
          <w:p w14:paraId="021F9CD8" w14:textId="77777777" w:rsidR="00BD575D" w:rsidRDefault="00F31DDB">
            <w:pPr>
              <w:rPr>
                <w:rFonts w:ascii="Tahoma" w:hAnsi="Tahoma" w:cs="Tahoma"/>
                <w:sz w:val="18"/>
                <w:szCs w:val="18"/>
                <w:rtl/>
              </w:rPr>
            </w:pPr>
            <w:r>
              <w:rPr>
                <w:rFonts w:ascii="Tahoma" w:hAnsi="Tahoma" w:cs="Tahoma"/>
                <w:sz w:val="18"/>
                <w:szCs w:val="18"/>
              </w:rPr>
              <w:t>27</w:t>
            </w:r>
          </w:p>
        </w:tc>
        <w:tc>
          <w:tcPr>
            <w:tcW w:w="655" w:type="dxa"/>
            <w:shd w:val="clear" w:color="auto" w:fill="00CC99"/>
          </w:tcPr>
          <w:p w14:paraId="11D0BE3F" w14:textId="77777777" w:rsidR="00BD575D" w:rsidRDefault="00F31DDB">
            <w:pPr>
              <w:rPr>
                <w:rFonts w:ascii="Tahoma" w:hAnsi="Tahoma" w:cs="Tahoma"/>
                <w:sz w:val="18"/>
                <w:szCs w:val="18"/>
                <w:rtl/>
              </w:rPr>
            </w:pPr>
            <w:r>
              <w:rPr>
                <w:rFonts w:ascii="Tahoma" w:hAnsi="Tahoma" w:cs="Tahoma"/>
                <w:sz w:val="18"/>
                <w:szCs w:val="18"/>
              </w:rPr>
              <w:t>22</w:t>
            </w:r>
          </w:p>
        </w:tc>
        <w:tc>
          <w:tcPr>
            <w:tcW w:w="655" w:type="dxa"/>
            <w:shd w:val="clear" w:color="auto" w:fill="00CC99"/>
          </w:tcPr>
          <w:p w14:paraId="101F3E13" w14:textId="77777777" w:rsidR="00BD575D" w:rsidRDefault="00F31DDB">
            <w:pPr>
              <w:rPr>
                <w:rFonts w:ascii="Tahoma" w:hAnsi="Tahoma" w:cs="Tahoma"/>
                <w:sz w:val="18"/>
                <w:szCs w:val="18"/>
                <w:rtl/>
              </w:rPr>
            </w:pPr>
            <w:r>
              <w:rPr>
                <w:rFonts w:ascii="Tahoma" w:hAnsi="Tahoma" w:cs="Tahoma"/>
                <w:sz w:val="18"/>
                <w:szCs w:val="18"/>
              </w:rPr>
              <w:t>15</w:t>
            </w:r>
          </w:p>
        </w:tc>
        <w:tc>
          <w:tcPr>
            <w:tcW w:w="1029" w:type="dxa"/>
            <w:shd w:val="clear" w:color="auto" w:fill="FF33CC"/>
          </w:tcPr>
          <w:p w14:paraId="199D1873" w14:textId="77777777" w:rsidR="00BD575D" w:rsidRDefault="00F31DDB">
            <w:pPr>
              <w:rPr>
                <w:rFonts w:ascii="Tahoma" w:hAnsi="Tahoma" w:cs="Tahoma"/>
                <w:sz w:val="18"/>
                <w:szCs w:val="18"/>
                <w:rtl/>
              </w:rPr>
            </w:pPr>
            <w:r>
              <w:rPr>
                <w:rFonts w:ascii="Tahoma" w:hAnsi="Tahoma" w:cs="Tahoma"/>
                <w:sz w:val="18"/>
                <w:szCs w:val="18"/>
              </w:rPr>
              <w:t>9</w:t>
            </w:r>
          </w:p>
        </w:tc>
        <w:tc>
          <w:tcPr>
            <w:tcW w:w="1029" w:type="dxa"/>
            <w:shd w:val="clear" w:color="auto" w:fill="auto"/>
          </w:tcPr>
          <w:p w14:paraId="3ABFBA6F" w14:textId="77777777" w:rsidR="00BD575D" w:rsidRDefault="00F31DDB">
            <w:pPr>
              <w:rPr>
                <w:rFonts w:ascii="Tahoma" w:hAnsi="Tahoma" w:cs="Tahoma"/>
                <w:sz w:val="18"/>
                <w:szCs w:val="18"/>
              </w:rPr>
            </w:pPr>
            <w:r>
              <w:rPr>
                <w:rFonts w:ascii="Tahoma" w:hAnsi="Tahoma" w:cs="Tahoma" w:hint="cs"/>
                <w:sz w:val="18"/>
                <w:szCs w:val="18"/>
                <w:rtl/>
              </w:rPr>
              <w:t>קופה 2</w:t>
            </w:r>
          </w:p>
        </w:tc>
      </w:tr>
    </w:tbl>
    <w:p w14:paraId="49B2BFEB" w14:textId="77777777" w:rsidR="00BD575D" w:rsidRDefault="00BD575D">
      <w:pPr>
        <w:rPr>
          <w:rtl/>
        </w:rPr>
      </w:pPr>
    </w:p>
    <w:p w14:paraId="69797BC7" w14:textId="77777777" w:rsidR="00BD575D" w:rsidRDefault="00F31DDB">
      <w:pPr>
        <w:bidi/>
        <w:spacing w:after="240" w:line="360" w:lineRule="auto"/>
        <w:jc w:val="both"/>
        <w:rPr>
          <w:rFonts w:ascii="Tahoma" w:hAnsi="Tahoma" w:cs="Tahoma"/>
          <w:sz w:val="22"/>
          <w:szCs w:val="22"/>
          <w:rtl/>
        </w:rPr>
      </w:pPr>
      <w:r>
        <w:rPr>
          <w:rFonts w:ascii="Tahoma" w:hAnsi="Tahoma" w:cs="Tahoma"/>
          <w:rtl/>
        </w:rPr>
        <w:t>כמו</w:t>
      </w:r>
      <w:r>
        <w:rPr>
          <w:rFonts w:ascii="Tahoma" w:hAnsi="Tahoma" w:cs="Tahoma"/>
          <w:sz w:val="22"/>
          <w:szCs w:val="22"/>
          <w:rtl/>
        </w:rPr>
        <w:t xml:space="preserve">בן, היות שמדובר במטריצה בגודל </w:t>
      </w:r>
      <w:r>
        <w:rPr>
          <w:rFonts w:ascii="Tahoma" w:hAnsi="Tahoma" w:cs="Tahoma"/>
          <w:sz w:val="22"/>
          <w:szCs w:val="22"/>
        </w:rPr>
        <w:t>6</w:t>
      </w:r>
      <w:r>
        <w:rPr>
          <w:rFonts w:ascii="Tahoma" w:hAnsi="Tahoma" w:cs="Tahoma"/>
          <w:sz w:val="22"/>
          <w:szCs w:val="22"/>
          <w:rtl/>
        </w:rPr>
        <w:t xml:space="preserve"> חושבה פנקציית ה-</w:t>
      </w:r>
      <w:r>
        <w:rPr>
          <w:rFonts w:ascii="Tahoma" w:hAnsi="Tahoma" w:cs="Tahoma"/>
          <w:sz w:val="22"/>
          <w:szCs w:val="22"/>
        </w:rPr>
        <w:t>TSP</w:t>
      </w:r>
      <w:r>
        <w:rPr>
          <w:rFonts w:ascii="Tahoma" w:hAnsi="Tahoma" w:cs="Tahoma"/>
          <w:sz w:val="22"/>
          <w:szCs w:val="22"/>
          <w:rtl/>
        </w:rPr>
        <w:t xml:space="preserve"> המדוייקת.</w:t>
      </w:r>
    </w:p>
    <w:p w14:paraId="748E6039" w14:textId="77777777"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t>הסדר שחזר:</w:t>
      </w:r>
    </w:p>
    <w:p w14:paraId="150E703B"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Pr>
        <w:lastRenderedPageBreak/>
        <w:t>0,3,2,1,5</w:t>
      </w:r>
    </w:p>
    <w:p w14:paraId="65F45548"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יש לצאת מנקודת </w:t>
      </w:r>
      <w:r>
        <w:rPr>
          <w:rFonts w:ascii="Tahoma" w:hAnsi="Tahoma" w:cs="Tahoma" w:hint="cs"/>
          <w:sz w:val="22"/>
          <w:szCs w:val="22"/>
          <w:rtl/>
        </w:rPr>
        <w:t>ההתחלה</w:t>
      </w:r>
      <w:r>
        <w:rPr>
          <w:rFonts w:ascii="Tahoma" w:hAnsi="Tahoma" w:cs="Tahoma"/>
          <w:sz w:val="22"/>
          <w:szCs w:val="22"/>
          <w:rtl/>
        </w:rPr>
        <w:t xml:space="preserve"> ולאסוף מאזור 1</w:t>
      </w:r>
      <w:r>
        <w:rPr>
          <w:rFonts w:ascii="Tahoma" w:hAnsi="Tahoma" w:cs="Tahoma" w:hint="cs"/>
          <w:sz w:val="22"/>
          <w:szCs w:val="22"/>
          <w:rtl/>
        </w:rPr>
        <w:t>4</w:t>
      </w:r>
      <w:r>
        <w:rPr>
          <w:rFonts w:ascii="Tahoma" w:hAnsi="Tahoma" w:cs="Tahoma"/>
          <w:sz w:val="22"/>
          <w:szCs w:val="22"/>
          <w:rtl/>
        </w:rPr>
        <w:t>,1</w:t>
      </w:r>
      <w:r>
        <w:rPr>
          <w:rFonts w:ascii="Tahoma" w:hAnsi="Tahoma" w:cs="Tahoma" w:hint="cs"/>
          <w:sz w:val="22"/>
          <w:szCs w:val="22"/>
          <w:rtl/>
        </w:rPr>
        <w:t>3</w:t>
      </w:r>
      <w:r>
        <w:rPr>
          <w:rFonts w:ascii="Tahoma" w:hAnsi="Tahoma" w:cs="Tahoma"/>
          <w:sz w:val="22"/>
          <w:szCs w:val="22"/>
          <w:rtl/>
        </w:rPr>
        <w:t>,1</w:t>
      </w:r>
      <w:r>
        <w:rPr>
          <w:rFonts w:ascii="Tahoma" w:hAnsi="Tahoma" w:cs="Tahoma" w:hint="cs"/>
          <w:sz w:val="22"/>
          <w:szCs w:val="22"/>
          <w:rtl/>
        </w:rPr>
        <w:t>2</w:t>
      </w:r>
      <w:r>
        <w:rPr>
          <w:rFonts w:ascii="Tahoma" w:hAnsi="Tahoma" w:cs="Tahoma"/>
          <w:sz w:val="22"/>
          <w:szCs w:val="22"/>
          <w:rtl/>
        </w:rPr>
        <w:t xml:space="preserve"> החל מ-1</w:t>
      </w:r>
      <w:r>
        <w:rPr>
          <w:rFonts w:ascii="Tahoma" w:hAnsi="Tahoma" w:cs="Tahoma" w:hint="cs"/>
          <w:sz w:val="22"/>
          <w:szCs w:val="22"/>
          <w:rtl/>
        </w:rPr>
        <w:t>4</w:t>
      </w:r>
      <w:r>
        <w:rPr>
          <w:rFonts w:ascii="Tahoma" w:hAnsi="Tahoma" w:cs="Tahoma"/>
          <w:sz w:val="22"/>
          <w:szCs w:val="22"/>
          <w:rtl/>
        </w:rPr>
        <w:t xml:space="preserve"> ואח"כ להגיע לקופה.</w:t>
      </w:r>
    </w:p>
    <w:tbl>
      <w:tblPr>
        <w:tblStyle w:val="afb"/>
        <w:bidiVisual/>
        <w:tblW w:w="9352" w:type="dxa"/>
        <w:tblLayout w:type="fixed"/>
        <w:tblLook w:val="04A0" w:firstRow="1" w:lastRow="0" w:firstColumn="1" w:lastColumn="0" w:noHBand="0" w:noVBand="1"/>
      </w:tblPr>
      <w:tblGrid>
        <w:gridCol w:w="351"/>
        <w:gridCol w:w="351"/>
        <w:gridCol w:w="350"/>
        <w:gridCol w:w="350"/>
        <w:gridCol w:w="350"/>
        <w:gridCol w:w="350"/>
        <w:gridCol w:w="350"/>
        <w:gridCol w:w="350"/>
        <w:gridCol w:w="350"/>
        <w:gridCol w:w="350"/>
        <w:gridCol w:w="350"/>
        <w:gridCol w:w="350"/>
        <w:gridCol w:w="350"/>
        <w:gridCol w:w="350"/>
        <w:gridCol w:w="350"/>
        <w:gridCol w:w="350"/>
        <w:gridCol w:w="350"/>
        <w:gridCol w:w="305"/>
        <w:gridCol w:w="305"/>
        <w:gridCol w:w="305"/>
        <w:gridCol w:w="305"/>
        <w:gridCol w:w="305"/>
        <w:gridCol w:w="305"/>
        <w:gridCol w:w="305"/>
        <w:gridCol w:w="305"/>
        <w:gridCol w:w="305"/>
        <w:gridCol w:w="305"/>
        <w:gridCol w:w="350"/>
      </w:tblGrid>
      <w:tr w:rsidR="00BD575D" w14:paraId="1E4D0ACC" w14:textId="77777777">
        <w:trPr>
          <w:trHeight w:val="283"/>
        </w:trPr>
        <w:tc>
          <w:tcPr>
            <w:tcW w:w="351" w:type="dxa"/>
            <w:vAlign w:val="center"/>
          </w:tcPr>
          <w:p w14:paraId="6978A0CB" w14:textId="77777777" w:rsidR="00BD575D" w:rsidRDefault="00F31DDB">
            <w:pPr>
              <w:jc w:val="center"/>
              <w:rPr>
                <w:rFonts w:ascii="Tahoma" w:hAnsi="Tahoma" w:cs="Tahoma"/>
                <w:sz w:val="12"/>
                <w:szCs w:val="12"/>
                <w:rtl/>
              </w:rPr>
            </w:pPr>
            <w:r>
              <w:rPr>
                <w:rFonts w:ascii="Tahoma" w:hAnsi="Tahoma" w:cs="Tahoma"/>
                <w:sz w:val="12"/>
                <w:szCs w:val="12"/>
                <w:rtl/>
              </w:rPr>
              <w:t>26</w:t>
            </w:r>
          </w:p>
        </w:tc>
        <w:tc>
          <w:tcPr>
            <w:tcW w:w="351" w:type="dxa"/>
            <w:vAlign w:val="center"/>
          </w:tcPr>
          <w:p w14:paraId="53BD6C54" w14:textId="77777777" w:rsidR="00BD575D" w:rsidRDefault="00F31DDB">
            <w:pPr>
              <w:jc w:val="center"/>
              <w:rPr>
                <w:rFonts w:ascii="Tahoma" w:hAnsi="Tahoma" w:cs="Tahoma"/>
                <w:sz w:val="12"/>
                <w:szCs w:val="12"/>
                <w:rtl/>
              </w:rPr>
            </w:pPr>
            <w:r>
              <w:rPr>
                <w:rFonts w:ascii="Tahoma" w:hAnsi="Tahoma" w:cs="Tahoma"/>
                <w:sz w:val="12"/>
                <w:szCs w:val="12"/>
                <w:rtl/>
              </w:rPr>
              <w:t>25</w:t>
            </w:r>
          </w:p>
        </w:tc>
        <w:tc>
          <w:tcPr>
            <w:tcW w:w="350" w:type="dxa"/>
            <w:vAlign w:val="center"/>
          </w:tcPr>
          <w:p w14:paraId="24F1B187" w14:textId="77777777" w:rsidR="00BD575D" w:rsidRDefault="00F31DDB">
            <w:pPr>
              <w:jc w:val="center"/>
              <w:rPr>
                <w:rFonts w:ascii="Tahoma" w:hAnsi="Tahoma" w:cs="Tahoma"/>
                <w:sz w:val="12"/>
                <w:szCs w:val="12"/>
                <w:rtl/>
              </w:rPr>
            </w:pPr>
            <w:r>
              <w:rPr>
                <w:rFonts w:ascii="Tahoma" w:hAnsi="Tahoma" w:cs="Tahoma"/>
                <w:sz w:val="12"/>
                <w:szCs w:val="12"/>
                <w:rtl/>
              </w:rPr>
              <w:t>24</w:t>
            </w:r>
          </w:p>
        </w:tc>
        <w:tc>
          <w:tcPr>
            <w:tcW w:w="350" w:type="dxa"/>
            <w:vAlign w:val="center"/>
          </w:tcPr>
          <w:p w14:paraId="673447CE" w14:textId="77777777" w:rsidR="00BD575D" w:rsidRDefault="00F31DDB">
            <w:pPr>
              <w:jc w:val="center"/>
              <w:rPr>
                <w:rFonts w:ascii="Tahoma" w:hAnsi="Tahoma" w:cs="Tahoma"/>
                <w:sz w:val="12"/>
                <w:szCs w:val="12"/>
                <w:rtl/>
              </w:rPr>
            </w:pPr>
            <w:r>
              <w:rPr>
                <w:rFonts w:ascii="Tahoma" w:hAnsi="Tahoma" w:cs="Tahoma"/>
                <w:sz w:val="12"/>
                <w:szCs w:val="12"/>
                <w:rtl/>
              </w:rPr>
              <w:t>23</w:t>
            </w:r>
          </w:p>
        </w:tc>
        <w:tc>
          <w:tcPr>
            <w:tcW w:w="350" w:type="dxa"/>
            <w:vAlign w:val="center"/>
          </w:tcPr>
          <w:p w14:paraId="5BB399C7" w14:textId="77777777" w:rsidR="00BD575D" w:rsidRDefault="00F31DDB">
            <w:pPr>
              <w:jc w:val="center"/>
              <w:rPr>
                <w:rFonts w:ascii="Tahoma" w:hAnsi="Tahoma" w:cs="Tahoma"/>
                <w:sz w:val="12"/>
                <w:szCs w:val="12"/>
                <w:rtl/>
              </w:rPr>
            </w:pPr>
            <w:r>
              <w:rPr>
                <w:rFonts w:ascii="Tahoma" w:hAnsi="Tahoma" w:cs="Tahoma"/>
                <w:sz w:val="12"/>
                <w:szCs w:val="12"/>
                <w:rtl/>
              </w:rPr>
              <w:t>22</w:t>
            </w:r>
          </w:p>
        </w:tc>
        <w:tc>
          <w:tcPr>
            <w:tcW w:w="350" w:type="dxa"/>
            <w:vAlign w:val="center"/>
          </w:tcPr>
          <w:p w14:paraId="141F4F5F" w14:textId="77777777" w:rsidR="00BD575D" w:rsidRDefault="00F31DDB">
            <w:pPr>
              <w:jc w:val="center"/>
              <w:rPr>
                <w:rFonts w:ascii="Tahoma" w:hAnsi="Tahoma" w:cs="Tahoma"/>
                <w:sz w:val="12"/>
                <w:szCs w:val="12"/>
                <w:rtl/>
              </w:rPr>
            </w:pPr>
            <w:r>
              <w:rPr>
                <w:rFonts w:ascii="Tahoma" w:hAnsi="Tahoma" w:cs="Tahoma"/>
                <w:sz w:val="12"/>
                <w:szCs w:val="12"/>
                <w:rtl/>
              </w:rPr>
              <w:t>21</w:t>
            </w:r>
          </w:p>
        </w:tc>
        <w:tc>
          <w:tcPr>
            <w:tcW w:w="350" w:type="dxa"/>
            <w:vAlign w:val="center"/>
          </w:tcPr>
          <w:p w14:paraId="1034AE74" w14:textId="77777777" w:rsidR="00BD575D" w:rsidRDefault="00F31DDB">
            <w:pPr>
              <w:jc w:val="center"/>
              <w:rPr>
                <w:rFonts w:ascii="Tahoma" w:hAnsi="Tahoma" w:cs="Tahoma"/>
                <w:sz w:val="12"/>
                <w:szCs w:val="12"/>
                <w:rtl/>
              </w:rPr>
            </w:pPr>
            <w:r>
              <w:rPr>
                <w:rFonts w:ascii="Tahoma" w:hAnsi="Tahoma" w:cs="Tahoma"/>
                <w:sz w:val="12"/>
                <w:szCs w:val="12"/>
                <w:rtl/>
              </w:rPr>
              <w:t>20</w:t>
            </w:r>
          </w:p>
        </w:tc>
        <w:tc>
          <w:tcPr>
            <w:tcW w:w="350" w:type="dxa"/>
            <w:vAlign w:val="center"/>
          </w:tcPr>
          <w:p w14:paraId="501561CB" w14:textId="77777777" w:rsidR="00BD575D" w:rsidRDefault="00F31DDB">
            <w:pPr>
              <w:jc w:val="center"/>
              <w:rPr>
                <w:rFonts w:ascii="Tahoma" w:hAnsi="Tahoma" w:cs="Tahoma"/>
                <w:sz w:val="12"/>
                <w:szCs w:val="12"/>
                <w:rtl/>
              </w:rPr>
            </w:pPr>
            <w:r>
              <w:rPr>
                <w:rFonts w:ascii="Tahoma" w:hAnsi="Tahoma" w:cs="Tahoma"/>
                <w:sz w:val="12"/>
                <w:szCs w:val="12"/>
                <w:rtl/>
              </w:rPr>
              <w:t>19</w:t>
            </w:r>
          </w:p>
        </w:tc>
        <w:tc>
          <w:tcPr>
            <w:tcW w:w="350" w:type="dxa"/>
            <w:vAlign w:val="center"/>
          </w:tcPr>
          <w:p w14:paraId="5F5597CA" w14:textId="77777777" w:rsidR="00BD575D" w:rsidRDefault="00F31DDB">
            <w:pPr>
              <w:jc w:val="center"/>
              <w:rPr>
                <w:rFonts w:ascii="Tahoma" w:hAnsi="Tahoma" w:cs="Tahoma"/>
                <w:sz w:val="12"/>
                <w:szCs w:val="12"/>
                <w:rtl/>
              </w:rPr>
            </w:pPr>
            <w:r>
              <w:rPr>
                <w:rFonts w:ascii="Tahoma" w:hAnsi="Tahoma" w:cs="Tahoma"/>
                <w:sz w:val="12"/>
                <w:szCs w:val="12"/>
                <w:rtl/>
              </w:rPr>
              <w:t>18</w:t>
            </w:r>
          </w:p>
        </w:tc>
        <w:tc>
          <w:tcPr>
            <w:tcW w:w="350" w:type="dxa"/>
            <w:vAlign w:val="center"/>
          </w:tcPr>
          <w:p w14:paraId="71AD0190" w14:textId="77777777" w:rsidR="00BD575D" w:rsidRDefault="00F31DDB">
            <w:pPr>
              <w:jc w:val="center"/>
              <w:rPr>
                <w:rFonts w:ascii="Tahoma" w:hAnsi="Tahoma" w:cs="Tahoma"/>
                <w:sz w:val="12"/>
                <w:szCs w:val="12"/>
                <w:rtl/>
              </w:rPr>
            </w:pPr>
            <w:r>
              <w:rPr>
                <w:rFonts w:ascii="Tahoma" w:hAnsi="Tahoma" w:cs="Tahoma"/>
                <w:sz w:val="12"/>
                <w:szCs w:val="12"/>
                <w:rtl/>
              </w:rPr>
              <w:t>17</w:t>
            </w:r>
          </w:p>
        </w:tc>
        <w:tc>
          <w:tcPr>
            <w:tcW w:w="350" w:type="dxa"/>
            <w:vAlign w:val="center"/>
          </w:tcPr>
          <w:p w14:paraId="1521E1B5" w14:textId="77777777" w:rsidR="00BD575D" w:rsidRDefault="00F31DDB">
            <w:pPr>
              <w:jc w:val="center"/>
              <w:rPr>
                <w:rFonts w:ascii="Tahoma" w:hAnsi="Tahoma" w:cs="Tahoma"/>
                <w:sz w:val="12"/>
                <w:szCs w:val="12"/>
                <w:rtl/>
              </w:rPr>
            </w:pPr>
            <w:r>
              <w:rPr>
                <w:rFonts w:ascii="Tahoma" w:hAnsi="Tahoma" w:cs="Tahoma"/>
                <w:sz w:val="12"/>
                <w:szCs w:val="12"/>
                <w:rtl/>
              </w:rPr>
              <w:t>16</w:t>
            </w:r>
          </w:p>
        </w:tc>
        <w:tc>
          <w:tcPr>
            <w:tcW w:w="350" w:type="dxa"/>
            <w:vAlign w:val="center"/>
          </w:tcPr>
          <w:p w14:paraId="4FDCA1E9" w14:textId="77777777" w:rsidR="00BD575D" w:rsidRDefault="00F31DDB">
            <w:pPr>
              <w:jc w:val="center"/>
              <w:rPr>
                <w:rFonts w:ascii="Tahoma" w:hAnsi="Tahoma" w:cs="Tahoma"/>
                <w:sz w:val="12"/>
                <w:szCs w:val="12"/>
                <w:rtl/>
              </w:rPr>
            </w:pPr>
            <w:r>
              <w:rPr>
                <w:rFonts w:ascii="Tahoma" w:hAnsi="Tahoma" w:cs="Tahoma"/>
                <w:sz w:val="12"/>
                <w:szCs w:val="12"/>
                <w:rtl/>
              </w:rPr>
              <w:t>15</w:t>
            </w:r>
          </w:p>
        </w:tc>
        <w:tc>
          <w:tcPr>
            <w:tcW w:w="350" w:type="dxa"/>
            <w:vAlign w:val="center"/>
          </w:tcPr>
          <w:p w14:paraId="5E3C5A95" w14:textId="77777777" w:rsidR="00BD575D" w:rsidRDefault="00F31DDB">
            <w:pPr>
              <w:jc w:val="center"/>
              <w:rPr>
                <w:rFonts w:ascii="Tahoma" w:hAnsi="Tahoma" w:cs="Tahoma"/>
                <w:sz w:val="12"/>
                <w:szCs w:val="12"/>
                <w:rtl/>
              </w:rPr>
            </w:pPr>
            <w:r>
              <w:rPr>
                <w:rFonts w:ascii="Tahoma" w:hAnsi="Tahoma" w:cs="Tahoma"/>
                <w:sz w:val="12"/>
                <w:szCs w:val="12"/>
                <w:rtl/>
              </w:rPr>
              <w:t>14</w:t>
            </w:r>
          </w:p>
        </w:tc>
        <w:tc>
          <w:tcPr>
            <w:tcW w:w="350" w:type="dxa"/>
            <w:vAlign w:val="center"/>
          </w:tcPr>
          <w:p w14:paraId="4C6BF865" w14:textId="77777777" w:rsidR="00BD575D" w:rsidRDefault="00F31DDB">
            <w:pPr>
              <w:jc w:val="center"/>
              <w:rPr>
                <w:rFonts w:ascii="Tahoma" w:hAnsi="Tahoma" w:cs="Tahoma"/>
                <w:sz w:val="12"/>
                <w:szCs w:val="12"/>
                <w:rtl/>
              </w:rPr>
            </w:pPr>
            <w:r>
              <w:rPr>
                <w:rFonts w:ascii="Tahoma" w:hAnsi="Tahoma" w:cs="Tahoma"/>
                <w:sz w:val="12"/>
                <w:szCs w:val="12"/>
                <w:rtl/>
              </w:rPr>
              <w:t>13</w:t>
            </w:r>
          </w:p>
        </w:tc>
        <w:tc>
          <w:tcPr>
            <w:tcW w:w="350" w:type="dxa"/>
            <w:vAlign w:val="center"/>
          </w:tcPr>
          <w:p w14:paraId="6525149A" w14:textId="77777777" w:rsidR="00BD575D" w:rsidRDefault="00F31DDB">
            <w:pPr>
              <w:jc w:val="center"/>
              <w:rPr>
                <w:rFonts w:ascii="Tahoma" w:hAnsi="Tahoma" w:cs="Tahoma"/>
                <w:sz w:val="12"/>
                <w:szCs w:val="12"/>
                <w:rtl/>
              </w:rPr>
            </w:pPr>
            <w:r>
              <w:rPr>
                <w:rFonts w:ascii="Tahoma" w:hAnsi="Tahoma" w:cs="Tahoma"/>
                <w:sz w:val="12"/>
                <w:szCs w:val="12"/>
                <w:rtl/>
              </w:rPr>
              <w:t>12</w:t>
            </w:r>
          </w:p>
        </w:tc>
        <w:tc>
          <w:tcPr>
            <w:tcW w:w="350" w:type="dxa"/>
            <w:vAlign w:val="center"/>
          </w:tcPr>
          <w:p w14:paraId="5A9456F3" w14:textId="77777777" w:rsidR="00BD575D" w:rsidRDefault="00F31DDB">
            <w:pPr>
              <w:jc w:val="center"/>
              <w:rPr>
                <w:rFonts w:ascii="Tahoma" w:hAnsi="Tahoma" w:cs="Tahoma"/>
                <w:sz w:val="12"/>
                <w:szCs w:val="12"/>
                <w:rtl/>
              </w:rPr>
            </w:pPr>
            <w:r>
              <w:rPr>
                <w:rFonts w:ascii="Tahoma" w:hAnsi="Tahoma" w:cs="Tahoma"/>
                <w:sz w:val="12"/>
                <w:szCs w:val="12"/>
                <w:rtl/>
              </w:rPr>
              <w:t>11</w:t>
            </w:r>
          </w:p>
        </w:tc>
        <w:tc>
          <w:tcPr>
            <w:tcW w:w="350" w:type="dxa"/>
            <w:vAlign w:val="center"/>
          </w:tcPr>
          <w:p w14:paraId="07D87D8D" w14:textId="77777777" w:rsidR="00BD575D" w:rsidRDefault="00F31DDB">
            <w:pPr>
              <w:jc w:val="center"/>
              <w:rPr>
                <w:rFonts w:ascii="Tahoma" w:hAnsi="Tahoma" w:cs="Tahoma"/>
                <w:sz w:val="12"/>
                <w:szCs w:val="12"/>
                <w:rtl/>
              </w:rPr>
            </w:pPr>
            <w:r>
              <w:rPr>
                <w:rFonts w:ascii="Tahoma" w:hAnsi="Tahoma" w:cs="Tahoma"/>
                <w:sz w:val="12"/>
                <w:szCs w:val="12"/>
                <w:rtl/>
              </w:rPr>
              <w:t>10</w:t>
            </w:r>
          </w:p>
        </w:tc>
        <w:tc>
          <w:tcPr>
            <w:tcW w:w="305" w:type="dxa"/>
            <w:vAlign w:val="center"/>
          </w:tcPr>
          <w:p w14:paraId="17553276" w14:textId="77777777" w:rsidR="00BD575D" w:rsidRDefault="00F31DDB">
            <w:pPr>
              <w:jc w:val="center"/>
              <w:rPr>
                <w:rFonts w:ascii="Tahoma" w:hAnsi="Tahoma" w:cs="Tahoma"/>
                <w:sz w:val="12"/>
                <w:szCs w:val="12"/>
                <w:rtl/>
              </w:rPr>
            </w:pPr>
            <w:r>
              <w:rPr>
                <w:rFonts w:ascii="Tahoma" w:hAnsi="Tahoma" w:cs="Tahoma"/>
                <w:sz w:val="12"/>
                <w:szCs w:val="12"/>
                <w:rtl/>
              </w:rPr>
              <w:t>9</w:t>
            </w:r>
          </w:p>
        </w:tc>
        <w:tc>
          <w:tcPr>
            <w:tcW w:w="305" w:type="dxa"/>
            <w:vAlign w:val="center"/>
          </w:tcPr>
          <w:p w14:paraId="3A7DA119" w14:textId="77777777" w:rsidR="00BD575D" w:rsidRDefault="00F31DDB">
            <w:pPr>
              <w:jc w:val="center"/>
              <w:rPr>
                <w:rFonts w:ascii="Tahoma" w:hAnsi="Tahoma" w:cs="Tahoma"/>
                <w:sz w:val="12"/>
                <w:szCs w:val="12"/>
                <w:rtl/>
              </w:rPr>
            </w:pPr>
            <w:r>
              <w:rPr>
                <w:rFonts w:ascii="Tahoma" w:hAnsi="Tahoma" w:cs="Tahoma"/>
                <w:sz w:val="12"/>
                <w:szCs w:val="12"/>
                <w:rtl/>
              </w:rPr>
              <w:t>8</w:t>
            </w:r>
          </w:p>
        </w:tc>
        <w:tc>
          <w:tcPr>
            <w:tcW w:w="305" w:type="dxa"/>
            <w:vAlign w:val="center"/>
          </w:tcPr>
          <w:p w14:paraId="009A19D2" w14:textId="77777777" w:rsidR="00BD575D" w:rsidRDefault="00F31DDB">
            <w:pPr>
              <w:jc w:val="center"/>
              <w:rPr>
                <w:rFonts w:ascii="Tahoma" w:hAnsi="Tahoma" w:cs="Tahoma"/>
                <w:sz w:val="12"/>
                <w:szCs w:val="12"/>
                <w:rtl/>
              </w:rPr>
            </w:pPr>
            <w:r>
              <w:rPr>
                <w:rFonts w:ascii="Tahoma" w:hAnsi="Tahoma" w:cs="Tahoma"/>
                <w:sz w:val="12"/>
                <w:szCs w:val="12"/>
                <w:rtl/>
              </w:rPr>
              <w:t>7</w:t>
            </w:r>
          </w:p>
        </w:tc>
        <w:tc>
          <w:tcPr>
            <w:tcW w:w="305" w:type="dxa"/>
            <w:vAlign w:val="center"/>
          </w:tcPr>
          <w:p w14:paraId="32DD49AF" w14:textId="77777777" w:rsidR="00BD575D" w:rsidRDefault="00F31DDB">
            <w:pPr>
              <w:jc w:val="center"/>
              <w:rPr>
                <w:rFonts w:ascii="Tahoma" w:hAnsi="Tahoma" w:cs="Tahoma"/>
                <w:sz w:val="12"/>
                <w:szCs w:val="12"/>
                <w:rtl/>
              </w:rPr>
            </w:pPr>
            <w:r>
              <w:rPr>
                <w:rFonts w:ascii="Tahoma" w:hAnsi="Tahoma" w:cs="Tahoma"/>
                <w:sz w:val="12"/>
                <w:szCs w:val="12"/>
                <w:rtl/>
              </w:rPr>
              <w:t>6</w:t>
            </w:r>
          </w:p>
        </w:tc>
        <w:tc>
          <w:tcPr>
            <w:tcW w:w="305" w:type="dxa"/>
            <w:vAlign w:val="center"/>
          </w:tcPr>
          <w:p w14:paraId="6E60817C" w14:textId="77777777" w:rsidR="00BD575D" w:rsidRDefault="00F31DDB">
            <w:pPr>
              <w:jc w:val="center"/>
              <w:rPr>
                <w:rFonts w:ascii="Tahoma" w:hAnsi="Tahoma" w:cs="Tahoma"/>
                <w:sz w:val="12"/>
                <w:szCs w:val="12"/>
                <w:rtl/>
              </w:rPr>
            </w:pPr>
            <w:r>
              <w:rPr>
                <w:rFonts w:ascii="Tahoma" w:hAnsi="Tahoma" w:cs="Tahoma"/>
                <w:sz w:val="12"/>
                <w:szCs w:val="12"/>
                <w:rtl/>
              </w:rPr>
              <w:t>5</w:t>
            </w:r>
          </w:p>
        </w:tc>
        <w:tc>
          <w:tcPr>
            <w:tcW w:w="305" w:type="dxa"/>
            <w:vAlign w:val="center"/>
          </w:tcPr>
          <w:p w14:paraId="07545F42" w14:textId="77777777" w:rsidR="00BD575D" w:rsidRDefault="00F31DDB">
            <w:pPr>
              <w:jc w:val="center"/>
              <w:rPr>
                <w:rFonts w:ascii="Tahoma" w:hAnsi="Tahoma" w:cs="Tahoma"/>
                <w:sz w:val="12"/>
                <w:szCs w:val="12"/>
                <w:rtl/>
              </w:rPr>
            </w:pPr>
            <w:r>
              <w:rPr>
                <w:rFonts w:ascii="Tahoma" w:hAnsi="Tahoma" w:cs="Tahoma"/>
                <w:sz w:val="12"/>
                <w:szCs w:val="12"/>
                <w:rtl/>
              </w:rPr>
              <w:t>4</w:t>
            </w:r>
          </w:p>
        </w:tc>
        <w:tc>
          <w:tcPr>
            <w:tcW w:w="305" w:type="dxa"/>
            <w:vAlign w:val="center"/>
          </w:tcPr>
          <w:p w14:paraId="4AD723BE" w14:textId="77777777" w:rsidR="00BD575D" w:rsidRDefault="00F31DDB">
            <w:pPr>
              <w:jc w:val="center"/>
              <w:rPr>
                <w:rFonts w:ascii="Tahoma" w:hAnsi="Tahoma" w:cs="Tahoma"/>
                <w:sz w:val="12"/>
                <w:szCs w:val="12"/>
                <w:rtl/>
              </w:rPr>
            </w:pPr>
            <w:r>
              <w:rPr>
                <w:rFonts w:ascii="Tahoma" w:hAnsi="Tahoma" w:cs="Tahoma"/>
                <w:sz w:val="12"/>
                <w:szCs w:val="12"/>
                <w:rtl/>
              </w:rPr>
              <w:t>3</w:t>
            </w:r>
          </w:p>
        </w:tc>
        <w:tc>
          <w:tcPr>
            <w:tcW w:w="305" w:type="dxa"/>
            <w:vAlign w:val="center"/>
          </w:tcPr>
          <w:p w14:paraId="3A8315C7" w14:textId="77777777" w:rsidR="00BD575D" w:rsidRDefault="00F31DDB">
            <w:pPr>
              <w:jc w:val="center"/>
              <w:rPr>
                <w:rFonts w:ascii="Tahoma" w:hAnsi="Tahoma" w:cs="Tahoma"/>
                <w:sz w:val="12"/>
                <w:szCs w:val="12"/>
                <w:rtl/>
              </w:rPr>
            </w:pPr>
            <w:r>
              <w:rPr>
                <w:rFonts w:ascii="Tahoma" w:hAnsi="Tahoma" w:cs="Tahoma"/>
                <w:sz w:val="12"/>
                <w:szCs w:val="12"/>
                <w:rtl/>
              </w:rPr>
              <w:t>2</w:t>
            </w:r>
          </w:p>
        </w:tc>
        <w:tc>
          <w:tcPr>
            <w:tcW w:w="305" w:type="dxa"/>
            <w:vAlign w:val="center"/>
          </w:tcPr>
          <w:p w14:paraId="51E74065" w14:textId="77777777" w:rsidR="00BD575D" w:rsidRDefault="00F31DDB">
            <w:pPr>
              <w:jc w:val="center"/>
              <w:rPr>
                <w:rFonts w:ascii="Tahoma" w:hAnsi="Tahoma" w:cs="Tahoma"/>
                <w:sz w:val="12"/>
                <w:szCs w:val="12"/>
                <w:rtl/>
              </w:rPr>
            </w:pPr>
            <w:r>
              <w:rPr>
                <w:rFonts w:ascii="Tahoma" w:hAnsi="Tahoma" w:cs="Tahoma"/>
                <w:sz w:val="12"/>
                <w:szCs w:val="12"/>
                <w:rtl/>
              </w:rPr>
              <w:t>1</w:t>
            </w:r>
          </w:p>
        </w:tc>
        <w:tc>
          <w:tcPr>
            <w:tcW w:w="305" w:type="dxa"/>
            <w:vAlign w:val="center"/>
          </w:tcPr>
          <w:p w14:paraId="2F9E3903" w14:textId="77777777" w:rsidR="00BD575D" w:rsidRDefault="00F31DDB">
            <w:pPr>
              <w:jc w:val="center"/>
              <w:rPr>
                <w:rFonts w:ascii="Tahoma" w:hAnsi="Tahoma" w:cs="Tahoma"/>
                <w:sz w:val="12"/>
                <w:szCs w:val="12"/>
                <w:rtl/>
              </w:rPr>
            </w:pPr>
            <w:r>
              <w:rPr>
                <w:rFonts w:ascii="Tahoma" w:hAnsi="Tahoma" w:cs="Tahoma"/>
                <w:sz w:val="12"/>
                <w:szCs w:val="12"/>
                <w:rtl/>
              </w:rPr>
              <w:t>0</w:t>
            </w:r>
          </w:p>
        </w:tc>
        <w:tc>
          <w:tcPr>
            <w:tcW w:w="350" w:type="dxa"/>
            <w:vAlign w:val="center"/>
          </w:tcPr>
          <w:p w14:paraId="63FDE528" w14:textId="77777777" w:rsidR="00BD575D" w:rsidRDefault="00BD575D">
            <w:pPr>
              <w:jc w:val="center"/>
              <w:rPr>
                <w:rFonts w:ascii="Tahoma" w:hAnsi="Tahoma" w:cs="Tahoma"/>
                <w:sz w:val="12"/>
                <w:szCs w:val="12"/>
                <w:rtl/>
              </w:rPr>
            </w:pPr>
          </w:p>
        </w:tc>
      </w:tr>
      <w:tr w:rsidR="00BD575D" w14:paraId="4B0174BF" w14:textId="77777777">
        <w:trPr>
          <w:trHeight w:val="283"/>
        </w:trPr>
        <w:tc>
          <w:tcPr>
            <w:tcW w:w="351" w:type="dxa"/>
            <w:shd w:val="clear" w:color="auto" w:fill="92D050"/>
            <w:vAlign w:val="center"/>
          </w:tcPr>
          <w:p w14:paraId="0CA3F0BB" w14:textId="77777777" w:rsidR="00BD575D" w:rsidRDefault="00BD575D">
            <w:pPr>
              <w:jc w:val="center"/>
              <w:rPr>
                <w:rFonts w:ascii="Tahoma" w:hAnsi="Tahoma" w:cs="Tahoma"/>
                <w:sz w:val="12"/>
                <w:szCs w:val="12"/>
                <w:rtl/>
              </w:rPr>
            </w:pPr>
          </w:p>
        </w:tc>
        <w:tc>
          <w:tcPr>
            <w:tcW w:w="351" w:type="dxa"/>
            <w:shd w:val="clear" w:color="auto" w:fill="92D050"/>
            <w:vAlign w:val="center"/>
          </w:tcPr>
          <w:p w14:paraId="0856E764" w14:textId="77777777" w:rsidR="00BD575D" w:rsidRDefault="00BD575D">
            <w:pPr>
              <w:jc w:val="center"/>
              <w:rPr>
                <w:rFonts w:ascii="Tahoma" w:hAnsi="Tahoma" w:cs="Tahoma"/>
                <w:sz w:val="12"/>
                <w:szCs w:val="12"/>
                <w:rtl/>
              </w:rPr>
            </w:pPr>
          </w:p>
        </w:tc>
        <w:tc>
          <w:tcPr>
            <w:tcW w:w="350" w:type="dxa"/>
            <w:shd w:val="clear" w:color="auto" w:fill="92D050"/>
            <w:vAlign w:val="center"/>
          </w:tcPr>
          <w:p w14:paraId="08F79650" w14:textId="77777777" w:rsidR="00BD575D" w:rsidRDefault="00BD575D">
            <w:pPr>
              <w:jc w:val="center"/>
              <w:rPr>
                <w:rFonts w:ascii="Tahoma" w:hAnsi="Tahoma" w:cs="Tahoma"/>
                <w:sz w:val="12"/>
                <w:szCs w:val="12"/>
                <w:rtl/>
              </w:rPr>
            </w:pPr>
          </w:p>
        </w:tc>
        <w:tc>
          <w:tcPr>
            <w:tcW w:w="350" w:type="dxa"/>
            <w:shd w:val="clear" w:color="auto" w:fill="92D050"/>
            <w:vAlign w:val="center"/>
          </w:tcPr>
          <w:p w14:paraId="1D4E2A45" w14:textId="77777777" w:rsidR="00BD575D" w:rsidRDefault="00BD575D">
            <w:pPr>
              <w:jc w:val="center"/>
              <w:rPr>
                <w:rFonts w:ascii="Tahoma" w:hAnsi="Tahoma" w:cs="Tahoma"/>
                <w:sz w:val="12"/>
                <w:szCs w:val="12"/>
                <w:rtl/>
              </w:rPr>
            </w:pPr>
          </w:p>
        </w:tc>
        <w:tc>
          <w:tcPr>
            <w:tcW w:w="350" w:type="dxa"/>
            <w:shd w:val="clear" w:color="auto" w:fill="92D050"/>
            <w:vAlign w:val="center"/>
          </w:tcPr>
          <w:p w14:paraId="5AB85D2D" w14:textId="77777777" w:rsidR="00BD575D" w:rsidRDefault="00BD575D">
            <w:pPr>
              <w:jc w:val="center"/>
              <w:rPr>
                <w:rFonts w:ascii="Tahoma" w:hAnsi="Tahoma" w:cs="Tahoma"/>
                <w:sz w:val="12"/>
                <w:szCs w:val="12"/>
                <w:rtl/>
              </w:rPr>
            </w:pPr>
          </w:p>
        </w:tc>
        <w:tc>
          <w:tcPr>
            <w:tcW w:w="350" w:type="dxa"/>
            <w:shd w:val="clear" w:color="auto" w:fill="92D050"/>
            <w:vAlign w:val="center"/>
          </w:tcPr>
          <w:p w14:paraId="6DDB6575" w14:textId="77777777" w:rsidR="00BD575D" w:rsidRDefault="00BD575D">
            <w:pPr>
              <w:jc w:val="center"/>
              <w:rPr>
                <w:rFonts w:ascii="Tahoma" w:hAnsi="Tahoma" w:cs="Tahoma"/>
                <w:sz w:val="12"/>
                <w:szCs w:val="12"/>
                <w:rtl/>
              </w:rPr>
            </w:pPr>
          </w:p>
        </w:tc>
        <w:tc>
          <w:tcPr>
            <w:tcW w:w="350" w:type="dxa"/>
            <w:shd w:val="clear" w:color="auto" w:fill="92D050"/>
            <w:vAlign w:val="center"/>
          </w:tcPr>
          <w:p w14:paraId="14D018BE" w14:textId="77777777" w:rsidR="00BD575D" w:rsidRDefault="00BD575D">
            <w:pPr>
              <w:jc w:val="center"/>
              <w:rPr>
                <w:rFonts w:ascii="Tahoma" w:hAnsi="Tahoma" w:cs="Tahoma"/>
                <w:sz w:val="12"/>
                <w:szCs w:val="12"/>
                <w:rtl/>
              </w:rPr>
            </w:pPr>
          </w:p>
        </w:tc>
        <w:tc>
          <w:tcPr>
            <w:tcW w:w="350" w:type="dxa"/>
            <w:vAlign w:val="center"/>
          </w:tcPr>
          <w:p w14:paraId="0E51DF68" w14:textId="77777777" w:rsidR="00BD575D" w:rsidRDefault="00BD575D">
            <w:pPr>
              <w:jc w:val="center"/>
              <w:rPr>
                <w:rFonts w:ascii="Tahoma" w:hAnsi="Tahoma" w:cs="Tahoma"/>
                <w:sz w:val="12"/>
                <w:szCs w:val="12"/>
                <w:rtl/>
              </w:rPr>
            </w:pPr>
          </w:p>
        </w:tc>
        <w:tc>
          <w:tcPr>
            <w:tcW w:w="350" w:type="dxa"/>
            <w:vAlign w:val="center"/>
          </w:tcPr>
          <w:p w14:paraId="75F45CF7" w14:textId="77777777" w:rsidR="00BD575D" w:rsidRDefault="00BD575D">
            <w:pPr>
              <w:jc w:val="center"/>
              <w:rPr>
                <w:rFonts w:ascii="Tahoma" w:hAnsi="Tahoma" w:cs="Tahoma"/>
                <w:sz w:val="12"/>
                <w:szCs w:val="12"/>
                <w:rtl/>
              </w:rPr>
            </w:pPr>
          </w:p>
        </w:tc>
        <w:tc>
          <w:tcPr>
            <w:tcW w:w="350" w:type="dxa"/>
            <w:vAlign w:val="center"/>
          </w:tcPr>
          <w:p w14:paraId="3A9F54CF" w14:textId="77777777" w:rsidR="00BD575D" w:rsidRDefault="00BD575D">
            <w:pPr>
              <w:jc w:val="center"/>
              <w:rPr>
                <w:rFonts w:ascii="Tahoma" w:hAnsi="Tahoma" w:cs="Tahoma"/>
                <w:sz w:val="12"/>
                <w:szCs w:val="12"/>
                <w:rtl/>
              </w:rPr>
            </w:pPr>
          </w:p>
        </w:tc>
        <w:tc>
          <w:tcPr>
            <w:tcW w:w="350" w:type="dxa"/>
            <w:vAlign w:val="center"/>
          </w:tcPr>
          <w:p w14:paraId="0D856464" w14:textId="77777777" w:rsidR="00BD575D" w:rsidRDefault="00BD575D">
            <w:pPr>
              <w:jc w:val="center"/>
              <w:rPr>
                <w:rFonts w:ascii="Tahoma" w:hAnsi="Tahoma" w:cs="Tahoma"/>
                <w:sz w:val="12"/>
                <w:szCs w:val="12"/>
                <w:rtl/>
              </w:rPr>
            </w:pPr>
          </w:p>
        </w:tc>
        <w:tc>
          <w:tcPr>
            <w:tcW w:w="350" w:type="dxa"/>
            <w:vAlign w:val="center"/>
          </w:tcPr>
          <w:p w14:paraId="516905FA" w14:textId="77777777" w:rsidR="00BD575D" w:rsidRDefault="00BD575D">
            <w:pPr>
              <w:jc w:val="center"/>
              <w:rPr>
                <w:rFonts w:ascii="Tahoma" w:hAnsi="Tahoma" w:cs="Tahoma"/>
                <w:sz w:val="12"/>
                <w:szCs w:val="12"/>
                <w:rtl/>
              </w:rPr>
            </w:pPr>
          </w:p>
        </w:tc>
        <w:tc>
          <w:tcPr>
            <w:tcW w:w="350" w:type="dxa"/>
            <w:vAlign w:val="center"/>
          </w:tcPr>
          <w:p w14:paraId="451723C2" w14:textId="77777777" w:rsidR="00BD575D" w:rsidRDefault="00BD575D">
            <w:pPr>
              <w:jc w:val="center"/>
              <w:rPr>
                <w:rFonts w:ascii="Tahoma" w:hAnsi="Tahoma" w:cs="Tahoma"/>
                <w:sz w:val="12"/>
                <w:szCs w:val="12"/>
                <w:rtl/>
              </w:rPr>
            </w:pPr>
          </w:p>
        </w:tc>
        <w:tc>
          <w:tcPr>
            <w:tcW w:w="350" w:type="dxa"/>
            <w:vAlign w:val="center"/>
          </w:tcPr>
          <w:p w14:paraId="23C39E73" w14:textId="77777777" w:rsidR="00BD575D" w:rsidRDefault="00BD575D">
            <w:pPr>
              <w:jc w:val="center"/>
              <w:rPr>
                <w:rFonts w:ascii="Tahoma" w:hAnsi="Tahoma" w:cs="Tahoma"/>
                <w:sz w:val="12"/>
                <w:szCs w:val="12"/>
              </w:rPr>
            </w:pPr>
          </w:p>
        </w:tc>
        <w:tc>
          <w:tcPr>
            <w:tcW w:w="350" w:type="dxa"/>
            <w:shd w:val="clear" w:color="auto" w:fill="92D050"/>
            <w:vAlign w:val="center"/>
          </w:tcPr>
          <w:p w14:paraId="22A25482" w14:textId="77777777" w:rsidR="00BD575D" w:rsidRDefault="00BD575D">
            <w:pPr>
              <w:jc w:val="center"/>
              <w:rPr>
                <w:rFonts w:ascii="Tahoma" w:hAnsi="Tahoma" w:cs="Tahoma"/>
                <w:sz w:val="12"/>
                <w:szCs w:val="12"/>
                <w:rtl/>
              </w:rPr>
            </w:pPr>
          </w:p>
        </w:tc>
        <w:tc>
          <w:tcPr>
            <w:tcW w:w="350" w:type="dxa"/>
            <w:shd w:val="clear" w:color="auto" w:fill="92D050"/>
            <w:vAlign w:val="center"/>
          </w:tcPr>
          <w:p w14:paraId="4890B194" w14:textId="77777777" w:rsidR="00BD575D" w:rsidRDefault="00BD575D">
            <w:pPr>
              <w:jc w:val="center"/>
              <w:rPr>
                <w:rFonts w:ascii="Tahoma" w:hAnsi="Tahoma" w:cs="Tahoma"/>
                <w:sz w:val="12"/>
                <w:szCs w:val="12"/>
                <w:rtl/>
              </w:rPr>
            </w:pPr>
          </w:p>
        </w:tc>
        <w:tc>
          <w:tcPr>
            <w:tcW w:w="350" w:type="dxa"/>
            <w:shd w:val="clear" w:color="auto" w:fill="92D050"/>
            <w:vAlign w:val="center"/>
          </w:tcPr>
          <w:p w14:paraId="71F95700" w14:textId="77777777" w:rsidR="00BD575D" w:rsidRDefault="00BD575D">
            <w:pPr>
              <w:jc w:val="center"/>
              <w:rPr>
                <w:rFonts w:ascii="Tahoma" w:hAnsi="Tahoma" w:cs="Tahoma"/>
                <w:sz w:val="12"/>
                <w:szCs w:val="12"/>
                <w:rtl/>
              </w:rPr>
            </w:pPr>
          </w:p>
        </w:tc>
        <w:tc>
          <w:tcPr>
            <w:tcW w:w="305" w:type="dxa"/>
            <w:shd w:val="clear" w:color="auto" w:fill="92D050"/>
            <w:vAlign w:val="center"/>
          </w:tcPr>
          <w:p w14:paraId="058B8BD9" w14:textId="77777777" w:rsidR="00BD575D" w:rsidRDefault="00BD575D">
            <w:pPr>
              <w:jc w:val="center"/>
              <w:rPr>
                <w:rFonts w:ascii="Tahoma" w:hAnsi="Tahoma" w:cs="Tahoma"/>
                <w:sz w:val="12"/>
                <w:szCs w:val="12"/>
                <w:rtl/>
              </w:rPr>
            </w:pPr>
          </w:p>
        </w:tc>
        <w:tc>
          <w:tcPr>
            <w:tcW w:w="305" w:type="dxa"/>
            <w:shd w:val="clear" w:color="auto" w:fill="92D050"/>
            <w:vAlign w:val="center"/>
          </w:tcPr>
          <w:p w14:paraId="5580A639" w14:textId="77777777" w:rsidR="00BD575D" w:rsidRDefault="00BD575D">
            <w:pPr>
              <w:jc w:val="center"/>
              <w:rPr>
                <w:rFonts w:ascii="Tahoma" w:hAnsi="Tahoma" w:cs="Tahoma"/>
                <w:sz w:val="12"/>
                <w:szCs w:val="12"/>
                <w:rtl/>
              </w:rPr>
            </w:pPr>
          </w:p>
        </w:tc>
        <w:tc>
          <w:tcPr>
            <w:tcW w:w="305" w:type="dxa"/>
            <w:shd w:val="clear" w:color="auto" w:fill="92D050"/>
            <w:vAlign w:val="center"/>
          </w:tcPr>
          <w:p w14:paraId="4375C0DC" w14:textId="77777777" w:rsidR="00BD575D" w:rsidRDefault="00BD575D">
            <w:pPr>
              <w:jc w:val="center"/>
              <w:rPr>
                <w:rFonts w:ascii="Tahoma" w:hAnsi="Tahoma" w:cs="Tahoma"/>
                <w:sz w:val="12"/>
                <w:szCs w:val="12"/>
                <w:rtl/>
              </w:rPr>
            </w:pPr>
          </w:p>
        </w:tc>
        <w:tc>
          <w:tcPr>
            <w:tcW w:w="305" w:type="dxa"/>
            <w:shd w:val="clear" w:color="auto" w:fill="92D050"/>
            <w:vAlign w:val="center"/>
          </w:tcPr>
          <w:p w14:paraId="17747DD5" w14:textId="77777777" w:rsidR="00BD575D" w:rsidRDefault="00BD575D">
            <w:pPr>
              <w:jc w:val="center"/>
              <w:rPr>
                <w:rFonts w:ascii="Tahoma" w:hAnsi="Tahoma" w:cs="Tahoma"/>
                <w:sz w:val="12"/>
                <w:szCs w:val="12"/>
                <w:rtl/>
              </w:rPr>
            </w:pPr>
          </w:p>
        </w:tc>
        <w:tc>
          <w:tcPr>
            <w:tcW w:w="305" w:type="dxa"/>
            <w:shd w:val="clear" w:color="auto" w:fill="92D050"/>
            <w:vAlign w:val="center"/>
          </w:tcPr>
          <w:p w14:paraId="6B0C19E9" w14:textId="77777777" w:rsidR="00BD575D" w:rsidRDefault="00BD575D">
            <w:pPr>
              <w:jc w:val="center"/>
              <w:rPr>
                <w:rFonts w:ascii="Tahoma" w:hAnsi="Tahoma" w:cs="Tahoma"/>
                <w:sz w:val="12"/>
                <w:szCs w:val="12"/>
                <w:rtl/>
              </w:rPr>
            </w:pPr>
          </w:p>
        </w:tc>
        <w:tc>
          <w:tcPr>
            <w:tcW w:w="305" w:type="dxa"/>
            <w:shd w:val="clear" w:color="auto" w:fill="92D050"/>
            <w:vAlign w:val="center"/>
          </w:tcPr>
          <w:p w14:paraId="4A4AEF10" w14:textId="77777777" w:rsidR="00BD575D" w:rsidRDefault="00BD575D">
            <w:pPr>
              <w:jc w:val="center"/>
              <w:rPr>
                <w:rFonts w:ascii="Tahoma" w:hAnsi="Tahoma" w:cs="Tahoma"/>
                <w:sz w:val="12"/>
                <w:szCs w:val="12"/>
                <w:rtl/>
              </w:rPr>
            </w:pPr>
          </w:p>
        </w:tc>
        <w:tc>
          <w:tcPr>
            <w:tcW w:w="305" w:type="dxa"/>
            <w:shd w:val="clear" w:color="auto" w:fill="92D050"/>
            <w:vAlign w:val="center"/>
          </w:tcPr>
          <w:p w14:paraId="37C2168C" w14:textId="77777777" w:rsidR="00BD575D" w:rsidRDefault="00BD575D">
            <w:pPr>
              <w:jc w:val="center"/>
              <w:rPr>
                <w:rFonts w:ascii="Tahoma" w:hAnsi="Tahoma" w:cs="Tahoma"/>
                <w:sz w:val="12"/>
                <w:szCs w:val="12"/>
                <w:rtl/>
              </w:rPr>
            </w:pPr>
          </w:p>
        </w:tc>
        <w:tc>
          <w:tcPr>
            <w:tcW w:w="305" w:type="dxa"/>
            <w:shd w:val="clear" w:color="auto" w:fill="92D050"/>
            <w:vAlign w:val="center"/>
          </w:tcPr>
          <w:p w14:paraId="2BE7DB9E" w14:textId="77777777" w:rsidR="00BD575D" w:rsidRDefault="00BD575D">
            <w:pPr>
              <w:jc w:val="center"/>
              <w:rPr>
                <w:rFonts w:ascii="Tahoma" w:hAnsi="Tahoma" w:cs="Tahoma"/>
                <w:sz w:val="12"/>
                <w:szCs w:val="12"/>
                <w:rtl/>
              </w:rPr>
            </w:pPr>
          </w:p>
        </w:tc>
        <w:tc>
          <w:tcPr>
            <w:tcW w:w="305" w:type="dxa"/>
            <w:shd w:val="clear" w:color="auto" w:fill="92D050"/>
            <w:vAlign w:val="center"/>
          </w:tcPr>
          <w:p w14:paraId="78E0FF4E" w14:textId="77777777" w:rsidR="00BD575D" w:rsidRDefault="00BD575D">
            <w:pPr>
              <w:jc w:val="center"/>
              <w:rPr>
                <w:rFonts w:ascii="Tahoma" w:hAnsi="Tahoma" w:cs="Tahoma"/>
                <w:sz w:val="12"/>
                <w:szCs w:val="12"/>
                <w:rtl/>
              </w:rPr>
            </w:pPr>
          </w:p>
        </w:tc>
        <w:tc>
          <w:tcPr>
            <w:tcW w:w="305" w:type="dxa"/>
            <w:shd w:val="clear" w:color="auto" w:fill="92D050"/>
            <w:vAlign w:val="center"/>
          </w:tcPr>
          <w:p w14:paraId="6AAF5B67" w14:textId="77777777" w:rsidR="00BD575D" w:rsidRDefault="00BD575D">
            <w:pPr>
              <w:jc w:val="center"/>
              <w:rPr>
                <w:rFonts w:ascii="Tahoma" w:hAnsi="Tahoma" w:cs="Tahoma"/>
                <w:sz w:val="12"/>
                <w:szCs w:val="12"/>
                <w:rtl/>
              </w:rPr>
            </w:pPr>
          </w:p>
        </w:tc>
        <w:tc>
          <w:tcPr>
            <w:tcW w:w="350" w:type="dxa"/>
            <w:vAlign w:val="center"/>
          </w:tcPr>
          <w:p w14:paraId="64527939" w14:textId="77777777" w:rsidR="00BD575D" w:rsidRDefault="00F31DDB">
            <w:pPr>
              <w:jc w:val="center"/>
              <w:rPr>
                <w:rFonts w:ascii="Tahoma" w:hAnsi="Tahoma" w:cs="Tahoma"/>
                <w:sz w:val="12"/>
                <w:szCs w:val="12"/>
                <w:rtl/>
              </w:rPr>
            </w:pPr>
            <w:r>
              <w:rPr>
                <w:rFonts w:ascii="Tahoma" w:hAnsi="Tahoma" w:cs="Tahoma"/>
                <w:sz w:val="12"/>
                <w:szCs w:val="12"/>
                <w:rtl/>
              </w:rPr>
              <w:t>0</w:t>
            </w:r>
          </w:p>
        </w:tc>
      </w:tr>
      <w:tr w:rsidR="00BD575D" w14:paraId="72A7DDA9" w14:textId="77777777">
        <w:trPr>
          <w:trHeight w:val="283"/>
        </w:trPr>
        <w:tc>
          <w:tcPr>
            <w:tcW w:w="351" w:type="dxa"/>
            <w:shd w:val="clear" w:color="auto" w:fill="92D050"/>
            <w:vAlign w:val="center"/>
          </w:tcPr>
          <w:p w14:paraId="11E89297" w14:textId="77777777" w:rsidR="00BD575D" w:rsidRDefault="00BD575D">
            <w:pPr>
              <w:jc w:val="center"/>
              <w:rPr>
                <w:rFonts w:ascii="Tahoma" w:hAnsi="Tahoma" w:cs="Tahoma"/>
                <w:sz w:val="12"/>
                <w:szCs w:val="12"/>
                <w:rtl/>
              </w:rPr>
            </w:pPr>
          </w:p>
        </w:tc>
        <w:tc>
          <w:tcPr>
            <w:tcW w:w="351" w:type="dxa"/>
            <w:shd w:val="clear" w:color="auto" w:fill="92D050"/>
            <w:vAlign w:val="center"/>
          </w:tcPr>
          <w:p w14:paraId="224C5E1C" w14:textId="77777777" w:rsidR="00BD575D" w:rsidRDefault="00BD575D">
            <w:pPr>
              <w:jc w:val="center"/>
              <w:rPr>
                <w:rFonts w:ascii="Tahoma" w:hAnsi="Tahoma" w:cs="Tahoma"/>
                <w:sz w:val="12"/>
                <w:szCs w:val="12"/>
                <w:rtl/>
              </w:rPr>
            </w:pPr>
          </w:p>
        </w:tc>
        <w:tc>
          <w:tcPr>
            <w:tcW w:w="350" w:type="dxa"/>
            <w:shd w:val="clear" w:color="auto" w:fill="92D050"/>
            <w:vAlign w:val="center"/>
          </w:tcPr>
          <w:p w14:paraId="66C314F0" w14:textId="77777777" w:rsidR="00BD575D" w:rsidRDefault="00BD575D">
            <w:pPr>
              <w:jc w:val="center"/>
              <w:rPr>
                <w:rFonts w:ascii="Tahoma" w:hAnsi="Tahoma" w:cs="Tahoma"/>
                <w:sz w:val="12"/>
                <w:szCs w:val="12"/>
                <w:rtl/>
              </w:rPr>
            </w:pPr>
          </w:p>
        </w:tc>
        <w:tc>
          <w:tcPr>
            <w:tcW w:w="350" w:type="dxa"/>
            <w:shd w:val="clear" w:color="auto" w:fill="92D050"/>
            <w:vAlign w:val="center"/>
          </w:tcPr>
          <w:p w14:paraId="650720F0" w14:textId="77777777" w:rsidR="00BD575D" w:rsidRDefault="00BD575D">
            <w:pPr>
              <w:jc w:val="center"/>
              <w:rPr>
                <w:rFonts w:ascii="Tahoma" w:hAnsi="Tahoma" w:cs="Tahoma"/>
                <w:sz w:val="12"/>
                <w:szCs w:val="12"/>
                <w:rtl/>
              </w:rPr>
            </w:pPr>
          </w:p>
        </w:tc>
        <w:tc>
          <w:tcPr>
            <w:tcW w:w="350" w:type="dxa"/>
            <w:shd w:val="clear" w:color="auto" w:fill="92D050"/>
            <w:vAlign w:val="center"/>
          </w:tcPr>
          <w:p w14:paraId="5D878AA7" w14:textId="77777777" w:rsidR="00BD575D" w:rsidRDefault="00BD575D">
            <w:pPr>
              <w:jc w:val="center"/>
              <w:rPr>
                <w:rFonts w:ascii="Tahoma" w:hAnsi="Tahoma" w:cs="Tahoma"/>
                <w:sz w:val="12"/>
                <w:szCs w:val="12"/>
                <w:rtl/>
              </w:rPr>
            </w:pPr>
          </w:p>
        </w:tc>
        <w:tc>
          <w:tcPr>
            <w:tcW w:w="350" w:type="dxa"/>
            <w:shd w:val="clear" w:color="auto" w:fill="92D050"/>
            <w:vAlign w:val="center"/>
          </w:tcPr>
          <w:p w14:paraId="33DEFEFD" w14:textId="77777777" w:rsidR="00BD575D" w:rsidRDefault="00BD575D">
            <w:pPr>
              <w:jc w:val="center"/>
              <w:rPr>
                <w:rFonts w:ascii="Tahoma" w:hAnsi="Tahoma" w:cs="Tahoma"/>
                <w:sz w:val="12"/>
                <w:szCs w:val="12"/>
                <w:rtl/>
              </w:rPr>
            </w:pPr>
          </w:p>
        </w:tc>
        <w:tc>
          <w:tcPr>
            <w:tcW w:w="350" w:type="dxa"/>
            <w:shd w:val="clear" w:color="auto" w:fill="92D050"/>
            <w:vAlign w:val="center"/>
          </w:tcPr>
          <w:p w14:paraId="0CE8ECFB" w14:textId="77777777" w:rsidR="00BD575D" w:rsidRDefault="00BD575D">
            <w:pPr>
              <w:jc w:val="center"/>
              <w:rPr>
                <w:rFonts w:ascii="Tahoma" w:hAnsi="Tahoma" w:cs="Tahoma"/>
                <w:sz w:val="12"/>
                <w:szCs w:val="12"/>
                <w:rtl/>
              </w:rPr>
            </w:pPr>
          </w:p>
        </w:tc>
        <w:tc>
          <w:tcPr>
            <w:tcW w:w="350" w:type="dxa"/>
            <w:vAlign w:val="center"/>
          </w:tcPr>
          <w:p w14:paraId="5ED80E15" w14:textId="77777777" w:rsidR="00BD575D" w:rsidRDefault="00BD575D">
            <w:pPr>
              <w:jc w:val="center"/>
              <w:rPr>
                <w:rFonts w:ascii="Tahoma" w:hAnsi="Tahoma" w:cs="Tahoma"/>
                <w:sz w:val="12"/>
                <w:szCs w:val="12"/>
                <w:rtl/>
              </w:rPr>
            </w:pPr>
          </w:p>
        </w:tc>
        <w:tc>
          <w:tcPr>
            <w:tcW w:w="350" w:type="dxa"/>
            <w:vAlign w:val="center"/>
          </w:tcPr>
          <w:p w14:paraId="21A11E9D" w14:textId="77777777" w:rsidR="00BD575D" w:rsidRDefault="00BD575D">
            <w:pPr>
              <w:jc w:val="center"/>
              <w:rPr>
                <w:rFonts w:ascii="Tahoma" w:hAnsi="Tahoma" w:cs="Tahoma"/>
                <w:sz w:val="12"/>
                <w:szCs w:val="12"/>
                <w:rtl/>
              </w:rPr>
            </w:pPr>
          </w:p>
        </w:tc>
        <w:tc>
          <w:tcPr>
            <w:tcW w:w="700" w:type="dxa"/>
            <w:gridSpan w:val="2"/>
            <w:vMerge w:val="restart"/>
            <w:shd w:val="clear" w:color="auto" w:fill="70AD47" w:themeFill="accent6"/>
            <w:vAlign w:val="center"/>
          </w:tcPr>
          <w:p w14:paraId="3D201E7D" w14:textId="77777777" w:rsidR="00BD575D" w:rsidRDefault="00F31DDB">
            <w:pPr>
              <w:jc w:val="center"/>
              <w:rPr>
                <w:rFonts w:ascii="Tahoma" w:hAnsi="Tahoma" w:cs="Tahoma"/>
                <w:sz w:val="12"/>
                <w:szCs w:val="12"/>
                <w:rtl/>
              </w:rPr>
            </w:pPr>
            <w:r>
              <w:rPr>
                <w:rFonts w:ascii="Tahoma" w:hAnsi="Tahoma" w:cs="Tahoma"/>
                <w:sz w:val="20"/>
                <w:szCs w:val="20"/>
                <w:rtl/>
              </w:rPr>
              <w:t>קופה</w:t>
            </w:r>
          </w:p>
        </w:tc>
        <w:tc>
          <w:tcPr>
            <w:tcW w:w="350" w:type="dxa"/>
            <w:vAlign w:val="center"/>
          </w:tcPr>
          <w:p w14:paraId="143E76C2" w14:textId="77777777" w:rsidR="00BD575D" w:rsidRDefault="00BD575D">
            <w:pPr>
              <w:jc w:val="center"/>
              <w:rPr>
                <w:rFonts w:ascii="Tahoma" w:hAnsi="Tahoma" w:cs="Tahoma"/>
                <w:sz w:val="12"/>
                <w:szCs w:val="12"/>
                <w:rtl/>
              </w:rPr>
            </w:pPr>
          </w:p>
        </w:tc>
        <w:tc>
          <w:tcPr>
            <w:tcW w:w="350" w:type="dxa"/>
            <w:vAlign w:val="center"/>
          </w:tcPr>
          <w:p w14:paraId="3B5E9FAF" w14:textId="77777777" w:rsidR="00BD575D" w:rsidRDefault="00BD575D">
            <w:pPr>
              <w:jc w:val="center"/>
              <w:rPr>
                <w:rFonts w:ascii="Tahoma" w:hAnsi="Tahoma" w:cs="Tahoma"/>
                <w:sz w:val="12"/>
                <w:szCs w:val="12"/>
                <w:rtl/>
              </w:rPr>
            </w:pPr>
          </w:p>
        </w:tc>
        <w:tc>
          <w:tcPr>
            <w:tcW w:w="350" w:type="dxa"/>
            <w:vAlign w:val="center"/>
          </w:tcPr>
          <w:p w14:paraId="3820C0AF" w14:textId="77777777" w:rsidR="00BD575D" w:rsidRDefault="00BD575D">
            <w:pPr>
              <w:jc w:val="center"/>
              <w:rPr>
                <w:rFonts w:ascii="Tahoma" w:hAnsi="Tahoma" w:cs="Tahoma"/>
                <w:sz w:val="12"/>
                <w:szCs w:val="12"/>
                <w:rtl/>
              </w:rPr>
            </w:pPr>
          </w:p>
        </w:tc>
        <w:tc>
          <w:tcPr>
            <w:tcW w:w="350" w:type="dxa"/>
            <w:shd w:val="clear" w:color="auto" w:fill="92D050"/>
            <w:vAlign w:val="center"/>
          </w:tcPr>
          <w:p w14:paraId="5B8CD7AF" w14:textId="77777777" w:rsidR="00BD575D" w:rsidRDefault="00BD575D">
            <w:pPr>
              <w:jc w:val="center"/>
              <w:rPr>
                <w:rFonts w:ascii="Tahoma" w:hAnsi="Tahoma" w:cs="Tahoma"/>
                <w:sz w:val="12"/>
                <w:szCs w:val="12"/>
                <w:rtl/>
              </w:rPr>
            </w:pPr>
          </w:p>
        </w:tc>
        <w:tc>
          <w:tcPr>
            <w:tcW w:w="350" w:type="dxa"/>
            <w:shd w:val="clear" w:color="auto" w:fill="92D050"/>
            <w:vAlign w:val="center"/>
          </w:tcPr>
          <w:p w14:paraId="453B33CF" w14:textId="77777777" w:rsidR="00BD575D" w:rsidRDefault="00BD575D">
            <w:pPr>
              <w:jc w:val="center"/>
              <w:rPr>
                <w:rFonts w:ascii="Tahoma" w:hAnsi="Tahoma" w:cs="Tahoma"/>
                <w:sz w:val="12"/>
                <w:szCs w:val="12"/>
                <w:rtl/>
              </w:rPr>
            </w:pPr>
          </w:p>
        </w:tc>
        <w:tc>
          <w:tcPr>
            <w:tcW w:w="350" w:type="dxa"/>
            <w:shd w:val="clear" w:color="auto" w:fill="92D050"/>
            <w:vAlign w:val="center"/>
          </w:tcPr>
          <w:p w14:paraId="0B3F60DF" w14:textId="77777777" w:rsidR="00BD575D" w:rsidRDefault="00BD575D">
            <w:pPr>
              <w:jc w:val="center"/>
              <w:rPr>
                <w:rFonts w:ascii="Tahoma" w:hAnsi="Tahoma" w:cs="Tahoma"/>
                <w:sz w:val="12"/>
                <w:szCs w:val="12"/>
                <w:rtl/>
              </w:rPr>
            </w:pPr>
          </w:p>
        </w:tc>
        <w:tc>
          <w:tcPr>
            <w:tcW w:w="305" w:type="dxa"/>
            <w:shd w:val="clear" w:color="auto" w:fill="92D050"/>
            <w:vAlign w:val="center"/>
          </w:tcPr>
          <w:p w14:paraId="1974083B" w14:textId="77777777" w:rsidR="00BD575D" w:rsidRDefault="00BD575D">
            <w:pPr>
              <w:jc w:val="center"/>
              <w:rPr>
                <w:rFonts w:ascii="Tahoma" w:hAnsi="Tahoma" w:cs="Tahoma"/>
                <w:sz w:val="12"/>
                <w:szCs w:val="12"/>
                <w:rtl/>
              </w:rPr>
            </w:pPr>
          </w:p>
        </w:tc>
        <w:tc>
          <w:tcPr>
            <w:tcW w:w="305" w:type="dxa"/>
            <w:shd w:val="clear" w:color="auto" w:fill="92D050"/>
            <w:vAlign w:val="center"/>
          </w:tcPr>
          <w:p w14:paraId="136C8246" w14:textId="77777777" w:rsidR="00BD575D" w:rsidRDefault="00BD575D">
            <w:pPr>
              <w:jc w:val="center"/>
              <w:rPr>
                <w:rFonts w:ascii="Tahoma" w:hAnsi="Tahoma" w:cs="Tahoma"/>
                <w:sz w:val="12"/>
                <w:szCs w:val="12"/>
                <w:rtl/>
              </w:rPr>
            </w:pPr>
          </w:p>
        </w:tc>
        <w:tc>
          <w:tcPr>
            <w:tcW w:w="305" w:type="dxa"/>
            <w:shd w:val="clear" w:color="auto" w:fill="92D050"/>
            <w:vAlign w:val="center"/>
          </w:tcPr>
          <w:p w14:paraId="44CE6BCE" w14:textId="77777777" w:rsidR="00BD575D" w:rsidRDefault="00BD575D">
            <w:pPr>
              <w:jc w:val="center"/>
              <w:rPr>
                <w:rFonts w:ascii="Tahoma" w:hAnsi="Tahoma" w:cs="Tahoma"/>
                <w:sz w:val="12"/>
                <w:szCs w:val="12"/>
                <w:rtl/>
              </w:rPr>
            </w:pPr>
          </w:p>
        </w:tc>
        <w:tc>
          <w:tcPr>
            <w:tcW w:w="305" w:type="dxa"/>
            <w:shd w:val="clear" w:color="auto" w:fill="92D050"/>
            <w:vAlign w:val="center"/>
          </w:tcPr>
          <w:p w14:paraId="3E0A9667" w14:textId="77777777" w:rsidR="00BD575D" w:rsidRDefault="00BD575D">
            <w:pPr>
              <w:jc w:val="center"/>
              <w:rPr>
                <w:rFonts w:ascii="Tahoma" w:hAnsi="Tahoma" w:cs="Tahoma"/>
                <w:sz w:val="12"/>
                <w:szCs w:val="12"/>
                <w:rtl/>
              </w:rPr>
            </w:pPr>
          </w:p>
        </w:tc>
        <w:tc>
          <w:tcPr>
            <w:tcW w:w="305" w:type="dxa"/>
            <w:shd w:val="clear" w:color="auto" w:fill="92D050"/>
            <w:vAlign w:val="center"/>
          </w:tcPr>
          <w:p w14:paraId="3738BBB8" w14:textId="77777777" w:rsidR="00BD575D" w:rsidRDefault="00BD575D">
            <w:pPr>
              <w:jc w:val="center"/>
              <w:rPr>
                <w:rFonts w:ascii="Tahoma" w:hAnsi="Tahoma" w:cs="Tahoma"/>
                <w:sz w:val="12"/>
                <w:szCs w:val="12"/>
                <w:rtl/>
              </w:rPr>
            </w:pPr>
          </w:p>
        </w:tc>
        <w:tc>
          <w:tcPr>
            <w:tcW w:w="305" w:type="dxa"/>
            <w:shd w:val="clear" w:color="auto" w:fill="92D050"/>
            <w:vAlign w:val="center"/>
          </w:tcPr>
          <w:p w14:paraId="16865491" w14:textId="77777777" w:rsidR="00BD575D" w:rsidRDefault="00BD575D">
            <w:pPr>
              <w:jc w:val="center"/>
              <w:rPr>
                <w:rFonts w:ascii="Tahoma" w:hAnsi="Tahoma" w:cs="Tahoma"/>
                <w:sz w:val="12"/>
                <w:szCs w:val="12"/>
                <w:rtl/>
              </w:rPr>
            </w:pPr>
          </w:p>
        </w:tc>
        <w:tc>
          <w:tcPr>
            <w:tcW w:w="305" w:type="dxa"/>
            <w:shd w:val="clear" w:color="auto" w:fill="92D050"/>
            <w:vAlign w:val="center"/>
          </w:tcPr>
          <w:p w14:paraId="3A670688" w14:textId="77777777" w:rsidR="00BD575D" w:rsidRDefault="00BD575D">
            <w:pPr>
              <w:jc w:val="center"/>
              <w:rPr>
                <w:rFonts w:ascii="Tahoma" w:hAnsi="Tahoma" w:cs="Tahoma"/>
                <w:sz w:val="12"/>
                <w:szCs w:val="12"/>
                <w:rtl/>
              </w:rPr>
            </w:pPr>
          </w:p>
        </w:tc>
        <w:tc>
          <w:tcPr>
            <w:tcW w:w="305" w:type="dxa"/>
            <w:shd w:val="clear" w:color="auto" w:fill="92D050"/>
            <w:vAlign w:val="center"/>
          </w:tcPr>
          <w:p w14:paraId="1D7270AA" w14:textId="77777777" w:rsidR="00BD575D" w:rsidRDefault="00BD575D">
            <w:pPr>
              <w:jc w:val="center"/>
              <w:rPr>
                <w:rFonts w:ascii="Tahoma" w:hAnsi="Tahoma" w:cs="Tahoma"/>
                <w:sz w:val="12"/>
                <w:szCs w:val="12"/>
                <w:rtl/>
              </w:rPr>
            </w:pPr>
          </w:p>
        </w:tc>
        <w:tc>
          <w:tcPr>
            <w:tcW w:w="305" w:type="dxa"/>
            <w:shd w:val="clear" w:color="auto" w:fill="92D050"/>
            <w:vAlign w:val="center"/>
          </w:tcPr>
          <w:p w14:paraId="4A58FAC1" w14:textId="77777777" w:rsidR="00BD575D" w:rsidRDefault="00BD575D">
            <w:pPr>
              <w:jc w:val="center"/>
              <w:rPr>
                <w:rFonts w:ascii="Tahoma" w:hAnsi="Tahoma" w:cs="Tahoma"/>
                <w:sz w:val="12"/>
                <w:szCs w:val="12"/>
                <w:rtl/>
              </w:rPr>
            </w:pPr>
          </w:p>
        </w:tc>
        <w:tc>
          <w:tcPr>
            <w:tcW w:w="305" w:type="dxa"/>
            <w:shd w:val="clear" w:color="auto" w:fill="92D050"/>
            <w:vAlign w:val="center"/>
          </w:tcPr>
          <w:p w14:paraId="5298A583" w14:textId="77777777" w:rsidR="00BD575D" w:rsidRDefault="00BD575D">
            <w:pPr>
              <w:jc w:val="center"/>
              <w:rPr>
                <w:rFonts w:ascii="Tahoma" w:hAnsi="Tahoma" w:cs="Tahoma"/>
                <w:sz w:val="12"/>
                <w:szCs w:val="12"/>
                <w:rtl/>
              </w:rPr>
            </w:pPr>
          </w:p>
        </w:tc>
        <w:tc>
          <w:tcPr>
            <w:tcW w:w="350" w:type="dxa"/>
            <w:vAlign w:val="center"/>
          </w:tcPr>
          <w:p w14:paraId="451285E8" w14:textId="77777777" w:rsidR="00BD575D" w:rsidRDefault="00F31DDB">
            <w:pPr>
              <w:jc w:val="center"/>
              <w:rPr>
                <w:rFonts w:ascii="Tahoma" w:hAnsi="Tahoma" w:cs="Tahoma"/>
                <w:sz w:val="12"/>
                <w:szCs w:val="12"/>
                <w:rtl/>
              </w:rPr>
            </w:pPr>
            <w:r>
              <w:rPr>
                <w:rFonts w:ascii="Tahoma" w:hAnsi="Tahoma" w:cs="Tahoma"/>
                <w:sz w:val="12"/>
                <w:szCs w:val="12"/>
                <w:rtl/>
              </w:rPr>
              <w:t>1</w:t>
            </w:r>
          </w:p>
        </w:tc>
      </w:tr>
      <w:tr w:rsidR="00BD575D" w14:paraId="40838EC0" w14:textId="77777777">
        <w:trPr>
          <w:trHeight w:val="283"/>
        </w:trPr>
        <w:tc>
          <w:tcPr>
            <w:tcW w:w="351" w:type="dxa"/>
            <w:shd w:val="clear" w:color="auto" w:fill="92D050"/>
            <w:vAlign w:val="center"/>
          </w:tcPr>
          <w:p w14:paraId="2CEF8811" w14:textId="77777777" w:rsidR="00BD575D" w:rsidRDefault="00BD575D">
            <w:pPr>
              <w:jc w:val="center"/>
              <w:rPr>
                <w:rFonts w:ascii="Tahoma" w:hAnsi="Tahoma" w:cs="Tahoma"/>
                <w:sz w:val="12"/>
                <w:szCs w:val="12"/>
                <w:rtl/>
              </w:rPr>
            </w:pPr>
          </w:p>
        </w:tc>
        <w:tc>
          <w:tcPr>
            <w:tcW w:w="351" w:type="dxa"/>
            <w:shd w:val="clear" w:color="auto" w:fill="92D050"/>
            <w:vAlign w:val="center"/>
          </w:tcPr>
          <w:p w14:paraId="7C43CEC3" w14:textId="77777777" w:rsidR="00BD575D" w:rsidRDefault="00BD575D">
            <w:pPr>
              <w:jc w:val="center"/>
              <w:rPr>
                <w:rFonts w:ascii="Tahoma" w:hAnsi="Tahoma" w:cs="Tahoma"/>
                <w:sz w:val="12"/>
                <w:szCs w:val="12"/>
                <w:rtl/>
              </w:rPr>
            </w:pPr>
          </w:p>
        </w:tc>
        <w:tc>
          <w:tcPr>
            <w:tcW w:w="350" w:type="dxa"/>
            <w:shd w:val="clear" w:color="auto" w:fill="92D050"/>
            <w:vAlign w:val="center"/>
          </w:tcPr>
          <w:p w14:paraId="505FFFD5" w14:textId="77777777"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14:paraId="0DE664ED" w14:textId="77777777"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14:paraId="5ABA83B4" w14:textId="77777777"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14:paraId="405B85A7" w14:textId="77777777" w:rsidR="00BD575D" w:rsidRDefault="00F31DDB">
            <w:pPr>
              <w:jc w:val="center"/>
              <w:rPr>
                <w:rFonts w:ascii="Tahoma" w:hAnsi="Tahoma" w:cs="Tahoma"/>
                <w:sz w:val="12"/>
                <w:szCs w:val="12"/>
                <w:rtl/>
              </w:rPr>
            </w:pPr>
            <w:r>
              <w:rPr>
                <w:rFonts w:ascii="Tahoma" w:hAnsi="Tahoma" w:cs="Tahoma"/>
                <w:sz w:val="12"/>
                <w:szCs w:val="12"/>
                <w:rtl/>
              </w:rPr>
              <w:t>20</w:t>
            </w:r>
          </w:p>
        </w:tc>
        <w:tc>
          <w:tcPr>
            <w:tcW w:w="350" w:type="dxa"/>
            <w:shd w:val="clear" w:color="auto" w:fill="F7CAAC" w:themeFill="accent2" w:themeFillTint="66"/>
            <w:vAlign w:val="center"/>
          </w:tcPr>
          <w:p w14:paraId="12233BC6" w14:textId="77777777" w:rsidR="00BD575D" w:rsidRDefault="00BD575D">
            <w:pPr>
              <w:jc w:val="center"/>
              <w:rPr>
                <w:rFonts w:ascii="Tahoma" w:hAnsi="Tahoma" w:cs="Tahoma"/>
                <w:sz w:val="12"/>
                <w:szCs w:val="12"/>
                <w:rtl/>
              </w:rPr>
            </w:pPr>
          </w:p>
        </w:tc>
        <w:tc>
          <w:tcPr>
            <w:tcW w:w="350" w:type="dxa"/>
            <w:vAlign w:val="center"/>
          </w:tcPr>
          <w:p w14:paraId="6CB8E82E" w14:textId="77777777" w:rsidR="00BD575D" w:rsidRDefault="00BD575D">
            <w:pPr>
              <w:jc w:val="center"/>
              <w:rPr>
                <w:rFonts w:ascii="Tahoma" w:hAnsi="Tahoma" w:cs="Tahoma"/>
                <w:sz w:val="12"/>
                <w:szCs w:val="12"/>
                <w:rtl/>
              </w:rPr>
            </w:pPr>
          </w:p>
        </w:tc>
        <w:tc>
          <w:tcPr>
            <w:tcW w:w="350" w:type="dxa"/>
            <w:vAlign w:val="center"/>
          </w:tcPr>
          <w:p w14:paraId="0CB010F8" w14:textId="77777777" w:rsidR="00BD575D" w:rsidRDefault="00BD575D">
            <w:pPr>
              <w:jc w:val="center"/>
              <w:rPr>
                <w:rFonts w:ascii="Tahoma" w:hAnsi="Tahoma" w:cs="Tahoma"/>
                <w:sz w:val="12"/>
                <w:szCs w:val="12"/>
                <w:rtl/>
              </w:rPr>
            </w:pPr>
          </w:p>
        </w:tc>
        <w:tc>
          <w:tcPr>
            <w:tcW w:w="700" w:type="dxa"/>
            <w:gridSpan w:val="2"/>
            <w:vMerge/>
            <w:shd w:val="clear" w:color="auto" w:fill="70AD47" w:themeFill="accent6"/>
            <w:vAlign w:val="center"/>
          </w:tcPr>
          <w:p w14:paraId="5987AF11" w14:textId="77777777" w:rsidR="00BD575D" w:rsidRDefault="00BD575D">
            <w:pPr>
              <w:jc w:val="center"/>
              <w:rPr>
                <w:rFonts w:ascii="Tahoma" w:hAnsi="Tahoma" w:cs="Tahoma"/>
                <w:sz w:val="12"/>
                <w:szCs w:val="12"/>
                <w:rtl/>
              </w:rPr>
            </w:pPr>
          </w:p>
        </w:tc>
        <w:tc>
          <w:tcPr>
            <w:tcW w:w="350" w:type="dxa"/>
            <w:vAlign w:val="center"/>
          </w:tcPr>
          <w:p w14:paraId="45540920" w14:textId="77777777" w:rsidR="00BD575D" w:rsidRDefault="00BD575D">
            <w:pPr>
              <w:jc w:val="center"/>
              <w:rPr>
                <w:rFonts w:ascii="Tahoma" w:hAnsi="Tahoma" w:cs="Tahoma"/>
                <w:sz w:val="12"/>
                <w:szCs w:val="12"/>
                <w:rtl/>
              </w:rPr>
            </w:pPr>
          </w:p>
        </w:tc>
        <w:tc>
          <w:tcPr>
            <w:tcW w:w="350" w:type="dxa"/>
            <w:vAlign w:val="center"/>
          </w:tcPr>
          <w:p w14:paraId="43EEE452" w14:textId="77777777" w:rsidR="00BD575D" w:rsidRDefault="00BD575D">
            <w:pPr>
              <w:jc w:val="center"/>
              <w:rPr>
                <w:rFonts w:ascii="Tahoma" w:hAnsi="Tahoma" w:cs="Tahoma"/>
                <w:sz w:val="12"/>
                <w:szCs w:val="12"/>
                <w:rtl/>
              </w:rPr>
            </w:pPr>
          </w:p>
        </w:tc>
        <w:tc>
          <w:tcPr>
            <w:tcW w:w="350" w:type="dxa"/>
            <w:vAlign w:val="center"/>
          </w:tcPr>
          <w:p w14:paraId="3EB9F382"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7EBF9445"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16A8174D"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49929EBE" w14:textId="77777777" w:rsidR="00BD575D" w:rsidRDefault="00F31DDB">
            <w:pPr>
              <w:jc w:val="center"/>
              <w:rPr>
                <w:rFonts w:ascii="Tahoma" w:hAnsi="Tahoma" w:cs="Tahoma"/>
                <w:sz w:val="12"/>
                <w:szCs w:val="12"/>
                <w:rtl/>
              </w:rPr>
            </w:pPr>
            <w:r>
              <w:rPr>
                <w:rFonts w:ascii="Tahoma" w:hAnsi="Tahoma" w:cs="Tahoma"/>
                <w:sz w:val="12"/>
                <w:szCs w:val="12"/>
                <w:rtl/>
              </w:rPr>
              <w:t>21</w:t>
            </w:r>
          </w:p>
        </w:tc>
        <w:tc>
          <w:tcPr>
            <w:tcW w:w="305" w:type="dxa"/>
            <w:shd w:val="clear" w:color="auto" w:fill="F4B083" w:themeFill="accent2" w:themeFillTint="99"/>
            <w:vAlign w:val="center"/>
          </w:tcPr>
          <w:p w14:paraId="18E0BA97" w14:textId="77777777"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14:paraId="0062E4FD" w14:textId="77777777"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14:paraId="6CF75EE0"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68FFB494"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34BF8E13" w14:textId="77777777" w:rsidR="00BD575D" w:rsidRDefault="00F31DDB">
            <w:pPr>
              <w:jc w:val="center"/>
              <w:rPr>
                <w:rFonts w:ascii="Tahoma" w:hAnsi="Tahoma" w:cs="Tahoma"/>
                <w:sz w:val="12"/>
                <w:szCs w:val="12"/>
                <w:rtl/>
              </w:rPr>
            </w:pPr>
            <w:r>
              <w:rPr>
                <w:rFonts w:ascii="Tahoma" w:hAnsi="Tahoma" w:cs="Tahoma"/>
                <w:sz w:val="12"/>
                <w:szCs w:val="12"/>
                <w:rtl/>
              </w:rPr>
              <w:t>1</w:t>
            </w:r>
          </w:p>
        </w:tc>
        <w:tc>
          <w:tcPr>
            <w:tcW w:w="305" w:type="dxa"/>
            <w:shd w:val="clear" w:color="auto" w:fill="C45911" w:themeFill="accent2" w:themeFillShade="BF"/>
            <w:vAlign w:val="center"/>
          </w:tcPr>
          <w:p w14:paraId="33BA2F7E" w14:textId="77777777" w:rsidR="00BD575D" w:rsidRDefault="00F31DDB">
            <w:pPr>
              <w:jc w:val="center"/>
              <w:rPr>
                <w:rFonts w:ascii="Tahoma" w:hAnsi="Tahoma" w:cs="Tahoma"/>
                <w:sz w:val="12"/>
                <w:szCs w:val="12"/>
                <w:rtl/>
              </w:rPr>
            </w:pPr>
            <w:r>
              <w:rPr>
                <w:rFonts w:ascii="Tahoma" w:hAnsi="Tahoma" w:cs="Tahoma"/>
                <w:noProof/>
                <w:sz w:val="12"/>
                <w:szCs w:val="12"/>
                <w:rtl/>
              </w:rPr>
              <mc:AlternateContent>
                <mc:Choice Requires="wps">
                  <w:drawing>
                    <wp:anchor distT="0" distB="0" distL="114300" distR="114300" simplePos="0" relativeHeight="251798528" behindDoc="0" locked="0" layoutInCell="1" allowOverlap="1" wp14:anchorId="23ABAB3E" wp14:editId="17A10E00">
                      <wp:simplePos x="0" y="0"/>
                      <wp:positionH relativeFrom="column">
                        <wp:posOffset>-50829</wp:posOffset>
                      </wp:positionH>
                      <wp:positionV relativeFrom="paragraph">
                        <wp:posOffset>54143</wp:posOffset>
                      </wp:positionV>
                      <wp:extent cx="3971835" cy="4005583"/>
                      <wp:effectExtent l="0" t="0" r="29210" b="13970"/>
                      <wp:wrapNone/>
                      <wp:docPr id="14" name="צורה חופשית: צורה 14"/>
                      <wp:cNvGraphicFramePr/>
                      <a:graphic xmlns:a="http://schemas.openxmlformats.org/drawingml/2006/main">
                        <a:graphicData uri="http://schemas.microsoft.com/office/word/2010/wordprocessingShape">
                          <wps:wsp>
                            <wps:cNvSpPr/>
                            <wps:spPr>
                              <a:xfrm>
                                <a:off x="0" y="0"/>
                                <a:ext cx="3971835" cy="4005583"/>
                              </a:xfrm>
                              <a:custGeom>
                                <a:avLst/>
                                <a:gdLst>
                                  <a:gd name="connsiteX0" fmla="*/ 3958743 w 3971835"/>
                                  <a:gd name="connsiteY0" fmla="*/ 1128397 h 4005583"/>
                                  <a:gd name="connsiteX1" fmla="*/ 3914138 w 3971835"/>
                                  <a:gd name="connsiteY1" fmla="*/ 916524 h 4005583"/>
                                  <a:gd name="connsiteX2" fmla="*/ 3501543 w 3971835"/>
                                  <a:gd name="connsiteY2" fmla="*/ 370114 h 4005583"/>
                                  <a:gd name="connsiteX3" fmla="*/ 1750801 w 3971835"/>
                                  <a:gd name="connsiteY3" fmla="*/ 392417 h 4005583"/>
                                  <a:gd name="connsiteX4" fmla="*/ 624528 w 3971835"/>
                                  <a:gd name="connsiteY4" fmla="*/ 403568 h 4005583"/>
                                  <a:gd name="connsiteX5" fmla="*/ 66967 w 3971835"/>
                                  <a:gd name="connsiteY5" fmla="*/ 972280 h 4005583"/>
                                  <a:gd name="connsiteX6" fmla="*/ 78119 w 3971835"/>
                                  <a:gd name="connsiteY6" fmla="*/ 3302885 h 4005583"/>
                                  <a:gd name="connsiteX7" fmla="*/ 680284 w 3971835"/>
                                  <a:gd name="connsiteY7" fmla="*/ 3659724 h 4005583"/>
                                  <a:gd name="connsiteX8" fmla="*/ 2609445 w 3971835"/>
                                  <a:gd name="connsiteY8" fmla="*/ 4005412 h 4005583"/>
                                  <a:gd name="connsiteX9" fmla="*/ 3311972 w 3971835"/>
                                  <a:gd name="connsiteY9" fmla="*/ 3615119 h 4005583"/>
                                  <a:gd name="connsiteX10" fmla="*/ 3925289 w 3971835"/>
                                  <a:gd name="connsiteY10" fmla="*/ 3258280 h 4005583"/>
                                  <a:gd name="connsiteX11" fmla="*/ 3836079 w 3971835"/>
                                  <a:gd name="connsiteY11" fmla="*/ 972280 h 4005583"/>
                                  <a:gd name="connsiteX12" fmla="*/ 3378879 w 3971835"/>
                                  <a:gd name="connsiteY12" fmla="*/ 492778 h 4005583"/>
                                  <a:gd name="connsiteX13" fmla="*/ 2810167 w 3971835"/>
                                  <a:gd name="connsiteY13" fmla="*/ 46729 h 4005583"/>
                                  <a:gd name="connsiteX14" fmla="*/ 2810167 w 3971835"/>
                                  <a:gd name="connsiteY14" fmla="*/ 35578 h 40055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971835" h="4005583">
                                    <a:moveTo>
                                      <a:pt x="3958743" y="1128397"/>
                                    </a:moveTo>
                                    <a:cubicBezTo>
                                      <a:pt x="3974540" y="1085650"/>
                                      <a:pt x="3990338" y="1042904"/>
                                      <a:pt x="3914138" y="916524"/>
                                    </a:cubicBezTo>
                                    <a:cubicBezTo>
                                      <a:pt x="3837938" y="790143"/>
                                      <a:pt x="3862099" y="457465"/>
                                      <a:pt x="3501543" y="370114"/>
                                    </a:cubicBezTo>
                                    <a:cubicBezTo>
                                      <a:pt x="3140987" y="282763"/>
                                      <a:pt x="1750801" y="392417"/>
                                      <a:pt x="1750801" y="392417"/>
                                    </a:cubicBezTo>
                                    <a:cubicBezTo>
                                      <a:pt x="1271299" y="397993"/>
                                      <a:pt x="905167" y="306924"/>
                                      <a:pt x="624528" y="403568"/>
                                    </a:cubicBezTo>
                                    <a:cubicBezTo>
                                      <a:pt x="343889" y="500212"/>
                                      <a:pt x="158035" y="489060"/>
                                      <a:pt x="66967" y="972280"/>
                                    </a:cubicBezTo>
                                    <a:cubicBezTo>
                                      <a:pt x="-24101" y="1455500"/>
                                      <a:pt x="-24101" y="2854978"/>
                                      <a:pt x="78119" y="3302885"/>
                                    </a:cubicBezTo>
                                    <a:cubicBezTo>
                                      <a:pt x="180338" y="3750792"/>
                                      <a:pt x="258396" y="3542636"/>
                                      <a:pt x="680284" y="3659724"/>
                                    </a:cubicBezTo>
                                    <a:cubicBezTo>
                                      <a:pt x="1102172" y="3776812"/>
                                      <a:pt x="2170830" y="4012846"/>
                                      <a:pt x="2609445" y="4005412"/>
                                    </a:cubicBezTo>
                                    <a:cubicBezTo>
                                      <a:pt x="3048060" y="3997978"/>
                                      <a:pt x="3092665" y="3739641"/>
                                      <a:pt x="3311972" y="3615119"/>
                                    </a:cubicBezTo>
                                    <a:cubicBezTo>
                                      <a:pt x="3531279" y="3490597"/>
                                      <a:pt x="3837938" y="3698753"/>
                                      <a:pt x="3925289" y="3258280"/>
                                    </a:cubicBezTo>
                                    <a:cubicBezTo>
                                      <a:pt x="4012640" y="2817807"/>
                                      <a:pt x="3927147" y="1433197"/>
                                      <a:pt x="3836079" y="972280"/>
                                    </a:cubicBezTo>
                                    <a:cubicBezTo>
                                      <a:pt x="3745011" y="511363"/>
                                      <a:pt x="3549864" y="647036"/>
                                      <a:pt x="3378879" y="492778"/>
                                    </a:cubicBezTo>
                                    <a:cubicBezTo>
                                      <a:pt x="3207894" y="338519"/>
                                      <a:pt x="2810167" y="46729"/>
                                      <a:pt x="2810167" y="46729"/>
                                    </a:cubicBezTo>
                                    <a:cubicBezTo>
                                      <a:pt x="2715382" y="-29471"/>
                                      <a:pt x="2762774" y="3053"/>
                                      <a:pt x="2810167" y="35578"/>
                                    </a:cubicBezTo>
                                  </a:path>
                                </a:pathLst>
                              </a:cu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2E249F17" id="צורה חופשית: צורה 14" o:spid="_x0000_s1026" style="position:absolute;left:0;text-align:left;margin-left:-4pt;margin-top:4.25pt;width:312.75pt;height:315.4pt;z-index:251798528;visibility:visible;mso-wrap-style:square;mso-wrap-distance-left:9pt;mso-wrap-distance-top:0;mso-wrap-distance-right:9pt;mso-wrap-distance-bottom:0;mso-position-horizontal:absolute;mso-position-horizontal-relative:text;mso-position-vertical:absolute;mso-position-vertical-relative:text;v-text-anchor:middle" coordsize="3971835,4005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" path="m3958743,1128397v15797,-42747,31595,-85493,-44605,-211873c3837938,790143,3862099,457465,3501543,370114,3140987,282763,1750801,392417,1750801,392417,1271299,397993,905167,306924,624528,403568,343889,500212,158035,489060,66967,972280v-91068,483220,-91068,1882698,11152,2330605c180338,3750792,258396,3542636,680284,3659724v421888,117088,1490546,353122,1929161,345688c3048060,3997978,3092665,3739641,3311972,3615119v219307,-124522,525966,83634,613317,-356839c4012640,2817807,3927147,1433197,3836079,972280,3745011,511363,3549864,647036,3378879,492778,3207894,338519,2810167,46729,2810167,46729v-94785,-76200,-47393,-43676,,-11151e" filled="f" strokecolor="#1f3763 [1604]">
                      <v:stroke linestyle="thickThin"/>
                      <v:path arrowok="t" o:connecttype="custom" o:connectlocs="3958743,1128397;3914138,916524;3501543,370114;1750801,392417;624528,403568;66967,972280;78119,3302885;680284,3659724;2609445,4005412;3311972,3615119;3925289,3258280;3836079,972280;3378879,492778;2810167,46729;2810167,35578" o:connectangles="0,0,0,0,0,0,0,0,0,0,0,0,0,0,0"/>
                    </v:shape>
                  </w:pict>
                </mc:Fallback>
              </mc:AlternateContent>
            </w:r>
          </w:p>
        </w:tc>
        <w:tc>
          <w:tcPr>
            <w:tcW w:w="305" w:type="dxa"/>
            <w:shd w:val="clear" w:color="auto" w:fill="C45911" w:themeFill="accent2" w:themeFillShade="BF"/>
            <w:vAlign w:val="center"/>
          </w:tcPr>
          <w:p w14:paraId="08BCBE48" w14:textId="77777777" w:rsidR="00BD575D" w:rsidRDefault="00BD575D">
            <w:pPr>
              <w:jc w:val="center"/>
              <w:rPr>
                <w:rFonts w:ascii="Tahoma" w:hAnsi="Tahoma" w:cs="Tahoma"/>
                <w:sz w:val="12"/>
                <w:szCs w:val="12"/>
                <w:rtl/>
              </w:rPr>
            </w:pPr>
          </w:p>
        </w:tc>
        <w:tc>
          <w:tcPr>
            <w:tcW w:w="305" w:type="dxa"/>
            <w:shd w:val="clear" w:color="auto" w:fill="92D050"/>
            <w:vAlign w:val="center"/>
          </w:tcPr>
          <w:p w14:paraId="4BDC8AE6" w14:textId="77777777" w:rsidR="00BD575D" w:rsidRDefault="00BD575D">
            <w:pPr>
              <w:jc w:val="center"/>
              <w:rPr>
                <w:rFonts w:ascii="Tahoma" w:hAnsi="Tahoma" w:cs="Tahoma"/>
                <w:sz w:val="12"/>
                <w:szCs w:val="12"/>
                <w:rtl/>
              </w:rPr>
            </w:pPr>
          </w:p>
        </w:tc>
        <w:tc>
          <w:tcPr>
            <w:tcW w:w="305" w:type="dxa"/>
            <w:shd w:val="clear" w:color="auto" w:fill="92D050"/>
            <w:vAlign w:val="center"/>
          </w:tcPr>
          <w:p w14:paraId="66C982FA" w14:textId="77777777" w:rsidR="00BD575D" w:rsidRDefault="00BD575D">
            <w:pPr>
              <w:jc w:val="center"/>
              <w:rPr>
                <w:rFonts w:ascii="Tahoma" w:hAnsi="Tahoma" w:cs="Tahoma"/>
                <w:sz w:val="12"/>
                <w:szCs w:val="12"/>
                <w:rtl/>
              </w:rPr>
            </w:pPr>
          </w:p>
        </w:tc>
        <w:tc>
          <w:tcPr>
            <w:tcW w:w="305" w:type="dxa"/>
            <w:shd w:val="clear" w:color="auto" w:fill="92D050"/>
            <w:vAlign w:val="center"/>
          </w:tcPr>
          <w:p w14:paraId="5BB2A076" w14:textId="77777777" w:rsidR="00BD575D" w:rsidRDefault="00BD575D">
            <w:pPr>
              <w:jc w:val="center"/>
              <w:rPr>
                <w:rFonts w:ascii="Tahoma" w:hAnsi="Tahoma" w:cs="Tahoma"/>
                <w:sz w:val="12"/>
                <w:szCs w:val="12"/>
                <w:rtl/>
              </w:rPr>
            </w:pPr>
          </w:p>
        </w:tc>
        <w:tc>
          <w:tcPr>
            <w:tcW w:w="350" w:type="dxa"/>
            <w:vAlign w:val="center"/>
          </w:tcPr>
          <w:p w14:paraId="6EC2C16E" w14:textId="77777777" w:rsidR="00BD575D" w:rsidRDefault="00F31DDB">
            <w:pPr>
              <w:jc w:val="center"/>
              <w:rPr>
                <w:rFonts w:ascii="Tahoma" w:hAnsi="Tahoma" w:cs="Tahoma"/>
                <w:sz w:val="12"/>
                <w:szCs w:val="12"/>
                <w:rtl/>
              </w:rPr>
            </w:pPr>
            <w:r>
              <w:rPr>
                <w:rFonts w:ascii="Tahoma" w:hAnsi="Tahoma" w:cs="Tahoma"/>
                <w:sz w:val="12"/>
                <w:szCs w:val="12"/>
                <w:rtl/>
              </w:rPr>
              <w:t>2</w:t>
            </w:r>
          </w:p>
        </w:tc>
      </w:tr>
      <w:tr w:rsidR="00BD575D" w14:paraId="5A7D531C" w14:textId="77777777">
        <w:trPr>
          <w:trHeight w:val="283"/>
        </w:trPr>
        <w:tc>
          <w:tcPr>
            <w:tcW w:w="351" w:type="dxa"/>
            <w:shd w:val="clear" w:color="auto" w:fill="92D050"/>
            <w:vAlign w:val="center"/>
          </w:tcPr>
          <w:p w14:paraId="120823E9" w14:textId="77777777" w:rsidR="00BD575D" w:rsidRDefault="00BD575D">
            <w:pPr>
              <w:jc w:val="center"/>
              <w:rPr>
                <w:rFonts w:ascii="Tahoma" w:hAnsi="Tahoma" w:cs="Tahoma"/>
                <w:sz w:val="12"/>
                <w:szCs w:val="12"/>
                <w:rtl/>
              </w:rPr>
            </w:pPr>
          </w:p>
        </w:tc>
        <w:tc>
          <w:tcPr>
            <w:tcW w:w="351" w:type="dxa"/>
            <w:shd w:val="clear" w:color="auto" w:fill="92D050"/>
            <w:vAlign w:val="center"/>
          </w:tcPr>
          <w:p w14:paraId="5D56520C"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53967D3C" w14:textId="77777777" w:rsidR="00BD575D" w:rsidRDefault="00BD575D">
            <w:pPr>
              <w:jc w:val="center"/>
              <w:rPr>
                <w:rFonts w:ascii="Tahoma" w:hAnsi="Tahoma" w:cs="Tahoma"/>
                <w:sz w:val="12"/>
                <w:szCs w:val="12"/>
                <w:rtl/>
              </w:rPr>
            </w:pPr>
          </w:p>
        </w:tc>
        <w:tc>
          <w:tcPr>
            <w:tcW w:w="350" w:type="dxa"/>
            <w:vAlign w:val="center"/>
          </w:tcPr>
          <w:p w14:paraId="4F4F4FB2" w14:textId="77777777" w:rsidR="00BD575D" w:rsidRDefault="00BD575D">
            <w:pPr>
              <w:jc w:val="center"/>
              <w:rPr>
                <w:rFonts w:ascii="Tahoma" w:hAnsi="Tahoma" w:cs="Tahoma"/>
                <w:sz w:val="12"/>
                <w:szCs w:val="12"/>
                <w:rtl/>
              </w:rPr>
            </w:pPr>
          </w:p>
        </w:tc>
        <w:tc>
          <w:tcPr>
            <w:tcW w:w="350" w:type="dxa"/>
            <w:vAlign w:val="center"/>
          </w:tcPr>
          <w:p w14:paraId="30B144E5" w14:textId="77777777" w:rsidR="00BD575D" w:rsidRDefault="00BD575D">
            <w:pPr>
              <w:jc w:val="center"/>
              <w:rPr>
                <w:rFonts w:ascii="Tahoma" w:hAnsi="Tahoma" w:cs="Tahoma"/>
                <w:sz w:val="12"/>
                <w:szCs w:val="12"/>
                <w:rtl/>
              </w:rPr>
            </w:pPr>
          </w:p>
        </w:tc>
        <w:tc>
          <w:tcPr>
            <w:tcW w:w="350" w:type="dxa"/>
            <w:vAlign w:val="center"/>
          </w:tcPr>
          <w:p w14:paraId="1BACC7E1" w14:textId="77777777" w:rsidR="00BD575D" w:rsidRDefault="00BD575D">
            <w:pPr>
              <w:jc w:val="center"/>
              <w:rPr>
                <w:rFonts w:ascii="Tahoma" w:hAnsi="Tahoma" w:cs="Tahoma"/>
                <w:sz w:val="12"/>
                <w:szCs w:val="12"/>
                <w:rtl/>
              </w:rPr>
            </w:pPr>
          </w:p>
        </w:tc>
        <w:tc>
          <w:tcPr>
            <w:tcW w:w="350" w:type="dxa"/>
            <w:vAlign w:val="center"/>
          </w:tcPr>
          <w:p w14:paraId="4E7CCF8A" w14:textId="77777777" w:rsidR="00BD575D" w:rsidRDefault="00BD575D">
            <w:pPr>
              <w:jc w:val="center"/>
              <w:rPr>
                <w:rFonts w:ascii="Tahoma" w:hAnsi="Tahoma" w:cs="Tahoma"/>
                <w:sz w:val="12"/>
                <w:szCs w:val="12"/>
                <w:rtl/>
              </w:rPr>
            </w:pPr>
          </w:p>
        </w:tc>
        <w:tc>
          <w:tcPr>
            <w:tcW w:w="350" w:type="dxa"/>
            <w:vAlign w:val="center"/>
          </w:tcPr>
          <w:p w14:paraId="2532C1F1" w14:textId="77777777" w:rsidR="00BD575D" w:rsidRDefault="00BD575D">
            <w:pPr>
              <w:jc w:val="center"/>
              <w:rPr>
                <w:rFonts w:ascii="Tahoma" w:hAnsi="Tahoma" w:cs="Tahoma"/>
                <w:sz w:val="12"/>
                <w:szCs w:val="12"/>
                <w:rtl/>
              </w:rPr>
            </w:pPr>
          </w:p>
        </w:tc>
        <w:tc>
          <w:tcPr>
            <w:tcW w:w="350" w:type="dxa"/>
            <w:vAlign w:val="center"/>
          </w:tcPr>
          <w:p w14:paraId="2747081A" w14:textId="77777777" w:rsidR="00BD575D" w:rsidRDefault="00BD575D">
            <w:pPr>
              <w:jc w:val="center"/>
              <w:rPr>
                <w:rFonts w:ascii="Tahoma" w:hAnsi="Tahoma" w:cs="Tahoma"/>
                <w:sz w:val="12"/>
                <w:szCs w:val="12"/>
                <w:rtl/>
              </w:rPr>
            </w:pPr>
          </w:p>
        </w:tc>
        <w:tc>
          <w:tcPr>
            <w:tcW w:w="350" w:type="dxa"/>
            <w:vAlign w:val="center"/>
          </w:tcPr>
          <w:p w14:paraId="6B0EA735" w14:textId="77777777" w:rsidR="00BD575D" w:rsidRDefault="00BD575D">
            <w:pPr>
              <w:jc w:val="center"/>
              <w:rPr>
                <w:rFonts w:ascii="Tahoma" w:hAnsi="Tahoma" w:cs="Tahoma"/>
                <w:sz w:val="12"/>
                <w:szCs w:val="12"/>
                <w:rtl/>
              </w:rPr>
            </w:pPr>
          </w:p>
        </w:tc>
        <w:tc>
          <w:tcPr>
            <w:tcW w:w="350" w:type="dxa"/>
            <w:vAlign w:val="center"/>
          </w:tcPr>
          <w:p w14:paraId="2C318D52" w14:textId="77777777" w:rsidR="00BD575D" w:rsidRDefault="00BD575D">
            <w:pPr>
              <w:jc w:val="center"/>
              <w:rPr>
                <w:rFonts w:ascii="Tahoma" w:hAnsi="Tahoma" w:cs="Tahoma"/>
                <w:sz w:val="12"/>
                <w:szCs w:val="12"/>
                <w:rtl/>
              </w:rPr>
            </w:pPr>
          </w:p>
        </w:tc>
        <w:tc>
          <w:tcPr>
            <w:tcW w:w="350" w:type="dxa"/>
            <w:vAlign w:val="center"/>
          </w:tcPr>
          <w:p w14:paraId="04076061" w14:textId="77777777" w:rsidR="00BD575D" w:rsidRDefault="00BD575D">
            <w:pPr>
              <w:jc w:val="center"/>
              <w:rPr>
                <w:rFonts w:ascii="Tahoma" w:hAnsi="Tahoma" w:cs="Tahoma"/>
                <w:sz w:val="12"/>
                <w:szCs w:val="12"/>
                <w:rtl/>
              </w:rPr>
            </w:pPr>
          </w:p>
        </w:tc>
        <w:tc>
          <w:tcPr>
            <w:tcW w:w="350" w:type="dxa"/>
            <w:vAlign w:val="center"/>
          </w:tcPr>
          <w:p w14:paraId="2A0917B2" w14:textId="77777777" w:rsidR="00BD575D" w:rsidRDefault="00BD575D">
            <w:pPr>
              <w:jc w:val="center"/>
              <w:rPr>
                <w:rFonts w:ascii="Tahoma" w:hAnsi="Tahoma" w:cs="Tahoma"/>
                <w:sz w:val="12"/>
                <w:szCs w:val="12"/>
                <w:rtl/>
              </w:rPr>
            </w:pPr>
          </w:p>
        </w:tc>
        <w:tc>
          <w:tcPr>
            <w:tcW w:w="350" w:type="dxa"/>
            <w:vAlign w:val="center"/>
          </w:tcPr>
          <w:p w14:paraId="39DED2D1" w14:textId="77777777" w:rsidR="00BD575D" w:rsidRDefault="00BD575D">
            <w:pPr>
              <w:jc w:val="center"/>
              <w:rPr>
                <w:rFonts w:ascii="Tahoma" w:hAnsi="Tahoma" w:cs="Tahoma"/>
                <w:sz w:val="12"/>
                <w:szCs w:val="12"/>
                <w:rtl/>
              </w:rPr>
            </w:pPr>
          </w:p>
        </w:tc>
        <w:tc>
          <w:tcPr>
            <w:tcW w:w="350" w:type="dxa"/>
            <w:vAlign w:val="center"/>
          </w:tcPr>
          <w:p w14:paraId="344A7CE2" w14:textId="77777777" w:rsidR="00BD575D" w:rsidRDefault="00BD575D">
            <w:pPr>
              <w:jc w:val="center"/>
              <w:rPr>
                <w:rFonts w:ascii="Tahoma" w:hAnsi="Tahoma" w:cs="Tahoma"/>
                <w:sz w:val="12"/>
                <w:szCs w:val="12"/>
                <w:rtl/>
              </w:rPr>
            </w:pPr>
          </w:p>
        </w:tc>
        <w:tc>
          <w:tcPr>
            <w:tcW w:w="350" w:type="dxa"/>
            <w:vAlign w:val="center"/>
          </w:tcPr>
          <w:p w14:paraId="28A5C597" w14:textId="77777777" w:rsidR="00BD575D" w:rsidRDefault="00BD575D">
            <w:pPr>
              <w:jc w:val="center"/>
              <w:rPr>
                <w:rFonts w:ascii="Tahoma" w:hAnsi="Tahoma" w:cs="Tahoma"/>
                <w:sz w:val="12"/>
                <w:szCs w:val="12"/>
                <w:rtl/>
              </w:rPr>
            </w:pPr>
          </w:p>
        </w:tc>
        <w:tc>
          <w:tcPr>
            <w:tcW w:w="350" w:type="dxa"/>
            <w:vAlign w:val="center"/>
          </w:tcPr>
          <w:p w14:paraId="7A9A0360" w14:textId="77777777" w:rsidR="00BD575D" w:rsidRDefault="00BD575D">
            <w:pPr>
              <w:jc w:val="center"/>
              <w:rPr>
                <w:rFonts w:ascii="Tahoma" w:hAnsi="Tahoma" w:cs="Tahoma"/>
                <w:sz w:val="12"/>
                <w:szCs w:val="12"/>
                <w:rtl/>
              </w:rPr>
            </w:pPr>
          </w:p>
        </w:tc>
        <w:tc>
          <w:tcPr>
            <w:tcW w:w="305" w:type="dxa"/>
            <w:vAlign w:val="center"/>
          </w:tcPr>
          <w:p w14:paraId="01806BB2" w14:textId="77777777" w:rsidR="00BD575D" w:rsidRDefault="00BD575D">
            <w:pPr>
              <w:jc w:val="center"/>
              <w:rPr>
                <w:rFonts w:ascii="Tahoma" w:hAnsi="Tahoma" w:cs="Tahoma"/>
                <w:sz w:val="12"/>
                <w:szCs w:val="12"/>
                <w:rtl/>
              </w:rPr>
            </w:pPr>
          </w:p>
        </w:tc>
        <w:tc>
          <w:tcPr>
            <w:tcW w:w="305" w:type="dxa"/>
            <w:vAlign w:val="center"/>
          </w:tcPr>
          <w:p w14:paraId="36B03BD8" w14:textId="77777777" w:rsidR="00BD575D" w:rsidRDefault="00BD575D">
            <w:pPr>
              <w:jc w:val="center"/>
              <w:rPr>
                <w:rFonts w:ascii="Tahoma" w:hAnsi="Tahoma" w:cs="Tahoma"/>
                <w:sz w:val="12"/>
                <w:szCs w:val="12"/>
                <w:rtl/>
              </w:rPr>
            </w:pPr>
          </w:p>
        </w:tc>
        <w:tc>
          <w:tcPr>
            <w:tcW w:w="305" w:type="dxa"/>
            <w:vAlign w:val="center"/>
          </w:tcPr>
          <w:p w14:paraId="21F49F72" w14:textId="77777777" w:rsidR="00BD575D" w:rsidRDefault="00BD575D">
            <w:pPr>
              <w:jc w:val="center"/>
              <w:rPr>
                <w:rFonts w:ascii="Tahoma" w:hAnsi="Tahoma" w:cs="Tahoma"/>
                <w:sz w:val="12"/>
                <w:szCs w:val="12"/>
                <w:rtl/>
              </w:rPr>
            </w:pPr>
          </w:p>
        </w:tc>
        <w:tc>
          <w:tcPr>
            <w:tcW w:w="305" w:type="dxa"/>
            <w:vAlign w:val="center"/>
          </w:tcPr>
          <w:p w14:paraId="40958C6A" w14:textId="77777777" w:rsidR="00BD575D" w:rsidRDefault="00BD575D">
            <w:pPr>
              <w:jc w:val="center"/>
              <w:rPr>
                <w:rFonts w:ascii="Tahoma" w:hAnsi="Tahoma" w:cs="Tahoma"/>
                <w:sz w:val="12"/>
                <w:szCs w:val="12"/>
                <w:rtl/>
              </w:rPr>
            </w:pPr>
          </w:p>
        </w:tc>
        <w:tc>
          <w:tcPr>
            <w:tcW w:w="305" w:type="dxa"/>
            <w:vAlign w:val="center"/>
          </w:tcPr>
          <w:p w14:paraId="44389A98" w14:textId="77777777" w:rsidR="00BD575D" w:rsidRDefault="00BD575D">
            <w:pPr>
              <w:jc w:val="center"/>
              <w:rPr>
                <w:rFonts w:ascii="Tahoma" w:hAnsi="Tahoma" w:cs="Tahoma"/>
                <w:sz w:val="12"/>
                <w:szCs w:val="12"/>
                <w:rtl/>
              </w:rPr>
            </w:pPr>
          </w:p>
        </w:tc>
        <w:tc>
          <w:tcPr>
            <w:tcW w:w="305" w:type="dxa"/>
            <w:vAlign w:val="center"/>
          </w:tcPr>
          <w:p w14:paraId="4A8F9C20" w14:textId="77777777" w:rsidR="00BD575D" w:rsidRDefault="00BD575D">
            <w:pPr>
              <w:jc w:val="center"/>
              <w:rPr>
                <w:rFonts w:ascii="Tahoma" w:hAnsi="Tahoma" w:cs="Tahoma"/>
                <w:sz w:val="12"/>
                <w:szCs w:val="12"/>
                <w:rtl/>
              </w:rPr>
            </w:pPr>
          </w:p>
        </w:tc>
        <w:tc>
          <w:tcPr>
            <w:tcW w:w="305" w:type="dxa"/>
            <w:vAlign w:val="center"/>
          </w:tcPr>
          <w:p w14:paraId="0265487A" w14:textId="77777777" w:rsidR="00BD575D" w:rsidRDefault="00BD575D">
            <w:pPr>
              <w:jc w:val="center"/>
              <w:rPr>
                <w:rFonts w:ascii="Tahoma" w:hAnsi="Tahoma" w:cs="Tahoma"/>
                <w:sz w:val="12"/>
                <w:szCs w:val="12"/>
                <w:rtl/>
              </w:rPr>
            </w:pPr>
          </w:p>
        </w:tc>
        <w:tc>
          <w:tcPr>
            <w:tcW w:w="305" w:type="dxa"/>
            <w:shd w:val="clear" w:color="auto" w:fill="FFC000"/>
            <w:vAlign w:val="center"/>
          </w:tcPr>
          <w:p w14:paraId="029A236D" w14:textId="77777777" w:rsidR="00BD575D" w:rsidRDefault="00BD575D">
            <w:pPr>
              <w:jc w:val="center"/>
              <w:rPr>
                <w:rFonts w:ascii="Tahoma" w:hAnsi="Tahoma" w:cs="Tahoma"/>
                <w:sz w:val="12"/>
                <w:szCs w:val="12"/>
                <w:rtl/>
              </w:rPr>
            </w:pPr>
          </w:p>
        </w:tc>
        <w:tc>
          <w:tcPr>
            <w:tcW w:w="305" w:type="dxa"/>
            <w:shd w:val="clear" w:color="auto" w:fill="92D050"/>
            <w:vAlign w:val="center"/>
          </w:tcPr>
          <w:p w14:paraId="6E4DBB6D" w14:textId="77777777" w:rsidR="00BD575D" w:rsidRDefault="00BD575D">
            <w:pPr>
              <w:jc w:val="center"/>
              <w:rPr>
                <w:rFonts w:ascii="Tahoma" w:hAnsi="Tahoma" w:cs="Tahoma"/>
                <w:sz w:val="12"/>
                <w:szCs w:val="12"/>
                <w:rtl/>
              </w:rPr>
            </w:pPr>
          </w:p>
        </w:tc>
        <w:tc>
          <w:tcPr>
            <w:tcW w:w="305" w:type="dxa"/>
            <w:shd w:val="clear" w:color="auto" w:fill="92D050"/>
            <w:vAlign w:val="center"/>
          </w:tcPr>
          <w:p w14:paraId="371C4997" w14:textId="77777777" w:rsidR="00BD575D" w:rsidRDefault="00BD575D">
            <w:pPr>
              <w:jc w:val="center"/>
              <w:rPr>
                <w:rFonts w:ascii="Tahoma" w:hAnsi="Tahoma" w:cs="Tahoma"/>
                <w:sz w:val="12"/>
                <w:szCs w:val="12"/>
                <w:rtl/>
              </w:rPr>
            </w:pPr>
          </w:p>
        </w:tc>
        <w:tc>
          <w:tcPr>
            <w:tcW w:w="350" w:type="dxa"/>
            <w:vAlign w:val="center"/>
          </w:tcPr>
          <w:p w14:paraId="534007F0" w14:textId="77777777" w:rsidR="00BD575D" w:rsidRDefault="00F31DDB">
            <w:pPr>
              <w:jc w:val="center"/>
              <w:rPr>
                <w:rFonts w:ascii="Tahoma" w:hAnsi="Tahoma" w:cs="Tahoma"/>
                <w:sz w:val="12"/>
                <w:szCs w:val="12"/>
                <w:rtl/>
              </w:rPr>
            </w:pPr>
            <w:r>
              <w:rPr>
                <w:rFonts w:ascii="Tahoma" w:hAnsi="Tahoma" w:cs="Tahoma"/>
                <w:sz w:val="12"/>
                <w:szCs w:val="12"/>
                <w:rtl/>
              </w:rPr>
              <w:t>3</w:t>
            </w:r>
          </w:p>
        </w:tc>
      </w:tr>
      <w:tr w:rsidR="00BD575D" w14:paraId="5E5BFF03" w14:textId="77777777">
        <w:trPr>
          <w:trHeight w:val="283"/>
        </w:trPr>
        <w:tc>
          <w:tcPr>
            <w:tcW w:w="351" w:type="dxa"/>
            <w:shd w:val="clear" w:color="auto" w:fill="92D050"/>
            <w:vAlign w:val="center"/>
          </w:tcPr>
          <w:p w14:paraId="14EA399C" w14:textId="77777777" w:rsidR="00BD575D" w:rsidRDefault="00BD575D">
            <w:pPr>
              <w:jc w:val="center"/>
              <w:rPr>
                <w:rFonts w:ascii="Tahoma" w:hAnsi="Tahoma" w:cs="Tahoma"/>
                <w:sz w:val="12"/>
                <w:szCs w:val="12"/>
                <w:rtl/>
              </w:rPr>
            </w:pPr>
          </w:p>
        </w:tc>
        <w:tc>
          <w:tcPr>
            <w:tcW w:w="351" w:type="dxa"/>
            <w:shd w:val="clear" w:color="auto" w:fill="92D050"/>
            <w:vAlign w:val="center"/>
          </w:tcPr>
          <w:p w14:paraId="78B0C061"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2FD1379C" w14:textId="77777777" w:rsidR="00BD575D" w:rsidRDefault="00F31DDB">
            <w:pPr>
              <w:jc w:val="center"/>
              <w:rPr>
                <w:rFonts w:ascii="Tahoma" w:hAnsi="Tahoma" w:cs="Tahoma"/>
                <w:sz w:val="12"/>
                <w:szCs w:val="12"/>
                <w:rtl/>
              </w:rPr>
            </w:pPr>
            <w:r>
              <w:rPr>
                <w:rFonts w:ascii="Tahoma" w:hAnsi="Tahoma" w:cs="Tahoma"/>
                <w:sz w:val="12"/>
                <w:szCs w:val="12"/>
                <w:rtl/>
              </w:rPr>
              <w:t>19</w:t>
            </w:r>
          </w:p>
        </w:tc>
        <w:tc>
          <w:tcPr>
            <w:tcW w:w="350" w:type="dxa"/>
            <w:vAlign w:val="center"/>
          </w:tcPr>
          <w:p w14:paraId="084F2495" w14:textId="77777777" w:rsidR="00BD575D" w:rsidRDefault="00BD575D">
            <w:pPr>
              <w:jc w:val="center"/>
              <w:rPr>
                <w:rFonts w:ascii="Tahoma" w:hAnsi="Tahoma" w:cs="Tahoma"/>
                <w:sz w:val="12"/>
                <w:szCs w:val="12"/>
                <w:rtl/>
              </w:rPr>
            </w:pPr>
          </w:p>
        </w:tc>
        <w:tc>
          <w:tcPr>
            <w:tcW w:w="350" w:type="dxa"/>
            <w:vAlign w:val="center"/>
          </w:tcPr>
          <w:p w14:paraId="5F3B117D" w14:textId="77777777" w:rsidR="00BD575D" w:rsidRDefault="00BD575D">
            <w:pPr>
              <w:jc w:val="center"/>
              <w:rPr>
                <w:rFonts w:ascii="Tahoma" w:hAnsi="Tahoma" w:cs="Tahoma"/>
                <w:sz w:val="12"/>
                <w:szCs w:val="12"/>
                <w:rtl/>
              </w:rPr>
            </w:pPr>
          </w:p>
        </w:tc>
        <w:tc>
          <w:tcPr>
            <w:tcW w:w="350" w:type="dxa"/>
            <w:vAlign w:val="center"/>
          </w:tcPr>
          <w:p w14:paraId="781ACC70" w14:textId="77777777" w:rsidR="00BD575D" w:rsidRDefault="00BD575D">
            <w:pPr>
              <w:jc w:val="center"/>
              <w:rPr>
                <w:rFonts w:ascii="Tahoma" w:hAnsi="Tahoma" w:cs="Tahoma"/>
                <w:sz w:val="12"/>
                <w:szCs w:val="12"/>
                <w:rtl/>
              </w:rPr>
            </w:pPr>
          </w:p>
        </w:tc>
        <w:tc>
          <w:tcPr>
            <w:tcW w:w="350" w:type="dxa"/>
            <w:vAlign w:val="center"/>
          </w:tcPr>
          <w:p w14:paraId="3721D156" w14:textId="77777777" w:rsidR="00BD575D" w:rsidRDefault="00F31DDB">
            <w:pPr>
              <w:jc w:val="center"/>
              <w:rPr>
                <w:rFonts w:ascii="Tahoma" w:hAnsi="Tahoma" w:cs="Tahoma"/>
                <w:sz w:val="12"/>
                <w:szCs w:val="12"/>
                <w:rtl/>
              </w:rPr>
            </w:pPr>
            <w:r>
              <w:rPr>
                <w:rFonts w:ascii="Tahoma" w:hAnsi="Tahoma" w:cs="Tahoma"/>
                <w:sz w:val="12"/>
                <w:szCs w:val="12"/>
                <w:rtl/>
              </w:rPr>
              <w:t>8</w:t>
            </w:r>
          </w:p>
        </w:tc>
        <w:tc>
          <w:tcPr>
            <w:tcW w:w="350" w:type="dxa"/>
            <w:vAlign w:val="center"/>
          </w:tcPr>
          <w:p w14:paraId="27689268" w14:textId="77777777" w:rsidR="00BD575D" w:rsidRDefault="00BD575D">
            <w:pPr>
              <w:jc w:val="center"/>
              <w:rPr>
                <w:rFonts w:ascii="Tahoma" w:hAnsi="Tahoma" w:cs="Tahoma"/>
                <w:sz w:val="12"/>
                <w:szCs w:val="12"/>
                <w:rtl/>
              </w:rPr>
            </w:pPr>
          </w:p>
        </w:tc>
        <w:tc>
          <w:tcPr>
            <w:tcW w:w="350" w:type="dxa"/>
            <w:vAlign w:val="center"/>
          </w:tcPr>
          <w:p w14:paraId="71C5622A" w14:textId="77777777" w:rsidR="00BD575D" w:rsidRDefault="00BD575D">
            <w:pPr>
              <w:jc w:val="center"/>
              <w:rPr>
                <w:rFonts w:ascii="Tahoma" w:hAnsi="Tahoma" w:cs="Tahoma"/>
                <w:sz w:val="12"/>
                <w:szCs w:val="12"/>
                <w:rtl/>
              </w:rPr>
            </w:pPr>
          </w:p>
        </w:tc>
        <w:tc>
          <w:tcPr>
            <w:tcW w:w="350" w:type="dxa"/>
            <w:vAlign w:val="center"/>
          </w:tcPr>
          <w:p w14:paraId="3C53E2EA" w14:textId="77777777" w:rsidR="00BD575D" w:rsidRDefault="00BD575D">
            <w:pPr>
              <w:jc w:val="center"/>
              <w:rPr>
                <w:rFonts w:ascii="Tahoma" w:hAnsi="Tahoma" w:cs="Tahoma"/>
                <w:sz w:val="12"/>
                <w:szCs w:val="12"/>
                <w:rtl/>
              </w:rPr>
            </w:pPr>
          </w:p>
        </w:tc>
        <w:tc>
          <w:tcPr>
            <w:tcW w:w="350" w:type="dxa"/>
            <w:vAlign w:val="center"/>
          </w:tcPr>
          <w:p w14:paraId="7934F602" w14:textId="77777777" w:rsidR="00BD575D" w:rsidRDefault="00BD575D">
            <w:pPr>
              <w:jc w:val="center"/>
              <w:rPr>
                <w:rFonts w:ascii="Tahoma" w:hAnsi="Tahoma" w:cs="Tahoma"/>
                <w:sz w:val="12"/>
                <w:szCs w:val="12"/>
                <w:rtl/>
              </w:rPr>
            </w:pPr>
          </w:p>
        </w:tc>
        <w:tc>
          <w:tcPr>
            <w:tcW w:w="350" w:type="dxa"/>
            <w:vAlign w:val="center"/>
          </w:tcPr>
          <w:p w14:paraId="7FCEA41B" w14:textId="77777777" w:rsidR="00BD575D" w:rsidRDefault="00BD575D">
            <w:pPr>
              <w:jc w:val="center"/>
              <w:rPr>
                <w:rFonts w:ascii="Tahoma" w:hAnsi="Tahoma" w:cs="Tahoma"/>
                <w:sz w:val="12"/>
                <w:szCs w:val="12"/>
                <w:rtl/>
              </w:rPr>
            </w:pPr>
          </w:p>
        </w:tc>
        <w:tc>
          <w:tcPr>
            <w:tcW w:w="350" w:type="dxa"/>
            <w:vAlign w:val="center"/>
          </w:tcPr>
          <w:p w14:paraId="357AA9E7" w14:textId="77777777" w:rsidR="00BD575D" w:rsidRDefault="00BD575D">
            <w:pPr>
              <w:jc w:val="center"/>
              <w:rPr>
                <w:rFonts w:ascii="Tahoma" w:hAnsi="Tahoma" w:cs="Tahoma"/>
                <w:sz w:val="12"/>
                <w:szCs w:val="12"/>
                <w:rtl/>
              </w:rPr>
            </w:pPr>
          </w:p>
        </w:tc>
        <w:tc>
          <w:tcPr>
            <w:tcW w:w="350" w:type="dxa"/>
            <w:vAlign w:val="center"/>
          </w:tcPr>
          <w:p w14:paraId="3DD4D3C4" w14:textId="77777777" w:rsidR="00BD575D" w:rsidRDefault="00BD575D">
            <w:pPr>
              <w:jc w:val="center"/>
              <w:rPr>
                <w:rFonts w:ascii="Tahoma" w:hAnsi="Tahoma" w:cs="Tahoma"/>
                <w:sz w:val="12"/>
                <w:szCs w:val="12"/>
                <w:rtl/>
              </w:rPr>
            </w:pPr>
          </w:p>
        </w:tc>
        <w:tc>
          <w:tcPr>
            <w:tcW w:w="350" w:type="dxa"/>
            <w:vAlign w:val="center"/>
          </w:tcPr>
          <w:p w14:paraId="28CCDFAB" w14:textId="77777777" w:rsidR="00BD575D" w:rsidRDefault="00F31DDB">
            <w:pPr>
              <w:jc w:val="center"/>
              <w:rPr>
                <w:rFonts w:ascii="Tahoma" w:hAnsi="Tahoma" w:cs="Tahoma"/>
                <w:sz w:val="12"/>
                <w:szCs w:val="12"/>
                <w:rtl/>
              </w:rPr>
            </w:pPr>
            <w:r>
              <w:rPr>
                <w:rFonts w:ascii="Tahoma" w:hAnsi="Tahoma" w:cs="Tahoma"/>
                <w:sz w:val="12"/>
                <w:szCs w:val="12"/>
                <w:rtl/>
              </w:rPr>
              <w:t>9</w:t>
            </w:r>
          </w:p>
        </w:tc>
        <w:tc>
          <w:tcPr>
            <w:tcW w:w="350" w:type="dxa"/>
            <w:vAlign w:val="center"/>
          </w:tcPr>
          <w:p w14:paraId="56AD7850" w14:textId="77777777" w:rsidR="00BD575D" w:rsidRDefault="00BD575D">
            <w:pPr>
              <w:jc w:val="center"/>
              <w:rPr>
                <w:rFonts w:ascii="Tahoma" w:hAnsi="Tahoma" w:cs="Tahoma"/>
                <w:sz w:val="12"/>
                <w:szCs w:val="12"/>
                <w:rtl/>
              </w:rPr>
            </w:pPr>
          </w:p>
        </w:tc>
        <w:tc>
          <w:tcPr>
            <w:tcW w:w="350" w:type="dxa"/>
            <w:vAlign w:val="center"/>
          </w:tcPr>
          <w:p w14:paraId="57ED830E" w14:textId="77777777" w:rsidR="00BD575D" w:rsidRDefault="00BD575D">
            <w:pPr>
              <w:jc w:val="center"/>
              <w:rPr>
                <w:rFonts w:ascii="Tahoma" w:hAnsi="Tahoma" w:cs="Tahoma"/>
                <w:sz w:val="12"/>
                <w:szCs w:val="12"/>
                <w:rtl/>
              </w:rPr>
            </w:pPr>
          </w:p>
        </w:tc>
        <w:tc>
          <w:tcPr>
            <w:tcW w:w="305" w:type="dxa"/>
            <w:vAlign w:val="center"/>
          </w:tcPr>
          <w:p w14:paraId="4DC9A2CD" w14:textId="77777777" w:rsidR="00BD575D" w:rsidRDefault="00BD575D">
            <w:pPr>
              <w:jc w:val="center"/>
              <w:rPr>
                <w:rFonts w:ascii="Tahoma" w:hAnsi="Tahoma" w:cs="Tahoma"/>
                <w:sz w:val="12"/>
                <w:szCs w:val="12"/>
                <w:rtl/>
              </w:rPr>
            </w:pPr>
          </w:p>
        </w:tc>
        <w:tc>
          <w:tcPr>
            <w:tcW w:w="305" w:type="dxa"/>
            <w:vAlign w:val="center"/>
          </w:tcPr>
          <w:p w14:paraId="4B776FD5" w14:textId="77777777" w:rsidR="00BD575D" w:rsidRDefault="00BD575D">
            <w:pPr>
              <w:jc w:val="center"/>
              <w:rPr>
                <w:rFonts w:ascii="Tahoma" w:hAnsi="Tahoma" w:cs="Tahoma"/>
                <w:sz w:val="12"/>
                <w:szCs w:val="12"/>
                <w:rtl/>
              </w:rPr>
            </w:pPr>
          </w:p>
        </w:tc>
        <w:tc>
          <w:tcPr>
            <w:tcW w:w="305" w:type="dxa"/>
            <w:vAlign w:val="center"/>
          </w:tcPr>
          <w:p w14:paraId="400A24A8" w14:textId="77777777" w:rsidR="00BD575D" w:rsidRDefault="00F31DDB">
            <w:pPr>
              <w:jc w:val="center"/>
              <w:rPr>
                <w:rFonts w:ascii="Tahoma" w:hAnsi="Tahoma" w:cs="Tahoma"/>
                <w:sz w:val="12"/>
                <w:szCs w:val="12"/>
                <w:rtl/>
              </w:rPr>
            </w:pPr>
            <w:r>
              <w:rPr>
                <w:rFonts w:ascii="Tahoma" w:hAnsi="Tahoma" w:cs="Tahoma"/>
                <w:sz w:val="12"/>
                <w:szCs w:val="12"/>
                <w:rtl/>
              </w:rPr>
              <w:t>1</w:t>
            </w:r>
          </w:p>
        </w:tc>
        <w:tc>
          <w:tcPr>
            <w:tcW w:w="305" w:type="dxa"/>
            <w:vAlign w:val="center"/>
          </w:tcPr>
          <w:p w14:paraId="602D188C" w14:textId="77777777" w:rsidR="00BD575D" w:rsidRDefault="00BD575D">
            <w:pPr>
              <w:jc w:val="center"/>
              <w:rPr>
                <w:rFonts w:ascii="Tahoma" w:hAnsi="Tahoma" w:cs="Tahoma"/>
                <w:sz w:val="12"/>
                <w:szCs w:val="12"/>
                <w:rtl/>
              </w:rPr>
            </w:pPr>
          </w:p>
        </w:tc>
        <w:tc>
          <w:tcPr>
            <w:tcW w:w="305" w:type="dxa"/>
            <w:vAlign w:val="center"/>
          </w:tcPr>
          <w:p w14:paraId="3D1392B1" w14:textId="77777777" w:rsidR="00BD575D" w:rsidRDefault="00BD575D">
            <w:pPr>
              <w:jc w:val="center"/>
              <w:rPr>
                <w:rFonts w:ascii="Tahoma" w:hAnsi="Tahoma" w:cs="Tahoma"/>
                <w:sz w:val="12"/>
                <w:szCs w:val="12"/>
                <w:rtl/>
              </w:rPr>
            </w:pPr>
          </w:p>
        </w:tc>
        <w:tc>
          <w:tcPr>
            <w:tcW w:w="305" w:type="dxa"/>
            <w:vAlign w:val="center"/>
          </w:tcPr>
          <w:p w14:paraId="32EF765B" w14:textId="77777777" w:rsidR="00BD575D" w:rsidRDefault="00BD575D">
            <w:pPr>
              <w:jc w:val="center"/>
              <w:rPr>
                <w:rFonts w:ascii="Tahoma" w:hAnsi="Tahoma" w:cs="Tahoma"/>
                <w:sz w:val="12"/>
                <w:szCs w:val="12"/>
                <w:rtl/>
              </w:rPr>
            </w:pPr>
          </w:p>
        </w:tc>
        <w:tc>
          <w:tcPr>
            <w:tcW w:w="305" w:type="dxa"/>
            <w:vAlign w:val="center"/>
          </w:tcPr>
          <w:p w14:paraId="279C43AC" w14:textId="77777777" w:rsidR="00BD575D" w:rsidRDefault="00BD575D">
            <w:pPr>
              <w:jc w:val="center"/>
              <w:rPr>
                <w:rFonts w:ascii="Tahoma" w:hAnsi="Tahoma" w:cs="Tahoma"/>
                <w:sz w:val="12"/>
                <w:szCs w:val="12"/>
                <w:rtl/>
              </w:rPr>
            </w:pPr>
          </w:p>
        </w:tc>
        <w:tc>
          <w:tcPr>
            <w:tcW w:w="305" w:type="dxa"/>
            <w:shd w:val="clear" w:color="auto" w:fill="FFC000"/>
            <w:vAlign w:val="center"/>
          </w:tcPr>
          <w:p w14:paraId="30DCE352" w14:textId="77777777" w:rsidR="00BD575D" w:rsidRDefault="00BD575D">
            <w:pPr>
              <w:jc w:val="center"/>
              <w:rPr>
                <w:rFonts w:ascii="Tahoma" w:hAnsi="Tahoma" w:cs="Tahoma"/>
                <w:sz w:val="12"/>
                <w:szCs w:val="12"/>
                <w:rtl/>
              </w:rPr>
            </w:pPr>
          </w:p>
        </w:tc>
        <w:tc>
          <w:tcPr>
            <w:tcW w:w="305" w:type="dxa"/>
            <w:shd w:val="clear" w:color="auto" w:fill="92D050"/>
            <w:vAlign w:val="center"/>
          </w:tcPr>
          <w:p w14:paraId="25097F5B" w14:textId="77777777" w:rsidR="00BD575D" w:rsidRDefault="00BD575D">
            <w:pPr>
              <w:jc w:val="center"/>
              <w:rPr>
                <w:rFonts w:ascii="Tahoma" w:hAnsi="Tahoma" w:cs="Tahoma"/>
                <w:sz w:val="12"/>
                <w:szCs w:val="12"/>
                <w:rtl/>
              </w:rPr>
            </w:pPr>
          </w:p>
        </w:tc>
        <w:tc>
          <w:tcPr>
            <w:tcW w:w="305" w:type="dxa"/>
            <w:shd w:val="clear" w:color="auto" w:fill="92D050"/>
            <w:vAlign w:val="center"/>
          </w:tcPr>
          <w:p w14:paraId="7867933B" w14:textId="77777777" w:rsidR="00BD575D" w:rsidRDefault="00BD575D">
            <w:pPr>
              <w:jc w:val="center"/>
              <w:rPr>
                <w:rFonts w:ascii="Tahoma" w:hAnsi="Tahoma" w:cs="Tahoma"/>
                <w:sz w:val="12"/>
                <w:szCs w:val="12"/>
                <w:rtl/>
              </w:rPr>
            </w:pPr>
          </w:p>
        </w:tc>
        <w:tc>
          <w:tcPr>
            <w:tcW w:w="350" w:type="dxa"/>
            <w:vAlign w:val="center"/>
          </w:tcPr>
          <w:p w14:paraId="38884215" w14:textId="77777777" w:rsidR="00BD575D" w:rsidRDefault="00F31DDB">
            <w:pPr>
              <w:jc w:val="center"/>
              <w:rPr>
                <w:rFonts w:ascii="Tahoma" w:hAnsi="Tahoma" w:cs="Tahoma"/>
                <w:sz w:val="12"/>
                <w:szCs w:val="12"/>
                <w:rtl/>
              </w:rPr>
            </w:pPr>
            <w:r>
              <w:rPr>
                <w:rFonts w:ascii="Tahoma" w:hAnsi="Tahoma" w:cs="Tahoma"/>
                <w:sz w:val="12"/>
                <w:szCs w:val="12"/>
                <w:rtl/>
              </w:rPr>
              <w:t>4</w:t>
            </w:r>
          </w:p>
        </w:tc>
      </w:tr>
      <w:tr w:rsidR="00BD575D" w14:paraId="3A254109" w14:textId="77777777">
        <w:trPr>
          <w:trHeight w:val="283"/>
        </w:trPr>
        <w:tc>
          <w:tcPr>
            <w:tcW w:w="351" w:type="dxa"/>
            <w:shd w:val="clear" w:color="auto" w:fill="92D050"/>
            <w:vAlign w:val="center"/>
          </w:tcPr>
          <w:p w14:paraId="0A52F8B3" w14:textId="77777777" w:rsidR="00BD575D" w:rsidRDefault="00BD575D">
            <w:pPr>
              <w:jc w:val="center"/>
              <w:rPr>
                <w:rFonts w:ascii="Tahoma" w:hAnsi="Tahoma" w:cs="Tahoma"/>
                <w:sz w:val="12"/>
                <w:szCs w:val="12"/>
                <w:rtl/>
              </w:rPr>
            </w:pPr>
          </w:p>
        </w:tc>
        <w:tc>
          <w:tcPr>
            <w:tcW w:w="351" w:type="dxa"/>
            <w:shd w:val="clear" w:color="auto" w:fill="92D050"/>
            <w:vAlign w:val="center"/>
          </w:tcPr>
          <w:p w14:paraId="2C1BA001"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3AD609F3" w14:textId="77777777" w:rsidR="00BD575D" w:rsidRDefault="00BD575D">
            <w:pPr>
              <w:jc w:val="center"/>
              <w:rPr>
                <w:rFonts w:ascii="Tahoma" w:hAnsi="Tahoma" w:cs="Tahoma"/>
                <w:sz w:val="12"/>
                <w:szCs w:val="12"/>
                <w:rtl/>
              </w:rPr>
            </w:pPr>
          </w:p>
        </w:tc>
        <w:tc>
          <w:tcPr>
            <w:tcW w:w="350" w:type="dxa"/>
            <w:vAlign w:val="center"/>
          </w:tcPr>
          <w:p w14:paraId="404882F9" w14:textId="77777777" w:rsidR="00BD575D" w:rsidRDefault="00BD575D">
            <w:pPr>
              <w:jc w:val="center"/>
              <w:rPr>
                <w:rFonts w:ascii="Tahoma" w:hAnsi="Tahoma" w:cs="Tahoma"/>
                <w:sz w:val="12"/>
                <w:szCs w:val="12"/>
                <w:rtl/>
              </w:rPr>
            </w:pPr>
          </w:p>
        </w:tc>
        <w:tc>
          <w:tcPr>
            <w:tcW w:w="350" w:type="dxa"/>
            <w:vAlign w:val="center"/>
          </w:tcPr>
          <w:p w14:paraId="38D5602D" w14:textId="77777777" w:rsidR="00BD575D" w:rsidRDefault="00BD575D">
            <w:pPr>
              <w:jc w:val="center"/>
              <w:rPr>
                <w:rFonts w:ascii="Tahoma" w:hAnsi="Tahoma" w:cs="Tahoma"/>
                <w:sz w:val="12"/>
                <w:szCs w:val="12"/>
                <w:rtl/>
              </w:rPr>
            </w:pPr>
          </w:p>
        </w:tc>
        <w:tc>
          <w:tcPr>
            <w:tcW w:w="350" w:type="dxa"/>
            <w:vAlign w:val="center"/>
          </w:tcPr>
          <w:p w14:paraId="6CD77064" w14:textId="77777777" w:rsidR="00BD575D" w:rsidRDefault="00BD575D">
            <w:pPr>
              <w:jc w:val="center"/>
              <w:rPr>
                <w:rFonts w:ascii="Tahoma" w:hAnsi="Tahoma" w:cs="Tahoma"/>
                <w:sz w:val="12"/>
                <w:szCs w:val="12"/>
                <w:rtl/>
              </w:rPr>
            </w:pPr>
          </w:p>
        </w:tc>
        <w:tc>
          <w:tcPr>
            <w:tcW w:w="350" w:type="dxa"/>
            <w:vAlign w:val="center"/>
          </w:tcPr>
          <w:p w14:paraId="1FFFA890" w14:textId="77777777" w:rsidR="00BD575D" w:rsidRDefault="00BD575D">
            <w:pPr>
              <w:jc w:val="center"/>
              <w:rPr>
                <w:rFonts w:ascii="Tahoma" w:hAnsi="Tahoma" w:cs="Tahoma"/>
                <w:sz w:val="12"/>
                <w:szCs w:val="12"/>
                <w:rtl/>
              </w:rPr>
            </w:pPr>
          </w:p>
        </w:tc>
        <w:tc>
          <w:tcPr>
            <w:tcW w:w="350" w:type="dxa"/>
            <w:vAlign w:val="center"/>
          </w:tcPr>
          <w:p w14:paraId="2DF25615" w14:textId="77777777" w:rsidR="00BD575D" w:rsidRDefault="00BD575D">
            <w:pPr>
              <w:jc w:val="center"/>
              <w:rPr>
                <w:rFonts w:ascii="Tahoma" w:hAnsi="Tahoma" w:cs="Tahoma"/>
                <w:sz w:val="12"/>
                <w:szCs w:val="12"/>
                <w:rtl/>
              </w:rPr>
            </w:pPr>
          </w:p>
        </w:tc>
        <w:tc>
          <w:tcPr>
            <w:tcW w:w="350" w:type="dxa"/>
            <w:vAlign w:val="center"/>
          </w:tcPr>
          <w:p w14:paraId="44DD3F31" w14:textId="77777777" w:rsidR="00BD575D" w:rsidRDefault="00BD575D">
            <w:pPr>
              <w:jc w:val="center"/>
              <w:rPr>
                <w:rFonts w:ascii="Tahoma" w:hAnsi="Tahoma" w:cs="Tahoma"/>
                <w:sz w:val="12"/>
                <w:szCs w:val="12"/>
                <w:rtl/>
              </w:rPr>
            </w:pPr>
          </w:p>
        </w:tc>
        <w:tc>
          <w:tcPr>
            <w:tcW w:w="350" w:type="dxa"/>
            <w:vAlign w:val="center"/>
          </w:tcPr>
          <w:p w14:paraId="76CE134A" w14:textId="77777777" w:rsidR="00BD575D" w:rsidRDefault="00BD575D">
            <w:pPr>
              <w:jc w:val="center"/>
              <w:rPr>
                <w:rFonts w:ascii="Tahoma" w:hAnsi="Tahoma" w:cs="Tahoma"/>
                <w:sz w:val="12"/>
                <w:szCs w:val="12"/>
                <w:rtl/>
              </w:rPr>
            </w:pPr>
          </w:p>
        </w:tc>
        <w:tc>
          <w:tcPr>
            <w:tcW w:w="350" w:type="dxa"/>
            <w:vAlign w:val="center"/>
          </w:tcPr>
          <w:p w14:paraId="5AC6EB94" w14:textId="77777777" w:rsidR="00BD575D" w:rsidRDefault="00BD575D">
            <w:pPr>
              <w:jc w:val="center"/>
              <w:rPr>
                <w:rFonts w:ascii="Tahoma" w:hAnsi="Tahoma" w:cs="Tahoma"/>
                <w:sz w:val="12"/>
                <w:szCs w:val="12"/>
                <w:rtl/>
              </w:rPr>
            </w:pPr>
          </w:p>
        </w:tc>
        <w:tc>
          <w:tcPr>
            <w:tcW w:w="350" w:type="dxa"/>
            <w:vAlign w:val="center"/>
          </w:tcPr>
          <w:p w14:paraId="1C48639C" w14:textId="77777777" w:rsidR="00BD575D" w:rsidRDefault="00BD575D">
            <w:pPr>
              <w:jc w:val="center"/>
              <w:rPr>
                <w:rFonts w:ascii="Tahoma" w:hAnsi="Tahoma" w:cs="Tahoma"/>
                <w:sz w:val="12"/>
                <w:szCs w:val="12"/>
                <w:rtl/>
              </w:rPr>
            </w:pPr>
          </w:p>
        </w:tc>
        <w:tc>
          <w:tcPr>
            <w:tcW w:w="350" w:type="dxa"/>
            <w:vAlign w:val="center"/>
          </w:tcPr>
          <w:p w14:paraId="20221F28" w14:textId="77777777" w:rsidR="00BD575D" w:rsidRDefault="00BD575D">
            <w:pPr>
              <w:jc w:val="center"/>
              <w:rPr>
                <w:rFonts w:ascii="Tahoma" w:hAnsi="Tahoma" w:cs="Tahoma"/>
                <w:sz w:val="12"/>
                <w:szCs w:val="12"/>
                <w:rtl/>
              </w:rPr>
            </w:pPr>
          </w:p>
        </w:tc>
        <w:tc>
          <w:tcPr>
            <w:tcW w:w="350" w:type="dxa"/>
            <w:vAlign w:val="center"/>
          </w:tcPr>
          <w:p w14:paraId="5811FFF2" w14:textId="77777777" w:rsidR="00BD575D" w:rsidRDefault="00BD575D">
            <w:pPr>
              <w:jc w:val="center"/>
              <w:rPr>
                <w:rFonts w:ascii="Tahoma" w:hAnsi="Tahoma" w:cs="Tahoma"/>
                <w:sz w:val="12"/>
                <w:szCs w:val="12"/>
                <w:rtl/>
              </w:rPr>
            </w:pPr>
          </w:p>
        </w:tc>
        <w:tc>
          <w:tcPr>
            <w:tcW w:w="350" w:type="dxa"/>
            <w:vAlign w:val="center"/>
          </w:tcPr>
          <w:p w14:paraId="4594CC84" w14:textId="77777777" w:rsidR="00BD575D" w:rsidRDefault="00BD575D">
            <w:pPr>
              <w:jc w:val="center"/>
              <w:rPr>
                <w:rFonts w:ascii="Tahoma" w:hAnsi="Tahoma" w:cs="Tahoma"/>
                <w:sz w:val="12"/>
                <w:szCs w:val="12"/>
                <w:rtl/>
              </w:rPr>
            </w:pPr>
          </w:p>
        </w:tc>
        <w:tc>
          <w:tcPr>
            <w:tcW w:w="350" w:type="dxa"/>
            <w:vAlign w:val="center"/>
          </w:tcPr>
          <w:p w14:paraId="7876C97A" w14:textId="77777777" w:rsidR="00BD575D" w:rsidRDefault="00BD575D">
            <w:pPr>
              <w:jc w:val="center"/>
              <w:rPr>
                <w:rFonts w:ascii="Tahoma" w:hAnsi="Tahoma" w:cs="Tahoma"/>
                <w:sz w:val="12"/>
                <w:szCs w:val="12"/>
                <w:rtl/>
              </w:rPr>
            </w:pPr>
          </w:p>
        </w:tc>
        <w:tc>
          <w:tcPr>
            <w:tcW w:w="350" w:type="dxa"/>
            <w:vAlign w:val="center"/>
          </w:tcPr>
          <w:p w14:paraId="001C523F" w14:textId="77777777" w:rsidR="00BD575D" w:rsidRDefault="00BD575D">
            <w:pPr>
              <w:jc w:val="center"/>
              <w:rPr>
                <w:rFonts w:ascii="Tahoma" w:hAnsi="Tahoma" w:cs="Tahoma"/>
                <w:sz w:val="12"/>
                <w:szCs w:val="12"/>
                <w:rtl/>
              </w:rPr>
            </w:pPr>
          </w:p>
        </w:tc>
        <w:tc>
          <w:tcPr>
            <w:tcW w:w="305" w:type="dxa"/>
            <w:vAlign w:val="center"/>
          </w:tcPr>
          <w:p w14:paraId="598BF75A" w14:textId="77777777" w:rsidR="00BD575D" w:rsidRDefault="00BD575D">
            <w:pPr>
              <w:jc w:val="center"/>
              <w:rPr>
                <w:rFonts w:ascii="Tahoma" w:hAnsi="Tahoma" w:cs="Tahoma"/>
                <w:sz w:val="12"/>
                <w:szCs w:val="12"/>
                <w:rtl/>
              </w:rPr>
            </w:pPr>
          </w:p>
        </w:tc>
        <w:tc>
          <w:tcPr>
            <w:tcW w:w="305" w:type="dxa"/>
            <w:vAlign w:val="center"/>
          </w:tcPr>
          <w:p w14:paraId="699D27F0" w14:textId="77777777" w:rsidR="00BD575D" w:rsidRDefault="00BD575D">
            <w:pPr>
              <w:jc w:val="center"/>
              <w:rPr>
                <w:rFonts w:ascii="Tahoma" w:hAnsi="Tahoma" w:cs="Tahoma"/>
                <w:sz w:val="12"/>
                <w:szCs w:val="12"/>
                <w:rtl/>
              </w:rPr>
            </w:pPr>
          </w:p>
        </w:tc>
        <w:tc>
          <w:tcPr>
            <w:tcW w:w="305" w:type="dxa"/>
            <w:vAlign w:val="center"/>
          </w:tcPr>
          <w:p w14:paraId="4D120E29" w14:textId="77777777" w:rsidR="00BD575D" w:rsidRDefault="00BD575D">
            <w:pPr>
              <w:jc w:val="center"/>
              <w:rPr>
                <w:rFonts w:ascii="Tahoma" w:hAnsi="Tahoma" w:cs="Tahoma"/>
                <w:sz w:val="12"/>
                <w:szCs w:val="12"/>
                <w:rtl/>
              </w:rPr>
            </w:pPr>
          </w:p>
        </w:tc>
        <w:tc>
          <w:tcPr>
            <w:tcW w:w="305" w:type="dxa"/>
            <w:vAlign w:val="center"/>
          </w:tcPr>
          <w:p w14:paraId="48B60AEB" w14:textId="77777777" w:rsidR="00BD575D" w:rsidRDefault="00BD575D">
            <w:pPr>
              <w:jc w:val="center"/>
              <w:rPr>
                <w:rFonts w:ascii="Tahoma" w:hAnsi="Tahoma" w:cs="Tahoma"/>
                <w:sz w:val="12"/>
                <w:szCs w:val="12"/>
                <w:rtl/>
              </w:rPr>
            </w:pPr>
          </w:p>
        </w:tc>
        <w:tc>
          <w:tcPr>
            <w:tcW w:w="305" w:type="dxa"/>
            <w:vAlign w:val="center"/>
          </w:tcPr>
          <w:p w14:paraId="0ACDB2EA" w14:textId="77777777" w:rsidR="00BD575D" w:rsidRDefault="00BD575D">
            <w:pPr>
              <w:jc w:val="center"/>
              <w:rPr>
                <w:rFonts w:ascii="Tahoma" w:hAnsi="Tahoma" w:cs="Tahoma"/>
                <w:sz w:val="12"/>
                <w:szCs w:val="12"/>
                <w:rtl/>
              </w:rPr>
            </w:pPr>
          </w:p>
        </w:tc>
        <w:tc>
          <w:tcPr>
            <w:tcW w:w="305" w:type="dxa"/>
            <w:vAlign w:val="center"/>
          </w:tcPr>
          <w:p w14:paraId="105570CF" w14:textId="77777777" w:rsidR="00BD575D" w:rsidRDefault="00BD575D">
            <w:pPr>
              <w:jc w:val="center"/>
              <w:rPr>
                <w:rFonts w:ascii="Tahoma" w:hAnsi="Tahoma" w:cs="Tahoma"/>
                <w:sz w:val="12"/>
                <w:szCs w:val="12"/>
                <w:rtl/>
              </w:rPr>
            </w:pPr>
          </w:p>
        </w:tc>
        <w:tc>
          <w:tcPr>
            <w:tcW w:w="305" w:type="dxa"/>
            <w:vAlign w:val="center"/>
          </w:tcPr>
          <w:p w14:paraId="38D578B6" w14:textId="77777777" w:rsidR="00BD575D" w:rsidRDefault="00BD575D">
            <w:pPr>
              <w:jc w:val="center"/>
              <w:rPr>
                <w:rFonts w:ascii="Tahoma" w:hAnsi="Tahoma" w:cs="Tahoma"/>
                <w:sz w:val="12"/>
                <w:szCs w:val="12"/>
                <w:rtl/>
              </w:rPr>
            </w:pPr>
          </w:p>
        </w:tc>
        <w:tc>
          <w:tcPr>
            <w:tcW w:w="305" w:type="dxa"/>
            <w:shd w:val="clear" w:color="auto" w:fill="FFC000"/>
            <w:vAlign w:val="center"/>
          </w:tcPr>
          <w:p w14:paraId="7084AAD7" w14:textId="77777777" w:rsidR="00BD575D" w:rsidRDefault="00F31DDB">
            <w:pPr>
              <w:jc w:val="center"/>
              <w:rPr>
                <w:rFonts w:ascii="Tahoma" w:hAnsi="Tahoma" w:cs="Tahoma"/>
                <w:sz w:val="12"/>
                <w:szCs w:val="12"/>
                <w:rtl/>
              </w:rPr>
            </w:pPr>
            <w:r>
              <w:rPr>
                <w:rFonts w:ascii="Tahoma" w:hAnsi="Tahoma" w:cs="Tahoma"/>
                <w:sz w:val="12"/>
                <w:szCs w:val="12"/>
                <w:rtl/>
              </w:rPr>
              <w:t>2</w:t>
            </w:r>
          </w:p>
        </w:tc>
        <w:tc>
          <w:tcPr>
            <w:tcW w:w="305" w:type="dxa"/>
            <w:shd w:val="clear" w:color="auto" w:fill="92D050"/>
            <w:vAlign w:val="center"/>
          </w:tcPr>
          <w:p w14:paraId="2C9AFA4F" w14:textId="77777777" w:rsidR="00BD575D" w:rsidRDefault="00BD575D">
            <w:pPr>
              <w:jc w:val="center"/>
              <w:rPr>
                <w:rFonts w:ascii="Tahoma" w:hAnsi="Tahoma" w:cs="Tahoma"/>
                <w:sz w:val="12"/>
                <w:szCs w:val="12"/>
                <w:rtl/>
              </w:rPr>
            </w:pPr>
          </w:p>
        </w:tc>
        <w:tc>
          <w:tcPr>
            <w:tcW w:w="305" w:type="dxa"/>
            <w:shd w:val="clear" w:color="auto" w:fill="92D050"/>
            <w:vAlign w:val="center"/>
          </w:tcPr>
          <w:p w14:paraId="50817A72" w14:textId="77777777" w:rsidR="00BD575D" w:rsidRDefault="00BD575D">
            <w:pPr>
              <w:jc w:val="center"/>
              <w:rPr>
                <w:rFonts w:ascii="Tahoma" w:hAnsi="Tahoma" w:cs="Tahoma"/>
                <w:sz w:val="12"/>
                <w:szCs w:val="12"/>
                <w:rtl/>
              </w:rPr>
            </w:pPr>
          </w:p>
        </w:tc>
        <w:tc>
          <w:tcPr>
            <w:tcW w:w="350" w:type="dxa"/>
            <w:vAlign w:val="center"/>
          </w:tcPr>
          <w:p w14:paraId="124347C6" w14:textId="77777777" w:rsidR="00BD575D" w:rsidRDefault="00F31DDB">
            <w:pPr>
              <w:jc w:val="center"/>
              <w:rPr>
                <w:rFonts w:ascii="Tahoma" w:hAnsi="Tahoma" w:cs="Tahoma"/>
                <w:sz w:val="12"/>
                <w:szCs w:val="12"/>
                <w:rtl/>
              </w:rPr>
            </w:pPr>
            <w:r>
              <w:rPr>
                <w:rFonts w:ascii="Tahoma" w:hAnsi="Tahoma" w:cs="Tahoma"/>
                <w:sz w:val="12"/>
                <w:szCs w:val="12"/>
                <w:rtl/>
              </w:rPr>
              <w:t>5</w:t>
            </w:r>
          </w:p>
        </w:tc>
      </w:tr>
      <w:tr w:rsidR="00BD575D" w14:paraId="7FE8607F" w14:textId="77777777">
        <w:trPr>
          <w:trHeight w:val="283"/>
        </w:trPr>
        <w:tc>
          <w:tcPr>
            <w:tcW w:w="351" w:type="dxa"/>
            <w:shd w:val="clear" w:color="auto" w:fill="92D050"/>
            <w:vAlign w:val="center"/>
          </w:tcPr>
          <w:p w14:paraId="423CC266" w14:textId="77777777" w:rsidR="00BD575D" w:rsidRDefault="00BD575D">
            <w:pPr>
              <w:jc w:val="center"/>
              <w:rPr>
                <w:rFonts w:ascii="Tahoma" w:hAnsi="Tahoma" w:cs="Tahoma"/>
                <w:sz w:val="12"/>
                <w:szCs w:val="12"/>
                <w:rtl/>
              </w:rPr>
            </w:pPr>
          </w:p>
        </w:tc>
        <w:tc>
          <w:tcPr>
            <w:tcW w:w="351" w:type="dxa"/>
            <w:shd w:val="clear" w:color="auto" w:fill="92D050"/>
            <w:vAlign w:val="center"/>
          </w:tcPr>
          <w:p w14:paraId="2FFA8B83"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39C6ECDE" w14:textId="77777777" w:rsidR="00BD575D" w:rsidRDefault="00BD575D">
            <w:pPr>
              <w:jc w:val="center"/>
              <w:rPr>
                <w:rFonts w:ascii="Tahoma" w:hAnsi="Tahoma" w:cs="Tahoma"/>
                <w:sz w:val="12"/>
                <w:szCs w:val="12"/>
                <w:rtl/>
              </w:rPr>
            </w:pPr>
          </w:p>
        </w:tc>
        <w:tc>
          <w:tcPr>
            <w:tcW w:w="350" w:type="dxa"/>
            <w:vAlign w:val="center"/>
          </w:tcPr>
          <w:p w14:paraId="1F79D70B" w14:textId="77777777" w:rsidR="00BD575D" w:rsidRDefault="00BD575D">
            <w:pPr>
              <w:jc w:val="center"/>
              <w:rPr>
                <w:rFonts w:ascii="Tahoma" w:hAnsi="Tahoma" w:cs="Tahoma"/>
                <w:sz w:val="12"/>
                <w:szCs w:val="12"/>
                <w:rtl/>
              </w:rPr>
            </w:pPr>
          </w:p>
        </w:tc>
        <w:tc>
          <w:tcPr>
            <w:tcW w:w="350" w:type="dxa"/>
            <w:vAlign w:val="center"/>
          </w:tcPr>
          <w:p w14:paraId="203B8509" w14:textId="77777777" w:rsidR="00BD575D" w:rsidRDefault="00BD575D">
            <w:pPr>
              <w:jc w:val="center"/>
              <w:rPr>
                <w:rFonts w:ascii="Tahoma" w:hAnsi="Tahoma" w:cs="Tahoma"/>
                <w:sz w:val="12"/>
                <w:szCs w:val="12"/>
                <w:rtl/>
              </w:rPr>
            </w:pPr>
          </w:p>
        </w:tc>
        <w:tc>
          <w:tcPr>
            <w:tcW w:w="350" w:type="dxa"/>
            <w:vAlign w:val="center"/>
          </w:tcPr>
          <w:p w14:paraId="266B5B0D" w14:textId="77777777" w:rsidR="00BD575D" w:rsidRDefault="00BD575D">
            <w:pPr>
              <w:jc w:val="center"/>
              <w:rPr>
                <w:rFonts w:ascii="Tahoma" w:hAnsi="Tahoma" w:cs="Tahoma"/>
                <w:sz w:val="12"/>
                <w:szCs w:val="12"/>
                <w:rtl/>
              </w:rPr>
            </w:pPr>
          </w:p>
        </w:tc>
        <w:tc>
          <w:tcPr>
            <w:tcW w:w="350" w:type="dxa"/>
            <w:vAlign w:val="center"/>
          </w:tcPr>
          <w:p w14:paraId="7F90BEB6" w14:textId="77777777" w:rsidR="00BD575D" w:rsidRDefault="00BD575D">
            <w:pPr>
              <w:jc w:val="center"/>
              <w:rPr>
                <w:rFonts w:ascii="Tahoma" w:hAnsi="Tahoma" w:cs="Tahoma"/>
                <w:sz w:val="12"/>
                <w:szCs w:val="12"/>
                <w:rtl/>
              </w:rPr>
            </w:pPr>
          </w:p>
        </w:tc>
        <w:tc>
          <w:tcPr>
            <w:tcW w:w="350" w:type="dxa"/>
            <w:vAlign w:val="center"/>
          </w:tcPr>
          <w:p w14:paraId="6EF146C6" w14:textId="77777777" w:rsidR="00BD575D" w:rsidRDefault="00BD575D">
            <w:pPr>
              <w:jc w:val="center"/>
              <w:rPr>
                <w:rFonts w:ascii="Tahoma" w:hAnsi="Tahoma" w:cs="Tahoma"/>
                <w:sz w:val="12"/>
                <w:szCs w:val="12"/>
                <w:rtl/>
              </w:rPr>
            </w:pPr>
          </w:p>
        </w:tc>
        <w:tc>
          <w:tcPr>
            <w:tcW w:w="350" w:type="dxa"/>
            <w:vAlign w:val="center"/>
          </w:tcPr>
          <w:p w14:paraId="3935011B" w14:textId="77777777" w:rsidR="00BD575D" w:rsidRDefault="00BD575D">
            <w:pPr>
              <w:jc w:val="center"/>
              <w:rPr>
                <w:rFonts w:ascii="Tahoma" w:hAnsi="Tahoma" w:cs="Tahoma"/>
                <w:sz w:val="12"/>
                <w:szCs w:val="12"/>
                <w:rtl/>
              </w:rPr>
            </w:pPr>
          </w:p>
        </w:tc>
        <w:tc>
          <w:tcPr>
            <w:tcW w:w="350" w:type="dxa"/>
            <w:vAlign w:val="center"/>
          </w:tcPr>
          <w:p w14:paraId="4178474B" w14:textId="77777777" w:rsidR="00BD575D" w:rsidRDefault="00BD575D">
            <w:pPr>
              <w:jc w:val="center"/>
              <w:rPr>
                <w:rFonts w:ascii="Tahoma" w:hAnsi="Tahoma" w:cs="Tahoma"/>
                <w:sz w:val="12"/>
                <w:szCs w:val="12"/>
                <w:rtl/>
              </w:rPr>
            </w:pPr>
          </w:p>
        </w:tc>
        <w:tc>
          <w:tcPr>
            <w:tcW w:w="350" w:type="dxa"/>
            <w:vAlign w:val="center"/>
          </w:tcPr>
          <w:p w14:paraId="3E53E3F5" w14:textId="77777777" w:rsidR="00BD575D" w:rsidRDefault="00BD575D">
            <w:pPr>
              <w:jc w:val="center"/>
              <w:rPr>
                <w:rFonts w:ascii="Tahoma" w:hAnsi="Tahoma" w:cs="Tahoma"/>
                <w:sz w:val="12"/>
                <w:szCs w:val="12"/>
                <w:rtl/>
              </w:rPr>
            </w:pPr>
          </w:p>
        </w:tc>
        <w:tc>
          <w:tcPr>
            <w:tcW w:w="350" w:type="dxa"/>
            <w:vAlign w:val="center"/>
          </w:tcPr>
          <w:p w14:paraId="335D146F" w14:textId="77777777" w:rsidR="00BD575D" w:rsidRDefault="00BD575D">
            <w:pPr>
              <w:jc w:val="center"/>
              <w:rPr>
                <w:rFonts w:ascii="Tahoma" w:hAnsi="Tahoma" w:cs="Tahoma"/>
                <w:sz w:val="12"/>
                <w:szCs w:val="12"/>
                <w:rtl/>
              </w:rPr>
            </w:pPr>
          </w:p>
        </w:tc>
        <w:tc>
          <w:tcPr>
            <w:tcW w:w="350" w:type="dxa"/>
            <w:vAlign w:val="center"/>
          </w:tcPr>
          <w:p w14:paraId="14E5A56B" w14:textId="77777777" w:rsidR="00BD575D" w:rsidRDefault="00BD575D">
            <w:pPr>
              <w:jc w:val="center"/>
              <w:rPr>
                <w:rFonts w:ascii="Tahoma" w:hAnsi="Tahoma" w:cs="Tahoma"/>
                <w:sz w:val="12"/>
                <w:szCs w:val="12"/>
                <w:rtl/>
              </w:rPr>
            </w:pPr>
          </w:p>
        </w:tc>
        <w:tc>
          <w:tcPr>
            <w:tcW w:w="350" w:type="dxa"/>
            <w:vAlign w:val="center"/>
          </w:tcPr>
          <w:p w14:paraId="4907AB19" w14:textId="77777777" w:rsidR="00BD575D" w:rsidRDefault="00BD575D">
            <w:pPr>
              <w:jc w:val="center"/>
              <w:rPr>
                <w:rFonts w:ascii="Tahoma" w:hAnsi="Tahoma" w:cs="Tahoma"/>
                <w:sz w:val="12"/>
                <w:szCs w:val="12"/>
                <w:rtl/>
              </w:rPr>
            </w:pPr>
          </w:p>
        </w:tc>
        <w:tc>
          <w:tcPr>
            <w:tcW w:w="350" w:type="dxa"/>
            <w:vAlign w:val="center"/>
          </w:tcPr>
          <w:p w14:paraId="463BC4E2" w14:textId="77777777" w:rsidR="00BD575D" w:rsidRDefault="00BD575D">
            <w:pPr>
              <w:jc w:val="center"/>
              <w:rPr>
                <w:rFonts w:ascii="Tahoma" w:hAnsi="Tahoma" w:cs="Tahoma"/>
                <w:sz w:val="12"/>
                <w:szCs w:val="12"/>
                <w:rtl/>
              </w:rPr>
            </w:pPr>
          </w:p>
        </w:tc>
        <w:tc>
          <w:tcPr>
            <w:tcW w:w="350" w:type="dxa"/>
            <w:vAlign w:val="center"/>
          </w:tcPr>
          <w:p w14:paraId="7DFCF408" w14:textId="77777777" w:rsidR="00BD575D" w:rsidRDefault="00BD575D">
            <w:pPr>
              <w:jc w:val="center"/>
              <w:rPr>
                <w:rFonts w:ascii="Tahoma" w:hAnsi="Tahoma" w:cs="Tahoma"/>
                <w:sz w:val="12"/>
                <w:szCs w:val="12"/>
                <w:rtl/>
              </w:rPr>
            </w:pPr>
          </w:p>
        </w:tc>
        <w:tc>
          <w:tcPr>
            <w:tcW w:w="350" w:type="dxa"/>
            <w:vAlign w:val="center"/>
          </w:tcPr>
          <w:p w14:paraId="6C2AC041" w14:textId="77777777" w:rsidR="00BD575D" w:rsidRDefault="00BD575D">
            <w:pPr>
              <w:jc w:val="center"/>
              <w:rPr>
                <w:rFonts w:ascii="Tahoma" w:hAnsi="Tahoma" w:cs="Tahoma"/>
                <w:sz w:val="12"/>
                <w:szCs w:val="12"/>
                <w:rtl/>
              </w:rPr>
            </w:pPr>
          </w:p>
        </w:tc>
        <w:tc>
          <w:tcPr>
            <w:tcW w:w="305" w:type="dxa"/>
            <w:vAlign w:val="center"/>
          </w:tcPr>
          <w:p w14:paraId="3F1E6670" w14:textId="77777777" w:rsidR="00BD575D" w:rsidRDefault="00BD575D">
            <w:pPr>
              <w:jc w:val="center"/>
              <w:rPr>
                <w:rFonts w:ascii="Tahoma" w:hAnsi="Tahoma" w:cs="Tahoma"/>
                <w:sz w:val="12"/>
                <w:szCs w:val="12"/>
                <w:rtl/>
              </w:rPr>
            </w:pPr>
          </w:p>
        </w:tc>
        <w:tc>
          <w:tcPr>
            <w:tcW w:w="305" w:type="dxa"/>
            <w:vAlign w:val="center"/>
          </w:tcPr>
          <w:p w14:paraId="0C4CB507" w14:textId="77777777" w:rsidR="00BD575D" w:rsidRDefault="00BD575D">
            <w:pPr>
              <w:jc w:val="center"/>
              <w:rPr>
                <w:rFonts w:ascii="Tahoma" w:hAnsi="Tahoma" w:cs="Tahoma"/>
                <w:sz w:val="12"/>
                <w:szCs w:val="12"/>
                <w:rtl/>
              </w:rPr>
            </w:pPr>
          </w:p>
        </w:tc>
        <w:tc>
          <w:tcPr>
            <w:tcW w:w="305" w:type="dxa"/>
            <w:vAlign w:val="center"/>
          </w:tcPr>
          <w:p w14:paraId="75C974F4" w14:textId="77777777" w:rsidR="00BD575D" w:rsidRDefault="00BD575D">
            <w:pPr>
              <w:jc w:val="center"/>
              <w:rPr>
                <w:rFonts w:ascii="Tahoma" w:hAnsi="Tahoma" w:cs="Tahoma"/>
                <w:sz w:val="12"/>
                <w:szCs w:val="12"/>
                <w:rtl/>
              </w:rPr>
            </w:pPr>
          </w:p>
        </w:tc>
        <w:tc>
          <w:tcPr>
            <w:tcW w:w="305" w:type="dxa"/>
            <w:vAlign w:val="center"/>
          </w:tcPr>
          <w:p w14:paraId="4C98A34F" w14:textId="77777777" w:rsidR="00BD575D" w:rsidRDefault="00BD575D">
            <w:pPr>
              <w:jc w:val="center"/>
              <w:rPr>
                <w:rFonts w:ascii="Tahoma" w:hAnsi="Tahoma" w:cs="Tahoma"/>
                <w:sz w:val="12"/>
                <w:szCs w:val="12"/>
                <w:rtl/>
              </w:rPr>
            </w:pPr>
          </w:p>
        </w:tc>
        <w:tc>
          <w:tcPr>
            <w:tcW w:w="305" w:type="dxa"/>
            <w:vAlign w:val="center"/>
          </w:tcPr>
          <w:p w14:paraId="16BDF27B" w14:textId="77777777" w:rsidR="00BD575D" w:rsidRDefault="00BD575D">
            <w:pPr>
              <w:jc w:val="center"/>
              <w:rPr>
                <w:rFonts w:ascii="Tahoma" w:hAnsi="Tahoma" w:cs="Tahoma"/>
                <w:sz w:val="12"/>
                <w:szCs w:val="12"/>
                <w:rtl/>
              </w:rPr>
            </w:pPr>
          </w:p>
        </w:tc>
        <w:tc>
          <w:tcPr>
            <w:tcW w:w="305" w:type="dxa"/>
            <w:vAlign w:val="center"/>
          </w:tcPr>
          <w:p w14:paraId="100C17ED" w14:textId="77777777" w:rsidR="00BD575D" w:rsidRDefault="00BD575D">
            <w:pPr>
              <w:jc w:val="center"/>
              <w:rPr>
                <w:rFonts w:ascii="Tahoma" w:hAnsi="Tahoma" w:cs="Tahoma"/>
                <w:sz w:val="12"/>
                <w:szCs w:val="12"/>
                <w:rtl/>
              </w:rPr>
            </w:pPr>
          </w:p>
        </w:tc>
        <w:tc>
          <w:tcPr>
            <w:tcW w:w="305" w:type="dxa"/>
            <w:vAlign w:val="center"/>
          </w:tcPr>
          <w:p w14:paraId="3AFE9E43" w14:textId="77777777" w:rsidR="00BD575D" w:rsidRDefault="00BD575D">
            <w:pPr>
              <w:jc w:val="center"/>
              <w:rPr>
                <w:rFonts w:ascii="Tahoma" w:hAnsi="Tahoma" w:cs="Tahoma"/>
                <w:sz w:val="12"/>
                <w:szCs w:val="12"/>
                <w:rtl/>
              </w:rPr>
            </w:pPr>
          </w:p>
        </w:tc>
        <w:tc>
          <w:tcPr>
            <w:tcW w:w="305" w:type="dxa"/>
            <w:shd w:val="clear" w:color="auto" w:fill="FFC000"/>
            <w:vAlign w:val="center"/>
          </w:tcPr>
          <w:p w14:paraId="550A4EE6" w14:textId="77777777" w:rsidR="00BD575D" w:rsidRDefault="00BD575D">
            <w:pPr>
              <w:jc w:val="center"/>
              <w:rPr>
                <w:rFonts w:ascii="Tahoma" w:hAnsi="Tahoma" w:cs="Tahoma"/>
                <w:sz w:val="12"/>
                <w:szCs w:val="12"/>
                <w:rtl/>
              </w:rPr>
            </w:pPr>
          </w:p>
        </w:tc>
        <w:tc>
          <w:tcPr>
            <w:tcW w:w="305" w:type="dxa"/>
            <w:shd w:val="clear" w:color="auto" w:fill="92D050"/>
            <w:vAlign w:val="center"/>
          </w:tcPr>
          <w:p w14:paraId="0781B03D" w14:textId="77777777" w:rsidR="00BD575D" w:rsidRDefault="00BD575D">
            <w:pPr>
              <w:jc w:val="center"/>
              <w:rPr>
                <w:rFonts w:ascii="Tahoma" w:hAnsi="Tahoma" w:cs="Tahoma"/>
                <w:sz w:val="12"/>
                <w:szCs w:val="12"/>
                <w:rtl/>
              </w:rPr>
            </w:pPr>
          </w:p>
        </w:tc>
        <w:tc>
          <w:tcPr>
            <w:tcW w:w="305" w:type="dxa"/>
            <w:shd w:val="clear" w:color="auto" w:fill="92D050"/>
            <w:vAlign w:val="center"/>
          </w:tcPr>
          <w:p w14:paraId="1552D01B" w14:textId="77777777" w:rsidR="00BD575D" w:rsidRDefault="00BD575D">
            <w:pPr>
              <w:jc w:val="center"/>
              <w:rPr>
                <w:rFonts w:ascii="Tahoma" w:hAnsi="Tahoma" w:cs="Tahoma"/>
                <w:sz w:val="12"/>
                <w:szCs w:val="12"/>
                <w:rtl/>
              </w:rPr>
            </w:pPr>
          </w:p>
        </w:tc>
        <w:tc>
          <w:tcPr>
            <w:tcW w:w="350" w:type="dxa"/>
            <w:vAlign w:val="center"/>
          </w:tcPr>
          <w:p w14:paraId="25065B46" w14:textId="77777777" w:rsidR="00BD575D" w:rsidRDefault="00F31DDB">
            <w:pPr>
              <w:jc w:val="center"/>
              <w:rPr>
                <w:rFonts w:ascii="Tahoma" w:hAnsi="Tahoma" w:cs="Tahoma"/>
                <w:sz w:val="12"/>
                <w:szCs w:val="12"/>
                <w:rtl/>
              </w:rPr>
            </w:pPr>
            <w:r>
              <w:rPr>
                <w:rFonts w:ascii="Tahoma" w:hAnsi="Tahoma" w:cs="Tahoma"/>
                <w:sz w:val="12"/>
                <w:szCs w:val="12"/>
                <w:rtl/>
              </w:rPr>
              <w:t>6</w:t>
            </w:r>
          </w:p>
        </w:tc>
      </w:tr>
      <w:tr w:rsidR="00BD575D" w14:paraId="11DAC640" w14:textId="77777777">
        <w:trPr>
          <w:trHeight w:val="283"/>
        </w:trPr>
        <w:tc>
          <w:tcPr>
            <w:tcW w:w="351" w:type="dxa"/>
            <w:shd w:val="clear" w:color="auto" w:fill="92D050"/>
            <w:vAlign w:val="center"/>
          </w:tcPr>
          <w:p w14:paraId="10CAE0B3" w14:textId="77777777" w:rsidR="00BD575D" w:rsidRDefault="00BD575D">
            <w:pPr>
              <w:jc w:val="center"/>
              <w:rPr>
                <w:rFonts w:ascii="Tahoma" w:hAnsi="Tahoma" w:cs="Tahoma"/>
                <w:sz w:val="12"/>
                <w:szCs w:val="12"/>
                <w:rtl/>
              </w:rPr>
            </w:pPr>
          </w:p>
        </w:tc>
        <w:tc>
          <w:tcPr>
            <w:tcW w:w="351" w:type="dxa"/>
            <w:shd w:val="clear" w:color="auto" w:fill="92D050"/>
            <w:vAlign w:val="center"/>
          </w:tcPr>
          <w:p w14:paraId="521AF08B" w14:textId="77777777" w:rsidR="00BD575D" w:rsidRDefault="00BD575D">
            <w:pPr>
              <w:jc w:val="center"/>
              <w:rPr>
                <w:rFonts w:ascii="Tahoma" w:hAnsi="Tahoma" w:cs="Tahoma"/>
                <w:sz w:val="12"/>
                <w:szCs w:val="12"/>
                <w:rtl/>
              </w:rPr>
            </w:pPr>
          </w:p>
        </w:tc>
        <w:tc>
          <w:tcPr>
            <w:tcW w:w="350" w:type="dxa"/>
            <w:shd w:val="clear" w:color="auto" w:fill="833C0B" w:themeFill="accent2" w:themeFillShade="80"/>
            <w:vAlign w:val="center"/>
          </w:tcPr>
          <w:p w14:paraId="6E8AE334" w14:textId="77777777" w:rsidR="00BD575D" w:rsidRDefault="00BD575D">
            <w:pPr>
              <w:jc w:val="center"/>
              <w:rPr>
                <w:rFonts w:ascii="Tahoma" w:hAnsi="Tahoma" w:cs="Tahoma"/>
                <w:sz w:val="12"/>
                <w:szCs w:val="12"/>
                <w:rtl/>
              </w:rPr>
            </w:pPr>
          </w:p>
        </w:tc>
        <w:tc>
          <w:tcPr>
            <w:tcW w:w="350" w:type="dxa"/>
            <w:vAlign w:val="center"/>
          </w:tcPr>
          <w:p w14:paraId="613B3282" w14:textId="77777777" w:rsidR="00BD575D" w:rsidRDefault="00BD575D">
            <w:pPr>
              <w:jc w:val="center"/>
              <w:rPr>
                <w:rFonts w:ascii="Tahoma" w:hAnsi="Tahoma" w:cs="Tahoma"/>
                <w:sz w:val="12"/>
                <w:szCs w:val="12"/>
                <w:rtl/>
              </w:rPr>
            </w:pPr>
          </w:p>
        </w:tc>
        <w:tc>
          <w:tcPr>
            <w:tcW w:w="350" w:type="dxa"/>
            <w:vAlign w:val="center"/>
          </w:tcPr>
          <w:p w14:paraId="370D7F5E" w14:textId="77777777" w:rsidR="00BD575D" w:rsidRDefault="00F31DDB">
            <w:pPr>
              <w:jc w:val="center"/>
              <w:rPr>
                <w:rFonts w:ascii="Tahoma" w:hAnsi="Tahoma" w:cs="Tahoma"/>
                <w:sz w:val="12"/>
                <w:szCs w:val="12"/>
                <w:rtl/>
              </w:rPr>
            </w:pPr>
            <w:r>
              <w:rPr>
                <w:rFonts w:ascii="Tahoma" w:hAnsi="Tahoma" w:cs="Tahoma"/>
                <w:sz w:val="12"/>
                <w:szCs w:val="12"/>
                <w:rtl/>
              </w:rPr>
              <w:t>7</w:t>
            </w:r>
          </w:p>
        </w:tc>
        <w:tc>
          <w:tcPr>
            <w:tcW w:w="350" w:type="dxa"/>
            <w:vAlign w:val="center"/>
          </w:tcPr>
          <w:p w14:paraId="1BDC0055" w14:textId="77777777" w:rsidR="00BD575D" w:rsidRDefault="00BD575D">
            <w:pPr>
              <w:jc w:val="center"/>
              <w:rPr>
                <w:rFonts w:ascii="Tahoma" w:hAnsi="Tahoma" w:cs="Tahoma"/>
                <w:sz w:val="12"/>
                <w:szCs w:val="12"/>
                <w:rtl/>
              </w:rPr>
            </w:pPr>
          </w:p>
        </w:tc>
        <w:tc>
          <w:tcPr>
            <w:tcW w:w="350" w:type="dxa"/>
            <w:vAlign w:val="center"/>
          </w:tcPr>
          <w:p w14:paraId="620585C8" w14:textId="77777777" w:rsidR="00BD575D" w:rsidRDefault="00BD575D">
            <w:pPr>
              <w:jc w:val="center"/>
              <w:rPr>
                <w:rFonts w:ascii="Tahoma" w:hAnsi="Tahoma" w:cs="Tahoma"/>
                <w:sz w:val="12"/>
                <w:szCs w:val="12"/>
                <w:rtl/>
              </w:rPr>
            </w:pPr>
          </w:p>
        </w:tc>
        <w:tc>
          <w:tcPr>
            <w:tcW w:w="350" w:type="dxa"/>
            <w:shd w:val="clear" w:color="auto" w:fill="ED7D31" w:themeFill="accent2"/>
            <w:vAlign w:val="center"/>
          </w:tcPr>
          <w:p w14:paraId="08EA3FBF" w14:textId="77777777" w:rsidR="00BD575D" w:rsidRDefault="00BD575D">
            <w:pPr>
              <w:jc w:val="center"/>
              <w:rPr>
                <w:rFonts w:ascii="Tahoma" w:hAnsi="Tahoma" w:cs="Tahoma"/>
                <w:sz w:val="12"/>
                <w:szCs w:val="12"/>
                <w:rtl/>
              </w:rPr>
            </w:pPr>
          </w:p>
        </w:tc>
        <w:tc>
          <w:tcPr>
            <w:tcW w:w="350" w:type="dxa"/>
            <w:shd w:val="clear" w:color="auto" w:fill="92D050"/>
            <w:vAlign w:val="center"/>
          </w:tcPr>
          <w:p w14:paraId="1D9C400E" w14:textId="77777777" w:rsidR="00BD575D" w:rsidRDefault="00BD575D">
            <w:pPr>
              <w:jc w:val="center"/>
              <w:rPr>
                <w:rFonts w:ascii="Tahoma" w:hAnsi="Tahoma" w:cs="Tahoma"/>
                <w:sz w:val="12"/>
                <w:szCs w:val="12"/>
                <w:rtl/>
              </w:rPr>
            </w:pPr>
          </w:p>
        </w:tc>
        <w:tc>
          <w:tcPr>
            <w:tcW w:w="350" w:type="dxa"/>
            <w:shd w:val="clear" w:color="auto" w:fill="92D050"/>
            <w:vAlign w:val="center"/>
          </w:tcPr>
          <w:p w14:paraId="0E521F5F" w14:textId="77777777" w:rsidR="00BD575D" w:rsidRDefault="00BD575D">
            <w:pPr>
              <w:jc w:val="center"/>
              <w:rPr>
                <w:rFonts w:ascii="Tahoma" w:hAnsi="Tahoma" w:cs="Tahoma"/>
                <w:sz w:val="12"/>
                <w:szCs w:val="12"/>
                <w:rtl/>
              </w:rPr>
            </w:pPr>
          </w:p>
        </w:tc>
        <w:tc>
          <w:tcPr>
            <w:tcW w:w="350" w:type="dxa"/>
            <w:vAlign w:val="center"/>
          </w:tcPr>
          <w:p w14:paraId="7F8A4185" w14:textId="77777777" w:rsidR="00BD575D" w:rsidRDefault="00BD575D">
            <w:pPr>
              <w:jc w:val="center"/>
              <w:rPr>
                <w:rFonts w:ascii="Tahoma" w:hAnsi="Tahoma" w:cs="Tahoma"/>
                <w:sz w:val="12"/>
                <w:szCs w:val="12"/>
                <w:rtl/>
              </w:rPr>
            </w:pPr>
          </w:p>
        </w:tc>
        <w:tc>
          <w:tcPr>
            <w:tcW w:w="350" w:type="dxa"/>
            <w:vAlign w:val="center"/>
          </w:tcPr>
          <w:p w14:paraId="76008C7D" w14:textId="77777777" w:rsidR="00BD575D" w:rsidRDefault="00BD575D">
            <w:pPr>
              <w:jc w:val="center"/>
              <w:rPr>
                <w:rFonts w:ascii="Tahoma" w:hAnsi="Tahoma" w:cs="Tahoma"/>
                <w:sz w:val="12"/>
                <w:szCs w:val="12"/>
                <w:rtl/>
              </w:rPr>
            </w:pPr>
          </w:p>
        </w:tc>
        <w:tc>
          <w:tcPr>
            <w:tcW w:w="350" w:type="dxa"/>
            <w:vAlign w:val="center"/>
          </w:tcPr>
          <w:p w14:paraId="0E1A9D4F" w14:textId="77777777" w:rsidR="00BD575D" w:rsidRDefault="00BD575D">
            <w:pPr>
              <w:jc w:val="center"/>
              <w:rPr>
                <w:rFonts w:ascii="Tahoma" w:hAnsi="Tahoma" w:cs="Tahoma"/>
                <w:sz w:val="12"/>
                <w:szCs w:val="12"/>
                <w:rtl/>
              </w:rPr>
            </w:pPr>
          </w:p>
        </w:tc>
        <w:tc>
          <w:tcPr>
            <w:tcW w:w="350" w:type="dxa"/>
            <w:vAlign w:val="center"/>
          </w:tcPr>
          <w:p w14:paraId="2E11A9F4" w14:textId="77777777" w:rsidR="00BD575D" w:rsidRDefault="00BD575D">
            <w:pPr>
              <w:jc w:val="center"/>
              <w:rPr>
                <w:rFonts w:ascii="Tahoma" w:hAnsi="Tahoma" w:cs="Tahoma"/>
                <w:sz w:val="12"/>
                <w:szCs w:val="12"/>
                <w:rtl/>
              </w:rPr>
            </w:pPr>
          </w:p>
        </w:tc>
        <w:tc>
          <w:tcPr>
            <w:tcW w:w="350" w:type="dxa"/>
            <w:shd w:val="clear" w:color="auto" w:fill="FFC000"/>
            <w:vAlign w:val="center"/>
          </w:tcPr>
          <w:p w14:paraId="76B1CFB4" w14:textId="77777777" w:rsidR="00BD575D" w:rsidRDefault="00BD575D">
            <w:pPr>
              <w:jc w:val="center"/>
              <w:rPr>
                <w:rFonts w:ascii="Tahoma" w:hAnsi="Tahoma" w:cs="Tahoma"/>
                <w:sz w:val="12"/>
                <w:szCs w:val="12"/>
                <w:rtl/>
              </w:rPr>
            </w:pPr>
          </w:p>
        </w:tc>
        <w:tc>
          <w:tcPr>
            <w:tcW w:w="350" w:type="dxa"/>
            <w:shd w:val="clear" w:color="auto" w:fill="FFC000"/>
            <w:vAlign w:val="center"/>
          </w:tcPr>
          <w:p w14:paraId="1E7A12F8" w14:textId="77777777" w:rsidR="00BD575D" w:rsidRDefault="00BD575D">
            <w:pPr>
              <w:jc w:val="center"/>
              <w:rPr>
                <w:rFonts w:ascii="Tahoma" w:hAnsi="Tahoma" w:cs="Tahoma"/>
                <w:sz w:val="12"/>
                <w:szCs w:val="12"/>
                <w:rtl/>
              </w:rPr>
            </w:pPr>
          </w:p>
        </w:tc>
        <w:tc>
          <w:tcPr>
            <w:tcW w:w="350" w:type="dxa"/>
            <w:shd w:val="clear" w:color="auto" w:fill="FFC000"/>
            <w:vAlign w:val="center"/>
          </w:tcPr>
          <w:p w14:paraId="4C368132" w14:textId="77777777" w:rsidR="00BD575D" w:rsidRDefault="00F31DDB">
            <w:pPr>
              <w:jc w:val="center"/>
              <w:rPr>
                <w:rFonts w:ascii="Tahoma" w:hAnsi="Tahoma" w:cs="Tahoma"/>
                <w:sz w:val="12"/>
                <w:szCs w:val="12"/>
                <w:rtl/>
              </w:rPr>
            </w:pPr>
            <w:r>
              <w:rPr>
                <w:rFonts w:ascii="Tahoma" w:hAnsi="Tahoma" w:cs="Tahoma"/>
                <w:sz w:val="12"/>
                <w:szCs w:val="12"/>
                <w:rtl/>
              </w:rPr>
              <w:t>22</w:t>
            </w:r>
          </w:p>
        </w:tc>
        <w:tc>
          <w:tcPr>
            <w:tcW w:w="305" w:type="dxa"/>
            <w:shd w:val="clear" w:color="auto" w:fill="FFC000"/>
            <w:vAlign w:val="center"/>
          </w:tcPr>
          <w:p w14:paraId="6207317B" w14:textId="77777777" w:rsidR="00BD575D" w:rsidRDefault="00BD575D">
            <w:pPr>
              <w:jc w:val="center"/>
              <w:rPr>
                <w:rFonts w:ascii="Tahoma" w:hAnsi="Tahoma" w:cs="Tahoma"/>
                <w:sz w:val="12"/>
                <w:szCs w:val="12"/>
                <w:rtl/>
              </w:rPr>
            </w:pPr>
          </w:p>
        </w:tc>
        <w:tc>
          <w:tcPr>
            <w:tcW w:w="305" w:type="dxa"/>
            <w:shd w:val="clear" w:color="auto" w:fill="FFC000"/>
            <w:vAlign w:val="center"/>
          </w:tcPr>
          <w:p w14:paraId="49021F1D"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717076CC" w14:textId="77777777" w:rsidR="00BD575D" w:rsidRDefault="00BD575D">
            <w:pPr>
              <w:jc w:val="center"/>
              <w:rPr>
                <w:rFonts w:ascii="Tahoma" w:hAnsi="Tahoma" w:cs="Tahoma"/>
                <w:sz w:val="12"/>
                <w:szCs w:val="12"/>
                <w:rtl/>
              </w:rPr>
            </w:pPr>
          </w:p>
        </w:tc>
        <w:tc>
          <w:tcPr>
            <w:tcW w:w="305" w:type="dxa"/>
            <w:vAlign w:val="center"/>
          </w:tcPr>
          <w:p w14:paraId="028A5318" w14:textId="77777777" w:rsidR="00BD575D" w:rsidRDefault="00BD575D">
            <w:pPr>
              <w:jc w:val="center"/>
              <w:rPr>
                <w:rFonts w:ascii="Tahoma" w:hAnsi="Tahoma" w:cs="Tahoma"/>
                <w:sz w:val="12"/>
                <w:szCs w:val="12"/>
                <w:rtl/>
              </w:rPr>
            </w:pPr>
          </w:p>
        </w:tc>
        <w:tc>
          <w:tcPr>
            <w:tcW w:w="305" w:type="dxa"/>
            <w:vAlign w:val="center"/>
          </w:tcPr>
          <w:p w14:paraId="0FA27140" w14:textId="77777777" w:rsidR="00BD575D" w:rsidRDefault="00BD575D">
            <w:pPr>
              <w:jc w:val="center"/>
              <w:rPr>
                <w:rFonts w:ascii="Tahoma" w:hAnsi="Tahoma" w:cs="Tahoma"/>
                <w:sz w:val="12"/>
                <w:szCs w:val="12"/>
                <w:rtl/>
              </w:rPr>
            </w:pPr>
          </w:p>
        </w:tc>
        <w:tc>
          <w:tcPr>
            <w:tcW w:w="305" w:type="dxa"/>
            <w:vAlign w:val="center"/>
          </w:tcPr>
          <w:p w14:paraId="65DF5A33" w14:textId="77777777" w:rsidR="00BD575D" w:rsidRDefault="00F31DDB">
            <w:pPr>
              <w:jc w:val="center"/>
              <w:rPr>
                <w:rFonts w:ascii="Tahoma" w:hAnsi="Tahoma" w:cs="Tahoma"/>
                <w:sz w:val="12"/>
                <w:szCs w:val="12"/>
                <w:rtl/>
              </w:rPr>
            </w:pPr>
            <w:r>
              <w:rPr>
                <w:rFonts w:ascii="Tahoma" w:hAnsi="Tahoma" w:cs="Tahoma"/>
                <w:sz w:val="12"/>
                <w:szCs w:val="12"/>
                <w:rtl/>
              </w:rPr>
              <w:t>2</w:t>
            </w:r>
          </w:p>
        </w:tc>
        <w:tc>
          <w:tcPr>
            <w:tcW w:w="305" w:type="dxa"/>
            <w:vAlign w:val="center"/>
          </w:tcPr>
          <w:p w14:paraId="44943EFA" w14:textId="77777777" w:rsidR="00BD575D" w:rsidRDefault="00BD575D">
            <w:pPr>
              <w:jc w:val="center"/>
              <w:rPr>
                <w:rFonts w:ascii="Tahoma" w:hAnsi="Tahoma" w:cs="Tahoma"/>
                <w:sz w:val="12"/>
                <w:szCs w:val="12"/>
                <w:rtl/>
              </w:rPr>
            </w:pPr>
          </w:p>
        </w:tc>
        <w:tc>
          <w:tcPr>
            <w:tcW w:w="305" w:type="dxa"/>
            <w:shd w:val="clear" w:color="auto" w:fill="F7CAAC" w:themeFill="accent2" w:themeFillTint="66"/>
            <w:vAlign w:val="center"/>
          </w:tcPr>
          <w:p w14:paraId="0640DE9B" w14:textId="77777777" w:rsidR="00BD575D" w:rsidRDefault="00BD575D">
            <w:pPr>
              <w:jc w:val="center"/>
              <w:rPr>
                <w:rFonts w:ascii="Tahoma" w:hAnsi="Tahoma" w:cs="Tahoma"/>
                <w:sz w:val="12"/>
                <w:szCs w:val="12"/>
                <w:rtl/>
              </w:rPr>
            </w:pPr>
          </w:p>
        </w:tc>
        <w:tc>
          <w:tcPr>
            <w:tcW w:w="305" w:type="dxa"/>
            <w:shd w:val="clear" w:color="auto" w:fill="92D050"/>
            <w:vAlign w:val="center"/>
          </w:tcPr>
          <w:p w14:paraId="01A8955D" w14:textId="77777777" w:rsidR="00BD575D" w:rsidRDefault="00BD575D">
            <w:pPr>
              <w:jc w:val="center"/>
              <w:rPr>
                <w:rFonts w:ascii="Tahoma" w:hAnsi="Tahoma" w:cs="Tahoma"/>
                <w:sz w:val="12"/>
                <w:szCs w:val="12"/>
                <w:rtl/>
              </w:rPr>
            </w:pPr>
          </w:p>
        </w:tc>
        <w:tc>
          <w:tcPr>
            <w:tcW w:w="305" w:type="dxa"/>
            <w:shd w:val="clear" w:color="auto" w:fill="92D050"/>
            <w:vAlign w:val="center"/>
          </w:tcPr>
          <w:p w14:paraId="3B76B4FA" w14:textId="77777777" w:rsidR="00BD575D" w:rsidRDefault="00BD575D">
            <w:pPr>
              <w:jc w:val="center"/>
              <w:rPr>
                <w:rFonts w:ascii="Tahoma" w:hAnsi="Tahoma" w:cs="Tahoma"/>
                <w:sz w:val="12"/>
                <w:szCs w:val="12"/>
                <w:rtl/>
              </w:rPr>
            </w:pPr>
          </w:p>
        </w:tc>
        <w:tc>
          <w:tcPr>
            <w:tcW w:w="350" w:type="dxa"/>
            <w:vAlign w:val="center"/>
          </w:tcPr>
          <w:p w14:paraId="5409AA65" w14:textId="77777777" w:rsidR="00BD575D" w:rsidRDefault="00F31DDB">
            <w:pPr>
              <w:jc w:val="center"/>
              <w:rPr>
                <w:rFonts w:ascii="Tahoma" w:hAnsi="Tahoma" w:cs="Tahoma"/>
                <w:sz w:val="12"/>
                <w:szCs w:val="12"/>
                <w:rtl/>
              </w:rPr>
            </w:pPr>
            <w:r>
              <w:rPr>
                <w:rFonts w:ascii="Tahoma" w:hAnsi="Tahoma" w:cs="Tahoma"/>
                <w:sz w:val="12"/>
                <w:szCs w:val="12"/>
                <w:rtl/>
              </w:rPr>
              <w:t>7</w:t>
            </w:r>
          </w:p>
        </w:tc>
      </w:tr>
      <w:tr w:rsidR="00BD575D" w14:paraId="5E60DB13" w14:textId="77777777">
        <w:trPr>
          <w:trHeight w:val="283"/>
        </w:trPr>
        <w:tc>
          <w:tcPr>
            <w:tcW w:w="351" w:type="dxa"/>
            <w:shd w:val="clear" w:color="auto" w:fill="92D050"/>
            <w:vAlign w:val="center"/>
          </w:tcPr>
          <w:p w14:paraId="10F44BC3" w14:textId="77777777" w:rsidR="00BD575D" w:rsidRDefault="00BD575D">
            <w:pPr>
              <w:jc w:val="center"/>
              <w:rPr>
                <w:rFonts w:ascii="Tahoma" w:hAnsi="Tahoma" w:cs="Tahoma"/>
                <w:sz w:val="12"/>
                <w:szCs w:val="12"/>
                <w:rtl/>
              </w:rPr>
            </w:pPr>
          </w:p>
        </w:tc>
        <w:tc>
          <w:tcPr>
            <w:tcW w:w="351" w:type="dxa"/>
            <w:shd w:val="clear" w:color="auto" w:fill="92D050"/>
            <w:vAlign w:val="center"/>
          </w:tcPr>
          <w:p w14:paraId="070B2866" w14:textId="77777777" w:rsidR="00BD575D" w:rsidRDefault="00BD575D">
            <w:pPr>
              <w:jc w:val="center"/>
              <w:rPr>
                <w:rFonts w:ascii="Tahoma" w:hAnsi="Tahoma" w:cs="Tahoma"/>
                <w:sz w:val="12"/>
                <w:szCs w:val="12"/>
                <w:rtl/>
              </w:rPr>
            </w:pPr>
          </w:p>
        </w:tc>
        <w:tc>
          <w:tcPr>
            <w:tcW w:w="350" w:type="dxa"/>
            <w:shd w:val="clear" w:color="auto" w:fill="833C0B" w:themeFill="accent2" w:themeFillShade="80"/>
            <w:vAlign w:val="center"/>
          </w:tcPr>
          <w:p w14:paraId="52197924" w14:textId="77777777" w:rsidR="00BD575D" w:rsidRDefault="00BD575D">
            <w:pPr>
              <w:jc w:val="center"/>
              <w:rPr>
                <w:rFonts w:ascii="Tahoma" w:hAnsi="Tahoma" w:cs="Tahoma"/>
                <w:sz w:val="12"/>
                <w:szCs w:val="12"/>
                <w:rtl/>
              </w:rPr>
            </w:pPr>
          </w:p>
        </w:tc>
        <w:tc>
          <w:tcPr>
            <w:tcW w:w="350" w:type="dxa"/>
            <w:vAlign w:val="center"/>
          </w:tcPr>
          <w:p w14:paraId="36493ABD" w14:textId="77777777" w:rsidR="00BD575D" w:rsidRDefault="00BD575D">
            <w:pPr>
              <w:jc w:val="center"/>
              <w:rPr>
                <w:rFonts w:ascii="Tahoma" w:hAnsi="Tahoma" w:cs="Tahoma"/>
                <w:sz w:val="12"/>
                <w:szCs w:val="12"/>
                <w:rtl/>
              </w:rPr>
            </w:pPr>
          </w:p>
        </w:tc>
        <w:tc>
          <w:tcPr>
            <w:tcW w:w="350" w:type="dxa"/>
            <w:shd w:val="clear" w:color="auto" w:fill="4472C4" w:themeFill="accent1"/>
            <w:vAlign w:val="center"/>
          </w:tcPr>
          <w:p w14:paraId="325F2447" w14:textId="77777777" w:rsidR="00BD575D" w:rsidRDefault="00BD575D">
            <w:pPr>
              <w:jc w:val="center"/>
              <w:rPr>
                <w:rFonts w:ascii="Tahoma" w:hAnsi="Tahoma" w:cs="Tahoma"/>
                <w:sz w:val="12"/>
                <w:szCs w:val="12"/>
                <w:rtl/>
              </w:rPr>
            </w:pPr>
          </w:p>
        </w:tc>
        <w:tc>
          <w:tcPr>
            <w:tcW w:w="350" w:type="dxa"/>
            <w:vAlign w:val="center"/>
          </w:tcPr>
          <w:p w14:paraId="06FF7371" w14:textId="77777777" w:rsidR="00BD575D" w:rsidRDefault="00BD575D">
            <w:pPr>
              <w:jc w:val="center"/>
              <w:rPr>
                <w:rFonts w:ascii="Tahoma" w:hAnsi="Tahoma" w:cs="Tahoma"/>
                <w:sz w:val="12"/>
                <w:szCs w:val="12"/>
                <w:rtl/>
              </w:rPr>
            </w:pPr>
          </w:p>
        </w:tc>
        <w:tc>
          <w:tcPr>
            <w:tcW w:w="350" w:type="dxa"/>
            <w:vAlign w:val="center"/>
          </w:tcPr>
          <w:p w14:paraId="10FC59A5" w14:textId="77777777" w:rsidR="00BD575D" w:rsidRDefault="00BD575D">
            <w:pPr>
              <w:jc w:val="center"/>
              <w:rPr>
                <w:rFonts w:ascii="Tahoma" w:hAnsi="Tahoma" w:cs="Tahoma"/>
                <w:sz w:val="12"/>
                <w:szCs w:val="12"/>
                <w:rtl/>
              </w:rPr>
            </w:pPr>
          </w:p>
        </w:tc>
        <w:tc>
          <w:tcPr>
            <w:tcW w:w="350" w:type="dxa"/>
            <w:shd w:val="clear" w:color="auto" w:fill="ED7D31" w:themeFill="accent2"/>
            <w:vAlign w:val="center"/>
          </w:tcPr>
          <w:p w14:paraId="3C07CD22" w14:textId="77777777" w:rsidR="00BD575D" w:rsidRDefault="00BD575D">
            <w:pPr>
              <w:jc w:val="center"/>
              <w:rPr>
                <w:rFonts w:ascii="Tahoma" w:hAnsi="Tahoma" w:cs="Tahoma"/>
                <w:sz w:val="12"/>
                <w:szCs w:val="12"/>
                <w:rtl/>
              </w:rPr>
            </w:pPr>
          </w:p>
        </w:tc>
        <w:tc>
          <w:tcPr>
            <w:tcW w:w="350" w:type="dxa"/>
            <w:shd w:val="clear" w:color="auto" w:fill="92D050"/>
            <w:vAlign w:val="center"/>
          </w:tcPr>
          <w:p w14:paraId="1255620D" w14:textId="77777777" w:rsidR="00BD575D" w:rsidRDefault="00BD575D">
            <w:pPr>
              <w:jc w:val="center"/>
              <w:rPr>
                <w:rFonts w:ascii="Tahoma" w:hAnsi="Tahoma" w:cs="Tahoma"/>
                <w:sz w:val="12"/>
                <w:szCs w:val="12"/>
                <w:rtl/>
              </w:rPr>
            </w:pPr>
          </w:p>
        </w:tc>
        <w:tc>
          <w:tcPr>
            <w:tcW w:w="350" w:type="dxa"/>
            <w:shd w:val="clear" w:color="auto" w:fill="92D050"/>
            <w:vAlign w:val="center"/>
          </w:tcPr>
          <w:p w14:paraId="709F583F" w14:textId="77777777" w:rsidR="00BD575D" w:rsidRDefault="00BD575D">
            <w:pPr>
              <w:jc w:val="center"/>
              <w:rPr>
                <w:rFonts w:ascii="Tahoma" w:hAnsi="Tahoma" w:cs="Tahoma"/>
                <w:sz w:val="12"/>
                <w:szCs w:val="12"/>
                <w:rtl/>
              </w:rPr>
            </w:pPr>
          </w:p>
        </w:tc>
        <w:tc>
          <w:tcPr>
            <w:tcW w:w="350" w:type="dxa"/>
            <w:vAlign w:val="center"/>
          </w:tcPr>
          <w:p w14:paraId="2C096CB0" w14:textId="77777777" w:rsidR="00BD575D" w:rsidRDefault="00BD575D">
            <w:pPr>
              <w:jc w:val="center"/>
              <w:rPr>
                <w:rFonts w:ascii="Tahoma" w:hAnsi="Tahoma" w:cs="Tahoma"/>
                <w:sz w:val="12"/>
                <w:szCs w:val="12"/>
                <w:rtl/>
              </w:rPr>
            </w:pPr>
          </w:p>
        </w:tc>
        <w:tc>
          <w:tcPr>
            <w:tcW w:w="350" w:type="dxa"/>
            <w:vAlign w:val="center"/>
          </w:tcPr>
          <w:p w14:paraId="009B62E6" w14:textId="77777777" w:rsidR="00BD575D" w:rsidRDefault="00BD575D">
            <w:pPr>
              <w:jc w:val="center"/>
              <w:rPr>
                <w:rFonts w:ascii="Tahoma" w:hAnsi="Tahoma" w:cs="Tahoma"/>
                <w:sz w:val="12"/>
                <w:szCs w:val="12"/>
                <w:rtl/>
              </w:rPr>
            </w:pPr>
          </w:p>
        </w:tc>
        <w:tc>
          <w:tcPr>
            <w:tcW w:w="350" w:type="dxa"/>
            <w:vAlign w:val="center"/>
          </w:tcPr>
          <w:p w14:paraId="642DC58E" w14:textId="77777777" w:rsidR="00BD575D" w:rsidRDefault="00BD575D">
            <w:pPr>
              <w:jc w:val="center"/>
              <w:rPr>
                <w:rFonts w:ascii="Tahoma" w:hAnsi="Tahoma" w:cs="Tahoma"/>
                <w:sz w:val="12"/>
                <w:szCs w:val="12"/>
                <w:rtl/>
              </w:rPr>
            </w:pPr>
          </w:p>
        </w:tc>
        <w:tc>
          <w:tcPr>
            <w:tcW w:w="350" w:type="dxa"/>
            <w:vAlign w:val="center"/>
          </w:tcPr>
          <w:p w14:paraId="4B00B4AC" w14:textId="77777777" w:rsidR="00BD575D" w:rsidRDefault="00BD575D">
            <w:pPr>
              <w:jc w:val="center"/>
              <w:rPr>
                <w:rFonts w:ascii="Tahoma" w:hAnsi="Tahoma" w:cs="Tahoma"/>
                <w:sz w:val="12"/>
                <w:szCs w:val="12"/>
                <w:rtl/>
              </w:rPr>
            </w:pPr>
          </w:p>
        </w:tc>
        <w:tc>
          <w:tcPr>
            <w:tcW w:w="350" w:type="dxa"/>
            <w:shd w:val="clear" w:color="auto" w:fill="92D050"/>
            <w:vAlign w:val="center"/>
          </w:tcPr>
          <w:p w14:paraId="752018DA" w14:textId="77777777" w:rsidR="00BD575D" w:rsidRDefault="00BD575D">
            <w:pPr>
              <w:jc w:val="center"/>
              <w:rPr>
                <w:rFonts w:ascii="Tahoma" w:hAnsi="Tahoma" w:cs="Tahoma"/>
                <w:sz w:val="12"/>
                <w:szCs w:val="12"/>
                <w:rtl/>
              </w:rPr>
            </w:pPr>
          </w:p>
        </w:tc>
        <w:tc>
          <w:tcPr>
            <w:tcW w:w="350" w:type="dxa"/>
            <w:shd w:val="clear" w:color="auto" w:fill="92D050"/>
            <w:vAlign w:val="center"/>
          </w:tcPr>
          <w:p w14:paraId="6B665263" w14:textId="77777777" w:rsidR="00BD575D" w:rsidRDefault="00BD575D">
            <w:pPr>
              <w:jc w:val="center"/>
              <w:rPr>
                <w:rFonts w:ascii="Tahoma" w:hAnsi="Tahoma" w:cs="Tahoma"/>
                <w:sz w:val="12"/>
                <w:szCs w:val="12"/>
                <w:rtl/>
              </w:rPr>
            </w:pPr>
          </w:p>
        </w:tc>
        <w:tc>
          <w:tcPr>
            <w:tcW w:w="350" w:type="dxa"/>
            <w:shd w:val="clear" w:color="auto" w:fill="92D050"/>
            <w:vAlign w:val="center"/>
          </w:tcPr>
          <w:p w14:paraId="4F738F15" w14:textId="77777777" w:rsidR="00BD575D" w:rsidRDefault="00BD575D">
            <w:pPr>
              <w:jc w:val="center"/>
              <w:rPr>
                <w:rFonts w:ascii="Tahoma" w:hAnsi="Tahoma" w:cs="Tahoma"/>
                <w:sz w:val="12"/>
                <w:szCs w:val="12"/>
                <w:rtl/>
              </w:rPr>
            </w:pPr>
          </w:p>
        </w:tc>
        <w:tc>
          <w:tcPr>
            <w:tcW w:w="305" w:type="dxa"/>
            <w:shd w:val="clear" w:color="auto" w:fill="92D050"/>
            <w:vAlign w:val="center"/>
          </w:tcPr>
          <w:p w14:paraId="1F4500DB" w14:textId="77777777" w:rsidR="00BD575D" w:rsidRDefault="00BD575D">
            <w:pPr>
              <w:jc w:val="center"/>
              <w:rPr>
                <w:rFonts w:ascii="Tahoma" w:hAnsi="Tahoma" w:cs="Tahoma"/>
                <w:sz w:val="12"/>
                <w:szCs w:val="12"/>
                <w:rtl/>
              </w:rPr>
            </w:pPr>
          </w:p>
        </w:tc>
        <w:tc>
          <w:tcPr>
            <w:tcW w:w="305" w:type="dxa"/>
            <w:shd w:val="clear" w:color="auto" w:fill="92D050"/>
            <w:vAlign w:val="center"/>
          </w:tcPr>
          <w:p w14:paraId="353E9E70"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3E50F01A" w14:textId="77777777" w:rsidR="00BD575D" w:rsidRDefault="00BD575D">
            <w:pPr>
              <w:jc w:val="center"/>
              <w:rPr>
                <w:rFonts w:ascii="Tahoma" w:hAnsi="Tahoma" w:cs="Tahoma"/>
                <w:sz w:val="12"/>
                <w:szCs w:val="12"/>
                <w:rtl/>
              </w:rPr>
            </w:pPr>
          </w:p>
        </w:tc>
        <w:tc>
          <w:tcPr>
            <w:tcW w:w="1220" w:type="dxa"/>
            <w:gridSpan w:val="4"/>
            <w:vMerge w:val="restart"/>
            <w:vAlign w:val="center"/>
          </w:tcPr>
          <w:p w14:paraId="4217DEE0" w14:textId="77777777" w:rsidR="00BD575D" w:rsidRDefault="00F31DDB">
            <w:pPr>
              <w:jc w:val="center"/>
              <w:rPr>
                <w:rFonts w:ascii="Tahoma" w:hAnsi="Tahoma" w:cs="Tahoma"/>
                <w:sz w:val="52"/>
                <w:szCs w:val="52"/>
                <w:rtl/>
              </w:rPr>
            </w:pPr>
            <w:r>
              <w:rPr>
                <w:rFonts w:ascii="Tahoma" w:hAnsi="Tahoma" w:cs="Tahoma"/>
                <w:noProof/>
                <w:sz w:val="12"/>
                <w:szCs w:val="12"/>
                <w:rtl/>
              </w:rPr>
              <mc:AlternateContent>
                <mc:Choice Requires="wps">
                  <w:drawing>
                    <wp:anchor distT="0" distB="0" distL="114300" distR="114300" simplePos="0" relativeHeight="251799552" behindDoc="0" locked="0" layoutInCell="1" allowOverlap="1" wp14:anchorId="0C5E5CCD" wp14:editId="18A2DD8F">
                      <wp:simplePos x="0" y="0"/>
                      <wp:positionH relativeFrom="column">
                        <wp:posOffset>212090</wp:posOffset>
                      </wp:positionH>
                      <wp:positionV relativeFrom="paragraph">
                        <wp:posOffset>-937895</wp:posOffset>
                      </wp:positionV>
                      <wp:extent cx="4091940" cy="3894455"/>
                      <wp:effectExtent l="0" t="0" r="22860" b="10795"/>
                      <wp:wrapNone/>
                      <wp:docPr id="16" name="צורה חופשית: צורה 16"/>
                      <wp:cNvGraphicFramePr/>
                      <a:graphic xmlns:a="http://schemas.openxmlformats.org/drawingml/2006/main">
                        <a:graphicData uri="http://schemas.microsoft.com/office/word/2010/wordprocessingShape">
                          <wps:wsp>
                            <wps:cNvSpPr/>
                            <wps:spPr>
                              <a:xfrm>
                                <a:off x="0" y="0"/>
                                <a:ext cx="4091940" cy="3894455"/>
                              </a:xfrm>
                              <a:custGeom>
                                <a:avLst/>
                                <a:gdLst>
                                  <a:gd name="connsiteX0" fmla="*/ 3920862 w 4017156"/>
                                  <a:gd name="connsiteY0" fmla="*/ 1006476 h 3894756"/>
                                  <a:gd name="connsiteX1" fmla="*/ 3954316 w 4017156"/>
                                  <a:gd name="connsiteY1" fmla="*/ 3236720 h 3894756"/>
                                  <a:gd name="connsiteX2" fmla="*/ 3196033 w 4017156"/>
                                  <a:gd name="connsiteY2" fmla="*/ 3548954 h 3894756"/>
                                  <a:gd name="connsiteX3" fmla="*/ 2504657 w 4017156"/>
                                  <a:gd name="connsiteY3" fmla="*/ 3894642 h 3894756"/>
                                  <a:gd name="connsiteX4" fmla="*/ 575496 w 4017156"/>
                                  <a:gd name="connsiteY4" fmla="*/ 3582408 h 3894756"/>
                                  <a:gd name="connsiteX5" fmla="*/ 95994 w 4017156"/>
                                  <a:gd name="connsiteY5" fmla="*/ 3180964 h 3894756"/>
                                  <a:gd name="connsiteX6" fmla="*/ 51389 w 4017156"/>
                                  <a:gd name="connsiteY6" fmla="*/ 872662 h 3894756"/>
                                  <a:gd name="connsiteX7" fmla="*/ 675857 w 4017156"/>
                                  <a:gd name="connsiteY7" fmla="*/ 326252 h 3894756"/>
                                  <a:gd name="connsiteX8" fmla="*/ 1724072 w 4017156"/>
                                  <a:gd name="connsiteY8" fmla="*/ 326252 h 3894756"/>
                                  <a:gd name="connsiteX9" fmla="*/ 2549262 w 4017156"/>
                                  <a:gd name="connsiteY9" fmla="*/ 36320 h 3894756"/>
                                  <a:gd name="connsiteX10" fmla="*/ 2593867 w 4017156"/>
                                  <a:gd name="connsiteY10" fmla="*/ 14018 h 38947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4017156" h="3894756">
                                    <a:moveTo>
                                      <a:pt x="3920862" y="1006476"/>
                                    </a:moveTo>
                                    <a:cubicBezTo>
                                      <a:pt x="3997991" y="1909725"/>
                                      <a:pt x="4075121" y="2812974"/>
                                      <a:pt x="3954316" y="3236720"/>
                                    </a:cubicBezTo>
                                    <a:cubicBezTo>
                                      <a:pt x="3833511" y="3660466"/>
                                      <a:pt x="3437643" y="3439300"/>
                                      <a:pt x="3196033" y="3548954"/>
                                    </a:cubicBezTo>
                                    <a:cubicBezTo>
                                      <a:pt x="2954423" y="3658608"/>
                                      <a:pt x="2941413" y="3889066"/>
                                      <a:pt x="2504657" y="3894642"/>
                                    </a:cubicBezTo>
                                    <a:cubicBezTo>
                                      <a:pt x="2067901" y="3900218"/>
                                      <a:pt x="976940" y="3701354"/>
                                      <a:pt x="575496" y="3582408"/>
                                    </a:cubicBezTo>
                                    <a:cubicBezTo>
                                      <a:pt x="174052" y="3463462"/>
                                      <a:pt x="183345" y="3632588"/>
                                      <a:pt x="95994" y="3180964"/>
                                    </a:cubicBezTo>
                                    <a:cubicBezTo>
                                      <a:pt x="8643" y="2729340"/>
                                      <a:pt x="-45255" y="1348447"/>
                                      <a:pt x="51389" y="872662"/>
                                    </a:cubicBezTo>
                                    <a:cubicBezTo>
                                      <a:pt x="148033" y="396877"/>
                                      <a:pt x="397077" y="417320"/>
                                      <a:pt x="675857" y="326252"/>
                                    </a:cubicBezTo>
                                    <a:cubicBezTo>
                                      <a:pt x="954637" y="235184"/>
                                      <a:pt x="1411838" y="374574"/>
                                      <a:pt x="1724072" y="326252"/>
                                    </a:cubicBezTo>
                                    <a:cubicBezTo>
                                      <a:pt x="2036306" y="277930"/>
                                      <a:pt x="2549262" y="36320"/>
                                      <a:pt x="2549262" y="36320"/>
                                    </a:cubicBezTo>
                                    <a:cubicBezTo>
                                      <a:pt x="2694228" y="-15719"/>
                                      <a:pt x="2644047" y="-851"/>
                                      <a:pt x="2593867" y="14018"/>
                                    </a:cubicBezTo>
                                  </a:path>
                                </a:pathLst>
                              </a:cu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60056" id="צורה חופשית: צורה 16" o:spid="_x0000_s1026" style="position:absolute;left:0;text-align:left;margin-left:16.7pt;margin-top:-73.85pt;width:322.2pt;height:306.6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17156,3894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" path="m3920862,1006476v77129,903249,154259,1806498,33454,2230244c3833511,3660466,3437643,3439300,3196033,3548954v-241610,109654,-254620,340112,-691376,345688c2067901,3900218,976940,3701354,575496,3582408,174052,3463462,183345,3632588,95994,3180964,8643,2729340,-45255,1348447,51389,872662,148033,396877,397077,417320,675857,326252v278780,-91068,735981,48322,1048215,c2036306,277930,2549262,36320,2549262,36320v144966,-52039,94785,-37171,44605,-22302e" filled="f" strokecolor="#ffc000" strokeweight="1.5pt">
                      <v:stroke linestyle="thickThin"/>
                      <v:path arrowok="t" o:connecttype="custom" o:connectlocs="3993853,1006398;4027930,3236470;3255531,3548680;2551284,3894341;586210,3582131;97781,3180718;52346,872595;688439,326227;1756168,326227;2596719,36317;2642155,14017" o:connectangles="0,0,0,0,0,0,0,0,0,0,0"/>
                    </v:shape>
                  </w:pict>
                </mc:Fallback>
              </mc:AlternateContent>
            </w:r>
            <w:r>
              <w:rPr>
                <w:rFonts w:ascii="Tahoma" w:hAnsi="Tahoma" w:cs="Tahoma"/>
                <w:sz w:val="52"/>
                <w:szCs w:val="52"/>
                <w:rtl/>
              </w:rPr>
              <w:t>אזור 12</w:t>
            </w:r>
          </w:p>
        </w:tc>
        <w:tc>
          <w:tcPr>
            <w:tcW w:w="305" w:type="dxa"/>
            <w:shd w:val="clear" w:color="auto" w:fill="F7CAAC" w:themeFill="accent2" w:themeFillTint="66"/>
            <w:vAlign w:val="center"/>
          </w:tcPr>
          <w:p w14:paraId="28CE1184" w14:textId="77777777" w:rsidR="00BD575D" w:rsidRDefault="00BD575D">
            <w:pPr>
              <w:jc w:val="center"/>
              <w:rPr>
                <w:rFonts w:ascii="Tahoma" w:hAnsi="Tahoma" w:cs="Tahoma"/>
                <w:sz w:val="12"/>
                <w:szCs w:val="12"/>
                <w:rtl/>
              </w:rPr>
            </w:pPr>
          </w:p>
        </w:tc>
        <w:tc>
          <w:tcPr>
            <w:tcW w:w="305" w:type="dxa"/>
            <w:shd w:val="clear" w:color="auto" w:fill="92D050"/>
            <w:vAlign w:val="center"/>
          </w:tcPr>
          <w:p w14:paraId="0482BC24" w14:textId="77777777" w:rsidR="00BD575D" w:rsidRDefault="00BD575D">
            <w:pPr>
              <w:jc w:val="center"/>
              <w:rPr>
                <w:rFonts w:ascii="Tahoma" w:hAnsi="Tahoma" w:cs="Tahoma"/>
                <w:sz w:val="12"/>
                <w:szCs w:val="12"/>
                <w:rtl/>
              </w:rPr>
            </w:pPr>
          </w:p>
        </w:tc>
        <w:tc>
          <w:tcPr>
            <w:tcW w:w="305" w:type="dxa"/>
            <w:shd w:val="clear" w:color="auto" w:fill="92D050"/>
            <w:vAlign w:val="center"/>
          </w:tcPr>
          <w:p w14:paraId="2678539F" w14:textId="77777777" w:rsidR="00BD575D" w:rsidRDefault="00BD575D">
            <w:pPr>
              <w:jc w:val="center"/>
              <w:rPr>
                <w:rFonts w:ascii="Tahoma" w:hAnsi="Tahoma" w:cs="Tahoma"/>
                <w:sz w:val="12"/>
                <w:szCs w:val="12"/>
                <w:rtl/>
              </w:rPr>
            </w:pPr>
          </w:p>
        </w:tc>
        <w:tc>
          <w:tcPr>
            <w:tcW w:w="350" w:type="dxa"/>
            <w:vAlign w:val="center"/>
          </w:tcPr>
          <w:p w14:paraId="712CCA7C" w14:textId="77777777" w:rsidR="00BD575D" w:rsidRDefault="00F31DDB">
            <w:pPr>
              <w:jc w:val="center"/>
              <w:rPr>
                <w:rFonts w:ascii="Tahoma" w:hAnsi="Tahoma" w:cs="Tahoma"/>
                <w:sz w:val="12"/>
                <w:szCs w:val="12"/>
                <w:rtl/>
              </w:rPr>
            </w:pPr>
            <w:r>
              <w:rPr>
                <w:rFonts w:ascii="Tahoma" w:hAnsi="Tahoma" w:cs="Tahoma"/>
                <w:sz w:val="12"/>
                <w:szCs w:val="12"/>
                <w:rtl/>
              </w:rPr>
              <w:t>8</w:t>
            </w:r>
          </w:p>
        </w:tc>
      </w:tr>
      <w:tr w:rsidR="00BD575D" w14:paraId="7B116DCB" w14:textId="77777777">
        <w:trPr>
          <w:trHeight w:val="283"/>
        </w:trPr>
        <w:tc>
          <w:tcPr>
            <w:tcW w:w="351" w:type="dxa"/>
            <w:shd w:val="clear" w:color="auto" w:fill="92D050"/>
            <w:vAlign w:val="center"/>
          </w:tcPr>
          <w:p w14:paraId="44C154A0" w14:textId="77777777" w:rsidR="00BD575D" w:rsidRDefault="00BD575D">
            <w:pPr>
              <w:jc w:val="center"/>
              <w:rPr>
                <w:rFonts w:ascii="Tahoma" w:hAnsi="Tahoma" w:cs="Tahoma"/>
                <w:sz w:val="12"/>
                <w:szCs w:val="12"/>
                <w:rtl/>
              </w:rPr>
            </w:pPr>
          </w:p>
        </w:tc>
        <w:tc>
          <w:tcPr>
            <w:tcW w:w="351" w:type="dxa"/>
            <w:shd w:val="clear" w:color="auto" w:fill="92D050"/>
            <w:vAlign w:val="center"/>
          </w:tcPr>
          <w:p w14:paraId="47D8471B" w14:textId="77777777" w:rsidR="00BD575D" w:rsidRDefault="00BD575D">
            <w:pPr>
              <w:jc w:val="center"/>
              <w:rPr>
                <w:rFonts w:ascii="Tahoma" w:hAnsi="Tahoma" w:cs="Tahoma"/>
                <w:sz w:val="12"/>
                <w:szCs w:val="12"/>
                <w:rtl/>
              </w:rPr>
            </w:pPr>
          </w:p>
        </w:tc>
        <w:tc>
          <w:tcPr>
            <w:tcW w:w="350" w:type="dxa"/>
            <w:shd w:val="clear" w:color="auto" w:fill="833C0B" w:themeFill="accent2" w:themeFillShade="80"/>
            <w:vAlign w:val="center"/>
          </w:tcPr>
          <w:p w14:paraId="4F2CAD80" w14:textId="77777777" w:rsidR="00BD575D" w:rsidRDefault="00F31DDB">
            <w:pPr>
              <w:jc w:val="center"/>
              <w:rPr>
                <w:rFonts w:ascii="Tahoma" w:hAnsi="Tahoma" w:cs="Tahoma"/>
                <w:sz w:val="12"/>
                <w:szCs w:val="12"/>
                <w:rtl/>
              </w:rPr>
            </w:pPr>
            <w:r>
              <w:rPr>
                <w:rFonts w:ascii="Tahoma" w:hAnsi="Tahoma" w:cs="Tahoma"/>
                <w:sz w:val="12"/>
                <w:szCs w:val="12"/>
                <w:rtl/>
              </w:rPr>
              <w:t>17</w:t>
            </w:r>
          </w:p>
        </w:tc>
        <w:tc>
          <w:tcPr>
            <w:tcW w:w="350" w:type="dxa"/>
            <w:vAlign w:val="center"/>
          </w:tcPr>
          <w:p w14:paraId="0008E76A" w14:textId="77777777" w:rsidR="00BD575D" w:rsidRDefault="00BD575D">
            <w:pPr>
              <w:jc w:val="center"/>
              <w:rPr>
                <w:rFonts w:ascii="Tahoma" w:hAnsi="Tahoma" w:cs="Tahoma"/>
                <w:sz w:val="12"/>
                <w:szCs w:val="12"/>
                <w:rtl/>
              </w:rPr>
            </w:pPr>
          </w:p>
        </w:tc>
        <w:tc>
          <w:tcPr>
            <w:tcW w:w="350" w:type="dxa"/>
            <w:vAlign w:val="center"/>
          </w:tcPr>
          <w:p w14:paraId="70A26DCD" w14:textId="77777777" w:rsidR="00BD575D" w:rsidRDefault="00BD575D">
            <w:pPr>
              <w:jc w:val="center"/>
              <w:rPr>
                <w:rFonts w:ascii="Tahoma" w:hAnsi="Tahoma" w:cs="Tahoma"/>
                <w:sz w:val="12"/>
                <w:szCs w:val="12"/>
                <w:rtl/>
              </w:rPr>
            </w:pPr>
          </w:p>
        </w:tc>
        <w:tc>
          <w:tcPr>
            <w:tcW w:w="350" w:type="dxa"/>
            <w:vAlign w:val="center"/>
          </w:tcPr>
          <w:p w14:paraId="225B3654" w14:textId="77777777" w:rsidR="00BD575D" w:rsidRDefault="00BD575D">
            <w:pPr>
              <w:jc w:val="center"/>
              <w:rPr>
                <w:rFonts w:ascii="Tahoma" w:hAnsi="Tahoma" w:cs="Tahoma"/>
                <w:sz w:val="12"/>
                <w:szCs w:val="12"/>
                <w:rtl/>
              </w:rPr>
            </w:pPr>
          </w:p>
        </w:tc>
        <w:tc>
          <w:tcPr>
            <w:tcW w:w="350" w:type="dxa"/>
            <w:vAlign w:val="center"/>
          </w:tcPr>
          <w:p w14:paraId="20400883" w14:textId="77777777" w:rsidR="00BD575D" w:rsidRDefault="00BD575D">
            <w:pPr>
              <w:jc w:val="center"/>
              <w:rPr>
                <w:rFonts w:ascii="Tahoma" w:hAnsi="Tahoma" w:cs="Tahoma"/>
                <w:sz w:val="12"/>
                <w:szCs w:val="12"/>
                <w:rtl/>
              </w:rPr>
            </w:pPr>
          </w:p>
        </w:tc>
        <w:tc>
          <w:tcPr>
            <w:tcW w:w="350" w:type="dxa"/>
            <w:shd w:val="clear" w:color="auto" w:fill="ED7D31" w:themeFill="accent2"/>
            <w:vAlign w:val="center"/>
          </w:tcPr>
          <w:p w14:paraId="539354D1" w14:textId="77777777" w:rsidR="00BD575D" w:rsidRDefault="00F31DDB">
            <w:pPr>
              <w:jc w:val="center"/>
              <w:rPr>
                <w:rFonts w:ascii="Tahoma" w:hAnsi="Tahoma" w:cs="Tahoma"/>
                <w:sz w:val="12"/>
                <w:szCs w:val="12"/>
                <w:rtl/>
              </w:rPr>
            </w:pPr>
            <w:r>
              <w:rPr>
                <w:rFonts w:ascii="Tahoma" w:hAnsi="Tahoma" w:cs="Tahoma"/>
                <w:sz w:val="12"/>
                <w:szCs w:val="12"/>
                <w:rtl/>
              </w:rPr>
              <w:t>18</w:t>
            </w:r>
          </w:p>
        </w:tc>
        <w:tc>
          <w:tcPr>
            <w:tcW w:w="350" w:type="dxa"/>
            <w:shd w:val="clear" w:color="auto" w:fill="92D050"/>
            <w:vAlign w:val="center"/>
          </w:tcPr>
          <w:p w14:paraId="5629BDDA" w14:textId="77777777" w:rsidR="00BD575D" w:rsidRDefault="00BD575D">
            <w:pPr>
              <w:jc w:val="center"/>
              <w:rPr>
                <w:rFonts w:ascii="Tahoma" w:hAnsi="Tahoma" w:cs="Tahoma"/>
                <w:sz w:val="12"/>
                <w:szCs w:val="12"/>
                <w:rtl/>
              </w:rPr>
            </w:pPr>
          </w:p>
        </w:tc>
        <w:tc>
          <w:tcPr>
            <w:tcW w:w="350" w:type="dxa"/>
            <w:shd w:val="clear" w:color="auto" w:fill="92D050"/>
            <w:vAlign w:val="center"/>
          </w:tcPr>
          <w:p w14:paraId="1A652B90" w14:textId="77777777" w:rsidR="00BD575D" w:rsidRDefault="00BD575D">
            <w:pPr>
              <w:jc w:val="center"/>
              <w:rPr>
                <w:rFonts w:ascii="Tahoma" w:hAnsi="Tahoma" w:cs="Tahoma"/>
                <w:sz w:val="12"/>
                <w:szCs w:val="12"/>
                <w:rtl/>
              </w:rPr>
            </w:pPr>
          </w:p>
        </w:tc>
        <w:tc>
          <w:tcPr>
            <w:tcW w:w="350" w:type="dxa"/>
            <w:vAlign w:val="center"/>
          </w:tcPr>
          <w:p w14:paraId="36450536" w14:textId="77777777" w:rsidR="00BD575D" w:rsidRDefault="00BD575D">
            <w:pPr>
              <w:jc w:val="center"/>
              <w:rPr>
                <w:rFonts w:ascii="Tahoma" w:hAnsi="Tahoma" w:cs="Tahoma"/>
                <w:sz w:val="12"/>
                <w:szCs w:val="12"/>
                <w:rtl/>
              </w:rPr>
            </w:pPr>
          </w:p>
        </w:tc>
        <w:tc>
          <w:tcPr>
            <w:tcW w:w="350" w:type="dxa"/>
            <w:vAlign w:val="center"/>
          </w:tcPr>
          <w:p w14:paraId="10E5B08D" w14:textId="77777777" w:rsidR="00BD575D" w:rsidRDefault="00F31DDB">
            <w:pPr>
              <w:jc w:val="center"/>
              <w:rPr>
                <w:rFonts w:ascii="Tahoma" w:hAnsi="Tahoma" w:cs="Tahoma"/>
                <w:sz w:val="12"/>
                <w:szCs w:val="12"/>
                <w:rtl/>
              </w:rPr>
            </w:pPr>
            <w:r>
              <w:rPr>
                <w:rFonts w:ascii="Tahoma" w:hAnsi="Tahoma" w:cs="Tahoma"/>
                <w:sz w:val="12"/>
                <w:szCs w:val="12"/>
                <w:rtl/>
              </w:rPr>
              <w:t>10</w:t>
            </w:r>
          </w:p>
        </w:tc>
        <w:tc>
          <w:tcPr>
            <w:tcW w:w="350" w:type="dxa"/>
            <w:vAlign w:val="center"/>
          </w:tcPr>
          <w:p w14:paraId="56B2D315" w14:textId="77777777" w:rsidR="00BD575D" w:rsidRDefault="00BD575D">
            <w:pPr>
              <w:jc w:val="center"/>
              <w:rPr>
                <w:rFonts w:ascii="Tahoma" w:hAnsi="Tahoma" w:cs="Tahoma"/>
                <w:sz w:val="12"/>
                <w:szCs w:val="12"/>
                <w:rtl/>
              </w:rPr>
            </w:pPr>
          </w:p>
        </w:tc>
        <w:tc>
          <w:tcPr>
            <w:tcW w:w="350" w:type="dxa"/>
            <w:vAlign w:val="center"/>
          </w:tcPr>
          <w:p w14:paraId="2558BFDF" w14:textId="77777777" w:rsidR="00BD575D" w:rsidRDefault="00BD575D">
            <w:pPr>
              <w:jc w:val="center"/>
              <w:rPr>
                <w:rFonts w:ascii="Tahoma" w:hAnsi="Tahoma" w:cs="Tahoma"/>
                <w:sz w:val="12"/>
                <w:szCs w:val="12"/>
                <w:rtl/>
              </w:rPr>
            </w:pPr>
          </w:p>
        </w:tc>
        <w:tc>
          <w:tcPr>
            <w:tcW w:w="350" w:type="dxa"/>
            <w:shd w:val="clear" w:color="auto" w:fill="92D050"/>
            <w:vAlign w:val="center"/>
          </w:tcPr>
          <w:p w14:paraId="58C58F6C" w14:textId="77777777" w:rsidR="00BD575D" w:rsidRDefault="00BD575D">
            <w:pPr>
              <w:jc w:val="center"/>
              <w:rPr>
                <w:rFonts w:ascii="Tahoma" w:hAnsi="Tahoma" w:cs="Tahoma"/>
                <w:sz w:val="12"/>
                <w:szCs w:val="12"/>
                <w:rtl/>
              </w:rPr>
            </w:pPr>
          </w:p>
        </w:tc>
        <w:tc>
          <w:tcPr>
            <w:tcW w:w="350" w:type="dxa"/>
            <w:shd w:val="clear" w:color="auto" w:fill="92D050"/>
            <w:vAlign w:val="center"/>
          </w:tcPr>
          <w:p w14:paraId="2E1C1207" w14:textId="77777777" w:rsidR="00BD575D" w:rsidRDefault="00BD575D">
            <w:pPr>
              <w:jc w:val="center"/>
              <w:rPr>
                <w:rFonts w:ascii="Tahoma" w:hAnsi="Tahoma" w:cs="Tahoma"/>
                <w:sz w:val="12"/>
                <w:szCs w:val="12"/>
                <w:rtl/>
              </w:rPr>
            </w:pPr>
          </w:p>
        </w:tc>
        <w:tc>
          <w:tcPr>
            <w:tcW w:w="350" w:type="dxa"/>
            <w:shd w:val="clear" w:color="auto" w:fill="92D050"/>
            <w:vAlign w:val="center"/>
          </w:tcPr>
          <w:p w14:paraId="05EC70B0" w14:textId="77777777" w:rsidR="00BD575D" w:rsidRDefault="00BD575D">
            <w:pPr>
              <w:jc w:val="center"/>
              <w:rPr>
                <w:rFonts w:ascii="Tahoma" w:hAnsi="Tahoma" w:cs="Tahoma"/>
                <w:sz w:val="12"/>
                <w:szCs w:val="12"/>
                <w:rtl/>
              </w:rPr>
            </w:pPr>
          </w:p>
        </w:tc>
        <w:tc>
          <w:tcPr>
            <w:tcW w:w="305" w:type="dxa"/>
            <w:shd w:val="clear" w:color="auto" w:fill="92D050"/>
            <w:vAlign w:val="center"/>
          </w:tcPr>
          <w:p w14:paraId="5AABB0C1" w14:textId="77777777" w:rsidR="00BD575D" w:rsidRDefault="00BD575D">
            <w:pPr>
              <w:jc w:val="center"/>
              <w:rPr>
                <w:rFonts w:ascii="Tahoma" w:hAnsi="Tahoma" w:cs="Tahoma"/>
                <w:sz w:val="12"/>
                <w:szCs w:val="12"/>
                <w:rtl/>
              </w:rPr>
            </w:pPr>
          </w:p>
        </w:tc>
        <w:tc>
          <w:tcPr>
            <w:tcW w:w="305" w:type="dxa"/>
            <w:shd w:val="clear" w:color="auto" w:fill="92D050"/>
            <w:vAlign w:val="center"/>
          </w:tcPr>
          <w:p w14:paraId="07A8CB63"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718F3E53" w14:textId="77777777" w:rsidR="00BD575D" w:rsidRDefault="00F31DDB">
            <w:pPr>
              <w:jc w:val="center"/>
              <w:rPr>
                <w:rFonts w:ascii="Tahoma" w:hAnsi="Tahoma" w:cs="Tahoma"/>
                <w:sz w:val="12"/>
                <w:szCs w:val="12"/>
                <w:rtl/>
              </w:rPr>
            </w:pPr>
            <w:r>
              <w:rPr>
                <w:rFonts w:ascii="Tahoma" w:hAnsi="Tahoma" w:cs="Tahoma"/>
                <w:sz w:val="12"/>
                <w:szCs w:val="12"/>
                <w:rtl/>
              </w:rPr>
              <w:t>3</w:t>
            </w:r>
          </w:p>
        </w:tc>
        <w:tc>
          <w:tcPr>
            <w:tcW w:w="1220" w:type="dxa"/>
            <w:gridSpan w:val="4"/>
            <w:vMerge/>
            <w:vAlign w:val="center"/>
          </w:tcPr>
          <w:p w14:paraId="1F56DA2F" w14:textId="77777777" w:rsidR="00BD575D" w:rsidRDefault="00BD575D">
            <w:pPr>
              <w:jc w:val="center"/>
              <w:rPr>
                <w:rFonts w:ascii="Tahoma" w:hAnsi="Tahoma" w:cs="Tahoma"/>
                <w:sz w:val="52"/>
                <w:szCs w:val="52"/>
                <w:rtl/>
              </w:rPr>
            </w:pPr>
          </w:p>
        </w:tc>
        <w:tc>
          <w:tcPr>
            <w:tcW w:w="305" w:type="dxa"/>
            <w:shd w:val="clear" w:color="auto" w:fill="F7CAAC" w:themeFill="accent2" w:themeFillTint="66"/>
            <w:vAlign w:val="center"/>
          </w:tcPr>
          <w:p w14:paraId="61FD036E" w14:textId="77777777" w:rsidR="00BD575D" w:rsidRDefault="00F31DDB">
            <w:pPr>
              <w:jc w:val="center"/>
              <w:rPr>
                <w:rFonts w:ascii="Tahoma" w:hAnsi="Tahoma" w:cs="Tahoma"/>
                <w:sz w:val="12"/>
                <w:szCs w:val="12"/>
                <w:rtl/>
              </w:rPr>
            </w:pPr>
            <w:r>
              <w:rPr>
                <w:rFonts w:ascii="Tahoma" w:hAnsi="Tahoma" w:cs="Tahoma"/>
                <w:sz w:val="12"/>
                <w:szCs w:val="12"/>
                <w:rtl/>
              </w:rPr>
              <w:t>4</w:t>
            </w:r>
          </w:p>
        </w:tc>
        <w:tc>
          <w:tcPr>
            <w:tcW w:w="305" w:type="dxa"/>
            <w:shd w:val="clear" w:color="auto" w:fill="92D050"/>
            <w:vAlign w:val="center"/>
          </w:tcPr>
          <w:p w14:paraId="4279824E" w14:textId="77777777" w:rsidR="00BD575D" w:rsidRDefault="00BD575D">
            <w:pPr>
              <w:jc w:val="center"/>
              <w:rPr>
                <w:rFonts w:ascii="Tahoma" w:hAnsi="Tahoma" w:cs="Tahoma"/>
                <w:sz w:val="12"/>
                <w:szCs w:val="12"/>
                <w:rtl/>
              </w:rPr>
            </w:pPr>
          </w:p>
        </w:tc>
        <w:tc>
          <w:tcPr>
            <w:tcW w:w="305" w:type="dxa"/>
            <w:shd w:val="clear" w:color="auto" w:fill="92D050"/>
            <w:vAlign w:val="center"/>
          </w:tcPr>
          <w:p w14:paraId="4A88C107" w14:textId="77777777" w:rsidR="00BD575D" w:rsidRDefault="00BD575D">
            <w:pPr>
              <w:jc w:val="center"/>
              <w:rPr>
                <w:rFonts w:ascii="Tahoma" w:hAnsi="Tahoma" w:cs="Tahoma"/>
                <w:sz w:val="12"/>
                <w:szCs w:val="12"/>
                <w:rtl/>
              </w:rPr>
            </w:pPr>
          </w:p>
        </w:tc>
        <w:tc>
          <w:tcPr>
            <w:tcW w:w="350" w:type="dxa"/>
            <w:vAlign w:val="center"/>
          </w:tcPr>
          <w:p w14:paraId="7B620973" w14:textId="77777777" w:rsidR="00BD575D" w:rsidRDefault="00F31DDB">
            <w:pPr>
              <w:jc w:val="center"/>
              <w:rPr>
                <w:rFonts w:ascii="Tahoma" w:hAnsi="Tahoma" w:cs="Tahoma"/>
                <w:sz w:val="12"/>
                <w:szCs w:val="12"/>
                <w:rtl/>
              </w:rPr>
            </w:pPr>
            <w:r>
              <w:rPr>
                <w:rFonts w:ascii="Tahoma" w:hAnsi="Tahoma" w:cs="Tahoma"/>
                <w:sz w:val="12"/>
                <w:szCs w:val="12"/>
                <w:rtl/>
              </w:rPr>
              <w:t>9</w:t>
            </w:r>
          </w:p>
        </w:tc>
      </w:tr>
      <w:tr w:rsidR="00BD575D" w14:paraId="481060A4" w14:textId="77777777">
        <w:trPr>
          <w:trHeight w:val="283"/>
        </w:trPr>
        <w:tc>
          <w:tcPr>
            <w:tcW w:w="351" w:type="dxa"/>
            <w:shd w:val="clear" w:color="auto" w:fill="92D050"/>
            <w:vAlign w:val="center"/>
          </w:tcPr>
          <w:p w14:paraId="66AE1009" w14:textId="77777777" w:rsidR="00BD575D" w:rsidRDefault="00BD575D">
            <w:pPr>
              <w:jc w:val="center"/>
              <w:rPr>
                <w:rFonts w:ascii="Tahoma" w:hAnsi="Tahoma" w:cs="Tahoma"/>
                <w:sz w:val="12"/>
                <w:szCs w:val="12"/>
                <w:rtl/>
              </w:rPr>
            </w:pPr>
          </w:p>
        </w:tc>
        <w:tc>
          <w:tcPr>
            <w:tcW w:w="351" w:type="dxa"/>
            <w:shd w:val="clear" w:color="auto" w:fill="92D050"/>
            <w:vAlign w:val="center"/>
          </w:tcPr>
          <w:p w14:paraId="3EAA1CE2" w14:textId="77777777" w:rsidR="00BD575D" w:rsidRDefault="00BD575D">
            <w:pPr>
              <w:jc w:val="center"/>
              <w:rPr>
                <w:rFonts w:ascii="Tahoma" w:hAnsi="Tahoma" w:cs="Tahoma"/>
                <w:sz w:val="12"/>
                <w:szCs w:val="12"/>
                <w:rtl/>
              </w:rPr>
            </w:pPr>
          </w:p>
        </w:tc>
        <w:tc>
          <w:tcPr>
            <w:tcW w:w="350" w:type="dxa"/>
            <w:shd w:val="clear" w:color="auto" w:fill="833C0B" w:themeFill="accent2" w:themeFillShade="80"/>
            <w:vAlign w:val="center"/>
          </w:tcPr>
          <w:p w14:paraId="1F22EE5C" w14:textId="77777777" w:rsidR="00BD575D" w:rsidRDefault="00BD575D">
            <w:pPr>
              <w:jc w:val="center"/>
              <w:rPr>
                <w:rFonts w:ascii="Tahoma" w:hAnsi="Tahoma" w:cs="Tahoma"/>
                <w:sz w:val="12"/>
                <w:szCs w:val="12"/>
                <w:rtl/>
              </w:rPr>
            </w:pPr>
          </w:p>
        </w:tc>
        <w:tc>
          <w:tcPr>
            <w:tcW w:w="350" w:type="dxa"/>
            <w:vAlign w:val="center"/>
          </w:tcPr>
          <w:p w14:paraId="1A1EF440" w14:textId="77777777" w:rsidR="00BD575D" w:rsidRDefault="00BD575D">
            <w:pPr>
              <w:jc w:val="center"/>
              <w:rPr>
                <w:rFonts w:ascii="Tahoma" w:hAnsi="Tahoma" w:cs="Tahoma"/>
                <w:sz w:val="12"/>
                <w:szCs w:val="12"/>
                <w:rtl/>
              </w:rPr>
            </w:pPr>
          </w:p>
        </w:tc>
        <w:tc>
          <w:tcPr>
            <w:tcW w:w="350" w:type="dxa"/>
            <w:vAlign w:val="center"/>
          </w:tcPr>
          <w:p w14:paraId="308CF0E6" w14:textId="77777777" w:rsidR="00BD575D" w:rsidRDefault="00BD575D">
            <w:pPr>
              <w:jc w:val="center"/>
              <w:rPr>
                <w:rFonts w:ascii="Tahoma" w:hAnsi="Tahoma" w:cs="Tahoma"/>
                <w:sz w:val="12"/>
                <w:szCs w:val="12"/>
                <w:rtl/>
              </w:rPr>
            </w:pPr>
          </w:p>
        </w:tc>
        <w:tc>
          <w:tcPr>
            <w:tcW w:w="350" w:type="dxa"/>
            <w:vAlign w:val="center"/>
          </w:tcPr>
          <w:p w14:paraId="2A02837E" w14:textId="77777777" w:rsidR="00BD575D" w:rsidRDefault="00BD575D">
            <w:pPr>
              <w:jc w:val="center"/>
              <w:rPr>
                <w:rFonts w:ascii="Tahoma" w:hAnsi="Tahoma" w:cs="Tahoma"/>
                <w:sz w:val="12"/>
                <w:szCs w:val="12"/>
                <w:rtl/>
              </w:rPr>
            </w:pPr>
          </w:p>
        </w:tc>
        <w:tc>
          <w:tcPr>
            <w:tcW w:w="350" w:type="dxa"/>
            <w:vAlign w:val="center"/>
          </w:tcPr>
          <w:p w14:paraId="3D7B4DBE" w14:textId="77777777" w:rsidR="00BD575D" w:rsidRDefault="00BD575D">
            <w:pPr>
              <w:jc w:val="center"/>
              <w:rPr>
                <w:rFonts w:ascii="Tahoma" w:hAnsi="Tahoma" w:cs="Tahoma"/>
                <w:sz w:val="12"/>
                <w:szCs w:val="12"/>
                <w:rtl/>
              </w:rPr>
            </w:pPr>
          </w:p>
        </w:tc>
        <w:tc>
          <w:tcPr>
            <w:tcW w:w="350" w:type="dxa"/>
            <w:shd w:val="clear" w:color="auto" w:fill="ED7D31" w:themeFill="accent2"/>
            <w:vAlign w:val="center"/>
          </w:tcPr>
          <w:p w14:paraId="3E624B1D" w14:textId="77777777" w:rsidR="00BD575D" w:rsidRDefault="00BD575D">
            <w:pPr>
              <w:jc w:val="center"/>
              <w:rPr>
                <w:rFonts w:ascii="Tahoma" w:hAnsi="Tahoma" w:cs="Tahoma"/>
                <w:sz w:val="12"/>
                <w:szCs w:val="12"/>
                <w:rtl/>
              </w:rPr>
            </w:pPr>
          </w:p>
        </w:tc>
        <w:tc>
          <w:tcPr>
            <w:tcW w:w="350" w:type="dxa"/>
            <w:shd w:val="clear" w:color="auto" w:fill="92D050"/>
            <w:vAlign w:val="center"/>
          </w:tcPr>
          <w:p w14:paraId="5BE87040"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7F27237C" w14:textId="77777777" w:rsidR="00BD575D" w:rsidRDefault="00BD575D">
            <w:pPr>
              <w:jc w:val="center"/>
              <w:rPr>
                <w:rFonts w:ascii="Tahoma" w:hAnsi="Tahoma" w:cs="Tahoma"/>
                <w:sz w:val="12"/>
                <w:szCs w:val="12"/>
                <w:rtl/>
              </w:rPr>
            </w:pPr>
          </w:p>
        </w:tc>
        <w:tc>
          <w:tcPr>
            <w:tcW w:w="350" w:type="dxa"/>
            <w:vAlign w:val="center"/>
          </w:tcPr>
          <w:p w14:paraId="1B893CE4" w14:textId="77777777" w:rsidR="00BD575D" w:rsidRDefault="00BD575D">
            <w:pPr>
              <w:jc w:val="center"/>
              <w:rPr>
                <w:rFonts w:ascii="Tahoma" w:hAnsi="Tahoma" w:cs="Tahoma"/>
                <w:sz w:val="12"/>
                <w:szCs w:val="12"/>
                <w:rtl/>
              </w:rPr>
            </w:pPr>
          </w:p>
        </w:tc>
        <w:tc>
          <w:tcPr>
            <w:tcW w:w="350" w:type="dxa"/>
            <w:vAlign w:val="center"/>
          </w:tcPr>
          <w:p w14:paraId="7AF1BF95" w14:textId="77777777" w:rsidR="00BD575D" w:rsidRDefault="00BD575D">
            <w:pPr>
              <w:jc w:val="center"/>
              <w:rPr>
                <w:rFonts w:ascii="Tahoma" w:hAnsi="Tahoma" w:cs="Tahoma"/>
                <w:sz w:val="12"/>
                <w:szCs w:val="12"/>
                <w:rtl/>
              </w:rPr>
            </w:pPr>
          </w:p>
        </w:tc>
        <w:tc>
          <w:tcPr>
            <w:tcW w:w="350" w:type="dxa"/>
            <w:vAlign w:val="center"/>
          </w:tcPr>
          <w:p w14:paraId="274F9F48" w14:textId="77777777" w:rsidR="00BD575D" w:rsidRDefault="00BD575D">
            <w:pPr>
              <w:jc w:val="center"/>
              <w:rPr>
                <w:rFonts w:ascii="Tahoma" w:hAnsi="Tahoma" w:cs="Tahoma"/>
                <w:sz w:val="12"/>
                <w:szCs w:val="12"/>
                <w:rtl/>
              </w:rPr>
            </w:pPr>
          </w:p>
        </w:tc>
        <w:tc>
          <w:tcPr>
            <w:tcW w:w="350" w:type="dxa"/>
            <w:vAlign w:val="center"/>
          </w:tcPr>
          <w:p w14:paraId="349E5337" w14:textId="77777777" w:rsidR="00BD575D" w:rsidRDefault="00BD575D">
            <w:pPr>
              <w:jc w:val="center"/>
              <w:rPr>
                <w:rFonts w:ascii="Tahoma" w:hAnsi="Tahoma" w:cs="Tahoma"/>
                <w:sz w:val="12"/>
                <w:szCs w:val="12"/>
                <w:rtl/>
              </w:rPr>
            </w:pPr>
          </w:p>
        </w:tc>
        <w:tc>
          <w:tcPr>
            <w:tcW w:w="350" w:type="dxa"/>
            <w:vAlign w:val="center"/>
          </w:tcPr>
          <w:p w14:paraId="38EB3874" w14:textId="77777777" w:rsidR="00BD575D" w:rsidRDefault="00BD575D">
            <w:pPr>
              <w:jc w:val="center"/>
              <w:rPr>
                <w:rFonts w:ascii="Tahoma" w:hAnsi="Tahoma" w:cs="Tahoma"/>
                <w:sz w:val="12"/>
                <w:szCs w:val="12"/>
                <w:rtl/>
              </w:rPr>
            </w:pPr>
          </w:p>
        </w:tc>
        <w:tc>
          <w:tcPr>
            <w:tcW w:w="350" w:type="dxa"/>
            <w:vAlign w:val="center"/>
          </w:tcPr>
          <w:p w14:paraId="32E17AF4" w14:textId="77777777" w:rsidR="00BD575D" w:rsidRDefault="00BD575D">
            <w:pPr>
              <w:jc w:val="center"/>
              <w:rPr>
                <w:rFonts w:ascii="Tahoma" w:hAnsi="Tahoma" w:cs="Tahoma"/>
                <w:sz w:val="12"/>
                <w:szCs w:val="12"/>
                <w:rtl/>
              </w:rPr>
            </w:pPr>
          </w:p>
        </w:tc>
        <w:tc>
          <w:tcPr>
            <w:tcW w:w="350" w:type="dxa"/>
            <w:vAlign w:val="center"/>
          </w:tcPr>
          <w:p w14:paraId="0F36C10E" w14:textId="77777777" w:rsidR="00BD575D" w:rsidRDefault="00BD575D">
            <w:pPr>
              <w:jc w:val="center"/>
              <w:rPr>
                <w:rFonts w:ascii="Tahoma" w:hAnsi="Tahoma" w:cs="Tahoma"/>
                <w:sz w:val="12"/>
                <w:szCs w:val="12"/>
                <w:rtl/>
              </w:rPr>
            </w:pPr>
          </w:p>
        </w:tc>
        <w:tc>
          <w:tcPr>
            <w:tcW w:w="305" w:type="dxa"/>
            <w:shd w:val="clear" w:color="auto" w:fill="FFC000"/>
            <w:vAlign w:val="center"/>
          </w:tcPr>
          <w:p w14:paraId="4298E477" w14:textId="77777777" w:rsidR="00BD575D" w:rsidRDefault="00BD575D">
            <w:pPr>
              <w:jc w:val="center"/>
              <w:rPr>
                <w:rFonts w:ascii="Tahoma" w:hAnsi="Tahoma" w:cs="Tahoma"/>
                <w:sz w:val="12"/>
                <w:szCs w:val="12"/>
                <w:rtl/>
              </w:rPr>
            </w:pPr>
          </w:p>
        </w:tc>
        <w:tc>
          <w:tcPr>
            <w:tcW w:w="305" w:type="dxa"/>
            <w:shd w:val="clear" w:color="auto" w:fill="92D050"/>
            <w:vAlign w:val="center"/>
          </w:tcPr>
          <w:p w14:paraId="7E8193C6"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4C0F1E5F" w14:textId="77777777" w:rsidR="00BD575D" w:rsidRDefault="00BD575D">
            <w:pPr>
              <w:jc w:val="center"/>
              <w:rPr>
                <w:rFonts w:ascii="Tahoma" w:hAnsi="Tahoma" w:cs="Tahoma"/>
                <w:sz w:val="12"/>
                <w:szCs w:val="12"/>
                <w:rtl/>
              </w:rPr>
            </w:pPr>
          </w:p>
        </w:tc>
        <w:tc>
          <w:tcPr>
            <w:tcW w:w="1220" w:type="dxa"/>
            <w:gridSpan w:val="4"/>
            <w:vMerge/>
            <w:vAlign w:val="center"/>
          </w:tcPr>
          <w:p w14:paraId="7B0CFDB2" w14:textId="77777777" w:rsidR="00BD575D" w:rsidRDefault="00BD575D">
            <w:pPr>
              <w:jc w:val="center"/>
              <w:rPr>
                <w:rFonts w:ascii="Tahoma" w:hAnsi="Tahoma" w:cs="Tahoma"/>
                <w:sz w:val="52"/>
                <w:szCs w:val="52"/>
                <w:rtl/>
              </w:rPr>
            </w:pPr>
          </w:p>
        </w:tc>
        <w:tc>
          <w:tcPr>
            <w:tcW w:w="305" w:type="dxa"/>
            <w:shd w:val="clear" w:color="auto" w:fill="F7CAAC" w:themeFill="accent2" w:themeFillTint="66"/>
            <w:vAlign w:val="center"/>
          </w:tcPr>
          <w:p w14:paraId="3C6D980A" w14:textId="77777777" w:rsidR="00BD575D" w:rsidRDefault="00BD575D">
            <w:pPr>
              <w:jc w:val="center"/>
              <w:rPr>
                <w:rFonts w:ascii="Tahoma" w:hAnsi="Tahoma" w:cs="Tahoma"/>
                <w:sz w:val="12"/>
                <w:szCs w:val="12"/>
                <w:rtl/>
              </w:rPr>
            </w:pPr>
          </w:p>
        </w:tc>
        <w:tc>
          <w:tcPr>
            <w:tcW w:w="305" w:type="dxa"/>
            <w:shd w:val="clear" w:color="auto" w:fill="92D050"/>
            <w:vAlign w:val="center"/>
          </w:tcPr>
          <w:p w14:paraId="536E9392" w14:textId="77777777" w:rsidR="00BD575D" w:rsidRDefault="00BD575D">
            <w:pPr>
              <w:jc w:val="center"/>
              <w:rPr>
                <w:rFonts w:ascii="Tahoma" w:hAnsi="Tahoma" w:cs="Tahoma"/>
                <w:sz w:val="12"/>
                <w:szCs w:val="12"/>
                <w:rtl/>
              </w:rPr>
            </w:pPr>
          </w:p>
        </w:tc>
        <w:tc>
          <w:tcPr>
            <w:tcW w:w="305" w:type="dxa"/>
            <w:shd w:val="clear" w:color="auto" w:fill="92D050"/>
            <w:vAlign w:val="center"/>
          </w:tcPr>
          <w:p w14:paraId="54201D02" w14:textId="77777777" w:rsidR="00BD575D" w:rsidRDefault="00BD575D">
            <w:pPr>
              <w:jc w:val="center"/>
              <w:rPr>
                <w:rFonts w:ascii="Tahoma" w:hAnsi="Tahoma" w:cs="Tahoma"/>
                <w:sz w:val="12"/>
                <w:szCs w:val="12"/>
                <w:rtl/>
              </w:rPr>
            </w:pPr>
          </w:p>
        </w:tc>
        <w:tc>
          <w:tcPr>
            <w:tcW w:w="350" w:type="dxa"/>
            <w:vAlign w:val="center"/>
          </w:tcPr>
          <w:p w14:paraId="6F05AED0" w14:textId="77777777" w:rsidR="00BD575D" w:rsidRDefault="00F31DDB">
            <w:pPr>
              <w:jc w:val="center"/>
              <w:rPr>
                <w:rFonts w:ascii="Tahoma" w:hAnsi="Tahoma" w:cs="Tahoma"/>
                <w:sz w:val="12"/>
                <w:szCs w:val="12"/>
                <w:rtl/>
              </w:rPr>
            </w:pPr>
            <w:r>
              <w:rPr>
                <w:rFonts w:ascii="Tahoma" w:hAnsi="Tahoma" w:cs="Tahoma"/>
                <w:sz w:val="12"/>
                <w:szCs w:val="12"/>
                <w:rtl/>
              </w:rPr>
              <w:t>10</w:t>
            </w:r>
          </w:p>
        </w:tc>
      </w:tr>
      <w:tr w:rsidR="00BD575D" w14:paraId="6A871EF0" w14:textId="77777777">
        <w:trPr>
          <w:trHeight w:val="283"/>
        </w:trPr>
        <w:tc>
          <w:tcPr>
            <w:tcW w:w="351" w:type="dxa"/>
            <w:shd w:val="clear" w:color="auto" w:fill="92D050"/>
            <w:vAlign w:val="center"/>
          </w:tcPr>
          <w:p w14:paraId="37584FD1" w14:textId="77777777" w:rsidR="00BD575D" w:rsidRDefault="00BD575D">
            <w:pPr>
              <w:jc w:val="center"/>
              <w:rPr>
                <w:rFonts w:ascii="Tahoma" w:hAnsi="Tahoma" w:cs="Tahoma"/>
                <w:sz w:val="12"/>
                <w:szCs w:val="12"/>
                <w:rtl/>
              </w:rPr>
            </w:pPr>
          </w:p>
        </w:tc>
        <w:tc>
          <w:tcPr>
            <w:tcW w:w="351" w:type="dxa"/>
            <w:shd w:val="clear" w:color="auto" w:fill="92D050"/>
            <w:vAlign w:val="center"/>
          </w:tcPr>
          <w:p w14:paraId="51FACF67" w14:textId="77777777" w:rsidR="00BD575D" w:rsidRDefault="00BD575D">
            <w:pPr>
              <w:jc w:val="center"/>
              <w:rPr>
                <w:rFonts w:ascii="Tahoma" w:hAnsi="Tahoma" w:cs="Tahoma"/>
                <w:sz w:val="12"/>
                <w:szCs w:val="12"/>
                <w:rtl/>
              </w:rPr>
            </w:pPr>
          </w:p>
        </w:tc>
        <w:tc>
          <w:tcPr>
            <w:tcW w:w="350" w:type="dxa"/>
            <w:shd w:val="clear" w:color="auto" w:fill="833C0B" w:themeFill="accent2" w:themeFillShade="80"/>
            <w:vAlign w:val="center"/>
          </w:tcPr>
          <w:p w14:paraId="1DF39164" w14:textId="77777777" w:rsidR="00BD575D" w:rsidRDefault="00BD575D">
            <w:pPr>
              <w:jc w:val="center"/>
              <w:rPr>
                <w:rFonts w:ascii="Tahoma" w:hAnsi="Tahoma" w:cs="Tahoma"/>
                <w:sz w:val="12"/>
                <w:szCs w:val="12"/>
                <w:rtl/>
              </w:rPr>
            </w:pPr>
          </w:p>
        </w:tc>
        <w:tc>
          <w:tcPr>
            <w:tcW w:w="350" w:type="dxa"/>
            <w:vAlign w:val="center"/>
          </w:tcPr>
          <w:p w14:paraId="241D5D2E" w14:textId="77777777" w:rsidR="00BD575D" w:rsidRDefault="00BD575D">
            <w:pPr>
              <w:jc w:val="center"/>
              <w:rPr>
                <w:rFonts w:ascii="Tahoma" w:hAnsi="Tahoma" w:cs="Tahoma"/>
                <w:sz w:val="12"/>
                <w:szCs w:val="12"/>
                <w:rtl/>
              </w:rPr>
            </w:pPr>
          </w:p>
        </w:tc>
        <w:tc>
          <w:tcPr>
            <w:tcW w:w="350" w:type="dxa"/>
            <w:vAlign w:val="center"/>
          </w:tcPr>
          <w:p w14:paraId="158C7BDD" w14:textId="77777777" w:rsidR="00BD575D" w:rsidRDefault="00BD575D">
            <w:pPr>
              <w:jc w:val="center"/>
              <w:rPr>
                <w:rFonts w:ascii="Tahoma" w:hAnsi="Tahoma" w:cs="Tahoma"/>
                <w:sz w:val="12"/>
                <w:szCs w:val="12"/>
                <w:rtl/>
              </w:rPr>
            </w:pPr>
          </w:p>
        </w:tc>
        <w:tc>
          <w:tcPr>
            <w:tcW w:w="350" w:type="dxa"/>
            <w:vAlign w:val="center"/>
          </w:tcPr>
          <w:p w14:paraId="49789212" w14:textId="77777777" w:rsidR="00BD575D" w:rsidRDefault="00BD575D">
            <w:pPr>
              <w:jc w:val="center"/>
              <w:rPr>
                <w:rFonts w:ascii="Tahoma" w:hAnsi="Tahoma" w:cs="Tahoma"/>
                <w:sz w:val="12"/>
                <w:szCs w:val="12"/>
                <w:rtl/>
              </w:rPr>
            </w:pPr>
          </w:p>
        </w:tc>
        <w:tc>
          <w:tcPr>
            <w:tcW w:w="350" w:type="dxa"/>
            <w:vAlign w:val="center"/>
          </w:tcPr>
          <w:p w14:paraId="31888CA3" w14:textId="77777777" w:rsidR="00BD575D" w:rsidRDefault="00BD575D">
            <w:pPr>
              <w:jc w:val="center"/>
              <w:rPr>
                <w:rFonts w:ascii="Tahoma" w:hAnsi="Tahoma" w:cs="Tahoma"/>
                <w:sz w:val="12"/>
                <w:szCs w:val="12"/>
                <w:rtl/>
              </w:rPr>
            </w:pPr>
          </w:p>
        </w:tc>
        <w:tc>
          <w:tcPr>
            <w:tcW w:w="350" w:type="dxa"/>
            <w:shd w:val="clear" w:color="auto" w:fill="ED7D31" w:themeFill="accent2"/>
            <w:vAlign w:val="center"/>
          </w:tcPr>
          <w:p w14:paraId="5E8829B9" w14:textId="77777777" w:rsidR="00BD575D" w:rsidRDefault="00BD575D">
            <w:pPr>
              <w:jc w:val="center"/>
              <w:rPr>
                <w:rFonts w:ascii="Tahoma" w:hAnsi="Tahoma" w:cs="Tahoma"/>
                <w:sz w:val="12"/>
                <w:szCs w:val="12"/>
                <w:rtl/>
              </w:rPr>
            </w:pPr>
          </w:p>
        </w:tc>
        <w:tc>
          <w:tcPr>
            <w:tcW w:w="350" w:type="dxa"/>
            <w:shd w:val="clear" w:color="auto" w:fill="92D050"/>
            <w:vAlign w:val="center"/>
          </w:tcPr>
          <w:p w14:paraId="28B57640"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54863922" w14:textId="77777777" w:rsidR="00BD575D" w:rsidRDefault="00BD575D">
            <w:pPr>
              <w:jc w:val="center"/>
              <w:rPr>
                <w:rFonts w:ascii="Tahoma" w:hAnsi="Tahoma" w:cs="Tahoma"/>
                <w:sz w:val="12"/>
                <w:szCs w:val="12"/>
                <w:rtl/>
              </w:rPr>
            </w:pPr>
          </w:p>
        </w:tc>
        <w:tc>
          <w:tcPr>
            <w:tcW w:w="350" w:type="dxa"/>
            <w:vAlign w:val="center"/>
          </w:tcPr>
          <w:p w14:paraId="3C4ABCEC" w14:textId="77777777" w:rsidR="00BD575D" w:rsidRDefault="00BD575D">
            <w:pPr>
              <w:jc w:val="center"/>
              <w:rPr>
                <w:rFonts w:ascii="Tahoma" w:hAnsi="Tahoma" w:cs="Tahoma"/>
                <w:sz w:val="12"/>
                <w:szCs w:val="12"/>
                <w:rtl/>
              </w:rPr>
            </w:pPr>
          </w:p>
        </w:tc>
        <w:tc>
          <w:tcPr>
            <w:tcW w:w="350" w:type="dxa"/>
            <w:vAlign w:val="center"/>
          </w:tcPr>
          <w:p w14:paraId="1A3E6EF9" w14:textId="77777777" w:rsidR="00BD575D" w:rsidRDefault="00BD575D">
            <w:pPr>
              <w:jc w:val="center"/>
              <w:rPr>
                <w:rFonts w:ascii="Tahoma" w:hAnsi="Tahoma" w:cs="Tahoma"/>
                <w:sz w:val="12"/>
                <w:szCs w:val="12"/>
                <w:rtl/>
              </w:rPr>
            </w:pPr>
          </w:p>
        </w:tc>
        <w:tc>
          <w:tcPr>
            <w:tcW w:w="350" w:type="dxa"/>
            <w:vAlign w:val="center"/>
          </w:tcPr>
          <w:p w14:paraId="6833F3A3" w14:textId="77777777" w:rsidR="00BD575D" w:rsidRDefault="00BD575D">
            <w:pPr>
              <w:jc w:val="center"/>
              <w:rPr>
                <w:rFonts w:ascii="Tahoma" w:hAnsi="Tahoma" w:cs="Tahoma"/>
                <w:sz w:val="12"/>
                <w:szCs w:val="12"/>
                <w:rtl/>
              </w:rPr>
            </w:pPr>
          </w:p>
        </w:tc>
        <w:tc>
          <w:tcPr>
            <w:tcW w:w="350" w:type="dxa"/>
            <w:vAlign w:val="center"/>
          </w:tcPr>
          <w:p w14:paraId="2C16A25C" w14:textId="77777777" w:rsidR="00BD575D" w:rsidRDefault="00BD575D">
            <w:pPr>
              <w:jc w:val="center"/>
              <w:rPr>
                <w:rFonts w:ascii="Tahoma" w:hAnsi="Tahoma" w:cs="Tahoma"/>
                <w:sz w:val="12"/>
                <w:szCs w:val="12"/>
                <w:rtl/>
              </w:rPr>
            </w:pPr>
          </w:p>
        </w:tc>
        <w:tc>
          <w:tcPr>
            <w:tcW w:w="350" w:type="dxa"/>
            <w:vAlign w:val="center"/>
          </w:tcPr>
          <w:p w14:paraId="7B5F7DB5" w14:textId="77777777" w:rsidR="00BD575D" w:rsidRDefault="00BD575D">
            <w:pPr>
              <w:jc w:val="center"/>
              <w:rPr>
                <w:rFonts w:ascii="Tahoma" w:hAnsi="Tahoma" w:cs="Tahoma"/>
                <w:sz w:val="12"/>
                <w:szCs w:val="12"/>
                <w:rtl/>
              </w:rPr>
            </w:pPr>
          </w:p>
        </w:tc>
        <w:tc>
          <w:tcPr>
            <w:tcW w:w="350" w:type="dxa"/>
            <w:vAlign w:val="center"/>
          </w:tcPr>
          <w:p w14:paraId="1966843D" w14:textId="77777777" w:rsidR="00BD575D" w:rsidRDefault="00BD575D">
            <w:pPr>
              <w:jc w:val="center"/>
              <w:rPr>
                <w:rFonts w:ascii="Tahoma" w:hAnsi="Tahoma" w:cs="Tahoma"/>
                <w:sz w:val="12"/>
                <w:szCs w:val="12"/>
                <w:rtl/>
              </w:rPr>
            </w:pPr>
          </w:p>
        </w:tc>
        <w:tc>
          <w:tcPr>
            <w:tcW w:w="350" w:type="dxa"/>
            <w:vAlign w:val="center"/>
          </w:tcPr>
          <w:p w14:paraId="0CEBD8D4" w14:textId="77777777" w:rsidR="00BD575D" w:rsidRDefault="00BD575D">
            <w:pPr>
              <w:jc w:val="center"/>
              <w:rPr>
                <w:rFonts w:ascii="Tahoma" w:hAnsi="Tahoma" w:cs="Tahoma"/>
                <w:sz w:val="12"/>
                <w:szCs w:val="12"/>
                <w:rtl/>
              </w:rPr>
            </w:pPr>
          </w:p>
        </w:tc>
        <w:tc>
          <w:tcPr>
            <w:tcW w:w="305" w:type="dxa"/>
            <w:shd w:val="clear" w:color="auto" w:fill="FFC000"/>
            <w:vAlign w:val="center"/>
          </w:tcPr>
          <w:p w14:paraId="4EE9E720" w14:textId="77777777" w:rsidR="00BD575D" w:rsidRDefault="00BD575D">
            <w:pPr>
              <w:jc w:val="center"/>
              <w:rPr>
                <w:rFonts w:ascii="Tahoma" w:hAnsi="Tahoma" w:cs="Tahoma"/>
                <w:sz w:val="12"/>
                <w:szCs w:val="12"/>
                <w:rtl/>
              </w:rPr>
            </w:pPr>
          </w:p>
        </w:tc>
        <w:tc>
          <w:tcPr>
            <w:tcW w:w="305" w:type="dxa"/>
            <w:shd w:val="clear" w:color="auto" w:fill="92D050"/>
            <w:vAlign w:val="center"/>
          </w:tcPr>
          <w:p w14:paraId="7E54939C"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0DAFB179" w14:textId="77777777" w:rsidR="00BD575D" w:rsidRDefault="00BD575D">
            <w:pPr>
              <w:jc w:val="center"/>
              <w:rPr>
                <w:rFonts w:ascii="Tahoma" w:hAnsi="Tahoma" w:cs="Tahoma"/>
                <w:sz w:val="12"/>
                <w:szCs w:val="12"/>
                <w:rtl/>
              </w:rPr>
            </w:pPr>
          </w:p>
        </w:tc>
        <w:tc>
          <w:tcPr>
            <w:tcW w:w="1220" w:type="dxa"/>
            <w:gridSpan w:val="4"/>
            <w:vMerge/>
            <w:vAlign w:val="center"/>
          </w:tcPr>
          <w:p w14:paraId="283834B8" w14:textId="77777777" w:rsidR="00BD575D" w:rsidRDefault="00BD575D">
            <w:pPr>
              <w:jc w:val="center"/>
              <w:rPr>
                <w:rFonts w:ascii="Tahoma" w:hAnsi="Tahoma" w:cs="Tahoma"/>
                <w:sz w:val="52"/>
                <w:szCs w:val="52"/>
                <w:rtl/>
              </w:rPr>
            </w:pPr>
          </w:p>
        </w:tc>
        <w:tc>
          <w:tcPr>
            <w:tcW w:w="305" w:type="dxa"/>
            <w:shd w:val="clear" w:color="auto" w:fill="F7CAAC" w:themeFill="accent2" w:themeFillTint="66"/>
            <w:vAlign w:val="center"/>
          </w:tcPr>
          <w:p w14:paraId="0F4B2E72" w14:textId="77777777" w:rsidR="00BD575D" w:rsidRDefault="00BD575D">
            <w:pPr>
              <w:jc w:val="center"/>
              <w:rPr>
                <w:rFonts w:ascii="Tahoma" w:hAnsi="Tahoma" w:cs="Tahoma"/>
                <w:sz w:val="12"/>
                <w:szCs w:val="12"/>
                <w:rtl/>
              </w:rPr>
            </w:pPr>
          </w:p>
        </w:tc>
        <w:tc>
          <w:tcPr>
            <w:tcW w:w="305" w:type="dxa"/>
            <w:shd w:val="clear" w:color="auto" w:fill="92D050"/>
            <w:vAlign w:val="center"/>
          </w:tcPr>
          <w:p w14:paraId="52417659" w14:textId="77777777" w:rsidR="00BD575D" w:rsidRDefault="00BD575D">
            <w:pPr>
              <w:jc w:val="center"/>
              <w:rPr>
                <w:rFonts w:ascii="Tahoma" w:hAnsi="Tahoma" w:cs="Tahoma"/>
                <w:sz w:val="12"/>
                <w:szCs w:val="12"/>
                <w:rtl/>
              </w:rPr>
            </w:pPr>
          </w:p>
        </w:tc>
        <w:tc>
          <w:tcPr>
            <w:tcW w:w="305" w:type="dxa"/>
            <w:shd w:val="clear" w:color="auto" w:fill="92D050"/>
            <w:vAlign w:val="center"/>
          </w:tcPr>
          <w:p w14:paraId="3466113F" w14:textId="77777777" w:rsidR="00BD575D" w:rsidRDefault="00BD575D">
            <w:pPr>
              <w:jc w:val="center"/>
              <w:rPr>
                <w:rFonts w:ascii="Tahoma" w:hAnsi="Tahoma" w:cs="Tahoma"/>
                <w:sz w:val="12"/>
                <w:szCs w:val="12"/>
                <w:rtl/>
              </w:rPr>
            </w:pPr>
          </w:p>
        </w:tc>
        <w:tc>
          <w:tcPr>
            <w:tcW w:w="350" w:type="dxa"/>
            <w:vAlign w:val="center"/>
          </w:tcPr>
          <w:p w14:paraId="4AB05A5B" w14:textId="77777777" w:rsidR="00BD575D" w:rsidRDefault="00F31DDB">
            <w:pPr>
              <w:jc w:val="center"/>
              <w:rPr>
                <w:rFonts w:ascii="Tahoma" w:hAnsi="Tahoma" w:cs="Tahoma"/>
                <w:sz w:val="12"/>
                <w:szCs w:val="12"/>
                <w:rtl/>
              </w:rPr>
            </w:pPr>
            <w:r>
              <w:rPr>
                <w:rFonts w:ascii="Tahoma" w:hAnsi="Tahoma" w:cs="Tahoma"/>
                <w:sz w:val="12"/>
                <w:szCs w:val="12"/>
                <w:rtl/>
              </w:rPr>
              <w:t>11</w:t>
            </w:r>
          </w:p>
        </w:tc>
      </w:tr>
      <w:tr w:rsidR="00BD575D" w14:paraId="2DB7AECC" w14:textId="77777777">
        <w:trPr>
          <w:trHeight w:val="283"/>
        </w:trPr>
        <w:tc>
          <w:tcPr>
            <w:tcW w:w="351" w:type="dxa"/>
            <w:shd w:val="clear" w:color="auto" w:fill="92D050"/>
            <w:vAlign w:val="center"/>
          </w:tcPr>
          <w:p w14:paraId="5CBABAC6" w14:textId="77777777" w:rsidR="00BD575D" w:rsidRDefault="00BD575D">
            <w:pPr>
              <w:jc w:val="center"/>
              <w:rPr>
                <w:rFonts w:ascii="Tahoma" w:hAnsi="Tahoma" w:cs="Tahoma"/>
                <w:sz w:val="12"/>
                <w:szCs w:val="12"/>
                <w:rtl/>
              </w:rPr>
            </w:pPr>
          </w:p>
        </w:tc>
        <w:tc>
          <w:tcPr>
            <w:tcW w:w="351" w:type="dxa"/>
            <w:shd w:val="clear" w:color="auto" w:fill="92D050"/>
            <w:vAlign w:val="center"/>
          </w:tcPr>
          <w:p w14:paraId="029C12C1" w14:textId="77777777" w:rsidR="00BD575D" w:rsidRDefault="00BD575D">
            <w:pPr>
              <w:jc w:val="center"/>
              <w:rPr>
                <w:rFonts w:ascii="Tahoma" w:hAnsi="Tahoma" w:cs="Tahoma"/>
                <w:sz w:val="12"/>
                <w:szCs w:val="12"/>
                <w:rtl/>
              </w:rPr>
            </w:pPr>
          </w:p>
        </w:tc>
        <w:tc>
          <w:tcPr>
            <w:tcW w:w="350" w:type="dxa"/>
            <w:shd w:val="clear" w:color="auto" w:fill="833C0B" w:themeFill="accent2" w:themeFillShade="80"/>
            <w:vAlign w:val="center"/>
          </w:tcPr>
          <w:p w14:paraId="38881AE7" w14:textId="77777777" w:rsidR="00BD575D" w:rsidRDefault="00BD575D">
            <w:pPr>
              <w:jc w:val="center"/>
              <w:rPr>
                <w:rFonts w:ascii="Tahoma" w:hAnsi="Tahoma" w:cs="Tahoma"/>
                <w:sz w:val="12"/>
                <w:szCs w:val="12"/>
                <w:rtl/>
              </w:rPr>
            </w:pPr>
          </w:p>
        </w:tc>
        <w:tc>
          <w:tcPr>
            <w:tcW w:w="350" w:type="dxa"/>
            <w:vAlign w:val="center"/>
          </w:tcPr>
          <w:p w14:paraId="587CF0E0" w14:textId="77777777" w:rsidR="00BD575D" w:rsidRDefault="00BD575D">
            <w:pPr>
              <w:jc w:val="center"/>
              <w:rPr>
                <w:rFonts w:ascii="Tahoma" w:hAnsi="Tahoma" w:cs="Tahoma"/>
                <w:sz w:val="12"/>
                <w:szCs w:val="12"/>
                <w:rtl/>
              </w:rPr>
            </w:pPr>
          </w:p>
        </w:tc>
        <w:tc>
          <w:tcPr>
            <w:tcW w:w="350" w:type="dxa"/>
            <w:vAlign w:val="center"/>
          </w:tcPr>
          <w:p w14:paraId="4C31B3DD" w14:textId="77777777" w:rsidR="00BD575D" w:rsidRDefault="00BD575D">
            <w:pPr>
              <w:jc w:val="center"/>
              <w:rPr>
                <w:rFonts w:ascii="Tahoma" w:hAnsi="Tahoma" w:cs="Tahoma"/>
                <w:sz w:val="12"/>
                <w:szCs w:val="12"/>
                <w:rtl/>
              </w:rPr>
            </w:pPr>
          </w:p>
        </w:tc>
        <w:tc>
          <w:tcPr>
            <w:tcW w:w="350" w:type="dxa"/>
            <w:vAlign w:val="center"/>
          </w:tcPr>
          <w:p w14:paraId="29CE141B" w14:textId="77777777" w:rsidR="00BD575D" w:rsidRDefault="00BD575D">
            <w:pPr>
              <w:jc w:val="center"/>
              <w:rPr>
                <w:rFonts w:ascii="Tahoma" w:hAnsi="Tahoma" w:cs="Tahoma"/>
                <w:sz w:val="12"/>
                <w:szCs w:val="12"/>
                <w:rtl/>
              </w:rPr>
            </w:pPr>
          </w:p>
        </w:tc>
        <w:tc>
          <w:tcPr>
            <w:tcW w:w="350" w:type="dxa"/>
            <w:vAlign w:val="center"/>
          </w:tcPr>
          <w:p w14:paraId="61E61C15" w14:textId="77777777" w:rsidR="00BD575D" w:rsidRDefault="00BD575D">
            <w:pPr>
              <w:jc w:val="center"/>
              <w:rPr>
                <w:rFonts w:ascii="Tahoma" w:hAnsi="Tahoma" w:cs="Tahoma"/>
                <w:sz w:val="12"/>
                <w:szCs w:val="12"/>
                <w:rtl/>
              </w:rPr>
            </w:pPr>
          </w:p>
        </w:tc>
        <w:tc>
          <w:tcPr>
            <w:tcW w:w="350" w:type="dxa"/>
            <w:shd w:val="clear" w:color="auto" w:fill="ED7D31" w:themeFill="accent2"/>
            <w:vAlign w:val="center"/>
          </w:tcPr>
          <w:p w14:paraId="53D04E62" w14:textId="77777777" w:rsidR="00BD575D" w:rsidRDefault="00BD575D">
            <w:pPr>
              <w:jc w:val="center"/>
              <w:rPr>
                <w:rFonts w:ascii="Tahoma" w:hAnsi="Tahoma" w:cs="Tahoma"/>
                <w:sz w:val="12"/>
                <w:szCs w:val="12"/>
                <w:rtl/>
              </w:rPr>
            </w:pPr>
          </w:p>
        </w:tc>
        <w:tc>
          <w:tcPr>
            <w:tcW w:w="350" w:type="dxa"/>
            <w:shd w:val="clear" w:color="auto" w:fill="92D050"/>
            <w:vAlign w:val="center"/>
          </w:tcPr>
          <w:p w14:paraId="795BEFFF"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57130724" w14:textId="77777777" w:rsidR="00BD575D" w:rsidRDefault="00BD575D">
            <w:pPr>
              <w:jc w:val="center"/>
              <w:rPr>
                <w:rFonts w:ascii="Tahoma" w:hAnsi="Tahoma" w:cs="Tahoma"/>
                <w:sz w:val="12"/>
                <w:szCs w:val="12"/>
                <w:rtl/>
              </w:rPr>
            </w:pPr>
          </w:p>
        </w:tc>
        <w:tc>
          <w:tcPr>
            <w:tcW w:w="350" w:type="dxa"/>
            <w:vAlign w:val="center"/>
          </w:tcPr>
          <w:p w14:paraId="1005D383" w14:textId="77777777" w:rsidR="00BD575D" w:rsidRDefault="00BD575D">
            <w:pPr>
              <w:jc w:val="center"/>
              <w:rPr>
                <w:rFonts w:ascii="Tahoma" w:hAnsi="Tahoma" w:cs="Tahoma"/>
                <w:sz w:val="12"/>
                <w:szCs w:val="12"/>
                <w:rtl/>
              </w:rPr>
            </w:pPr>
          </w:p>
        </w:tc>
        <w:tc>
          <w:tcPr>
            <w:tcW w:w="350" w:type="dxa"/>
            <w:vAlign w:val="center"/>
          </w:tcPr>
          <w:p w14:paraId="4A8FFD7D" w14:textId="77777777" w:rsidR="00BD575D" w:rsidRDefault="00BD575D">
            <w:pPr>
              <w:jc w:val="center"/>
              <w:rPr>
                <w:rFonts w:ascii="Tahoma" w:hAnsi="Tahoma" w:cs="Tahoma"/>
                <w:sz w:val="12"/>
                <w:szCs w:val="12"/>
                <w:rtl/>
              </w:rPr>
            </w:pPr>
          </w:p>
        </w:tc>
        <w:tc>
          <w:tcPr>
            <w:tcW w:w="350" w:type="dxa"/>
            <w:vAlign w:val="center"/>
          </w:tcPr>
          <w:p w14:paraId="10FC8765" w14:textId="77777777" w:rsidR="00BD575D" w:rsidRDefault="00BD575D">
            <w:pPr>
              <w:jc w:val="center"/>
              <w:rPr>
                <w:rFonts w:ascii="Tahoma" w:hAnsi="Tahoma" w:cs="Tahoma"/>
                <w:sz w:val="12"/>
                <w:szCs w:val="12"/>
                <w:rtl/>
              </w:rPr>
            </w:pPr>
          </w:p>
        </w:tc>
        <w:tc>
          <w:tcPr>
            <w:tcW w:w="350" w:type="dxa"/>
            <w:vAlign w:val="center"/>
          </w:tcPr>
          <w:p w14:paraId="42E2DF25" w14:textId="77777777" w:rsidR="00BD575D" w:rsidRDefault="00BD575D">
            <w:pPr>
              <w:jc w:val="center"/>
              <w:rPr>
                <w:rFonts w:ascii="Tahoma" w:hAnsi="Tahoma" w:cs="Tahoma"/>
                <w:sz w:val="12"/>
                <w:szCs w:val="12"/>
                <w:rtl/>
              </w:rPr>
            </w:pPr>
          </w:p>
        </w:tc>
        <w:tc>
          <w:tcPr>
            <w:tcW w:w="350" w:type="dxa"/>
            <w:vAlign w:val="center"/>
          </w:tcPr>
          <w:p w14:paraId="149763CA" w14:textId="77777777" w:rsidR="00BD575D" w:rsidRDefault="00BD575D">
            <w:pPr>
              <w:jc w:val="center"/>
              <w:rPr>
                <w:rFonts w:ascii="Tahoma" w:hAnsi="Tahoma" w:cs="Tahoma"/>
                <w:sz w:val="12"/>
                <w:szCs w:val="12"/>
                <w:rtl/>
              </w:rPr>
            </w:pPr>
          </w:p>
        </w:tc>
        <w:tc>
          <w:tcPr>
            <w:tcW w:w="350" w:type="dxa"/>
            <w:vAlign w:val="center"/>
          </w:tcPr>
          <w:p w14:paraId="0EDBEB97" w14:textId="77777777" w:rsidR="00BD575D" w:rsidRDefault="00BD575D">
            <w:pPr>
              <w:jc w:val="center"/>
              <w:rPr>
                <w:rFonts w:ascii="Tahoma" w:hAnsi="Tahoma" w:cs="Tahoma"/>
                <w:sz w:val="12"/>
                <w:szCs w:val="12"/>
                <w:rtl/>
              </w:rPr>
            </w:pPr>
          </w:p>
        </w:tc>
        <w:tc>
          <w:tcPr>
            <w:tcW w:w="350" w:type="dxa"/>
            <w:vAlign w:val="center"/>
          </w:tcPr>
          <w:p w14:paraId="25E9C3F8" w14:textId="77777777" w:rsidR="00BD575D" w:rsidRDefault="00BD575D">
            <w:pPr>
              <w:jc w:val="center"/>
              <w:rPr>
                <w:rFonts w:ascii="Tahoma" w:hAnsi="Tahoma" w:cs="Tahoma"/>
                <w:sz w:val="12"/>
                <w:szCs w:val="12"/>
                <w:rtl/>
              </w:rPr>
            </w:pPr>
          </w:p>
        </w:tc>
        <w:tc>
          <w:tcPr>
            <w:tcW w:w="305" w:type="dxa"/>
            <w:shd w:val="clear" w:color="auto" w:fill="FFC000"/>
            <w:vAlign w:val="center"/>
          </w:tcPr>
          <w:p w14:paraId="140FB8D8" w14:textId="77777777" w:rsidR="00BD575D" w:rsidRDefault="00BD575D">
            <w:pPr>
              <w:jc w:val="center"/>
              <w:rPr>
                <w:rFonts w:ascii="Tahoma" w:hAnsi="Tahoma" w:cs="Tahoma"/>
                <w:sz w:val="12"/>
                <w:szCs w:val="12"/>
                <w:rtl/>
              </w:rPr>
            </w:pPr>
          </w:p>
        </w:tc>
        <w:tc>
          <w:tcPr>
            <w:tcW w:w="305" w:type="dxa"/>
            <w:shd w:val="clear" w:color="auto" w:fill="92D050"/>
            <w:vAlign w:val="center"/>
          </w:tcPr>
          <w:p w14:paraId="3A32EF57" w14:textId="77777777"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14:paraId="4F14B146" w14:textId="77777777" w:rsidR="00BD575D" w:rsidRDefault="00BD575D">
            <w:pPr>
              <w:jc w:val="center"/>
              <w:rPr>
                <w:rFonts w:ascii="Tahoma" w:hAnsi="Tahoma" w:cs="Tahoma"/>
                <w:sz w:val="12"/>
                <w:szCs w:val="12"/>
                <w:rtl/>
              </w:rPr>
            </w:pPr>
          </w:p>
        </w:tc>
        <w:tc>
          <w:tcPr>
            <w:tcW w:w="1220" w:type="dxa"/>
            <w:gridSpan w:val="4"/>
            <w:vMerge w:val="restart"/>
            <w:vAlign w:val="center"/>
          </w:tcPr>
          <w:p w14:paraId="67E1AE02" w14:textId="77777777" w:rsidR="00BD575D" w:rsidRDefault="00F31DDB">
            <w:pPr>
              <w:jc w:val="center"/>
              <w:rPr>
                <w:rFonts w:ascii="Tahoma" w:hAnsi="Tahoma" w:cs="Tahoma"/>
                <w:sz w:val="52"/>
                <w:szCs w:val="52"/>
                <w:rtl/>
              </w:rPr>
            </w:pPr>
            <w:r>
              <w:rPr>
                <w:rFonts w:ascii="Tahoma" w:hAnsi="Tahoma" w:cs="Tahoma"/>
                <w:sz w:val="52"/>
                <w:szCs w:val="52"/>
                <w:rtl/>
              </w:rPr>
              <w:t>אזור 13</w:t>
            </w:r>
          </w:p>
        </w:tc>
        <w:tc>
          <w:tcPr>
            <w:tcW w:w="305" w:type="dxa"/>
            <w:shd w:val="clear" w:color="auto" w:fill="C45911" w:themeFill="accent2" w:themeFillShade="BF"/>
            <w:vAlign w:val="center"/>
          </w:tcPr>
          <w:p w14:paraId="57DD6BED" w14:textId="77777777" w:rsidR="00BD575D" w:rsidRDefault="00BD575D">
            <w:pPr>
              <w:jc w:val="center"/>
              <w:rPr>
                <w:rFonts w:ascii="Tahoma" w:hAnsi="Tahoma" w:cs="Tahoma"/>
                <w:sz w:val="12"/>
                <w:szCs w:val="12"/>
                <w:rtl/>
              </w:rPr>
            </w:pPr>
          </w:p>
        </w:tc>
        <w:tc>
          <w:tcPr>
            <w:tcW w:w="305" w:type="dxa"/>
            <w:shd w:val="clear" w:color="auto" w:fill="92D050"/>
            <w:vAlign w:val="center"/>
          </w:tcPr>
          <w:p w14:paraId="64823DD5" w14:textId="77777777" w:rsidR="00BD575D" w:rsidRDefault="00BD575D">
            <w:pPr>
              <w:jc w:val="center"/>
              <w:rPr>
                <w:rFonts w:ascii="Tahoma" w:hAnsi="Tahoma" w:cs="Tahoma"/>
                <w:sz w:val="12"/>
                <w:szCs w:val="12"/>
                <w:rtl/>
              </w:rPr>
            </w:pPr>
          </w:p>
        </w:tc>
        <w:tc>
          <w:tcPr>
            <w:tcW w:w="305" w:type="dxa"/>
            <w:shd w:val="clear" w:color="auto" w:fill="92D050"/>
            <w:vAlign w:val="center"/>
          </w:tcPr>
          <w:p w14:paraId="738B134E" w14:textId="77777777" w:rsidR="00BD575D" w:rsidRDefault="00BD575D">
            <w:pPr>
              <w:jc w:val="center"/>
              <w:rPr>
                <w:rFonts w:ascii="Tahoma" w:hAnsi="Tahoma" w:cs="Tahoma"/>
                <w:sz w:val="12"/>
                <w:szCs w:val="12"/>
                <w:rtl/>
              </w:rPr>
            </w:pPr>
          </w:p>
        </w:tc>
        <w:tc>
          <w:tcPr>
            <w:tcW w:w="350" w:type="dxa"/>
            <w:vAlign w:val="center"/>
          </w:tcPr>
          <w:p w14:paraId="39708C00" w14:textId="77777777" w:rsidR="00BD575D" w:rsidRDefault="00F31DDB">
            <w:pPr>
              <w:jc w:val="center"/>
              <w:rPr>
                <w:rFonts w:ascii="Tahoma" w:hAnsi="Tahoma" w:cs="Tahoma"/>
                <w:sz w:val="12"/>
                <w:szCs w:val="12"/>
                <w:rtl/>
              </w:rPr>
            </w:pPr>
            <w:r>
              <w:rPr>
                <w:rFonts w:ascii="Tahoma" w:hAnsi="Tahoma" w:cs="Tahoma"/>
                <w:sz w:val="12"/>
                <w:szCs w:val="12"/>
                <w:rtl/>
              </w:rPr>
              <w:t>21</w:t>
            </w:r>
          </w:p>
        </w:tc>
      </w:tr>
      <w:tr w:rsidR="00BD575D" w14:paraId="10087BA7" w14:textId="77777777">
        <w:trPr>
          <w:trHeight w:val="283"/>
        </w:trPr>
        <w:tc>
          <w:tcPr>
            <w:tcW w:w="351" w:type="dxa"/>
            <w:shd w:val="clear" w:color="auto" w:fill="92D050"/>
            <w:vAlign w:val="center"/>
          </w:tcPr>
          <w:p w14:paraId="7AB996EE" w14:textId="77777777" w:rsidR="00BD575D" w:rsidRDefault="00BD575D">
            <w:pPr>
              <w:jc w:val="center"/>
              <w:rPr>
                <w:rFonts w:ascii="Tahoma" w:hAnsi="Tahoma" w:cs="Tahoma"/>
                <w:sz w:val="12"/>
                <w:szCs w:val="12"/>
                <w:rtl/>
              </w:rPr>
            </w:pPr>
          </w:p>
        </w:tc>
        <w:tc>
          <w:tcPr>
            <w:tcW w:w="351" w:type="dxa"/>
            <w:shd w:val="clear" w:color="auto" w:fill="92D050"/>
            <w:vAlign w:val="center"/>
          </w:tcPr>
          <w:p w14:paraId="3CE02BF6" w14:textId="77777777"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14:paraId="7F034DD0" w14:textId="77777777" w:rsidR="00BD575D" w:rsidRDefault="00BD575D">
            <w:pPr>
              <w:jc w:val="center"/>
              <w:rPr>
                <w:rFonts w:ascii="Tahoma" w:hAnsi="Tahoma" w:cs="Tahoma"/>
                <w:sz w:val="12"/>
                <w:szCs w:val="12"/>
                <w:rtl/>
              </w:rPr>
            </w:pPr>
          </w:p>
        </w:tc>
        <w:tc>
          <w:tcPr>
            <w:tcW w:w="350" w:type="dxa"/>
            <w:vAlign w:val="center"/>
          </w:tcPr>
          <w:p w14:paraId="3CCD0F69" w14:textId="77777777" w:rsidR="00BD575D" w:rsidRDefault="00BD575D">
            <w:pPr>
              <w:jc w:val="center"/>
              <w:rPr>
                <w:rFonts w:ascii="Tahoma" w:hAnsi="Tahoma" w:cs="Tahoma"/>
                <w:sz w:val="12"/>
                <w:szCs w:val="12"/>
                <w:rtl/>
              </w:rPr>
            </w:pPr>
          </w:p>
        </w:tc>
        <w:tc>
          <w:tcPr>
            <w:tcW w:w="350" w:type="dxa"/>
            <w:vAlign w:val="center"/>
          </w:tcPr>
          <w:p w14:paraId="21D509E3" w14:textId="77777777" w:rsidR="00BD575D" w:rsidRDefault="00BD575D">
            <w:pPr>
              <w:jc w:val="center"/>
              <w:rPr>
                <w:rFonts w:ascii="Tahoma" w:hAnsi="Tahoma" w:cs="Tahoma"/>
                <w:sz w:val="12"/>
                <w:szCs w:val="12"/>
                <w:rtl/>
              </w:rPr>
            </w:pPr>
          </w:p>
        </w:tc>
        <w:tc>
          <w:tcPr>
            <w:tcW w:w="350" w:type="dxa"/>
            <w:vAlign w:val="center"/>
          </w:tcPr>
          <w:p w14:paraId="04E8FBAC" w14:textId="77777777" w:rsidR="00BD575D" w:rsidRDefault="00BD575D">
            <w:pPr>
              <w:jc w:val="center"/>
              <w:rPr>
                <w:rFonts w:ascii="Tahoma" w:hAnsi="Tahoma" w:cs="Tahoma"/>
                <w:sz w:val="12"/>
                <w:szCs w:val="12"/>
                <w:rtl/>
              </w:rPr>
            </w:pPr>
          </w:p>
        </w:tc>
        <w:tc>
          <w:tcPr>
            <w:tcW w:w="350" w:type="dxa"/>
            <w:vAlign w:val="center"/>
          </w:tcPr>
          <w:p w14:paraId="790B9D6B" w14:textId="77777777" w:rsidR="00BD575D" w:rsidRDefault="00BD575D">
            <w:pPr>
              <w:jc w:val="center"/>
              <w:rPr>
                <w:rFonts w:ascii="Tahoma" w:hAnsi="Tahoma" w:cs="Tahoma"/>
                <w:sz w:val="12"/>
                <w:szCs w:val="12"/>
                <w:rtl/>
              </w:rPr>
            </w:pPr>
          </w:p>
        </w:tc>
        <w:tc>
          <w:tcPr>
            <w:tcW w:w="350" w:type="dxa"/>
            <w:shd w:val="clear" w:color="auto" w:fill="FFC000"/>
            <w:vAlign w:val="center"/>
          </w:tcPr>
          <w:p w14:paraId="4DA30AF4" w14:textId="77777777" w:rsidR="00BD575D" w:rsidRDefault="00BD575D">
            <w:pPr>
              <w:jc w:val="center"/>
              <w:rPr>
                <w:rFonts w:ascii="Tahoma" w:hAnsi="Tahoma" w:cs="Tahoma"/>
                <w:sz w:val="12"/>
                <w:szCs w:val="12"/>
                <w:rtl/>
              </w:rPr>
            </w:pPr>
          </w:p>
        </w:tc>
        <w:tc>
          <w:tcPr>
            <w:tcW w:w="350" w:type="dxa"/>
            <w:shd w:val="clear" w:color="auto" w:fill="92D050"/>
            <w:vAlign w:val="center"/>
          </w:tcPr>
          <w:p w14:paraId="02E820DD"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1E41792E" w14:textId="77777777" w:rsidR="00BD575D" w:rsidRDefault="00BD575D">
            <w:pPr>
              <w:jc w:val="center"/>
              <w:rPr>
                <w:rFonts w:ascii="Tahoma" w:hAnsi="Tahoma" w:cs="Tahoma"/>
                <w:sz w:val="12"/>
                <w:szCs w:val="12"/>
                <w:rtl/>
              </w:rPr>
            </w:pPr>
          </w:p>
        </w:tc>
        <w:tc>
          <w:tcPr>
            <w:tcW w:w="350" w:type="dxa"/>
            <w:vAlign w:val="center"/>
          </w:tcPr>
          <w:p w14:paraId="50D2AAB6" w14:textId="77777777" w:rsidR="00BD575D" w:rsidRDefault="00BD575D">
            <w:pPr>
              <w:jc w:val="center"/>
              <w:rPr>
                <w:rFonts w:ascii="Tahoma" w:hAnsi="Tahoma" w:cs="Tahoma"/>
                <w:sz w:val="12"/>
                <w:szCs w:val="12"/>
                <w:rtl/>
              </w:rPr>
            </w:pPr>
          </w:p>
        </w:tc>
        <w:tc>
          <w:tcPr>
            <w:tcW w:w="350" w:type="dxa"/>
            <w:vAlign w:val="center"/>
          </w:tcPr>
          <w:p w14:paraId="3CEBE029" w14:textId="77777777" w:rsidR="00BD575D" w:rsidRDefault="00BD575D">
            <w:pPr>
              <w:jc w:val="center"/>
              <w:rPr>
                <w:rFonts w:ascii="Tahoma" w:hAnsi="Tahoma" w:cs="Tahoma"/>
                <w:sz w:val="12"/>
                <w:szCs w:val="12"/>
                <w:rtl/>
              </w:rPr>
            </w:pPr>
          </w:p>
        </w:tc>
        <w:tc>
          <w:tcPr>
            <w:tcW w:w="350" w:type="dxa"/>
            <w:vAlign w:val="center"/>
          </w:tcPr>
          <w:p w14:paraId="400348C8" w14:textId="77777777" w:rsidR="00BD575D" w:rsidRDefault="00BD575D">
            <w:pPr>
              <w:jc w:val="center"/>
              <w:rPr>
                <w:rFonts w:ascii="Tahoma" w:hAnsi="Tahoma" w:cs="Tahoma"/>
                <w:sz w:val="12"/>
                <w:szCs w:val="12"/>
                <w:rtl/>
              </w:rPr>
            </w:pPr>
          </w:p>
        </w:tc>
        <w:tc>
          <w:tcPr>
            <w:tcW w:w="350" w:type="dxa"/>
            <w:vAlign w:val="center"/>
          </w:tcPr>
          <w:p w14:paraId="590BE9DC" w14:textId="77777777" w:rsidR="00BD575D" w:rsidRDefault="00BD575D">
            <w:pPr>
              <w:jc w:val="center"/>
              <w:rPr>
                <w:rFonts w:ascii="Tahoma" w:hAnsi="Tahoma" w:cs="Tahoma"/>
                <w:sz w:val="12"/>
                <w:szCs w:val="12"/>
                <w:rtl/>
              </w:rPr>
            </w:pPr>
          </w:p>
        </w:tc>
        <w:tc>
          <w:tcPr>
            <w:tcW w:w="350" w:type="dxa"/>
            <w:vAlign w:val="center"/>
          </w:tcPr>
          <w:p w14:paraId="39178885" w14:textId="77777777" w:rsidR="00BD575D" w:rsidRDefault="00BD575D">
            <w:pPr>
              <w:jc w:val="center"/>
              <w:rPr>
                <w:rFonts w:ascii="Tahoma" w:hAnsi="Tahoma" w:cs="Tahoma"/>
                <w:sz w:val="12"/>
                <w:szCs w:val="12"/>
                <w:rtl/>
              </w:rPr>
            </w:pPr>
          </w:p>
        </w:tc>
        <w:tc>
          <w:tcPr>
            <w:tcW w:w="350" w:type="dxa"/>
            <w:vAlign w:val="center"/>
          </w:tcPr>
          <w:p w14:paraId="56DD29DC" w14:textId="77777777" w:rsidR="00BD575D" w:rsidRDefault="00BD575D">
            <w:pPr>
              <w:jc w:val="center"/>
              <w:rPr>
                <w:rFonts w:ascii="Tahoma" w:hAnsi="Tahoma" w:cs="Tahoma"/>
                <w:sz w:val="12"/>
                <w:szCs w:val="12"/>
                <w:rtl/>
              </w:rPr>
            </w:pPr>
          </w:p>
        </w:tc>
        <w:tc>
          <w:tcPr>
            <w:tcW w:w="350" w:type="dxa"/>
            <w:vAlign w:val="center"/>
          </w:tcPr>
          <w:p w14:paraId="7D9BCB10" w14:textId="77777777" w:rsidR="00BD575D" w:rsidRDefault="00BD575D">
            <w:pPr>
              <w:jc w:val="center"/>
              <w:rPr>
                <w:rFonts w:ascii="Tahoma" w:hAnsi="Tahoma" w:cs="Tahoma"/>
                <w:sz w:val="12"/>
                <w:szCs w:val="12"/>
                <w:rtl/>
              </w:rPr>
            </w:pPr>
          </w:p>
        </w:tc>
        <w:tc>
          <w:tcPr>
            <w:tcW w:w="305" w:type="dxa"/>
            <w:shd w:val="clear" w:color="auto" w:fill="FFC000"/>
            <w:vAlign w:val="center"/>
          </w:tcPr>
          <w:p w14:paraId="5CCA2577" w14:textId="77777777" w:rsidR="00BD575D" w:rsidRDefault="00BD575D">
            <w:pPr>
              <w:jc w:val="center"/>
              <w:rPr>
                <w:rFonts w:ascii="Tahoma" w:hAnsi="Tahoma" w:cs="Tahoma"/>
                <w:sz w:val="12"/>
                <w:szCs w:val="12"/>
                <w:rtl/>
              </w:rPr>
            </w:pPr>
          </w:p>
        </w:tc>
        <w:tc>
          <w:tcPr>
            <w:tcW w:w="305" w:type="dxa"/>
            <w:shd w:val="clear" w:color="auto" w:fill="92D050"/>
            <w:vAlign w:val="center"/>
          </w:tcPr>
          <w:p w14:paraId="520C1B6C" w14:textId="77777777"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14:paraId="3584EC3B" w14:textId="77777777" w:rsidR="00BD575D" w:rsidRDefault="00BD575D">
            <w:pPr>
              <w:jc w:val="center"/>
              <w:rPr>
                <w:rFonts w:ascii="Tahoma" w:hAnsi="Tahoma" w:cs="Tahoma"/>
                <w:sz w:val="12"/>
                <w:szCs w:val="12"/>
                <w:rtl/>
              </w:rPr>
            </w:pPr>
          </w:p>
        </w:tc>
        <w:tc>
          <w:tcPr>
            <w:tcW w:w="1220" w:type="dxa"/>
            <w:gridSpan w:val="4"/>
            <w:vMerge/>
            <w:vAlign w:val="center"/>
          </w:tcPr>
          <w:p w14:paraId="47675FC9"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63D27F61" w14:textId="77777777" w:rsidR="00BD575D" w:rsidRDefault="00BD575D">
            <w:pPr>
              <w:jc w:val="center"/>
              <w:rPr>
                <w:rFonts w:ascii="Tahoma" w:hAnsi="Tahoma" w:cs="Tahoma"/>
                <w:sz w:val="12"/>
                <w:szCs w:val="12"/>
                <w:rtl/>
              </w:rPr>
            </w:pPr>
          </w:p>
        </w:tc>
        <w:tc>
          <w:tcPr>
            <w:tcW w:w="305" w:type="dxa"/>
            <w:shd w:val="clear" w:color="auto" w:fill="92D050"/>
            <w:vAlign w:val="center"/>
          </w:tcPr>
          <w:p w14:paraId="1D6D9285" w14:textId="77777777" w:rsidR="00BD575D" w:rsidRDefault="00BD575D">
            <w:pPr>
              <w:jc w:val="center"/>
              <w:rPr>
                <w:rFonts w:ascii="Tahoma" w:hAnsi="Tahoma" w:cs="Tahoma"/>
                <w:sz w:val="12"/>
                <w:szCs w:val="12"/>
                <w:rtl/>
              </w:rPr>
            </w:pPr>
          </w:p>
        </w:tc>
        <w:tc>
          <w:tcPr>
            <w:tcW w:w="305" w:type="dxa"/>
            <w:shd w:val="clear" w:color="auto" w:fill="92D050"/>
            <w:vAlign w:val="center"/>
          </w:tcPr>
          <w:p w14:paraId="0F9AA979" w14:textId="77777777" w:rsidR="00BD575D" w:rsidRDefault="00BD575D">
            <w:pPr>
              <w:jc w:val="center"/>
              <w:rPr>
                <w:rFonts w:ascii="Tahoma" w:hAnsi="Tahoma" w:cs="Tahoma"/>
                <w:sz w:val="12"/>
                <w:szCs w:val="12"/>
                <w:rtl/>
              </w:rPr>
            </w:pPr>
          </w:p>
        </w:tc>
        <w:tc>
          <w:tcPr>
            <w:tcW w:w="350" w:type="dxa"/>
            <w:vAlign w:val="center"/>
          </w:tcPr>
          <w:p w14:paraId="3B64406D" w14:textId="77777777" w:rsidR="00BD575D" w:rsidRDefault="00F31DDB">
            <w:pPr>
              <w:jc w:val="center"/>
              <w:rPr>
                <w:rFonts w:ascii="Tahoma" w:hAnsi="Tahoma" w:cs="Tahoma"/>
                <w:sz w:val="12"/>
                <w:szCs w:val="12"/>
                <w:rtl/>
              </w:rPr>
            </w:pPr>
            <w:r>
              <w:rPr>
                <w:rFonts w:ascii="Tahoma" w:hAnsi="Tahoma" w:cs="Tahoma"/>
                <w:sz w:val="12"/>
                <w:szCs w:val="12"/>
                <w:rtl/>
              </w:rPr>
              <w:t>13</w:t>
            </w:r>
          </w:p>
        </w:tc>
      </w:tr>
      <w:tr w:rsidR="00BD575D" w14:paraId="2D06BBBE" w14:textId="77777777">
        <w:trPr>
          <w:trHeight w:val="283"/>
        </w:trPr>
        <w:tc>
          <w:tcPr>
            <w:tcW w:w="351" w:type="dxa"/>
            <w:shd w:val="clear" w:color="auto" w:fill="92D050"/>
            <w:vAlign w:val="center"/>
          </w:tcPr>
          <w:p w14:paraId="307C7848" w14:textId="77777777" w:rsidR="00BD575D" w:rsidRDefault="00BD575D">
            <w:pPr>
              <w:jc w:val="center"/>
              <w:rPr>
                <w:rFonts w:ascii="Tahoma" w:hAnsi="Tahoma" w:cs="Tahoma"/>
                <w:sz w:val="12"/>
                <w:szCs w:val="12"/>
                <w:rtl/>
              </w:rPr>
            </w:pPr>
          </w:p>
        </w:tc>
        <w:tc>
          <w:tcPr>
            <w:tcW w:w="351" w:type="dxa"/>
            <w:shd w:val="clear" w:color="auto" w:fill="92D050"/>
            <w:vAlign w:val="center"/>
          </w:tcPr>
          <w:p w14:paraId="321F27FE" w14:textId="77777777"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14:paraId="704DF9D6" w14:textId="77777777" w:rsidR="00BD575D" w:rsidRDefault="00BD575D">
            <w:pPr>
              <w:jc w:val="center"/>
              <w:rPr>
                <w:rFonts w:ascii="Tahoma" w:hAnsi="Tahoma" w:cs="Tahoma"/>
                <w:sz w:val="12"/>
                <w:szCs w:val="12"/>
                <w:rtl/>
              </w:rPr>
            </w:pPr>
          </w:p>
        </w:tc>
        <w:tc>
          <w:tcPr>
            <w:tcW w:w="350" w:type="dxa"/>
            <w:vAlign w:val="center"/>
          </w:tcPr>
          <w:p w14:paraId="7A767A47" w14:textId="77777777" w:rsidR="00BD575D" w:rsidRDefault="00BD575D">
            <w:pPr>
              <w:jc w:val="center"/>
              <w:rPr>
                <w:rFonts w:ascii="Tahoma" w:hAnsi="Tahoma" w:cs="Tahoma"/>
                <w:sz w:val="12"/>
                <w:szCs w:val="12"/>
                <w:rtl/>
              </w:rPr>
            </w:pPr>
          </w:p>
        </w:tc>
        <w:tc>
          <w:tcPr>
            <w:tcW w:w="350" w:type="dxa"/>
            <w:vAlign w:val="center"/>
          </w:tcPr>
          <w:p w14:paraId="2E3DF998" w14:textId="77777777" w:rsidR="00BD575D" w:rsidRDefault="00BD575D">
            <w:pPr>
              <w:jc w:val="center"/>
              <w:rPr>
                <w:rFonts w:ascii="Tahoma" w:hAnsi="Tahoma" w:cs="Tahoma"/>
                <w:sz w:val="12"/>
                <w:szCs w:val="12"/>
                <w:rtl/>
              </w:rPr>
            </w:pPr>
          </w:p>
        </w:tc>
        <w:tc>
          <w:tcPr>
            <w:tcW w:w="350" w:type="dxa"/>
            <w:vAlign w:val="center"/>
          </w:tcPr>
          <w:p w14:paraId="1A9D032E" w14:textId="77777777" w:rsidR="00BD575D" w:rsidRDefault="00BD575D">
            <w:pPr>
              <w:jc w:val="center"/>
              <w:rPr>
                <w:rFonts w:ascii="Tahoma" w:hAnsi="Tahoma" w:cs="Tahoma"/>
                <w:sz w:val="12"/>
                <w:szCs w:val="12"/>
                <w:rtl/>
              </w:rPr>
            </w:pPr>
          </w:p>
        </w:tc>
        <w:tc>
          <w:tcPr>
            <w:tcW w:w="350" w:type="dxa"/>
            <w:vAlign w:val="center"/>
          </w:tcPr>
          <w:p w14:paraId="148FAFB7" w14:textId="77777777" w:rsidR="00BD575D" w:rsidRDefault="00BD575D">
            <w:pPr>
              <w:jc w:val="center"/>
              <w:rPr>
                <w:rFonts w:ascii="Tahoma" w:hAnsi="Tahoma" w:cs="Tahoma"/>
                <w:sz w:val="12"/>
                <w:szCs w:val="12"/>
                <w:rtl/>
              </w:rPr>
            </w:pPr>
          </w:p>
        </w:tc>
        <w:tc>
          <w:tcPr>
            <w:tcW w:w="350" w:type="dxa"/>
            <w:shd w:val="clear" w:color="auto" w:fill="FFC000"/>
            <w:vAlign w:val="center"/>
          </w:tcPr>
          <w:p w14:paraId="6754B534" w14:textId="77777777" w:rsidR="00BD575D" w:rsidRDefault="00BD575D">
            <w:pPr>
              <w:jc w:val="center"/>
              <w:rPr>
                <w:rFonts w:ascii="Tahoma" w:hAnsi="Tahoma" w:cs="Tahoma"/>
                <w:sz w:val="12"/>
                <w:szCs w:val="12"/>
                <w:rtl/>
              </w:rPr>
            </w:pPr>
          </w:p>
        </w:tc>
        <w:tc>
          <w:tcPr>
            <w:tcW w:w="350" w:type="dxa"/>
            <w:shd w:val="clear" w:color="auto" w:fill="92D050"/>
            <w:vAlign w:val="center"/>
          </w:tcPr>
          <w:p w14:paraId="37B86ECC"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397F58F5" w14:textId="77777777" w:rsidR="00BD575D" w:rsidRDefault="00BD575D">
            <w:pPr>
              <w:jc w:val="center"/>
              <w:rPr>
                <w:rFonts w:ascii="Tahoma" w:hAnsi="Tahoma" w:cs="Tahoma"/>
                <w:sz w:val="12"/>
                <w:szCs w:val="12"/>
                <w:rtl/>
              </w:rPr>
            </w:pPr>
          </w:p>
        </w:tc>
        <w:tc>
          <w:tcPr>
            <w:tcW w:w="350" w:type="dxa"/>
            <w:vAlign w:val="center"/>
          </w:tcPr>
          <w:p w14:paraId="65848877" w14:textId="77777777" w:rsidR="00BD575D" w:rsidRDefault="00BD575D">
            <w:pPr>
              <w:jc w:val="center"/>
              <w:rPr>
                <w:rFonts w:ascii="Tahoma" w:hAnsi="Tahoma" w:cs="Tahoma"/>
                <w:sz w:val="12"/>
                <w:szCs w:val="12"/>
                <w:rtl/>
              </w:rPr>
            </w:pPr>
          </w:p>
        </w:tc>
        <w:tc>
          <w:tcPr>
            <w:tcW w:w="350" w:type="dxa"/>
            <w:vAlign w:val="center"/>
          </w:tcPr>
          <w:p w14:paraId="287438CA" w14:textId="77777777" w:rsidR="00BD575D" w:rsidRDefault="00BD575D">
            <w:pPr>
              <w:jc w:val="center"/>
              <w:rPr>
                <w:rFonts w:ascii="Tahoma" w:hAnsi="Tahoma" w:cs="Tahoma"/>
                <w:sz w:val="12"/>
                <w:szCs w:val="12"/>
                <w:rtl/>
              </w:rPr>
            </w:pPr>
          </w:p>
        </w:tc>
        <w:tc>
          <w:tcPr>
            <w:tcW w:w="350" w:type="dxa"/>
            <w:vAlign w:val="center"/>
          </w:tcPr>
          <w:p w14:paraId="0DB36505" w14:textId="77777777" w:rsidR="00BD575D" w:rsidRDefault="00BD575D">
            <w:pPr>
              <w:jc w:val="center"/>
              <w:rPr>
                <w:rFonts w:ascii="Tahoma" w:hAnsi="Tahoma" w:cs="Tahoma"/>
                <w:sz w:val="12"/>
                <w:szCs w:val="12"/>
                <w:rtl/>
              </w:rPr>
            </w:pPr>
          </w:p>
        </w:tc>
        <w:tc>
          <w:tcPr>
            <w:tcW w:w="350" w:type="dxa"/>
            <w:vAlign w:val="center"/>
          </w:tcPr>
          <w:p w14:paraId="363716CE" w14:textId="77777777" w:rsidR="00BD575D" w:rsidRDefault="00BD575D">
            <w:pPr>
              <w:jc w:val="center"/>
              <w:rPr>
                <w:rFonts w:ascii="Tahoma" w:hAnsi="Tahoma" w:cs="Tahoma"/>
                <w:sz w:val="12"/>
                <w:szCs w:val="12"/>
                <w:rtl/>
              </w:rPr>
            </w:pPr>
          </w:p>
        </w:tc>
        <w:tc>
          <w:tcPr>
            <w:tcW w:w="350" w:type="dxa"/>
            <w:vAlign w:val="center"/>
          </w:tcPr>
          <w:p w14:paraId="7A72BA31" w14:textId="77777777" w:rsidR="00BD575D" w:rsidRDefault="00BD575D">
            <w:pPr>
              <w:jc w:val="center"/>
              <w:rPr>
                <w:rFonts w:ascii="Tahoma" w:hAnsi="Tahoma" w:cs="Tahoma"/>
                <w:sz w:val="12"/>
                <w:szCs w:val="12"/>
                <w:rtl/>
              </w:rPr>
            </w:pPr>
          </w:p>
        </w:tc>
        <w:tc>
          <w:tcPr>
            <w:tcW w:w="350" w:type="dxa"/>
            <w:vAlign w:val="center"/>
          </w:tcPr>
          <w:p w14:paraId="1E5DF672" w14:textId="77777777" w:rsidR="00BD575D" w:rsidRDefault="00BD575D">
            <w:pPr>
              <w:jc w:val="center"/>
              <w:rPr>
                <w:rFonts w:ascii="Tahoma" w:hAnsi="Tahoma" w:cs="Tahoma"/>
                <w:sz w:val="12"/>
                <w:szCs w:val="12"/>
                <w:rtl/>
              </w:rPr>
            </w:pPr>
          </w:p>
        </w:tc>
        <w:tc>
          <w:tcPr>
            <w:tcW w:w="350" w:type="dxa"/>
            <w:vAlign w:val="center"/>
          </w:tcPr>
          <w:p w14:paraId="15C424A5" w14:textId="77777777" w:rsidR="00BD575D" w:rsidRDefault="00BD575D">
            <w:pPr>
              <w:jc w:val="center"/>
              <w:rPr>
                <w:rFonts w:ascii="Tahoma" w:hAnsi="Tahoma" w:cs="Tahoma"/>
                <w:sz w:val="12"/>
                <w:szCs w:val="12"/>
                <w:rtl/>
              </w:rPr>
            </w:pPr>
          </w:p>
        </w:tc>
        <w:tc>
          <w:tcPr>
            <w:tcW w:w="305" w:type="dxa"/>
            <w:shd w:val="clear" w:color="auto" w:fill="FFC000"/>
            <w:vAlign w:val="center"/>
          </w:tcPr>
          <w:p w14:paraId="20BE8E62" w14:textId="77777777" w:rsidR="00BD575D" w:rsidRDefault="00BD575D">
            <w:pPr>
              <w:jc w:val="center"/>
              <w:rPr>
                <w:rFonts w:ascii="Tahoma" w:hAnsi="Tahoma" w:cs="Tahoma"/>
                <w:sz w:val="12"/>
                <w:szCs w:val="12"/>
                <w:rtl/>
              </w:rPr>
            </w:pPr>
          </w:p>
        </w:tc>
        <w:tc>
          <w:tcPr>
            <w:tcW w:w="305" w:type="dxa"/>
            <w:shd w:val="clear" w:color="auto" w:fill="92D050"/>
            <w:vAlign w:val="center"/>
          </w:tcPr>
          <w:p w14:paraId="4969012B" w14:textId="77777777"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14:paraId="5C5EB7F8" w14:textId="77777777" w:rsidR="00BD575D" w:rsidRDefault="00BD575D">
            <w:pPr>
              <w:jc w:val="center"/>
              <w:rPr>
                <w:rFonts w:ascii="Tahoma" w:hAnsi="Tahoma" w:cs="Tahoma"/>
                <w:sz w:val="12"/>
                <w:szCs w:val="12"/>
                <w:rtl/>
              </w:rPr>
            </w:pPr>
          </w:p>
        </w:tc>
        <w:tc>
          <w:tcPr>
            <w:tcW w:w="1220" w:type="dxa"/>
            <w:gridSpan w:val="4"/>
            <w:vMerge/>
            <w:vAlign w:val="center"/>
          </w:tcPr>
          <w:p w14:paraId="38C48DC5"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677F8EE3" w14:textId="77777777" w:rsidR="00BD575D" w:rsidRDefault="00BD575D">
            <w:pPr>
              <w:jc w:val="center"/>
              <w:rPr>
                <w:rFonts w:ascii="Tahoma" w:hAnsi="Tahoma" w:cs="Tahoma"/>
                <w:sz w:val="12"/>
                <w:szCs w:val="12"/>
                <w:rtl/>
              </w:rPr>
            </w:pPr>
          </w:p>
        </w:tc>
        <w:tc>
          <w:tcPr>
            <w:tcW w:w="305" w:type="dxa"/>
            <w:shd w:val="clear" w:color="auto" w:fill="92D050"/>
            <w:vAlign w:val="center"/>
          </w:tcPr>
          <w:p w14:paraId="23998FE1" w14:textId="77777777" w:rsidR="00BD575D" w:rsidRDefault="00BD575D">
            <w:pPr>
              <w:jc w:val="center"/>
              <w:rPr>
                <w:rFonts w:ascii="Tahoma" w:hAnsi="Tahoma" w:cs="Tahoma"/>
                <w:sz w:val="12"/>
                <w:szCs w:val="12"/>
                <w:rtl/>
              </w:rPr>
            </w:pPr>
          </w:p>
        </w:tc>
        <w:tc>
          <w:tcPr>
            <w:tcW w:w="305" w:type="dxa"/>
            <w:shd w:val="clear" w:color="auto" w:fill="92D050"/>
            <w:vAlign w:val="center"/>
          </w:tcPr>
          <w:p w14:paraId="5531766A" w14:textId="77777777" w:rsidR="00BD575D" w:rsidRDefault="00BD575D">
            <w:pPr>
              <w:jc w:val="center"/>
              <w:rPr>
                <w:rFonts w:ascii="Tahoma" w:hAnsi="Tahoma" w:cs="Tahoma"/>
                <w:sz w:val="12"/>
                <w:szCs w:val="12"/>
                <w:rtl/>
              </w:rPr>
            </w:pPr>
          </w:p>
        </w:tc>
        <w:tc>
          <w:tcPr>
            <w:tcW w:w="350" w:type="dxa"/>
            <w:vAlign w:val="center"/>
          </w:tcPr>
          <w:p w14:paraId="6598ABE1" w14:textId="77777777" w:rsidR="00BD575D" w:rsidRDefault="00F31DDB">
            <w:pPr>
              <w:jc w:val="center"/>
              <w:rPr>
                <w:rFonts w:ascii="Tahoma" w:hAnsi="Tahoma" w:cs="Tahoma"/>
                <w:sz w:val="12"/>
                <w:szCs w:val="12"/>
                <w:rtl/>
              </w:rPr>
            </w:pPr>
            <w:r>
              <w:rPr>
                <w:rFonts w:ascii="Tahoma" w:hAnsi="Tahoma" w:cs="Tahoma"/>
                <w:sz w:val="12"/>
                <w:szCs w:val="12"/>
                <w:rtl/>
              </w:rPr>
              <w:t>14</w:t>
            </w:r>
          </w:p>
        </w:tc>
      </w:tr>
      <w:tr w:rsidR="00BD575D" w14:paraId="71A01077" w14:textId="77777777">
        <w:trPr>
          <w:trHeight w:val="283"/>
        </w:trPr>
        <w:tc>
          <w:tcPr>
            <w:tcW w:w="351" w:type="dxa"/>
            <w:shd w:val="clear" w:color="auto" w:fill="92D050"/>
            <w:vAlign w:val="center"/>
          </w:tcPr>
          <w:p w14:paraId="765D3C2A" w14:textId="77777777" w:rsidR="00BD575D" w:rsidRDefault="00BD575D">
            <w:pPr>
              <w:jc w:val="center"/>
              <w:rPr>
                <w:rFonts w:ascii="Tahoma" w:hAnsi="Tahoma" w:cs="Tahoma"/>
                <w:sz w:val="12"/>
                <w:szCs w:val="12"/>
                <w:rtl/>
              </w:rPr>
            </w:pPr>
          </w:p>
        </w:tc>
        <w:tc>
          <w:tcPr>
            <w:tcW w:w="351" w:type="dxa"/>
            <w:shd w:val="clear" w:color="auto" w:fill="92D050"/>
            <w:vAlign w:val="center"/>
          </w:tcPr>
          <w:p w14:paraId="71DA16C8" w14:textId="77777777"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14:paraId="56A8FCDA" w14:textId="77777777" w:rsidR="00BD575D" w:rsidRDefault="00BD575D">
            <w:pPr>
              <w:jc w:val="center"/>
              <w:rPr>
                <w:rFonts w:ascii="Tahoma" w:hAnsi="Tahoma" w:cs="Tahoma"/>
                <w:sz w:val="12"/>
                <w:szCs w:val="12"/>
                <w:rtl/>
              </w:rPr>
            </w:pPr>
          </w:p>
        </w:tc>
        <w:tc>
          <w:tcPr>
            <w:tcW w:w="350" w:type="dxa"/>
            <w:vAlign w:val="center"/>
          </w:tcPr>
          <w:p w14:paraId="2BF91D53" w14:textId="77777777" w:rsidR="00BD575D" w:rsidRDefault="00BD575D">
            <w:pPr>
              <w:jc w:val="center"/>
              <w:rPr>
                <w:rFonts w:ascii="Tahoma" w:hAnsi="Tahoma" w:cs="Tahoma"/>
                <w:sz w:val="12"/>
                <w:szCs w:val="12"/>
                <w:rtl/>
              </w:rPr>
            </w:pPr>
          </w:p>
        </w:tc>
        <w:tc>
          <w:tcPr>
            <w:tcW w:w="350" w:type="dxa"/>
            <w:vAlign w:val="center"/>
          </w:tcPr>
          <w:p w14:paraId="0EE6C2BC" w14:textId="77777777" w:rsidR="00BD575D" w:rsidRDefault="00BD575D">
            <w:pPr>
              <w:jc w:val="center"/>
              <w:rPr>
                <w:rFonts w:ascii="Tahoma" w:hAnsi="Tahoma" w:cs="Tahoma"/>
                <w:sz w:val="12"/>
                <w:szCs w:val="12"/>
                <w:rtl/>
              </w:rPr>
            </w:pPr>
          </w:p>
        </w:tc>
        <w:tc>
          <w:tcPr>
            <w:tcW w:w="350" w:type="dxa"/>
            <w:vAlign w:val="center"/>
          </w:tcPr>
          <w:p w14:paraId="45C96802" w14:textId="77777777" w:rsidR="00BD575D" w:rsidRDefault="00BD575D">
            <w:pPr>
              <w:jc w:val="center"/>
              <w:rPr>
                <w:rFonts w:ascii="Tahoma" w:hAnsi="Tahoma" w:cs="Tahoma"/>
                <w:sz w:val="12"/>
                <w:szCs w:val="12"/>
                <w:rtl/>
              </w:rPr>
            </w:pPr>
          </w:p>
        </w:tc>
        <w:tc>
          <w:tcPr>
            <w:tcW w:w="350" w:type="dxa"/>
            <w:vAlign w:val="center"/>
          </w:tcPr>
          <w:p w14:paraId="5AA7FA07" w14:textId="77777777" w:rsidR="00BD575D" w:rsidRDefault="00BD575D">
            <w:pPr>
              <w:jc w:val="center"/>
              <w:rPr>
                <w:rFonts w:ascii="Tahoma" w:hAnsi="Tahoma" w:cs="Tahoma"/>
                <w:sz w:val="12"/>
                <w:szCs w:val="12"/>
                <w:rtl/>
              </w:rPr>
            </w:pPr>
          </w:p>
        </w:tc>
        <w:tc>
          <w:tcPr>
            <w:tcW w:w="350" w:type="dxa"/>
            <w:shd w:val="clear" w:color="auto" w:fill="FFC000"/>
            <w:vAlign w:val="center"/>
          </w:tcPr>
          <w:p w14:paraId="792FCE8F" w14:textId="77777777" w:rsidR="00BD575D" w:rsidRDefault="00BD575D">
            <w:pPr>
              <w:jc w:val="center"/>
              <w:rPr>
                <w:rFonts w:ascii="Tahoma" w:hAnsi="Tahoma" w:cs="Tahoma"/>
                <w:sz w:val="12"/>
                <w:szCs w:val="12"/>
                <w:rtl/>
              </w:rPr>
            </w:pPr>
          </w:p>
        </w:tc>
        <w:tc>
          <w:tcPr>
            <w:tcW w:w="350" w:type="dxa"/>
            <w:shd w:val="clear" w:color="auto" w:fill="92D050"/>
            <w:vAlign w:val="center"/>
          </w:tcPr>
          <w:p w14:paraId="3A1432FE"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33F51B9B" w14:textId="77777777" w:rsidR="00BD575D" w:rsidRDefault="00BD575D">
            <w:pPr>
              <w:jc w:val="center"/>
              <w:rPr>
                <w:rFonts w:ascii="Tahoma" w:hAnsi="Tahoma" w:cs="Tahoma"/>
                <w:sz w:val="12"/>
                <w:szCs w:val="12"/>
                <w:rtl/>
              </w:rPr>
            </w:pPr>
          </w:p>
        </w:tc>
        <w:tc>
          <w:tcPr>
            <w:tcW w:w="350" w:type="dxa"/>
            <w:vAlign w:val="center"/>
          </w:tcPr>
          <w:p w14:paraId="5D30E146" w14:textId="77777777" w:rsidR="00BD575D" w:rsidRDefault="00BD575D">
            <w:pPr>
              <w:jc w:val="center"/>
              <w:rPr>
                <w:rFonts w:ascii="Tahoma" w:hAnsi="Tahoma" w:cs="Tahoma"/>
                <w:sz w:val="12"/>
                <w:szCs w:val="12"/>
                <w:rtl/>
              </w:rPr>
            </w:pPr>
          </w:p>
        </w:tc>
        <w:tc>
          <w:tcPr>
            <w:tcW w:w="350" w:type="dxa"/>
            <w:vAlign w:val="center"/>
          </w:tcPr>
          <w:p w14:paraId="373F1DB6" w14:textId="77777777" w:rsidR="00BD575D" w:rsidRDefault="00BD575D">
            <w:pPr>
              <w:jc w:val="center"/>
              <w:rPr>
                <w:rFonts w:ascii="Tahoma" w:hAnsi="Tahoma" w:cs="Tahoma"/>
                <w:sz w:val="12"/>
                <w:szCs w:val="12"/>
                <w:rtl/>
              </w:rPr>
            </w:pPr>
          </w:p>
        </w:tc>
        <w:tc>
          <w:tcPr>
            <w:tcW w:w="350" w:type="dxa"/>
            <w:vAlign w:val="center"/>
          </w:tcPr>
          <w:p w14:paraId="0B639C72" w14:textId="77777777" w:rsidR="00BD575D" w:rsidRDefault="00BD575D">
            <w:pPr>
              <w:jc w:val="center"/>
              <w:rPr>
                <w:rFonts w:ascii="Tahoma" w:hAnsi="Tahoma" w:cs="Tahoma"/>
                <w:sz w:val="12"/>
                <w:szCs w:val="12"/>
                <w:rtl/>
              </w:rPr>
            </w:pPr>
          </w:p>
        </w:tc>
        <w:tc>
          <w:tcPr>
            <w:tcW w:w="350" w:type="dxa"/>
            <w:vAlign w:val="center"/>
          </w:tcPr>
          <w:p w14:paraId="07758647" w14:textId="77777777" w:rsidR="00BD575D" w:rsidRDefault="00BD575D">
            <w:pPr>
              <w:jc w:val="center"/>
              <w:rPr>
                <w:rFonts w:ascii="Tahoma" w:hAnsi="Tahoma" w:cs="Tahoma"/>
                <w:sz w:val="12"/>
                <w:szCs w:val="12"/>
                <w:rtl/>
              </w:rPr>
            </w:pPr>
          </w:p>
        </w:tc>
        <w:tc>
          <w:tcPr>
            <w:tcW w:w="350" w:type="dxa"/>
            <w:vAlign w:val="center"/>
          </w:tcPr>
          <w:p w14:paraId="42AD027F" w14:textId="77777777" w:rsidR="00BD575D" w:rsidRDefault="00BD575D">
            <w:pPr>
              <w:jc w:val="center"/>
              <w:rPr>
                <w:rFonts w:ascii="Tahoma" w:hAnsi="Tahoma" w:cs="Tahoma"/>
                <w:sz w:val="12"/>
                <w:szCs w:val="12"/>
                <w:rtl/>
              </w:rPr>
            </w:pPr>
          </w:p>
        </w:tc>
        <w:tc>
          <w:tcPr>
            <w:tcW w:w="350" w:type="dxa"/>
            <w:vAlign w:val="center"/>
          </w:tcPr>
          <w:p w14:paraId="02459E87" w14:textId="77777777" w:rsidR="00BD575D" w:rsidRDefault="00BD575D">
            <w:pPr>
              <w:jc w:val="center"/>
              <w:rPr>
                <w:rFonts w:ascii="Tahoma" w:hAnsi="Tahoma" w:cs="Tahoma"/>
                <w:sz w:val="12"/>
                <w:szCs w:val="12"/>
                <w:rtl/>
              </w:rPr>
            </w:pPr>
          </w:p>
        </w:tc>
        <w:tc>
          <w:tcPr>
            <w:tcW w:w="350" w:type="dxa"/>
            <w:vAlign w:val="center"/>
          </w:tcPr>
          <w:p w14:paraId="43DF5318" w14:textId="77777777" w:rsidR="00BD575D" w:rsidRDefault="00BD575D">
            <w:pPr>
              <w:jc w:val="center"/>
              <w:rPr>
                <w:rFonts w:ascii="Tahoma" w:hAnsi="Tahoma" w:cs="Tahoma"/>
                <w:sz w:val="12"/>
                <w:szCs w:val="12"/>
                <w:rtl/>
              </w:rPr>
            </w:pPr>
          </w:p>
        </w:tc>
        <w:tc>
          <w:tcPr>
            <w:tcW w:w="305" w:type="dxa"/>
            <w:shd w:val="clear" w:color="auto" w:fill="FFC000"/>
            <w:vAlign w:val="center"/>
          </w:tcPr>
          <w:p w14:paraId="6983A672" w14:textId="77777777" w:rsidR="00BD575D" w:rsidRDefault="00BD575D">
            <w:pPr>
              <w:jc w:val="center"/>
              <w:rPr>
                <w:rFonts w:ascii="Tahoma" w:hAnsi="Tahoma" w:cs="Tahoma"/>
                <w:sz w:val="12"/>
                <w:szCs w:val="12"/>
                <w:rtl/>
              </w:rPr>
            </w:pPr>
          </w:p>
        </w:tc>
        <w:tc>
          <w:tcPr>
            <w:tcW w:w="305" w:type="dxa"/>
            <w:shd w:val="clear" w:color="auto" w:fill="92D050"/>
            <w:vAlign w:val="center"/>
          </w:tcPr>
          <w:p w14:paraId="7A955560" w14:textId="77777777"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14:paraId="4DF94EA4" w14:textId="77777777" w:rsidR="00BD575D" w:rsidRDefault="00F31DDB">
            <w:pPr>
              <w:jc w:val="center"/>
              <w:rPr>
                <w:rFonts w:ascii="Tahoma" w:hAnsi="Tahoma" w:cs="Tahoma"/>
                <w:sz w:val="12"/>
                <w:szCs w:val="12"/>
                <w:rtl/>
              </w:rPr>
            </w:pPr>
            <w:r>
              <w:rPr>
                <w:rFonts w:ascii="Tahoma" w:hAnsi="Tahoma" w:cs="Tahoma"/>
                <w:sz w:val="12"/>
                <w:szCs w:val="12"/>
                <w:rtl/>
              </w:rPr>
              <w:t>5</w:t>
            </w:r>
          </w:p>
        </w:tc>
        <w:tc>
          <w:tcPr>
            <w:tcW w:w="1220" w:type="dxa"/>
            <w:gridSpan w:val="4"/>
            <w:vMerge/>
            <w:vAlign w:val="center"/>
          </w:tcPr>
          <w:p w14:paraId="704AD2B3"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0182172A" w14:textId="77777777" w:rsidR="00BD575D" w:rsidRDefault="00F31DDB">
            <w:pPr>
              <w:jc w:val="center"/>
              <w:rPr>
                <w:rFonts w:ascii="Tahoma" w:hAnsi="Tahoma" w:cs="Tahoma"/>
                <w:sz w:val="12"/>
                <w:szCs w:val="12"/>
                <w:rtl/>
              </w:rPr>
            </w:pPr>
            <w:r>
              <w:rPr>
                <w:rFonts w:ascii="Tahoma" w:hAnsi="Tahoma" w:cs="Tahoma"/>
                <w:sz w:val="12"/>
                <w:szCs w:val="12"/>
                <w:rtl/>
              </w:rPr>
              <w:t>6</w:t>
            </w:r>
          </w:p>
        </w:tc>
        <w:tc>
          <w:tcPr>
            <w:tcW w:w="305" w:type="dxa"/>
            <w:shd w:val="clear" w:color="auto" w:fill="92D050"/>
            <w:vAlign w:val="center"/>
          </w:tcPr>
          <w:p w14:paraId="76BF5CBA" w14:textId="77777777" w:rsidR="00BD575D" w:rsidRDefault="00BD575D">
            <w:pPr>
              <w:jc w:val="center"/>
              <w:rPr>
                <w:rFonts w:ascii="Tahoma" w:hAnsi="Tahoma" w:cs="Tahoma"/>
                <w:sz w:val="12"/>
                <w:szCs w:val="12"/>
                <w:rtl/>
              </w:rPr>
            </w:pPr>
          </w:p>
        </w:tc>
        <w:tc>
          <w:tcPr>
            <w:tcW w:w="305" w:type="dxa"/>
            <w:shd w:val="clear" w:color="auto" w:fill="92D050"/>
            <w:vAlign w:val="center"/>
          </w:tcPr>
          <w:p w14:paraId="26554DCC" w14:textId="77777777" w:rsidR="00BD575D" w:rsidRDefault="00BD575D">
            <w:pPr>
              <w:jc w:val="center"/>
              <w:rPr>
                <w:rFonts w:ascii="Tahoma" w:hAnsi="Tahoma" w:cs="Tahoma"/>
                <w:sz w:val="12"/>
                <w:szCs w:val="12"/>
                <w:rtl/>
              </w:rPr>
            </w:pPr>
          </w:p>
        </w:tc>
        <w:tc>
          <w:tcPr>
            <w:tcW w:w="350" w:type="dxa"/>
            <w:vAlign w:val="center"/>
          </w:tcPr>
          <w:p w14:paraId="319664A6" w14:textId="77777777" w:rsidR="00BD575D" w:rsidRDefault="00F31DDB">
            <w:pPr>
              <w:jc w:val="center"/>
              <w:rPr>
                <w:rFonts w:ascii="Tahoma" w:hAnsi="Tahoma" w:cs="Tahoma"/>
                <w:sz w:val="12"/>
                <w:szCs w:val="12"/>
                <w:rtl/>
              </w:rPr>
            </w:pPr>
            <w:r>
              <w:rPr>
                <w:rFonts w:ascii="Tahoma" w:hAnsi="Tahoma" w:cs="Tahoma"/>
                <w:sz w:val="12"/>
                <w:szCs w:val="12"/>
                <w:rtl/>
              </w:rPr>
              <w:t>15</w:t>
            </w:r>
          </w:p>
        </w:tc>
      </w:tr>
      <w:tr w:rsidR="00BD575D" w14:paraId="62829379" w14:textId="77777777">
        <w:trPr>
          <w:trHeight w:val="283"/>
        </w:trPr>
        <w:tc>
          <w:tcPr>
            <w:tcW w:w="351" w:type="dxa"/>
            <w:shd w:val="clear" w:color="auto" w:fill="92D050"/>
            <w:vAlign w:val="center"/>
          </w:tcPr>
          <w:p w14:paraId="24A48F1B" w14:textId="77777777" w:rsidR="00BD575D" w:rsidRDefault="00BD575D">
            <w:pPr>
              <w:jc w:val="center"/>
              <w:rPr>
                <w:rFonts w:ascii="Tahoma" w:hAnsi="Tahoma" w:cs="Tahoma"/>
                <w:sz w:val="12"/>
                <w:szCs w:val="12"/>
                <w:rtl/>
              </w:rPr>
            </w:pPr>
          </w:p>
        </w:tc>
        <w:tc>
          <w:tcPr>
            <w:tcW w:w="351" w:type="dxa"/>
            <w:shd w:val="clear" w:color="auto" w:fill="92D050"/>
            <w:vAlign w:val="center"/>
          </w:tcPr>
          <w:p w14:paraId="5812CB9C" w14:textId="77777777"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14:paraId="641A007A" w14:textId="77777777" w:rsidR="00BD575D" w:rsidRDefault="00F31DDB">
            <w:pPr>
              <w:jc w:val="center"/>
              <w:rPr>
                <w:rFonts w:ascii="Tahoma" w:hAnsi="Tahoma" w:cs="Tahoma"/>
                <w:sz w:val="12"/>
                <w:szCs w:val="12"/>
                <w:rtl/>
              </w:rPr>
            </w:pPr>
            <w:r>
              <w:rPr>
                <w:rFonts w:ascii="Tahoma" w:hAnsi="Tahoma" w:cs="Tahoma"/>
                <w:sz w:val="12"/>
                <w:szCs w:val="12"/>
                <w:rtl/>
              </w:rPr>
              <w:t>15</w:t>
            </w:r>
          </w:p>
        </w:tc>
        <w:tc>
          <w:tcPr>
            <w:tcW w:w="350" w:type="dxa"/>
            <w:vAlign w:val="center"/>
          </w:tcPr>
          <w:p w14:paraId="54913C3C" w14:textId="77777777" w:rsidR="00BD575D" w:rsidRDefault="00BD575D">
            <w:pPr>
              <w:jc w:val="center"/>
              <w:rPr>
                <w:rFonts w:ascii="Tahoma" w:hAnsi="Tahoma" w:cs="Tahoma"/>
                <w:sz w:val="12"/>
                <w:szCs w:val="12"/>
                <w:rtl/>
              </w:rPr>
            </w:pPr>
          </w:p>
        </w:tc>
        <w:tc>
          <w:tcPr>
            <w:tcW w:w="350" w:type="dxa"/>
            <w:vAlign w:val="center"/>
          </w:tcPr>
          <w:p w14:paraId="62C0A38F" w14:textId="77777777" w:rsidR="00BD575D" w:rsidRDefault="00BD575D">
            <w:pPr>
              <w:jc w:val="center"/>
              <w:rPr>
                <w:rFonts w:ascii="Tahoma" w:hAnsi="Tahoma" w:cs="Tahoma"/>
                <w:sz w:val="12"/>
                <w:szCs w:val="12"/>
                <w:rtl/>
              </w:rPr>
            </w:pPr>
          </w:p>
        </w:tc>
        <w:tc>
          <w:tcPr>
            <w:tcW w:w="350" w:type="dxa"/>
            <w:vAlign w:val="center"/>
          </w:tcPr>
          <w:p w14:paraId="134F9605" w14:textId="77777777" w:rsidR="00BD575D" w:rsidRDefault="00BD575D">
            <w:pPr>
              <w:jc w:val="center"/>
              <w:rPr>
                <w:rFonts w:ascii="Tahoma" w:hAnsi="Tahoma" w:cs="Tahoma"/>
                <w:sz w:val="12"/>
                <w:szCs w:val="12"/>
                <w:rtl/>
              </w:rPr>
            </w:pPr>
          </w:p>
        </w:tc>
        <w:tc>
          <w:tcPr>
            <w:tcW w:w="350" w:type="dxa"/>
            <w:vAlign w:val="center"/>
          </w:tcPr>
          <w:p w14:paraId="6F3AF4F6" w14:textId="77777777" w:rsidR="00BD575D" w:rsidRDefault="00BD575D">
            <w:pPr>
              <w:jc w:val="center"/>
              <w:rPr>
                <w:rFonts w:ascii="Tahoma" w:hAnsi="Tahoma" w:cs="Tahoma"/>
                <w:sz w:val="12"/>
                <w:szCs w:val="12"/>
                <w:rtl/>
              </w:rPr>
            </w:pPr>
          </w:p>
        </w:tc>
        <w:tc>
          <w:tcPr>
            <w:tcW w:w="350" w:type="dxa"/>
            <w:shd w:val="clear" w:color="auto" w:fill="FFC000"/>
            <w:vAlign w:val="center"/>
          </w:tcPr>
          <w:p w14:paraId="43D47595" w14:textId="77777777" w:rsidR="00BD575D" w:rsidRDefault="00F31DDB">
            <w:pPr>
              <w:jc w:val="center"/>
              <w:rPr>
                <w:rFonts w:ascii="Tahoma" w:hAnsi="Tahoma" w:cs="Tahoma"/>
                <w:sz w:val="12"/>
                <w:szCs w:val="12"/>
                <w:rtl/>
              </w:rPr>
            </w:pPr>
            <w:r>
              <w:rPr>
                <w:rFonts w:ascii="Tahoma" w:hAnsi="Tahoma" w:cs="Tahoma"/>
                <w:sz w:val="12"/>
                <w:szCs w:val="12"/>
                <w:rtl/>
              </w:rPr>
              <w:t>16</w:t>
            </w:r>
          </w:p>
        </w:tc>
        <w:tc>
          <w:tcPr>
            <w:tcW w:w="350" w:type="dxa"/>
            <w:shd w:val="clear" w:color="auto" w:fill="92D050"/>
            <w:vAlign w:val="center"/>
          </w:tcPr>
          <w:p w14:paraId="48AFA47A"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1545C3E0" w14:textId="77777777" w:rsidR="00BD575D" w:rsidRDefault="00BD575D">
            <w:pPr>
              <w:jc w:val="center"/>
              <w:rPr>
                <w:rFonts w:ascii="Tahoma" w:hAnsi="Tahoma" w:cs="Tahoma"/>
                <w:sz w:val="12"/>
                <w:szCs w:val="12"/>
                <w:rtl/>
              </w:rPr>
            </w:pPr>
          </w:p>
        </w:tc>
        <w:tc>
          <w:tcPr>
            <w:tcW w:w="350" w:type="dxa"/>
            <w:vAlign w:val="center"/>
          </w:tcPr>
          <w:p w14:paraId="30781CE7" w14:textId="77777777" w:rsidR="00BD575D" w:rsidRDefault="00BD575D">
            <w:pPr>
              <w:jc w:val="center"/>
              <w:rPr>
                <w:rFonts w:ascii="Tahoma" w:hAnsi="Tahoma" w:cs="Tahoma"/>
                <w:sz w:val="12"/>
                <w:szCs w:val="12"/>
                <w:rtl/>
              </w:rPr>
            </w:pPr>
          </w:p>
        </w:tc>
        <w:tc>
          <w:tcPr>
            <w:tcW w:w="350" w:type="dxa"/>
            <w:vAlign w:val="center"/>
          </w:tcPr>
          <w:p w14:paraId="0AF98A0F" w14:textId="77777777" w:rsidR="00BD575D" w:rsidRDefault="00BD575D">
            <w:pPr>
              <w:jc w:val="center"/>
              <w:rPr>
                <w:rFonts w:ascii="Tahoma" w:hAnsi="Tahoma" w:cs="Tahoma"/>
                <w:sz w:val="12"/>
                <w:szCs w:val="12"/>
                <w:rtl/>
              </w:rPr>
            </w:pPr>
          </w:p>
        </w:tc>
        <w:tc>
          <w:tcPr>
            <w:tcW w:w="350" w:type="dxa"/>
            <w:vAlign w:val="center"/>
          </w:tcPr>
          <w:p w14:paraId="22322782" w14:textId="77777777" w:rsidR="00BD575D" w:rsidRDefault="00BD575D">
            <w:pPr>
              <w:jc w:val="center"/>
              <w:rPr>
                <w:rFonts w:ascii="Tahoma" w:hAnsi="Tahoma" w:cs="Tahoma"/>
                <w:sz w:val="12"/>
                <w:szCs w:val="12"/>
                <w:rtl/>
              </w:rPr>
            </w:pPr>
          </w:p>
        </w:tc>
        <w:tc>
          <w:tcPr>
            <w:tcW w:w="350" w:type="dxa"/>
            <w:vAlign w:val="center"/>
          </w:tcPr>
          <w:p w14:paraId="792279B2" w14:textId="77777777" w:rsidR="00BD575D" w:rsidRDefault="00BD575D">
            <w:pPr>
              <w:jc w:val="center"/>
              <w:rPr>
                <w:rFonts w:ascii="Tahoma" w:hAnsi="Tahoma" w:cs="Tahoma"/>
                <w:sz w:val="12"/>
                <w:szCs w:val="12"/>
                <w:rtl/>
              </w:rPr>
            </w:pPr>
          </w:p>
        </w:tc>
        <w:tc>
          <w:tcPr>
            <w:tcW w:w="350" w:type="dxa"/>
            <w:vAlign w:val="center"/>
          </w:tcPr>
          <w:p w14:paraId="3AA388D7" w14:textId="77777777" w:rsidR="00BD575D" w:rsidRDefault="00BD575D">
            <w:pPr>
              <w:jc w:val="center"/>
              <w:rPr>
                <w:rFonts w:ascii="Tahoma" w:hAnsi="Tahoma" w:cs="Tahoma"/>
                <w:sz w:val="12"/>
                <w:szCs w:val="12"/>
                <w:rtl/>
              </w:rPr>
            </w:pPr>
          </w:p>
        </w:tc>
        <w:tc>
          <w:tcPr>
            <w:tcW w:w="350" w:type="dxa"/>
            <w:vAlign w:val="center"/>
          </w:tcPr>
          <w:p w14:paraId="2EC57E97" w14:textId="77777777" w:rsidR="00BD575D" w:rsidRDefault="00BD575D">
            <w:pPr>
              <w:jc w:val="center"/>
              <w:rPr>
                <w:rFonts w:ascii="Tahoma" w:hAnsi="Tahoma" w:cs="Tahoma"/>
                <w:sz w:val="12"/>
                <w:szCs w:val="12"/>
                <w:rtl/>
              </w:rPr>
            </w:pPr>
          </w:p>
        </w:tc>
        <w:tc>
          <w:tcPr>
            <w:tcW w:w="350" w:type="dxa"/>
            <w:vAlign w:val="center"/>
          </w:tcPr>
          <w:p w14:paraId="69964291" w14:textId="77777777" w:rsidR="00BD575D" w:rsidRDefault="00BD575D">
            <w:pPr>
              <w:jc w:val="center"/>
              <w:rPr>
                <w:rFonts w:ascii="Tahoma" w:hAnsi="Tahoma" w:cs="Tahoma"/>
                <w:sz w:val="12"/>
                <w:szCs w:val="12"/>
                <w:rtl/>
              </w:rPr>
            </w:pPr>
          </w:p>
        </w:tc>
        <w:tc>
          <w:tcPr>
            <w:tcW w:w="305" w:type="dxa"/>
            <w:shd w:val="clear" w:color="auto" w:fill="FFC000"/>
            <w:vAlign w:val="center"/>
          </w:tcPr>
          <w:p w14:paraId="44849B1A" w14:textId="77777777" w:rsidR="00BD575D" w:rsidRDefault="00BD575D">
            <w:pPr>
              <w:jc w:val="center"/>
              <w:rPr>
                <w:rFonts w:ascii="Tahoma" w:hAnsi="Tahoma" w:cs="Tahoma"/>
                <w:sz w:val="12"/>
                <w:szCs w:val="12"/>
                <w:rtl/>
              </w:rPr>
            </w:pPr>
          </w:p>
        </w:tc>
        <w:tc>
          <w:tcPr>
            <w:tcW w:w="305" w:type="dxa"/>
            <w:shd w:val="clear" w:color="auto" w:fill="92D050"/>
            <w:vAlign w:val="center"/>
          </w:tcPr>
          <w:p w14:paraId="2E3F19E6" w14:textId="77777777"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14:paraId="45D16425" w14:textId="77777777" w:rsidR="00BD575D" w:rsidRDefault="00BD575D">
            <w:pPr>
              <w:jc w:val="center"/>
              <w:rPr>
                <w:rFonts w:ascii="Tahoma" w:hAnsi="Tahoma" w:cs="Tahoma"/>
                <w:sz w:val="12"/>
                <w:szCs w:val="12"/>
                <w:rtl/>
              </w:rPr>
            </w:pPr>
          </w:p>
        </w:tc>
        <w:tc>
          <w:tcPr>
            <w:tcW w:w="1220" w:type="dxa"/>
            <w:gridSpan w:val="4"/>
            <w:vMerge/>
            <w:vAlign w:val="center"/>
          </w:tcPr>
          <w:p w14:paraId="0CFBC63F"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31F11A75" w14:textId="77777777" w:rsidR="00BD575D" w:rsidRDefault="00BD575D">
            <w:pPr>
              <w:jc w:val="center"/>
              <w:rPr>
                <w:rFonts w:ascii="Tahoma" w:hAnsi="Tahoma" w:cs="Tahoma"/>
                <w:sz w:val="12"/>
                <w:szCs w:val="12"/>
                <w:rtl/>
              </w:rPr>
            </w:pPr>
          </w:p>
        </w:tc>
        <w:tc>
          <w:tcPr>
            <w:tcW w:w="305" w:type="dxa"/>
            <w:shd w:val="clear" w:color="auto" w:fill="92D050"/>
            <w:vAlign w:val="center"/>
          </w:tcPr>
          <w:p w14:paraId="0990BD7E" w14:textId="77777777" w:rsidR="00BD575D" w:rsidRDefault="00BD575D">
            <w:pPr>
              <w:jc w:val="center"/>
              <w:rPr>
                <w:rFonts w:ascii="Tahoma" w:hAnsi="Tahoma" w:cs="Tahoma"/>
                <w:sz w:val="12"/>
                <w:szCs w:val="12"/>
                <w:rtl/>
              </w:rPr>
            </w:pPr>
          </w:p>
        </w:tc>
        <w:tc>
          <w:tcPr>
            <w:tcW w:w="305" w:type="dxa"/>
            <w:shd w:val="clear" w:color="auto" w:fill="92D050"/>
            <w:vAlign w:val="center"/>
          </w:tcPr>
          <w:p w14:paraId="10C24D17" w14:textId="77777777" w:rsidR="00BD575D" w:rsidRDefault="00BD575D">
            <w:pPr>
              <w:jc w:val="center"/>
              <w:rPr>
                <w:rFonts w:ascii="Tahoma" w:hAnsi="Tahoma" w:cs="Tahoma"/>
                <w:sz w:val="12"/>
                <w:szCs w:val="12"/>
                <w:rtl/>
              </w:rPr>
            </w:pPr>
          </w:p>
        </w:tc>
        <w:tc>
          <w:tcPr>
            <w:tcW w:w="350" w:type="dxa"/>
            <w:vAlign w:val="center"/>
          </w:tcPr>
          <w:p w14:paraId="09141552" w14:textId="77777777" w:rsidR="00BD575D" w:rsidRDefault="00F31DDB">
            <w:pPr>
              <w:jc w:val="center"/>
              <w:rPr>
                <w:rFonts w:ascii="Tahoma" w:hAnsi="Tahoma" w:cs="Tahoma"/>
                <w:sz w:val="12"/>
                <w:szCs w:val="12"/>
                <w:rtl/>
              </w:rPr>
            </w:pPr>
            <w:r>
              <w:rPr>
                <w:rFonts w:ascii="Tahoma" w:hAnsi="Tahoma" w:cs="Tahoma"/>
                <w:sz w:val="12"/>
                <w:szCs w:val="12"/>
                <w:rtl/>
              </w:rPr>
              <w:t>16</w:t>
            </w:r>
          </w:p>
        </w:tc>
      </w:tr>
      <w:tr w:rsidR="00BD575D" w14:paraId="27648CC5" w14:textId="77777777">
        <w:trPr>
          <w:trHeight w:val="283"/>
        </w:trPr>
        <w:tc>
          <w:tcPr>
            <w:tcW w:w="351" w:type="dxa"/>
            <w:shd w:val="clear" w:color="auto" w:fill="92D050"/>
            <w:vAlign w:val="center"/>
          </w:tcPr>
          <w:p w14:paraId="46607AFF" w14:textId="77777777" w:rsidR="00BD575D" w:rsidRDefault="00BD575D">
            <w:pPr>
              <w:jc w:val="center"/>
              <w:rPr>
                <w:rFonts w:ascii="Tahoma" w:hAnsi="Tahoma" w:cs="Tahoma"/>
                <w:sz w:val="12"/>
                <w:szCs w:val="12"/>
                <w:rtl/>
              </w:rPr>
            </w:pPr>
          </w:p>
        </w:tc>
        <w:tc>
          <w:tcPr>
            <w:tcW w:w="351" w:type="dxa"/>
            <w:shd w:val="clear" w:color="auto" w:fill="92D050"/>
            <w:vAlign w:val="center"/>
          </w:tcPr>
          <w:p w14:paraId="7E5B7401" w14:textId="77777777"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14:paraId="157E55BC" w14:textId="77777777" w:rsidR="00BD575D" w:rsidRDefault="00BD575D">
            <w:pPr>
              <w:jc w:val="center"/>
              <w:rPr>
                <w:rFonts w:ascii="Tahoma" w:hAnsi="Tahoma" w:cs="Tahoma"/>
                <w:sz w:val="12"/>
                <w:szCs w:val="12"/>
                <w:rtl/>
              </w:rPr>
            </w:pPr>
          </w:p>
        </w:tc>
        <w:tc>
          <w:tcPr>
            <w:tcW w:w="350" w:type="dxa"/>
            <w:vAlign w:val="center"/>
          </w:tcPr>
          <w:p w14:paraId="2AABBB14" w14:textId="77777777" w:rsidR="00BD575D" w:rsidRDefault="00BD575D">
            <w:pPr>
              <w:jc w:val="center"/>
              <w:rPr>
                <w:rFonts w:ascii="Tahoma" w:hAnsi="Tahoma" w:cs="Tahoma"/>
                <w:sz w:val="12"/>
                <w:szCs w:val="12"/>
                <w:rtl/>
              </w:rPr>
            </w:pPr>
          </w:p>
        </w:tc>
        <w:tc>
          <w:tcPr>
            <w:tcW w:w="350" w:type="dxa"/>
            <w:vAlign w:val="center"/>
          </w:tcPr>
          <w:p w14:paraId="1934C76F" w14:textId="77777777" w:rsidR="00BD575D" w:rsidRDefault="00BD575D">
            <w:pPr>
              <w:jc w:val="center"/>
              <w:rPr>
                <w:rFonts w:ascii="Tahoma" w:hAnsi="Tahoma" w:cs="Tahoma"/>
                <w:sz w:val="12"/>
                <w:szCs w:val="12"/>
                <w:rtl/>
              </w:rPr>
            </w:pPr>
          </w:p>
        </w:tc>
        <w:tc>
          <w:tcPr>
            <w:tcW w:w="350" w:type="dxa"/>
            <w:vAlign w:val="center"/>
          </w:tcPr>
          <w:p w14:paraId="18D3A6A6" w14:textId="77777777" w:rsidR="00BD575D" w:rsidRDefault="00BD575D">
            <w:pPr>
              <w:jc w:val="center"/>
              <w:rPr>
                <w:rFonts w:ascii="Tahoma" w:hAnsi="Tahoma" w:cs="Tahoma"/>
                <w:sz w:val="12"/>
                <w:szCs w:val="12"/>
                <w:rtl/>
              </w:rPr>
            </w:pPr>
          </w:p>
        </w:tc>
        <w:tc>
          <w:tcPr>
            <w:tcW w:w="350" w:type="dxa"/>
            <w:vAlign w:val="center"/>
          </w:tcPr>
          <w:p w14:paraId="0AACE010" w14:textId="77777777" w:rsidR="00BD575D" w:rsidRDefault="00BD575D">
            <w:pPr>
              <w:jc w:val="center"/>
              <w:rPr>
                <w:rFonts w:ascii="Tahoma" w:hAnsi="Tahoma" w:cs="Tahoma"/>
                <w:sz w:val="12"/>
                <w:szCs w:val="12"/>
                <w:rtl/>
              </w:rPr>
            </w:pPr>
          </w:p>
        </w:tc>
        <w:tc>
          <w:tcPr>
            <w:tcW w:w="350" w:type="dxa"/>
            <w:shd w:val="clear" w:color="auto" w:fill="FFC000"/>
            <w:vAlign w:val="center"/>
          </w:tcPr>
          <w:p w14:paraId="251C6A4E" w14:textId="77777777" w:rsidR="00BD575D" w:rsidRDefault="00BD575D">
            <w:pPr>
              <w:jc w:val="center"/>
              <w:rPr>
                <w:rFonts w:ascii="Tahoma" w:hAnsi="Tahoma" w:cs="Tahoma"/>
                <w:sz w:val="12"/>
                <w:szCs w:val="12"/>
                <w:rtl/>
              </w:rPr>
            </w:pPr>
          </w:p>
        </w:tc>
        <w:tc>
          <w:tcPr>
            <w:tcW w:w="350" w:type="dxa"/>
            <w:shd w:val="clear" w:color="auto" w:fill="92D050"/>
            <w:vAlign w:val="center"/>
          </w:tcPr>
          <w:p w14:paraId="4E26F76B" w14:textId="77777777" w:rsidR="00BD575D" w:rsidRDefault="00BD575D">
            <w:pPr>
              <w:jc w:val="center"/>
              <w:rPr>
                <w:rFonts w:ascii="Tahoma" w:hAnsi="Tahoma" w:cs="Tahoma"/>
                <w:sz w:val="12"/>
                <w:szCs w:val="12"/>
                <w:rtl/>
              </w:rPr>
            </w:pPr>
          </w:p>
        </w:tc>
        <w:tc>
          <w:tcPr>
            <w:tcW w:w="350" w:type="dxa"/>
            <w:shd w:val="clear" w:color="auto" w:fill="92D050"/>
            <w:vAlign w:val="center"/>
          </w:tcPr>
          <w:p w14:paraId="47EEAFD8"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2ADCC17E"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71F7D84F"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4C325139"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4162E1BB"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097A9D9A"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3FFCC82E"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5F985F21" w14:textId="77777777" w:rsidR="00BD575D" w:rsidRDefault="00BD575D">
            <w:pPr>
              <w:jc w:val="center"/>
              <w:rPr>
                <w:rFonts w:ascii="Tahoma" w:hAnsi="Tahoma" w:cs="Tahoma"/>
                <w:sz w:val="12"/>
                <w:szCs w:val="12"/>
                <w:rtl/>
              </w:rPr>
            </w:pPr>
          </w:p>
        </w:tc>
        <w:tc>
          <w:tcPr>
            <w:tcW w:w="305" w:type="dxa"/>
            <w:shd w:val="clear" w:color="auto" w:fill="92D050"/>
            <w:vAlign w:val="center"/>
          </w:tcPr>
          <w:p w14:paraId="73866DB2" w14:textId="77777777" w:rsidR="00BD575D" w:rsidRDefault="00BD575D">
            <w:pPr>
              <w:jc w:val="center"/>
              <w:rPr>
                <w:rFonts w:ascii="Tahoma" w:hAnsi="Tahoma" w:cs="Tahoma"/>
                <w:sz w:val="12"/>
                <w:szCs w:val="12"/>
                <w:rtl/>
              </w:rPr>
            </w:pPr>
          </w:p>
        </w:tc>
        <w:tc>
          <w:tcPr>
            <w:tcW w:w="305" w:type="dxa"/>
            <w:shd w:val="clear" w:color="auto" w:fill="92D050"/>
            <w:vAlign w:val="center"/>
          </w:tcPr>
          <w:p w14:paraId="072B3769" w14:textId="77777777"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14:paraId="1FF9606F" w14:textId="77777777" w:rsidR="00BD575D" w:rsidRDefault="00BD575D">
            <w:pPr>
              <w:jc w:val="center"/>
              <w:rPr>
                <w:rFonts w:ascii="Tahoma" w:hAnsi="Tahoma" w:cs="Tahoma"/>
                <w:sz w:val="12"/>
                <w:szCs w:val="12"/>
                <w:rtl/>
              </w:rPr>
            </w:pPr>
          </w:p>
        </w:tc>
        <w:tc>
          <w:tcPr>
            <w:tcW w:w="1220" w:type="dxa"/>
            <w:gridSpan w:val="4"/>
            <w:vMerge/>
            <w:vAlign w:val="center"/>
          </w:tcPr>
          <w:p w14:paraId="3CF53906"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26996596" w14:textId="77777777" w:rsidR="00BD575D" w:rsidRDefault="00BD575D">
            <w:pPr>
              <w:jc w:val="center"/>
              <w:rPr>
                <w:rFonts w:ascii="Tahoma" w:hAnsi="Tahoma" w:cs="Tahoma"/>
                <w:sz w:val="12"/>
                <w:szCs w:val="12"/>
                <w:rtl/>
              </w:rPr>
            </w:pPr>
          </w:p>
        </w:tc>
        <w:tc>
          <w:tcPr>
            <w:tcW w:w="305" w:type="dxa"/>
            <w:shd w:val="clear" w:color="auto" w:fill="92D050"/>
            <w:vAlign w:val="center"/>
          </w:tcPr>
          <w:p w14:paraId="65DAED21" w14:textId="77777777" w:rsidR="00BD575D" w:rsidRDefault="00BD575D">
            <w:pPr>
              <w:jc w:val="center"/>
              <w:rPr>
                <w:rFonts w:ascii="Tahoma" w:hAnsi="Tahoma" w:cs="Tahoma"/>
                <w:sz w:val="12"/>
                <w:szCs w:val="12"/>
                <w:rtl/>
              </w:rPr>
            </w:pPr>
          </w:p>
        </w:tc>
        <w:tc>
          <w:tcPr>
            <w:tcW w:w="305" w:type="dxa"/>
            <w:shd w:val="clear" w:color="auto" w:fill="92D050"/>
            <w:vAlign w:val="center"/>
          </w:tcPr>
          <w:p w14:paraId="1AC7E953" w14:textId="77777777" w:rsidR="00BD575D" w:rsidRDefault="00BD575D">
            <w:pPr>
              <w:jc w:val="center"/>
              <w:rPr>
                <w:rFonts w:ascii="Tahoma" w:hAnsi="Tahoma" w:cs="Tahoma"/>
                <w:sz w:val="12"/>
                <w:szCs w:val="12"/>
                <w:rtl/>
              </w:rPr>
            </w:pPr>
          </w:p>
        </w:tc>
        <w:tc>
          <w:tcPr>
            <w:tcW w:w="350" w:type="dxa"/>
            <w:vAlign w:val="center"/>
          </w:tcPr>
          <w:p w14:paraId="024EE2EF" w14:textId="77777777" w:rsidR="00BD575D" w:rsidRDefault="00F31DDB">
            <w:pPr>
              <w:jc w:val="center"/>
              <w:rPr>
                <w:rFonts w:ascii="Tahoma" w:hAnsi="Tahoma" w:cs="Tahoma"/>
                <w:sz w:val="12"/>
                <w:szCs w:val="12"/>
                <w:rtl/>
              </w:rPr>
            </w:pPr>
            <w:r>
              <w:rPr>
                <w:rFonts w:ascii="Tahoma" w:hAnsi="Tahoma" w:cs="Tahoma"/>
                <w:sz w:val="12"/>
                <w:szCs w:val="12"/>
                <w:rtl/>
              </w:rPr>
              <w:t>17</w:t>
            </w:r>
          </w:p>
        </w:tc>
      </w:tr>
      <w:tr w:rsidR="00BD575D" w14:paraId="1D709BFA" w14:textId="77777777">
        <w:trPr>
          <w:trHeight w:val="283"/>
        </w:trPr>
        <w:tc>
          <w:tcPr>
            <w:tcW w:w="351" w:type="dxa"/>
            <w:shd w:val="clear" w:color="auto" w:fill="92D050"/>
            <w:vAlign w:val="center"/>
          </w:tcPr>
          <w:p w14:paraId="57791FE8" w14:textId="77777777" w:rsidR="00BD575D" w:rsidRDefault="00BD575D">
            <w:pPr>
              <w:jc w:val="center"/>
              <w:rPr>
                <w:rFonts w:ascii="Tahoma" w:hAnsi="Tahoma" w:cs="Tahoma"/>
                <w:sz w:val="12"/>
                <w:szCs w:val="12"/>
                <w:rtl/>
              </w:rPr>
            </w:pPr>
          </w:p>
        </w:tc>
        <w:tc>
          <w:tcPr>
            <w:tcW w:w="351" w:type="dxa"/>
            <w:shd w:val="clear" w:color="auto" w:fill="92D050"/>
            <w:vAlign w:val="center"/>
          </w:tcPr>
          <w:p w14:paraId="5CC9FCEB" w14:textId="77777777"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14:paraId="4BF8A3F4" w14:textId="77777777" w:rsidR="00BD575D" w:rsidRDefault="00BD575D">
            <w:pPr>
              <w:jc w:val="center"/>
              <w:rPr>
                <w:rFonts w:ascii="Tahoma" w:hAnsi="Tahoma" w:cs="Tahoma"/>
                <w:sz w:val="12"/>
                <w:szCs w:val="12"/>
                <w:rtl/>
              </w:rPr>
            </w:pPr>
          </w:p>
        </w:tc>
        <w:tc>
          <w:tcPr>
            <w:tcW w:w="350" w:type="dxa"/>
            <w:vAlign w:val="center"/>
          </w:tcPr>
          <w:p w14:paraId="1CB6A6A7" w14:textId="77777777" w:rsidR="00BD575D" w:rsidRDefault="00BD575D">
            <w:pPr>
              <w:jc w:val="center"/>
              <w:rPr>
                <w:rFonts w:ascii="Tahoma" w:hAnsi="Tahoma" w:cs="Tahoma"/>
                <w:sz w:val="12"/>
                <w:szCs w:val="12"/>
                <w:rtl/>
              </w:rPr>
            </w:pPr>
          </w:p>
        </w:tc>
        <w:tc>
          <w:tcPr>
            <w:tcW w:w="350" w:type="dxa"/>
            <w:vAlign w:val="center"/>
          </w:tcPr>
          <w:p w14:paraId="2624146F" w14:textId="77777777" w:rsidR="00BD575D" w:rsidRDefault="00BD575D">
            <w:pPr>
              <w:jc w:val="center"/>
              <w:rPr>
                <w:rFonts w:ascii="Tahoma" w:hAnsi="Tahoma" w:cs="Tahoma"/>
                <w:sz w:val="12"/>
                <w:szCs w:val="12"/>
                <w:rtl/>
              </w:rPr>
            </w:pPr>
          </w:p>
        </w:tc>
        <w:tc>
          <w:tcPr>
            <w:tcW w:w="350" w:type="dxa"/>
            <w:vAlign w:val="center"/>
          </w:tcPr>
          <w:p w14:paraId="5130AFE7" w14:textId="77777777" w:rsidR="00BD575D" w:rsidRDefault="00BD575D">
            <w:pPr>
              <w:jc w:val="center"/>
              <w:rPr>
                <w:rFonts w:ascii="Tahoma" w:hAnsi="Tahoma" w:cs="Tahoma"/>
                <w:sz w:val="12"/>
                <w:szCs w:val="12"/>
                <w:rtl/>
              </w:rPr>
            </w:pPr>
          </w:p>
        </w:tc>
        <w:tc>
          <w:tcPr>
            <w:tcW w:w="350" w:type="dxa"/>
            <w:vAlign w:val="center"/>
          </w:tcPr>
          <w:p w14:paraId="53D918FE" w14:textId="77777777" w:rsidR="00BD575D" w:rsidRDefault="00BD575D">
            <w:pPr>
              <w:jc w:val="center"/>
              <w:rPr>
                <w:rFonts w:ascii="Tahoma" w:hAnsi="Tahoma" w:cs="Tahoma"/>
                <w:sz w:val="12"/>
                <w:szCs w:val="12"/>
                <w:rtl/>
              </w:rPr>
            </w:pPr>
          </w:p>
        </w:tc>
        <w:tc>
          <w:tcPr>
            <w:tcW w:w="350" w:type="dxa"/>
            <w:shd w:val="clear" w:color="auto" w:fill="FFC000"/>
            <w:vAlign w:val="center"/>
          </w:tcPr>
          <w:p w14:paraId="4AA0AD93" w14:textId="77777777" w:rsidR="00BD575D" w:rsidRDefault="00BD575D">
            <w:pPr>
              <w:jc w:val="center"/>
              <w:rPr>
                <w:rFonts w:ascii="Tahoma" w:hAnsi="Tahoma" w:cs="Tahoma"/>
                <w:sz w:val="12"/>
                <w:szCs w:val="12"/>
                <w:rtl/>
              </w:rPr>
            </w:pPr>
          </w:p>
        </w:tc>
        <w:tc>
          <w:tcPr>
            <w:tcW w:w="350" w:type="dxa"/>
            <w:shd w:val="clear" w:color="auto" w:fill="92D050"/>
            <w:vAlign w:val="center"/>
          </w:tcPr>
          <w:p w14:paraId="112FD06C" w14:textId="77777777" w:rsidR="00BD575D" w:rsidRDefault="00BD575D">
            <w:pPr>
              <w:jc w:val="center"/>
              <w:rPr>
                <w:rFonts w:ascii="Tahoma" w:hAnsi="Tahoma" w:cs="Tahoma"/>
                <w:sz w:val="12"/>
                <w:szCs w:val="12"/>
                <w:rtl/>
              </w:rPr>
            </w:pPr>
          </w:p>
        </w:tc>
        <w:tc>
          <w:tcPr>
            <w:tcW w:w="350" w:type="dxa"/>
            <w:shd w:val="clear" w:color="auto" w:fill="92D050"/>
            <w:vAlign w:val="center"/>
          </w:tcPr>
          <w:p w14:paraId="725B87E9" w14:textId="77777777" w:rsidR="00BD575D" w:rsidRDefault="00BD575D">
            <w:pPr>
              <w:jc w:val="center"/>
              <w:rPr>
                <w:rFonts w:ascii="Tahoma" w:hAnsi="Tahoma" w:cs="Tahoma"/>
                <w:sz w:val="12"/>
                <w:szCs w:val="12"/>
                <w:rtl/>
              </w:rPr>
            </w:pPr>
          </w:p>
        </w:tc>
        <w:tc>
          <w:tcPr>
            <w:tcW w:w="350" w:type="dxa"/>
            <w:shd w:val="clear" w:color="auto" w:fill="92D050"/>
            <w:vAlign w:val="center"/>
          </w:tcPr>
          <w:p w14:paraId="3C79FD31" w14:textId="77777777" w:rsidR="00BD575D" w:rsidRDefault="00BD575D">
            <w:pPr>
              <w:jc w:val="center"/>
              <w:rPr>
                <w:rFonts w:ascii="Tahoma" w:hAnsi="Tahoma" w:cs="Tahoma"/>
                <w:sz w:val="12"/>
                <w:szCs w:val="12"/>
                <w:rtl/>
              </w:rPr>
            </w:pPr>
          </w:p>
        </w:tc>
        <w:tc>
          <w:tcPr>
            <w:tcW w:w="350" w:type="dxa"/>
            <w:shd w:val="clear" w:color="auto" w:fill="92D050"/>
            <w:vAlign w:val="center"/>
          </w:tcPr>
          <w:p w14:paraId="2EF30AE8" w14:textId="77777777" w:rsidR="00BD575D" w:rsidRDefault="00BD575D">
            <w:pPr>
              <w:jc w:val="center"/>
              <w:rPr>
                <w:rFonts w:ascii="Tahoma" w:hAnsi="Tahoma" w:cs="Tahoma"/>
                <w:sz w:val="12"/>
                <w:szCs w:val="12"/>
                <w:rtl/>
              </w:rPr>
            </w:pPr>
          </w:p>
        </w:tc>
        <w:tc>
          <w:tcPr>
            <w:tcW w:w="350" w:type="dxa"/>
            <w:shd w:val="clear" w:color="auto" w:fill="92D050"/>
            <w:vAlign w:val="center"/>
          </w:tcPr>
          <w:p w14:paraId="3CF63269" w14:textId="77777777" w:rsidR="00BD575D" w:rsidRDefault="00BD575D">
            <w:pPr>
              <w:jc w:val="center"/>
              <w:rPr>
                <w:rFonts w:ascii="Tahoma" w:hAnsi="Tahoma" w:cs="Tahoma"/>
                <w:sz w:val="12"/>
                <w:szCs w:val="12"/>
                <w:rtl/>
              </w:rPr>
            </w:pPr>
          </w:p>
        </w:tc>
        <w:tc>
          <w:tcPr>
            <w:tcW w:w="350" w:type="dxa"/>
            <w:shd w:val="clear" w:color="auto" w:fill="92D050"/>
            <w:vAlign w:val="center"/>
          </w:tcPr>
          <w:p w14:paraId="4BF8AE9A" w14:textId="77777777" w:rsidR="00BD575D" w:rsidRDefault="00BD575D">
            <w:pPr>
              <w:jc w:val="center"/>
              <w:rPr>
                <w:rFonts w:ascii="Tahoma" w:hAnsi="Tahoma" w:cs="Tahoma"/>
                <w:sz w:val="12"/>
                <w:szCs w:val="12"/>
                <w:rtl/>
              </w:rPr>
            </w:pPr>
          </w:p>
        </w:tc>
        <w:tc>
          <w:tcPr>
            <w:tcW w:w="350" w:type="dxa"/>
            <w:shd w:val="clear" w:color="auto" w:fill="92D050"/>
            <w:vAlign w:val="center"/>
          </w:tcPr>
          <w:p w14:paraId="1E4F163A" w14:textId="77777777" w:rsidR="00BD575D" w:rsidRDefault="00BD575D">
            <w:pPr>
              <w:jc w:val="center"/>
              <w:rPr>
                <w:rFonts w:ascii="Tahoma" w:hAnsi="Tahoma" w:cs="Tahoma"/>
                <w:sz w:val="12"/>
                <w:szCs w:val="12"/>
                <w:rtl/>
              </w:rPr>
            </w:pPr>
          </w:p>
        </w:tc>
        <w:tc>
          <w:tcPr>
            <w:tcW w:w="350" w:type="dxa"/>
            <w:shd w:val="clear" w:color="auto" w:fill="92D050"/>
            <w:vAlign w:val="center"/>
          </w:tcPr>
          <w:p w14:paraId="5B145F19" w14:textId="77777777" w:rsidR="00BD575D" w:rsidRDefault="00BD575D">
            <w:pPr>
              <w:jc w:val="center"/>
              <w:rPr>
                <w:rFonts w:ascii="Tahoma" w:hAnsi="Tahoma" w:cs="Tahoma"/>
                <w:sz w:val="12"/>
                <w:szCs w:val="12"/>
                <w:rtl/>
              </w:rPr>
            </w:pPr>
          </w:p>
        </w:tc>
        <w:tc>
          <w:tcPr>
            <w:tcW w:w="350" w:type="dxa"/>
            <w:shd w:val="clear" w:color="auto" w:fill="92D050"/>
            <w:vAlign w:val="center"/>
          </w:tcPr>
          <w:p w14:paraId="37912C7B" w14:textId="77777777" w:rsidR="00BD575D" w:rsidRDefault="00BD575D">
            <w:pPr>
              <w:jc w:val="center"/>
              <w:rPr>
                <w:rFonts w:ascii="Tahoma" w:hAnsi="Tahoma" w:cs="Tahoma"/>
                <w:sz w:val="12"/>
                <w:szCs w:val="12"/>
                <w:rtl/>
              </w:rPr>
            </w:pPr>
          </w:p>
        </w:tc>
        <w:tc>
          <w:tcPr>
            <w:tcW w:w="305" w:type="dxa"/>
            <w:shd w:val="clear" w:color="auto" w:fill="92D050"/>
            <w:vAlign w:val="center"/>
          </w:tcPr>
          <w:p w14:paraId="576441D3" w14:textId="77777777" w:rsidR="00BD575D" w:rsidRDefault="00BD575D">
            <w:pPr>
              <w:jc w:val="center"/>
              <w:rPr>
                <w:rFonts w:ascii="Tahoma" w:hAnsi="Tahoma" w:cs="Tahoma"/>
                <w:sz w:val="12"/>
                <w:szCs w:val="12"/>
                <w:rtl/>
              </w:rPr>
            </w:pPr>
          </w:p>
        </w:tc>
        <w:tc>
          <w:tcPr>
            <w:tcW w:w="305" w:type="dxa"/>
            <w:shd w:val="clear" w:color="auto" w:fill="92D050"/>
            <w:vAlign w:val="center"/>
          </w:tcPr>
          <w:p w14:paraId="3C3E1F02" w14:textId="77777777"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14:paraId="36386406" w14:textId="77777777" w:rsidR="00BD575D" w:rsidRDefault="00BD575D">
            <w:pPr>
              <w:jc w:val="center"/>
              <w:rPr>
                <w:rFonts w:ascii="Tahoma" w:hAnsi="Tahoma" w:cs="Tahoma"/>
                <w:sz w:val="12"/>
                <w:szCs w:val="12"/>
                <w:rtl/>
              </w:rPr>
            </w:pPr>
          </w:p>
        </w:tc>
        <w:tc>
          <w:tcPr>
            <w:tcW w:w="1220" w:type="dxa"/>
            <w:gridSpan w:val="4"/>
            <w:vMerge/>
            <w:vAlign w:val="center"/>
          </w:tcPr>
          <w:p w14:paraId="2C61FAEB"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45E3E0D0" w14:textId="77777777" w:rsidR="00BD575D" w:rsidRDefault="00BD575D">
            <w:pPr>
              <w:jc w:val="center"/>
              <w:rPr>
                <w:rFonts w:ascii="Tahoma" w:hAnsi="Tahoma" w:cs="Tahoma"/>
                <w:sz w:val="12"/>
                <w:szCs w:val="12"/>
                <w:rtl/>
              </w:rPr>
            </w:pPr>
          </w:p>
        </w:tc>
        <w:tc>
          <w:tcPr>
            <w:tcW w:w="305" w:type="dxa"/>
            <w:shd w:val="clear" w:color="auto" w:fill="92D050"/>
            <w:vAlign w:val="center"/>
          </w:tcPr>
          <w:p w14:paraId="5234646D" w14:textId="77777777" w:rsidR="00BD575D" w:rsidRDefault="00BD575D">
            <w:pPr>
              <w:jc w:val="center"/>
              <w:rPr>
                <w:rFonts w:ascii="Tahoma" w:hAnsi="Tahoma" w:cs="Tahoma"/>
                <w:sz w:val="12"/>
                <w:szCs w:val="12"/>
                <w:rtl/>
              </w:rPr>
            </w:pPr>
          </w:p>
        </w:tc>
        <w:tc>
          <w:tcPr>
            <w:tcW w:w="305" w:type="dxa"/>
            <w:shd w:val="clear" w:color="auto" w:fill="92D050"/>
            <w:vAlign w:val="center"/>
          </w:tcPr>
          <w:p w14:paraId="3EFD93C5" w14:textId="77777777" w:rsidR="00BD575D" w:rsidRDefault="00BD575D">
            <w:pPr>
              <w:jc w:val="center"/>
              <w:rPr>
                <w:rFonts w:ascii="Tahoma" w:hAnsi="Tahoma" w:cs="Tahoma"/>
                <w:sz w:val="12"/>
                <w:szCs w:val="12"/>
                <w:rtl/>
              </w:rPr>
            </w:pPr>
          </w:p>
        </w:tc>
        <w:tc>
          <w:tcPr>
            <w:tcW w:w="350" w:type="dxa"/>
            <w:vAlign w:val="center"/>
          </w:tcPr>
          <w:p w14:paraId="211AD52B" w14:textId="77777777" w:rsidR="00BD575D" w:rsidRDefault="00F31DDB">
            <w:pPr>
              <w:jc w:val="center"/>
              <w:rPr>
                <w:rFonts w:ascii="Tahoma" w:hAnsi="Tahoma" w:cs="Tahoma"/>
                <w:sz w:val="12"/>
                <w:szCs w:val="12"/>
                <w:rtl/>
              </w:rPr>
            </w:pPr>
            <w:r>
              <w:rPr>
                <w:rFonts w:ascii="Tahoma" w:hAnsi="Tahoma" w:cs="Tahoma"/>
                <w:sz w:val="12"/>
                <w:szCs w:val="12"/>
                <w:rtl/>
              </w:rPr>
              <w:t>18</w:t>
            </w:r>
          </w:p>
        </w:tc>
      </w:tr>
      <w:tr w:rsidR="00BD575D" w14:paraId="211F0CF8" w14:textId="77777777">
        <w:trPr>
          <w:trHeight w:val="283"/>
        </w:trPr>
        <w:tc>
          <w:tcPr>
            <w:tcW w:w="351" w:type="dxa"/>
            <w:shd w:val="clear" w:color="auto" w:fill="92D050"/>
            <w:vAlign w:val="center"/>
          </w:tcPr>
          <w:p w14:paraId="041C98FF" w14:textId="77777777" w:rsidR="00BD575D" w:rsidRDefault="00BD575D">
            <w:pPr>
              <w:jc w:val="center"/>
              <w:rPr>
                <w:rFonts w:ascii="Tahoma" w:hAnsi="Tahoma" w:cs="Tahoma"/>
                <w:sz w:val="12"/>
                <w:szCs w:val="12"/>
                <w:rtl/>
              </w:rPr>
            </w:pPr>
          </w:p>
        </w:tc>
        <w:tc>
          <w:tcPr>
            <w:tcW w:w="351" w:type="dxa"/>
            <w:shd w:val="clear" w:color="auto" w:fill="92D050"/>
            <w:vAlign w:val="center"/>
          </w:tcPr>
          <w:p w14:paraId="58261393" w14:textId="77777777"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14:paraId="47C9DD4C" w14:textId="77777777" w:rsidR="00BD575D" w:rsidRDefault="00BD575D">
            <w:pPr>
              <w:jc w:val="center"/>
              <w:rPr>
                <w:rFonts w:ascii="Tahoma" w:hAnsi="Tahoma" w:cs="Tahoma"/>
                <w:sz w:val="12"/>
                <w:szCs w:val="12"/>
                <w:rtl/>
              </w:rPr>
            </w:pPr>
          </w:p>
        </w:tc>
        <w:tc>
          <w:tcPr>
            <w:tcW w:w="350" w:type="dxa"/>
            <w:vAlign w:val="center"/>
          </w:tcPr>
          <w:p w14:paraId="263B7FDB" w14:textId="77777777" w:rsidR="00BD575D" w:rsidRDefault="00BD575D">
            <w:pPr>
              <w:jc w:val="center"/>
              <w:rPr>
                <w:rFonts w:ascii="Tahoma" w:hAnsi="Tahoma" w:cs="Tahoma"/>
                <w:sz w:val="12"/>
                <w:szCs w:val="12"/>
                <w:rtl/>
              </w:rPr>
            </w:pPr>
          </w:p>
        </w:tc>
        <w:tc>
          <w:tcPr>
            <w:tcW w:w="350" w:type="dxa"/>
            <w:vAlign w:val="center"/>
          </w:tcPr>
          <w:p w14:paraId="53A4C6D4" w14:textId="77777777" w:rsidR="00BD575D" w:rsidRDefault="00F31DDB">
            <w:pPr>
              <w:jc w:val="center"/>
              <w:rPr>
                <w:rFonts w:ascii="Tahoma" w:hAnsi="Tahoma" w:cs="Tahoma"/>
                <w:sz w:val="12"/>
                <w:szCs w:val="12"/>
                <w:rtl/>
              </w:rPr>
            </w:pPr>
            <w:r>
              <w:rPr>
                <w:rFonts w:ascii="Tahoma" w:hAnsi="Tahoma" w:cs="Tahoma"/>
                <w:sz w:val="12"/>
                <w:szCs w:val="12"/>
                <w:rtl/>
              </w:rPr>
              <w:t>6</w:t>
            </w:r>
          </w:p>
        </w:tc>
        <w:tc>
          <w:tcPr>
            <w:tcW w:w="350" w:type="dxa"/>
            <w:vAlign w:val="center"/>
          </w:tcPr>
          <w:p w14:paraId="736C9DC9" w14:textId="77777777" w:rsidR="00BD575D" w:rsidRDefault="00BD575D">
            <w:pPr>
              <w:jc w:val="center"/>
              <w:rPr>
                <w:rFonts w:ascii="Tahoma" w:hAnsi="Tahoma" w:cs="Tahoma"/>
                <w:sz w:val="12"/>
                <w:szCs w:val="12"/>
                <w:rtl/>
              </w:rPr>
            </w:pPr>
          </w:p>
        </w:tc>
        <w:tc>
          <w:tcPr>
            <w:tcW w:w="350" w:type="dxa"/>
            <w:vAlign w:val="center"/>
          </w:tcPr>
          <w:p w14:paraId="28EE2201" w14:textId="77777777" w:rsidR="00BD575D" w:rsidRDefault="00BD575D">
            <w:pPr>
              <w:jc w:val="center"/>
              <w:rPr>
                <w:rFonts w:ascii="Tahoma" w:hAnsi="Tahoma" w:cs="Tahoma"/>
                <w:sz w:val="12"/>
                <w:szCs w:val="12"/>
                <w:rtl/>
              </w:rPr>
            </w:pPr>
          </w:p>
        </w:tc>
        <w:tc>
          <w:tcPr>
            <w:tcW w:w="350" w:type="dxa"/>
            <w:shd w:val="clear" w:color="auto" w:fill="FFC000"/>
            <w:vAlign w:val="center"/>
          </w:tcPr>
          <w:p w14:paraId="529B4F1D"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2B36E1B4"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737D8BE2"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326C409C" w14:textId="77777777" w:rsidR="00BD575D" w:rsidRDefault="00F31DDB">
            <w:pPr>
              <w:jc w:val="center"/>
              <w:rPr>
                <w:rFonts w:ascii="Tahoma" w:hAnsi="Tahoma" w:cs="Tahoma"/>
                <w:sz w:val="12"/>
                <w:szCs w:val="12"/>
                <w:rtl/>
              </w:rPr>
            </w:pPr>
            <w:r>
              <w:rPr>
                <w:rFonts w:ascii="Tahoma" w:hAnsi="Tahoma" w:cs="Tahoma"/>
                <w:sz w:val="12"/>
                <w:szCs w:val="12"/>
                <w:rtl/>
              </w:rPr>
              <w:t>12</w:t>
            </w:r>
          </w:p>
        </w:tc>
        <w:tc>
          <w:tcPr>
            <w:tcW w:w="350" w:type="dxa"/>
            <w:shd w:val="clear" w:color="auto" w:fill="F4B083" w:themeFill="accent2" w:themeFillTint="99"/>
            <w:vAlign w:val="center"/>
          </w:tcPr>
          <w:p w14:paraId="7DF75C89"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15A5F8FF"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1B4E009E"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1A7A66CC"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64C658D4" w14:textId="77777777" w:rsidR="00BD575D" w:rsidRDefault="00F31DDB">
            <w:pPr>
              <w:jc w:val="center"/>
              <w:rPr>
                <w:rFonts w:ascii="Tahoma" w:hAnsi="Tahoma" w:cs="Tahoma"/>
                <w:sz w:val="12"/>
                <w:szCs w:val="12"/>
                <w:rtl/>
              </w:rPr>
            </w:pPr>
            <w:r>
              <w:rPr>
                <w:rFonts w:ascii="Tahoma" w:hAnsi="Tahoma" w:cs="Tahoma"/>
                <w:sz w:val="12"/>
                <w:szCs w:val="12"/>
                <w:rtl/>
              </w:rPr>
              <w:t>10</w:t>
            </w:r>
          </w:p>
        </w:tc>
        <w:tc>
          <w:tcPr>
            <w:tcW w:w="350" w:type="dxa"/>
            <w:shd w:val="clear" w:color="auto" w:fill="C45911" w:themeFill="accent2" w:themeFillShade="BF"/>
            <w:vAlign w:val="center"/>
          </w:tcPr>
          <w:p w14:paraId="284AAA1D"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536CDFFE"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12D9FBBA" w14:textId="77777777"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14:paraId="4F9AC9FD" w14:textId="77777777" w:rsidR="00BD575D" w:rsidRDefault="00BD575D">
            <w:pPr>
              <w:jc w:val="center"/>
              <w:rPr>
                <w:rFonts w:ascii="Tahoma" w:hAnsi="Tahoma" w:cs="Tahoma"/>
                <w:sz w:val="12"/>
                <w:szCs w:val="12"/>
                <w:rtl/>
              </w:rPr>
            </w:pPr>
          </w:p>
        </w:tc>
        <w:tc>
          <w:tcPr>
            <w:tcW w:w="305" w:type="dxa"/>
            <w:vAlign w:val="center"/>
          </w:tcPr>
          <w:p w14:paraId="0043CA54" w14:textId="77777777" w:rsidR="00BD575D" w:rsidRDefault="00BD575D">
            <w:pPr>
              <w:jc w:val="center"/>
              <w:rPr>
                <w:rFonts w:ascii="Tahoma" w:hAnsi="Tahoma" w:cs="Tahoma"/>
                <w:sz w:val="12"/>
                <w:szCs w:val="12"/>
                <w:rtl/>
              </w:rPr>
            </w:pPr>
          </w:p>
        </w:tc>
        <w:tc>
          <w:tcPr>
            <w:tcW w:w="305" w:type="dxa"/>
            <w:vAlign w:val="center"/>
          </w:tcPr>
          <w:p w14:paraId="43B59CB5" w14:textId="77777777" w:rsidR="00BD575D" w:rsidRDefault="00BD575D">
            <w:pPr>
              <w:jc w:val="center"/>
              <w:rPr>
                <w:rFonts w:ascii="Tahoma" w:hAnsi="Tahoma" w:cs="Tahoma"/>
                <w:sz w:val="12"/>
                <w:szCs w:val="12"/>
                <w:rtl/>
              </w:rPr>
            </w:pPr>
          </w:p>
        </w:tc>
        <w:tc>
          <w:tcPr>
            <w:tcW w:w="305" w:type="dxa"/>
            <w:vAlign w:val="center"/>
          </w:tcPr>
          <w:p w14:paraId="29499B55" w14:textId="77777777" w:rsidR="00BD575D" w:rsidRDefault="00F31DDB">
            <w:pPr>
              <w:jc w:val="center"/>
              <w:rPr>
                <w:rFonts w:ascii="Tahoma" w:hAnsi="Tahoma" w:cs="Tahoma"/>
                <w:sz w:val="12"/>
                <w:szCs w:val="12"/>
                <w:rtl/>
              </w:rPr>
            </w:pPr>
            <w:r>
              <w:rPr>
                <w:rFonts w:ascii="Tahoma" w:hAnsi="Tahoma" w:cs="Tahoma"/>
                <w:sz w:val="12"/>
                <w:szCs w:val="12"/>
                <w:rtl/>
              </w:rPr>
              <w:t>3</w:t>
            </w:r>
          </w:p>
        </w:tc>
        <w:tc>
          <w:tcPr>
            <w:tcW w:w="305" w:type="dxa"/>
            <w:vAlign w:val="center"/>
          </w:tcPr>
          <w:p w14:paraId="07D8CA00" w14:textId="77777777" w:rsidR="00BD575D" w:rsidRDefault="00BD575D">
            <w:pPr>
              <w:jc w:val="center"/>
              <w:rPr>
                <w:rFonts w:ascii="Tahoma" w:hAnsi="Tahoma" w:cs="Tahoma"/>
                <w:sz w:val="12"/>
                <w:szCs w:val="12"/>
                <w:rtl/>
              </w:rPr>
            </w:pPr>
          </w:p>
        </w:tc>
        <w:tc>
          <w:tcPr>
            <w:tcW w:w="305" w:type="dxa"/>
            <w:shd w:val="clear" w:color="auto" w:fill="FFC000"/>
            <w:vAlign w:val="center"/>
          </w:tcPr>
          <w:p w14:paraId="22CA055E" w14:textId="77777777" w:rsidR="00BD575D" w:rsidRDefault="00BD575D">
            <w:pPr>
              <w:jc w:val="center"/>
              <w:rPr>
                <w:rFonts w:ascii="Tahoma" w:hAnsi="Tahoma" w:cs="Tahoma"/>
                <w:sz w:val="12"/>
                <w:szCs w:val="12"/>
                <w:rtl/>
              </w:rPr>
            </w:pPr>
          </w:p>
        </w:tc>
        <w:tc>
          <w:tcPr>
            <w:tcW w:w="305" w:type="dxa"/>
            <w:shd w:val="clear" w:color="auto" w:fill="92D050"/>
            <w:vAlign w:val="center"/>
          </w:tcPr>
          <w:p w14:paraId="3B3CB6CC" w14:textId="77777777" w:rsidR="00BD575D" w:rsidRDefault="00BD575D">
            <w:pPr>
              <w:jc w:val="center"/>
              <w:rPr>
                <w:rFonts w:ascii="Tahoma" w:hAnsi="Tahoma" w:cs="Tahoma"/>
                <w:sz w:val="12"/>
                <w:szCs w:val="12"/>
                <w:rtl/>
              </w:rPr>
            </w:pPr>
          </w:p>
        </w:tc>
        <w:tc>
          <w:tcPr>
            <w:tcW w:w="305" w:type="dxa"/>
            <w:shd w:val="clear" w:color="auto" w:fill="92D050"/>
            <w:vAlign w:val="center"/>
          </w:tcPr>
          <w:p w14:paraId="233D8D2C" w14:textId="77777777" w:rsidR="00BD575D" w:rsidRDefault="00BD575D">
            <w:pPr>
              <w:jc w:val="center"/>
              <w:rPr>
                <w:rFonts w:ascii="Tahoma" w:hAnsi="Tahoma" w:cs="Tahoma"/>
                <w:sz w:val="12"/>
                <w:szCs w:val="12"/>
                <w:rtl/>
              </w:rPr>
            </w:pPr>
          </w:p>
        </w:tc>
        <w:tc>
          <w:tcPr>
            <w:tcW w:w="350" w:type="dxa"/>
            <w:vAlign w:val="center"/>
          </w:tcPr>
          <w:p w14:paraId="0B5D9B64" w14:textId="77777777" w:rsidR="00BD575D" w:rsidRDefault="00F31DDB">
            <w:pPr>
              <w:jc w:val="center"/>
              <w:rPr>
                <w:rFonts w:ascii="Tahoma" w:hAnsi="Tahoma" w:cs="Tahoma"/>
                <w:sz w:val="12"/>
                <w:szCs w:val="12"/>
                <w:rtl/>
              </w:rPr>
            </w:pPr>
            <w:r>
              <w:rPr>
                <w:rFonts w:ascii="Tahoma" w:hAnsi="Tahoma" w:cs="Tahoma"/>
                <w:sz w:val="12"/>
                <w:szCs w:val="12"/>
                <w:rtl/>
              </w:rPr>
              <w:t>19</w:t>
            </w:r>
          </w:p>
        </w:tc>
      </w:tr>
      <w:tr w:rsidR="00BD575D" w14:paraId="0DFE4A14" w14:textId="77777777">
        <w:trPr>
          <w:trHeight w:val="283"/>
        </w:trPr>
        <w:tc>
          <w:tcPr>
            <w:tcW w:w="351" w:type="dxa"/>
            <w:shd w:val="clear" w:color="auto" w:fill="92D050"/>
            <w:vAlign w:val="center"/>
          </w:tcPr>
          <w:p w14:paraId="3F413E11" w14:textId="77777777" w:rsidR="00BD575D" w:rsidRDefault="00BD575D">
            <w:pPr>
              <w:jc w:val="center"/>
              <w:rPr>
                <w:rFonts w:ascii="Tahoma" w:hAnsi="Tahoma" w:cs="Tahoma"/>
                <w:sz w:val="12"/>
                <w:szCs w:val="12"/>
                <w:rtl/>
              </w:rPr>
            </w:pPr>
          </w:p>
        </w:tc>
        <w:tc>
          <w:tcPr>
            <w:tcW w:w="351" w:type="dxa"/>
            <w:shd w:val="clear" w:color="auto" w:fill="92D050"/>
            <w:vAlign w:val="center"/>
          </w:tcPr>
          <w:p w14:paraId="44F6DFF4" w14:textId="77777777" w:rsidR="00BD575D" w:rsidRDefault="00BD575D">
            <w:pPr>
              <w:jc w:val="center"/>
              <w:rPr>
                <w:rFonts w:ascii="Tahoma" w:hAnsi="Tahoma" w:cs="Tahoma"/>
                <w:sz w:val="12"/>
                <w:szCs w:val="12"/>
                <w:rtl/>
              </w:rPr>
            </w:pPr>
          </w:p>
        </w:tc>
        <w:tc>
          <w:tcPr>
            <w:tcW w:w="350" w:type="dxa"/>
            <w:shd w:val="clear" w:color="auto" w:fill="ED7D31" w:themeFill="accent2"/>
            <w:vAlign w:val="center"/>
          </w:tcPr>
          <w:p w14:paraId="4DFA5BF2" w14:textId="77777777" w:rsidR="00BD575D" w:rsidRDefault="00BD575D">
            <w:pPr>
              <w:jc w:val="center"/>
              <w:rPr>
                <w:rFonts w:ascii="Tahoma" w:hAnsi="Tahoma" w:cs="Tahoma"/>
                <w:sz w:val="12"/>
                <w:szCs w:val="12"/>
                <w:rtl/>
              </w:rPr>
            </w:pPr>
          </w:p>
        </w:tc>
        <w:tc>
          <w:tcPr>
            <w:tcW w:w="350" w:type="dxa"/>
            <w:vAlign w:val="center"/>
          </w:tcPr>
          <w:p w14:paraId="18A6379F" w14:textId="77777777" w:rsidR="00BD575D" w:rsidRDefault="00BD575D">
            <w:pPr>
              <w:jc w:val="center"/>
              <w:rPr>
                <w:rFonts w:ascii="Tahoma" w:hAnsi="Tahoma" w:cs="Tahoma"/>
                <w:sz w:val="12"/>
                <w:szCs w:val="12"/>
                <w:rtl/>
              </w:rPr>
            </w:pPr>
          </w:p>
        </w:tc>
        <w:tc>
          <w:tcPr>
            <w:tcW w:w="350" w:type="dxa"/>
            <w:vAlign w:val="center"/>
          </w:tcPr>
          <w:p w14:paraId="3BB08709" w14:textId="77777777" w:rsidR="00BD575D" w:rsidRDefault="00BD575D">
            <w:pPr>
              <w:jc w:val="center"/>
              <w:rPr>
                <w:rFonts w:ascii="Tahoma" w:hAnsi="Tahoma" w:cs="Tahoma"/>
                <w:sz w:val="12"/>
                <w:szCs w:val="12"/>
                <w:rtl/>
              </w:rPr>
            </w:pPr>
          </w:p>
        </w:tc>
        <w:tc>
          <w:tcPr>
            <w:tcW w:w="350" w:type="dxa"/>
            <w:vAlign w:val="center"/>
          </w:tcPr>
          <w:p w14:paraId="7E39278D" w14:textId="77777777" w:rsidR="00BD575D" w:rsidRDefault="00BD575D">
            <w:pPr>
              <w:jc w:val="center"/>
              <w:rPr>
                <w:rFonts w:ascii="Tahoma" w:hAnsi="Tahoma" w:cs="Tahoma"/>
                <w:sz w:val="12"/>
                <w:szCs w:val="12"/>
                <w:rtl/>
              </w:rPr>
            </w:pPr>
          </w:p>
        </w:tc>
        <w:tc>
          <w:tcPr>
            <w:tcW w:w="350" w:type="dxa"/>
            <w:vAlign w:val="center"/>
          </w:tcPr>
          <w:p w14:paraId="71AF50C5" w14:textId="77777777" w:rsidR="00BD575D" w:rsidRDefault="00BD575D">
            <w:pPr>
              <w:jc w:val="center"/>
              <w:rPr>
                <w:rFonts w:ascii="Tahoma" w:hAnsi="Tahoma" w:cs="Tahoma"/>
                <w:sz w:val="12"/>
                <w:szCs w:val="12"/>
                <w:rtl/>
              </w:rPr>
            </w:pPr>
          </w:p>
        </w:tc>
        <w:tc>
          <w:tcPr>
            <w:tcW w:w="350" w:type="dxa"/>
            <w:shd w:val="clear" w:color="auto" w:fill="auto"/>
            <w:vAlign w:val="center"/>
          </w:tcPr>
          <w:p w14:paraId="6DBA7BD7" w14:textId="77777777" w:rsidR="00BD575D" w:rsidRDefault="00BD575D">
            <w:pPr>
              <w:jc w:val="center"/>
              <w:rPr>
                <w:rFonts w:ascii="Tahoma" w:hAnsi="Tahoma" w:cs="Tahoma"/>
                <w:sz w:val="12"/>
                <w:szCs w:val="12"/>
                <w:rtl/>
              </w:rPr>
            </w:pPr>
          </w:p>
        </w:tc>
        <w:tc>
          <w:tcPr>
            <w:tcW w:w="350" w:type="dxa"/>
            <w:vAlign w:val="center"/>
          </w:tcPr>
          <w:p w14:paraId="262DE510" w14:textId="77777777" w:rsidR="00BD575D" w:rsidRDefault="00BD575D">
            <w:pPr>
              <w:jc w:val="center"/>
              <w:rPr>
                <w:rFonts w:ascii="Tahoma" w:hAnsi="Tahoma" w:cs="Tahoma"/>
                <w:sz w:val="12"/>
                <w:szCs w:val="12"/>
                <w:rtl/>
              </w:rPr>
            </w:pPr>
          </w:p>
        </w:tc>
        <w:tc>
          <w:tcPr>
            <w:tcW w:w="350" w:type="dxa"/>
            <w:vAlign w:val="center"/>
          </w:tcPr>
          <w:p w14:paraId="49B95753" w14:textId="77777777" w:rsidR="00BD575D" w:rsidRDefault="00BD575D">
            <w:pPr>
              <w:jc w:val="center"/>
              <w:rPr>
                <w:rFonts w:ascii="Tahoma" w:hAnsi="Tahoma" w:cs="Tahoma"/>
                <w:sz w:val="12"/>
                <w:szCs w:val="12"/>
                <w:rtl/>
              </w:rPr>
            </w:pPr>
          </w:p>
        </w:tc>
        <w:tc>
          <w:tcPr>
            <w:tcW w:w="350" w:type="dxa"/>
            <w:vAlign w:val="center"/>
          </w:tcPr>
          <w:p w14:paraId="6657F40D" w14:textId="77777777" w:rsidR="00BD575D" w:rsidRDefault="00BD575D">
            <w:pPr>
              <w:jc w:val="center"/>
              <w:rPr>
                <w:rFonts w:ascii="Tahoma" w:hAnsi="Tahoma" w:cs="Tahoma"/>
                <w:sz w:val="12"/>
                <w:szCs w:val="12"/>
                <w:rtl/>
              </w:rPr>
            </w:pPr>
          </w:p>
        </w:tc>
        <w:tc>
          <w:tcPr>
            <w:tcW w:w="350" w:type="dxa"/>
            <w:vAlign w:val="center"/>
          </w:tcPr>
          <w:p w14:paraId="573A7BF3" w14:textId="77777777" w:rsidR="00BD575D" w:rsidRDefault="00BD575D">
            <w:pPr>
              <w:jc w:val="center"/>
              <w:rPr>
                <w:rFonts w:ascii="Tahoma" w:hAnsi="Tahoma" w:cs="Tahoma"/>
                <w:sz w:val="12"/>
                <w:szCs w:val="12"/>
                <w:rtl/>
              </w:rPr>
            </w:pPr>
          </w:p>
        </w:tc>
        <w:tc>
          <w:tcPr>
            <w:tcW w:w="350" w:type="dxa"/>
            <w:vAlign w:val="center"/>
          </w:tcPr>
          <w:p w14:paraId="79B20253" w14:textId="77777777" w:rsidR="00BD575D" w:rsidRDefault="00BD575D">
            <w:pPr>
              <w:jc w:val="center"/>
              <w:rPr>
                <w:rFonts w:ascii="Tahoma" w:hAnsi="Tahoma" w:cs="Tahoma"/>
                <w:sz w:val="12"/>
                <w:szCs w:val="12"/>
                <w:rtl/>
              </w:rPr>
            </w:pPr>
          </w:p>
        </w:tc>
        <w:tc>
          <w:tcPr>
            <w:tcW w:w="350" w:type="dxa"/>
            <w:vAlign w:val="center"/>
          </w:tcPr>
          <w:p w14:paraId="3D101D51" w14:textId="77777777" w:rsidR="00BD575D" w:rsidRDefault="00BD575D">
            <w:pPr>
              <w:jc w:val="center"/>
              <w:rPr>
                <w:rFonts w:ascii="Tahoma" w:hAnsi="Tahoma" w:cs="Tahoma"/>
                <w:sz w:val="12"/>
                <w:szCs w:val="12"/>
                <w:rtl/>
              </w:rPr>
            </w:pPr>
          </w:p>
        </w:tc>
        <w:tc>
          <w:tcPr>
            <w:tcW w:w="350" w:type="dxa"/>
            <w:vAlign w:val="center"/>
          </w:tcPr>
          <w:p w14:paraId="2E418D4F" w14:textId="77777777" w:rsidR="00BD575D" w:rsidRDefault="00BD575D">
            <w:pPr>
              <w:jc w:val="center"/>
              <w:rPr>
                <w:rFonts w:ascii="Tahoma" w:hAnsi="Tahoma" w:cs="Tahoma"/>
                <w:sz w:val="12"/>
                <w:szCs w:val="12"/>
                <w:rtl/>
              </w:rPr>
            </w:pPr>
          </w:p>
        </w:tc>
        <w:tc>
          <w:tcPr>
            <w:tcW w:w="350" w:type="dxa"/>
            <w:vAlign w:val="center"/>
          </w:tcPr>
          <w:p w14:paraId="23D6E438" w14:textId="77777777" w:rsidR="00BD575D" w:rsidRDefault="00BD575D">
            <w:pPr>
              <w:jc w:val="center"/>
              <w:rPr>
                <w:rFonts w:ascii="Tahoma" w:hAnsi="Tahoma" w:cs="Tahoma"/>
                <w:sz w:val="12"/>
                <w:szCs w:val="12"/>
                <w:rtl/>
              </w:rPr>
            </w:pPr>
          </w:p>
        </w:tc>
        <w:tc>
          <w:tcPr>
            <w:tcW w:w="350" w:type="dxa"/>
            <w:vAlign w:val="center"/>
          </w:tcPr>
          <w:p w14:paraId="05FE0DFE" w14:textId="77777777" w:rsidR="00BD575D" w:rsidRDefault="00BD575D">
            <w:pPr>
              <w:jc w:val="center"/>
              <w:rPr>
                <w:rFonts w:ascii="Tahoma" w:hAnsi="Tahoma" w:cs="Tahoma"/>
                <w:sz w:val="12"/>
                <w:szCs w:val="12"/>
                <w:rtl/>
              </w:rPr>
            </w:pPr>
          </w:p>
        </w:tc>
        <w:tc>
          <w:tcPr>
            <w:tcW w:w="305" w:type="dxa"/>
            <w:vAlign w:val="center"/>
          </w:tcPr>
          <w:p w14:paraId="7E6B6DFC" w14:textId="77777777" w:rsidR="00BD575D" w:rsidRDefault="00BD575D">
            <w:pPr>
              <w:jc w:val="center"/>
              <w:rPr>
                <w:rFonts w:ascii="Tahoma" w:hAnsi="Tahoma" w:cs="Tahoma"/>
                <w:sz w:val="12"/>
                <w:szCs w:val="12"/>
                <w:rtl/>
              </w:rPr>
            </w:pPr>
          </w:p>
        </w:tc>
        <w:tc>
          <w:tcPr>
            <w:tcW w:w="305" w:type="dxa"/>
            <w:vAlign w:val="center"/>
          </w:tcPr>
          <w:p w14:paraId="7A675CE5" w14:textId="77777777" w:rsidR="00BD575D" w:rsidRDefault="00BD575D">
            <w:pPr>
              <w:jc w:val="center"/>
              <w:rPr>
                <w:rFonts w:ascii="Tahoma" w:hAnsi="Tahoma" w:cs="Tahoma"/>
                <w:sz w:val="12"/>
                <w:szCs w:val="12"/>
                <w:rtl/>
              </w:rPr>
            </w:pPr>
          </w:p>
        </w:tc>
        <w:tc>
          <w:tcPr>
            <w:tcW w:w="305" w:type="dxa"/>
            <w:vAlign w:val="center"/>
          </w:tcPr>
          <w:p w14:paraId="6A63C33C" w14:textId="77777777" w:rsidR="00BD575D" w:rsidRDefault="00BD575D">
            <w:pPr>
              <w:jc w:val="center"/>
              <w:rPr>
                <w:rFonts w:ascii="Tahoma" w:hAnsi="Tahoma" w:cs="Tahoma"/>
                <w:sz w:val="12"/>
                <w:szCs w:val="12"/>
                <w:rtl/>
              </w:rPr>
            </w:pPr>
          </w:p>
        </w:tc>
        <w:tc>
          <w:tcPr>
            <w:tcW w:w="305" w:type="dxa"/>
            <w:vAlign w:val="center"/>
          </w:tcPr>
          <w:p w14:paraId="1045D35B" w14:textId="77777777" w:rsidR="00BD575D" w:rsidRDefault="00BD575D">
            <w:pPr>
              <w:jc w:val="center"/>
              <w:rPr>
                <w:rFonts w:ascii="Tahoma" w:hAnsi="Tahoma" w:cs="Tahoma"/>
                <w:sz w:val="12"/>
                <w:szCs w:val="12"/>
                <w:rtl/>
              </w:rPr>
            </w:pPr>
          </w:p>
        </w:tc>
        <w:tc>
          <w:tcPr>
            <w:tcW w:w="305" w:type="dxa"/>
            <w:vAlign w:val="center"/>
          </w:tcPr>
          <w:p w14:paraId="61C9F584" w14:textId="77777777" w:rsidR="00BD575D" w:rsidRDefault="00BD575D">
            <w:pPr>
              <w:jc w:val="center"/>
              <w:rPr>
                <w:rFonts w:ascii="Tahoma" w:hAnsi="Tahoma" w:cs="Tahoma"/>
                <w:sz w:val="12"/>
                <w:szCs w:val="12"/>
                <w:rtl/>
              </w:rPr>
            </w:pPr>
          </w:p>
        </w:tc>
        <w:tc>
          <w:tcPr>
            <w:tcW w:w="305" w:type="dxa"/>
            <w:vAlign w:val="center"/>
          </w:tcPr>
          <w:p w14:paraId="1BDCB048" w14:textId="77777777" w:rsidR="00BD575D" w:rsidRDefault="00BD575D">
            <w:pPr>
              <w:jc w:val="center"/>
              <w:rPr>
                <w:rFonts w:ascii="Tahoma" w:hAnsi="Tahoma" w:cs="Tahoma"/>
                <w:sz w:val="12"/>
                <w:szCs w:val="12"/>
                <w:rtl/>
              </w:rPr>
            </w:pPr>
          </w:p>
        </w:tc>
        <w:tc>
          <w:tcPr>
            <w:tcW w:w="305" w:type="dxa"/>
            <w:vAlign w:val="center"/>
          </w:tcPr>
          <w:p w14:paraId="7C638023" w14:textId="77777777" w:rsidR="00BD575D" w:rsidRDefault="00BD575D">
            <w:pPr>
              <w:jc w:val="center"/>
              <w:rPr>
                <w:rFonts w:ascii="Tahoma" w:hAnsi="Tahoma" w:cs="Tahoma"/>
                <w:sz w:val="12"/>
                <w:szCs w:val="12"/>
                <w:rtl/>
              </w:rPr>
            </w:pPr>
          </w:p>
        </w:tc>
        <w:tc>
          <w:tcPr>
            <w:tcW w:w="305" w:type="dxa"/>
            <w:shd w:val="clear" w:color="auto" w:fill="FFC000"/>
            <w:vAlign w:val="center"/>
          </w:tcPr>
          <w:p w14:paraId="1037B195" w14:textId="77777777" w:rsidR="00BD575D" w:rsidRDefault="00BD575D">
            <w:pPr>
              <w:jc w:val="center"/>
              <w:rPr>
                <w:rFonts w:ascii="Tahoma" w:hAnsi="Tahoma" w:cs="Tahoma"/>
                <w:sz w:val="12"/>
                <w:szCs w:val="12"/>
                <w:rtl/>
              </w:rPr>
            </w:pPr>
          </w:p>
        </w:tc>
        <w:tc>
          <w:tcPr>
            <w:tcW w:w="305" w:type="dxa"/>
            <w:shd w:val="clear" w:color="auto" w:fill="92D050"/>
            <w:vAlign w:val="center"/>
          </w:tcPr>
          <w:p w14:paraId="43A46623" w14:textId="77777777" w:rsidR="00BD575D" w:rsidRDefault="00BD575D">
            <w:pPr>
              <w:jc w:val="center"/>
              <w:rPr>
                <w:rFonts w:ascii="Tahoma" w:hAnsi="Tahoma" w:cs="Tahoma"/>
                <w:sz w:val="12"/>
                <w:szCs w:val="12"/>
                <w:rtl/>
              </w:rPr>
            </w:pPr>
          </w:p>
        </w:tc>
        <w:tc>
          <w:tcPr>
            <w:tcW w:w="305" w:type="dxa"/>
            <w:shd w:val="clear" w:color="auto" w:fill="92D050"/>
            <w:vAlign w:val="center"/>
          </w:tcPr>
          <w:p w14:paraId="14EF31B9" w14:textId="77777777" w:rsidR="00BD575D" w:rsidRDefault="00BD575D">
            <w:pPr>
              <w:jc w:val="center"/>
              <w:rPr>
                <w:rFonts w:ascii="Tahoma" w:hAnsi="Tahoma" w:cs="Tahoma"/>
                <w:sz w:val="12"/>
                <w:szCs w:val="12"/>
                <w:rtl/>
              </w:rPr>
            </w:pPr>
          </w:p>
        </w:tc>
        <w:tc>
          <w:tcPr>
            <w:tcW w:w="350" w:type="dxa"/>
            <w:vAlign w:val="center"/>
          </w:tcPr>
          <w:p w14:paraId="375333FD" w14:textId="77777777" w:rsidR="00BD575D" w:rsidRDefault="00F31DDB">
            <w:pPr>
              <w:jc w:val="center"/>
              <w:rPr>
                <w:rFonts w:ascii="Tahoma" w:hAnsi="Tahoma" w:cs="Tahoma"/>
                <w:sz w:val="12"/>
                <w:szCs w:val="12"/>
                <w:rtl/>
              </w:rPr>
            </w:pPr>
            <w:r>
              <w:rPr>
                <w:rFonts w:ascii="Tahoma" w:hAnsi="Tahoma" w:cs="Tahoma"/>
                <w:sz w:val="12"/>
                <w:szCs w:val="12"/>
                <w:rtl/>
              </w:rPr>
              <w:t>20</w:t>
            </w:r>
          </w:p>
        </w:tc>
      </w:tr>
      <w:tr w:rsidR="00BD575D" w14:paraId="501E0EF6" w14:textId="77777777">
        <w:trPr>
          <w:trHeight w:val="283"/>
        </w:trPr>
        <w:tc>
          <w:tcPr>
            <w:tcW w:w="351" w:type="dxa"/>
            <w:shd w:val="clear" w:color="auto" w:fill="92D050"/>
            <w:vAlign w:val="center"/>
          </w:tcPr>
          <w:p w14:paraId="6F6C9A95" w14:textId="77777777" w:rsidR="00BD575D" w:rsidRDefault="00BD575D">
            <w:pPr>
              <w:jc w:val="center"/>
              <w:rPr>
                <w:rFonts w:ascii="Tahoma" w:hAnsi="Tahoma" w:cs="Tahoma"/>
                <w:sz w:val="12"/>
                <w:szCs w:val="12"/>
                <w:rtl/>
              </w:rPr>
            </w:pPr>
          </w:p>
        </w:tc>
        <w:tc>
          <w:tcPr>
            <w:tcW w:w="351" w:type="dxa"/>
            <w:shd w:val="clear" w:color="auto" w:fill="92D050"/>
            <w:vAlign w:val="center"/>
          </w:tcPr>
          <w:p w14:paraId="3473449C" w14:textId="77777777" w:rsidR="00BD575D" w:rsidRDefault="00BD575D">
            <w:pPr>
              <w:jc w:val="center"/>
              <w:rPr>
                <w:rFonts w:ascii="Tahoma" w:hAnsi="Tahoma" w:cs="Tahoma"/>
                <w:sz w:val="12"/>
                <w:szCs w:val="12"/>
                <w:rtl/>
              </w:rPr>
            </w:pPr>
          </w:p>
        </w:tc>
        <w:tc>
          <w:tcPr>
            <w:tcW w:w="350" w:type="dxa"/>
            <w:shd w:val="clear" w:color="auto" w:fill="ED7D31" w:themeFill="accent2"/>
            <w:vAlign w:val="center"/>
          </w:tcPr>
          <w:p w14:paraId="451BDF86" w14:textId="77777777" w:rsidR="00BD575D" w:rsidRDefault="00F31DDB">
            <w:pPr>
              <w:jc w:val="center"/>
              <w:rPr>
                <w:rFonts w:ascii="Tahoma" w:hAnsi="Tahoma" w:cs="Tahoma"/>
                <w:sz w:val="12"/>
                <w:szCs w:val="12"/>
                <w:rtl/>
              </w:rPr>
            </w:pPr>
            <w:r>
              <w:rPr>
                <w:rFonts w:ascii="Tahoma" w:hAnsi="Tahoma" w:cs="Tahoma"/>
                <w:sz w:val="12"/>
                <w:szCs w:val="12"/>
                <w:rtl/>
              </w:rPr>
              <w:t>14</w:t>
            </w:r>
          </w:p>
        </w:tc>
        <w:tc>
          <w:tcPr>
            <w:tcW w:w="350" w:type="dxa"/>
            <w:vAlign w:val="center"/>
          </w:tcPr>
          <w:p w14:paraId="595B0320" w14:textId="77777777" w:rsidR="00BD575D" w:rsidRDefault="00BD575D">
            <w:pPr>
              <w:jc w:val="center"/>
              <w:rPr>
                <w:rFonts w:ascii="Tahoma" w:hAnsi="Tahoma" w:cs="Tahoma"/>
                <w:sz w:val="12"/>
                <w:szCs w:val="12"/>
                <w:rtl/>
              </w:rPr>
            </w:pPr>
          </w:p>
        </w:tc>
        <w:tc>
          <w:tcPr>
            <w:tcW w:w="350" w:type="dxa"/>
            <w:vAlign w:val="center"/>
          </w:tcPr>
          <w:p w14:paraId="1393CE9A" w14:textId="77777777" w:rsidR="00BD575D" w:rsidRDefault="00BD575D">
            <w:pPr>
              <w:jc w:val="center"/>
              <w:rPr>
                <w:rFonts w:ascii="Tahoma" w:hAnsi="Tahoma" w:cs="Tahoma"/>
                <w:sz w:val="12"/>
                <w:szCs w:val="12"/>
                <w:rtl/>
              </w:rPr>
            </w:pPr>
          </w:p>
        </w:tc>
        <w:tc>
          <w:tcPr>
            <w:tcW w:w="350" w:type="dxa"/>
            <w:vAlign w:val="center"/>
          </w:tcPr>
          <w:p w14:paraId="2869939B" w14:textId="77777777" w:rsidR="00BD575D" w:rsidRDefault="00BD575D">
            <w:pPr>
              <w:jc w:val="center"/>
              <w:rPr>
                <w:rFonts w:ascii="Tahoma" w:hAnsi="Tahoma" w:cs="Tahoma"/>
                <w:sz w:val="12"/>
                <w:szCs w:val="12"/>
                <w:rtl/>
              </w:rPr>
            </w:pPr>
          </w:p>
        </w:tc>
        <w:tc>
          <w:tcPr>
            <w:tcW w:w="350" w:type="dxa"/>
            <w:vAlign w:val="center"/>
          </w:tcPr>
          <w:p w14:paraId="75507AD8" w14:textId="77777777" w:rsidR="00BD575D" w:rsidRDefault="00BD575D">
            <w:pPr>
              <w:jc w:val="center"/>
              <w:rPr>
                <w:rFonts w:ascii="Tahoma" w:hAnsi="Tahoma" w:cs="Tahoma"/>
                <w:sz w:val="12"/>
                <w:szCs w:val="12"/>
                <w:rtl/>
              </w:rPr>
            </w:pPr>
          </w:p>
        </w:tc>
        <w:tc>
          <w:tcPr>
            <w:tcW w:w="350" w:type="dxa"/>
            <w:vAlign w:val="center"/>
          </w:tcPr>
          <w:p w14:paraId="2B85B2FF" w14:textId="77777777" w:rsidR="00BD575D" w:rsidRDefault="00F31DDB">
            <w:pPr>
              <w:jc w:val="center"/>
              <w:rPr>
                <w:rFonts w:ascii="Tahoma" w:hAnsi="Tahoma" w:cs="Tahoma"/>
                <w:sz w:val="12"/>
                <w:szCs w:val="12"/>
                <w:rtl/>
              </w:rPr>
            </w:pPr>
            <w:r>
              <w:rPr>
                <w:rFonts w:ascii="Tahoma" w:hAnsi="Tahoma" w:cs="Tahoma"/>
                <w:sz w:val="12"/>
                <w:szCs w:val="12"/>
                <w:rtl/>
              </w:rPr>
              <w:t>5</w:t>
            </w:r>
          </w:p>
        </w:tc>
        <w:tc>
          <w:tcPr>
            <w:tcW w:w="350" w:type="dxa"/>
            <w:vAlign w:val="center"/>
          </w:tcPr>
          <w:p w14:paraId="4330A44C" w14:textId="77777777" w:rsidR="00BD575D" w:rsidRDefault="00BD575D">
            <w:pPr>
              <w:jc w:val="center"/>
              <w:rPr>
                <w:rFonts w:ascii="Tahoma" w:hAnsi="Tahoma" w:cs="Tahoma"/>
                <w:sz w:val="12"/>
                <w:szCs w:val="12"/>
                <w:rtl/>
              </w:rPr>
            </w:pPr>
          </w:p>
        </w:tc>
        <w:tc>
          <w:tcPr>
            <w:tcW w:w="350" w:type="dxa"/>
            <w:vAlign w:val="center"/>
          </w:tcPr>
          <w:p w14:paraId="3C1BD246" w14:textId="77777777" w:rsidR="00BD575D" w:rsidRDefault="00BD575D">
            <w:pPr>
              <w:jc w:val="center"/>
              <w:rPr>
                <w:rFonts w:ascii="Tahoma" w:hAnsi="Tahoma" w:cs="Tahoma"/>
                <w:sz w:val="12"/>
                <w:szCs w:val="12"/>
                <w:rtl/>
              </w:rPr>
            </w:pPr>
          </w:p>
        </w:tc>
        <w:tc>
          <w:tcPr>
            <w:tcW w:w="350" w:type="dxa"/>
            <w:vAlign w:val="center"/>
          </w:tcPr>
          <w:p w14:paraId="125E9908" w14:textId="77777777" w:rsidR="00BD575D" w:rsidRDefault="00BD575D">
            <w:pPr>
              <w:jc w:val="center"/>
              <w:rPr>
                <w:rFonts w:ascii="Tahoma" w:hAnsi="Tahoma" w:cs="Tahoma"/>
                <w:sz w:val="12"/>
                <w:szCs w:val="12"/>
                <w:rtl/>
              </w:rPr>
            </w:pPr>
          </w:p>
        </w:tc>
        <w:tc>
          <w:tcPr>
            <w:tcW w:w="350" w:type="dxa"/>
            <w:vAlign w:val="center"/>
          </w:tcPr>
          <w:p w14:paraId="522173F7" w14:textId="77777777" w:rsidR="00BD575D" w:rsidRDefault="00BD575D">
            <w:pPr>
              <w:jc w:val="center"/>
              <w:rPr>
                <w:rFonts w:ascii="Tahoma" w:hAnsi="Tahoma" w:cs="Tahoma"/>
                <w:sz w:val="12"/>
                <w:szCs w:val="12"/>
                <w:rtl/>
              </w:rPr>
            </w:pPr>
          </w:p>
        </w:tc>
        <w:tc>
          <w:tcPr>
            <w:tcW w:w="350" w:type="dxa"/>
            <w:vAlign w:val="center"/>
          </w:tcPr>
          <w:p w14:paraId="686A9D13" w14:textId="77777777" w:rsidR="00BD575D" w:rsidRDefault="00BD575D">
            <w:pPr>
              <w:jc w:val="center"/>
              <w:rPr>
                <w:rFonts w:ascii="Tahoma" w:hAnsi="Tahoma" w:cs="Tahoma"/>
                <w:sz w:val="12"/>
                <w:szCs w:val="12"/>
                <w:rtl/>
              </w:rPr>
            </w:pPr>
          </w:p>
        </w:tc>
        <w:tc>
          <w:tcPr>
            <w:tcW w:w="350" w:type="dxa"/>
            <w:vAlign w:val="center"/>
          </w:tcPr>
          <w:p w14:paraId="5D18D3A4" w14:textId="77777777" w:rsidR="00BD575D" w:rsidRDefault="00BD575D">
            <w:pPr>
              <w:jc w:val="center"/>
              <w:rPr>
                <w:rFonts w:ascii="Tahoma" w:hAnsi="Tahoma" w:cs="Tahoma"/>
                <w:sz w:val="12"/>
                <w:szCs w:val="12"/>
                <w:rtl/>
              </w:rPr>
            </w:pPr>
          </w:p>
        </w:tc>
        <w:tc>
          <w:tcPr>
            <w:tcW w:w="350" w:type="dxa"/>
            <w:vAlign w:val="center"/>
          </w:tcPr>
          <w:p w14:paraId="1C7C3071" w14:textId="77777777" w:rsidR="00BD575D" w:rsidRDefault="00BD575D">
            <w:pPr>
              <w:jc w:val="center"/>
              <w:rPr>
                <w:rFonts w:ascii="Tahoma" w:hAnsi="Tahoma" w:cs="Tahoma"/>
                <w:sz w:val="12"/>
                <w:szCs w:val="12"/>
                <w:rtl/>
              </w:rPr>
            </w:pPr>
          </w:p>
        </w:tc>
        <w:tc>
          <w:tcPr>
            <w:tcW w:w="350" w:type="dxa"/>
            <w:vAlign w:val="center"/>
          </w:tcPr>
          <w:p w14:paraId="635B2E2C" w14:textId="77777777" w:rsidR="00BD575D" w:rsidRDefault="00BD575D">
            <w:pPr>
              <w:jc w:val="center"/>
              <w:rPr>
                <w:rFonts w:ascii="Tahoma" w:hAnsi="Tahoma" w:cs="Tahoma"/>
                <w:sz w:val="12"/>
                <w:szCs w:val="12"/>
                <w:rtl/>
              </w:rPr>
            </w:pPr>
          </w:p>
        </w:tc>
        <w:tc>
          <w:tcPr>
            <w:tcW w:w="350" w:type="dxa"/>
            <w:vAlign w:val="center"/>
          </w:tcPr>
          <w:p w14:paraId="3C0746FE" w14:textId="77777777" w:rsidR="00BD575D" w:rsidRDefault="00BD575D">
            <w:pPr>
              <w:jc w:val="center"/>
              <w:rPr>
                <w:rFonts w:ascii="Tahoma" w:hAnsi="Tahoma" w:cs="Tahoma"/>
                <w:sz w:val="12"/>
                <w:szCs w:val="12"/>
                <w:rtl/>
              </w:rPr>
            </w:pPr>
          </w:p>
        </w:tc>
        <w:tc>
          <w:tcPr>
            <w:tcW w:w="305" w:type="dxa"/>
            <w:vAlign w:val="center"/>
          </w:tcPr>
          <w:p w14:paraId="7E3B6585" w14:textId="77777777" w:rsidR="00BD575D" w:rsidRDefault="00BD575D">
            <w:pPr>
              <w:jc w:val="center"/>
              <w:rPr>
                <w:rFonts w:ascii="Tahoma" w:hAnsi="Tahoma" w:cs="Tahoma"/>
                <w:sz w:val="12"/>
                <w:szCs w:val="12"/>
                <w:rtl/>
              </w:rPr>
            </w:pPr>
          </w:p>
        </w:tc>
        <w:tc>
          <w:tcPr>
            <w:tcW w:w="305" w:type="dxa"/>
            <w:vAlign w:val="center"/>
          </w:tcPr>
          <w:p w14:paraId="47B2AB0F" w14:textId="77777777" w:rsidR="00BD575D" w:rsidRDefault="00BD575D">
            <w:pPr>
              <w:jc w:val="center"/>
              <w:rPr>
                <w:rFonts w:ascii="Tahoma" w:hAnsi="Tahoma" w:cs="Tahoma"/>
                <w:sz w:val="12"/>
                <w:szCs w:val="12"/>
                <w:rtl/>
              </w:rPr>
            </w:pPr>
          </w:p>
        </w:tc>
        <w:tc>
          <w:tcPr>
            <w:tcW w:w="305" w:type="dxa"/>
            <w:vAlign w:val="center"/>
          </w:tcPr>
          <w:p w14:paraId="2C592F26" w14:textId="77777777" w:rsidR="00BD575D" w:rsidRDefault="00F31DDB">
            <w:pPr>
              <w:jc w:val="center"/>
              <w:rPr>
                <w:rFonts w:ascii="Tahoma" w:hAnsi="Tahoma" w:cs="Tahoma"/>
                <w:sz w:val="12"/>
                <w:szCs w:val="12"/>
                <w:rtl/>
              </w:rPr>
            </w:pPr>
            <w:r>
              <w:rPr>
                <w:rFonts w:ascii="Tahoma" w:hAnsi="Tahoma" w:cs="Tahoma"/>
                <w:sz w:val="12"/>
                <w:szCs w:val="12"/>
                <w:rtl/>
              </w:rPr>
              <w:t>4</w:t>
            </w:r>
          </w:p>
        </w:tc>
        <w:tc>
          <w:tcPr>
            <w:tcW w:w="305" w:type="dxa"/>
            <w:vAlign w:val="center"/>
          </w:tcPr>
          <w:p w14:paraId="74729054" w14:textId="77777777" w:rsidR="00BD575D" w:rsidRDefault="00BD575D">
            <w:pPr>
              <w:jc w:val="center"/>
              <w:rPr>
                <w:rFonts w:ascii="Tahoma" w:hAnsi="Tahoma" w:cs="Tahoma"/>
                <w:sz w:val="12"/>
                <w:szCs w:val="12"/>
                <w:rtl/>
              </w:rPr>
            </w:pPr>
          </w:p>
        </w:tc>
        <w:tc>
          <w:tcPr>
            <w:tcW w:w="305" w:type="dxa"/>
            <w:vAlign w:val="center"/>
          </w:tcPr>
          <w:p w14:paraId="6A17EA50" w14:textId="77777777" w:rsidR="00BD575D" w:rsidRDefault="00BD575D">
            <w:pPr>
              <w:jc w:val="center"/>
              <w:rPr>
                <w:rFonts w:ascii="Tahoma" w:hAnsi="Tahoma" w:cs="Tahoma"/>
                <w:sz w:val="12"/>
                <w:szCs w:val="12"/>
                <w:rtl/>
              </w:rPr>
            </w:pPr>
          </w:p>
        </w:tc>
        <w:tc>
          <w:tcPr>
            <w:tcW w:w="305" w:type="dxa"/>
            <w:vAlign w:val="center"/>
          </w:tcPr>
          <w:p w14:paraId="3284EC62" w14:textId="77777777" w:rsidR="00BD575D" w:rsidRDefault="00BD575D">
            <w:pPr>
              <w:jc w:val="center"/>
              <w:rPr>
                <w:rFonts w:ascii="Tahoma" w:hAnsi="Tahoma" w:cs="Tahoma"/>
                <w:sz w:val="12"/>
                <w:szCs w:val="12"/>
                <w:rtl/>
              </w:rPr>
            </w:pPr>
          </w:p>
        </w:tc>
        <w:tc>
          <w:tcPr>
            <w:tcW w:w="305" w:type="dxa"/>
            <w:vAlign w:val="center"/>
          </w:tcPr>
          <w:p w14:paraId="306D45F7" w14:textId="77777777" w:rsidR="00BD575D" w:rsidRDefault="00BD575D">
            <w:pPr>
              <w:jc w:val="center"/>
              <w:rPr>
                <w:rFonts w:ascii="Tahoma" w:hAnsi="Tahoma" w:cs="Tahoma"/>
                <w:sz w:val="12"/>
                <w:szCs w:val="12"/>
                <w:rtl/>
              </w:rPr>
            </w:pPr>
          </w:p>
        </w:tc>
        <w:tc>
          <w:tcPr>
            <w:tcW w:w="305" w:type="dxa"/>
            <w:shd w:val="clear" w:color="auto" w:fill="FFC000"/>
            <w:vAlign w:val="center"/>
          </w:tcPr>
          <w:p w14:paraId="6B21F0D1" w14:textId="77777777" w:rsidR="00BD575D" w:rsidRDefault="00F31DDB">
            <w:pPr>
              <w:jc w:val="center"/>
              <w:rPr>
                <w:rFonts w:ascii="Tahoma" w:hAnsi="Tahoma" w:cs="Tahoma"/>
                <w:sz w:val="12"/>
                <w:szCs w:val="12"/>
                <w:rtl/>
              </w:rPr>
            </w:pPr>
            <w:r>
              <w:rPr>
                <w:rFonts w:ascii="Tahoma" w:hAnsi="Tahoma" w:cs="Tahoma"/>
                <w:sz w:val="12"/>
                <w:szCs w:val="12"/>
                <w:rtl/>
              </w:rPr>
              <w:t>7</w:t>
            </w:r>
          </w:p>
        </w:tc>
        <w:tc>
          <w:tcPr>
            <w:tcW w:w="305" w:type="dxa"/>
            <w:shd w:val="clear" w:color="auto" w:fill="92D050"/>
            <w:vAlign w:val="center"/>
          </w:tcPr>
          <w:p w14:paraId="102064D6" w14:textId="77777777" w:rsidR="00BD575D" w:rsidRDefault="00BD575D">
            <w:pPr>
              <w:jc w:val="center"/>
              <w:rPr>
                <w:rFonts w:ascii="Tahoma" w:hAnsi="Tahoma" w:cs="Tahoma"/>
                <w:sz w:val="12"/>
                <w:szCs w:val="12"/>
                <w:rtl/>
              </w:rPr>
            </w:pPr>
          </w:p>
        </w:tc>
        <w:tc>
          <w:tcPr>
            <w:tcW w:w="305" w:type="dxa"/>
            <w:shd w:val="clear" w:color="auto" w:fill="92D050"/>
            <w:vAlign w:val="center"/>
          </w:tcPr>
          <w:p w14:paraId="45C9103A" w14:textId="77777777" w:rsidR="00BD575D" w:rsidRDefault="00BD575D">
            <w:pPr>
              <w:jc w:val="center"/>
              <w:rPr>
                <w:rFonts w:ascii="Tahoma" w:hAnsi="Tahoma" w:cs="Tahoma"/>
                <w:sz w:val="12"/>
                <w:szCs w:val="12"/>
                <w:rtl/>
              </w:rPr>
            </w:pPr>
          </w:p>
        </w:tc>
        <w:tc>
          <w:tcPr>
            <w:tcW w:w="350" w:type="dxa"/>
            <w:vAlign w:val="center"/>
          </w:tcPr>
          <w:p w14:paraId="4D805A89" w14:textId="77777777" w:rsidR="00BD575D" w:rsidRDefault="00F31DDB">
            <w:pPr>
              <w:jc w:val="center"/>
              <w:rPr>
                <w:rFonts w:ascii="Tahoma" w:hAnsi="Tahoma" w:cs="Tahoma"/>
                <w:sz w:val="12"/>
                <w:szCs w:val="12"/>
                <w:rtl/>
              </w:rPr>
            </w:pPr>
            <w:r>
              <w:rPr>
                <w:rFonts w:ascii="Tahoma" w:hAnsi="Tahoma" w:cs="Tahoma"/>
                <w:sz w:val="12"/>
                <w:szCs w:val="12"/>
                <w:rtl/>
              </w:rPr>
              <w:t>21</w:t>
            </w:r>
          </w:p>
        </w:tc>
      </w:tr>
      <w:tr w:rsidR="00BD575D" w14:paraId="6AEFCD0F" w14:textId="77777777">
        <w:trPr>
          <w:trHeight w:val="283"/>
        </w:trPr>
        <w:tc>
          <w:tcPr>
            <w:tcW w:w="351" w:type="dxa"/>
            <w:shd w:val="clear" w:color="auto" w:fill="92D050"/>
            <w:vAlign w:val="center"/>
          </w:tcPr>
          <w:p w14:paraId="2C30E15D" w14:textId="77777777" w:rsidR="00BD575D" w:rsidRDefault="00BD575D">
            <w:pPr>
              <w:jc w:val="center"/>
              <w:rPr>
                <w:rFonts w:ascii="Tahoma" w:hAnsi="Tahoma" w:cs="Tahoma"/>
                <w:sz w:val="12"/>
                <w:szCs w:val="12"/>
                <w:rtl/>
              </w:rPr>
            </w:pPr>
          </w:p>
        </w:tc>
        <w:tc>
          <w:tcPr>
            <w:tcW w:w="351" w:type="dxa"/>
            <w:shd w:val="clear" w:color="auto" w:fill="92D050"/>
            <w:vAlign w:val="center"/>
          </w:tcPr>
          <w:p w14:paraId="6A427923" w14:textId="77777777" w:rsidR="00BD575D" w:rsidRDefault="00BD575D">
            <w:pPr>
              <w:jc w:val="center"/>
              <w:rPr>
                <w:rFonts w:ascii="Tahoma" w:hAnsi="Tahoma" w:cs="Tahoma"/>
                <w:sz w:val="12"/>
                <w:szCs w:val="12"/>
                <w:rtl/>
              </w:rPr>
            </w:pPr>
          </w:p>
        </w:tc>
        <w:tc>
          <w:tcPr>
            <w:tcW w:w="350" w:type="dxa"/>
            <w:shd w:val="clear" w:color="auto" w:fill="ED7D31" w:themeFill="accent2"/>
            <w:vAlign w:val="center"/>
          </w:tcPr>
          <w:p w14:paraId="132E1114" w14:textId="77777777" w:rsidR="00BD575D" w:rsidRDefault="00BD575D">
            <w:pPr>
              <w:jc w:val="center"/>
              <w:rPr>
                <w:rFonts w:ascii="Tahoma" w:hAnsi="Tahoma" w:cs="Tahoma"/>
                <w:sz w:val="12"/>
                <w:szCs w:val="12"/>
                <w:rtl/>
              </w:rPr>
            </w:pPr>
          </w:p>
        </w:tc>
        <w:tc>
          <w:tcPr>
            <w:tcW w:w="350" w:type="dxa"/>
            <w:vAlign w:val="center"/>
          </w:tcPr>
          <w:p w14:paraId="6951EC2D" w14:textId="77777777" w:rsidR="00BD575D" w:rsidRDefault="00BD575D">
            <w:pPr>
              <w:jc w:val="center"/>
              <w:rPr>
                <w:rFonts w:ascii="Tahoma" w:hAnsi="Tahoma" w:cs="Tahoma"/>
                <w:sz w:val="12"/>
                <w:szCs w:val="12"/>
                <w:rtl/>
              </w:rPr>
            </w:pPr>
          </w:p>
        </w:tc>
        <w:tc>
          <w:tcPr>
            <w:tcW w:w="350" w:type="dxa"/>
            <w:vAlign w:val="center"/>
          </w:tcPr>
          <w:p w14:paraId="06DE783B" w14:textId="77777777" w:rsidR="00BD575D" w:rsidRDefault="00BD575D">
            <w:pPr>
              <w:jc w:val="center"/>
              <w:rPr>
                <w:rFonts w:ascii="Tahoma" w:hAnsi="Tahoma" w:cs="Tahoma"/>
                <w:sz w:val="12"/>
                <w:szCs w:val="12"/>
                <w:rtl/>
              </w:rPr>
            </w:pPr>
          </w:p>
        </w:tc>
        <w:tc>
          <w:tcPr>
            <w:tcW w:w="350" w:type="dxa"/>
            <w:vAlign w:val="center"/>
          </w:tcPr>
          <w:p w14:paraId="1FB728E8" w14:textId="77777777" w:rsidR="00BD575D" w:rsidRDefault="00BD575D">
            <w:pPr>
              <w:jc w:val="center"/>
              <w:rPr>
                <w:rFonts w:ascii="Tahoma" w:hAnsi="Tahoma" w:cs="Tahoma"/>
                <w:sz w:val="12"/>
                <w:szCs w:val="12"/>
                <w:rtl/>
              </w:rPr>
            </w:pPr>
          </w:p>
        </w:tc>
        <w:tc>
          <w:tcPr>
            <w:tcW w:w="350" w:type="dxa"/>
            <w:vAlign w:val="center"/>
          </w:tcPr>
          <w:p w14:paraId="50A90BF8" w14:textId="77777777" w:rsidR="00BD575D" w:rsidRDefault="00BD575D">
            <w:pPr>
              <w:jc w:val="center"/>
              <w:rPr>
                <w:rFonts w:ascii="Tahoma" w:hAnsi="Tahoma" w:cs="Tahoma"/>
                <w:sz w:val="12"/>
                <w:szCs w:val="12"/>
                <w:rtl/>
              </w:rPr>
            </w:pPr>
          </w:p>
        </w:tc>
        <w:tc>
          <w:tcPr>
            <w:tcW w:w="350" w:type="dxa"/>
            <w:vAlign w:val="center"/>
          </w:tcPr>
          <w:p w14:paraId="003D1213" w14:textId="77777777" w:rsidR="00BD575D" w:rsidRDefault="00BD575D">
            <w:pPr>
              <w:jc w:val="center"/>
              <w:rPr>
                <w:rFonts w:ascii="Tahoma" w:hAnsi="Tahoma" w:cs="Tahoma"/>
                <w:sz w:val="12"/>
                <w:szCs w:val="12"/>
                <w:rtl/>
              </w:rPr>
            </w:pPr>
          </w:p>
        </w:tc>
        <w:tc>
          <w:tcPr>
            <w:tcW w:w="350" w:type="dxa"/>
            <w:vAlign w:val="center"/>
          </w:tcPr>
          <w:p w14:paraId="41EB025F" w14:textId="77777777" w:rsidR="00BD575D" w:rsidRDefault="00BD575D">
            <w:pPr>
              <w:jc w:val="center"/>
              <w:rPr>
                <w:rFonts w:ascii="Tahoma" w:hAnsi="Tahoma" w:cs="Tahoma"/>
                <w:sz w:val="12"/>
                <w:szCs w:val="12"/>
                <w:rtl/>
              </w:rPr>
            </w:pPr>
          </w:p>
        </w:tc>
        <w:tc>
          <w:tcPr>
            <w:tcW w:w="350" w:type="dxa"/>
            <w:vAlign w:val="center"/>
          </w:tcPr>
          <w:p w14:paraId="6FC6DB70" w14:textId="77777777" w:rsidR="00BD575D" w:rsidRDefault="00BD575D">
            <w:pPr>
              <w:jc w:val="center"/>
              <w:rPr>
                <w:rFonts w:ascii="Tahoma" w:hAnsi="Tahoma" w:cs="Tahoma"/>
                <w:sz w:val="12"/>
                <w:szCs w:val="12"/>
                <w:rtl/>
              </w:rPr>
            </w:pPr>
          </w:p>
        </w:tc>
        <w:tc>
          <w:tcPr>
            <w:tcW w:w="350" w:type="dxa"/>
            <w:vAlign w:val="center"/>
          </w:tcPr>
          <w:p w14:paraId="3ADD599D" w14:textId="77777777" w:rsidR="00BD575D" w:rsidRDefault="00BD575D">
            <w:pPr>
              <w:jc w:val="center"/>
              <w:rPr>
                <w:rFonts w:ascii="Tahoma" w:hAnsi="Tahoma" w:cs="Tahoma"/>
                <w:sz w:val="12"/>
                <w:szCs w:val="12"/>
                <w:rtl/>
              </w:rPr>
            </w:pPr>
          </w:p>
        </w:tc>
        <w:tc>
          <w:tcPr>
            <w:tcW w:w="350" w:type="dxa"/>
            <w:vAlign w:val="center"/>
          </w:tcPr>
          <w:p w14:paraId="58C3B4AD" w14:textId="77777777" w:rsidR="00BD575D" w:rsidRDefault="00BD575D">
            <w:pPr>
              <w:jc w:val="center"/>
              <w:rPr>
                <w:rFonts w:ascii="Tahoma" w:hAnsi="Tahoma" w:cs="Tahoma"/>
                <w:sz w:val="12"/>
                <w:szCs w:val="12"/>
                <w:rtl/>
              </w:rPr>
            </w:pPr>
          </w:p>
        </w:tc>
        <w:tc>
          <w:tcPr>
            <w:tcW w:w="350" w:type="dxa"/>
            <w:vAlign w:val="center"/>
          </w:tcPr>
          <w:p w14:paraId="66F7261D" w14:textId="77777777" w:rsidR="00BD575D" w:rsidRDefault="00BD575D">
            <w:pPr>
              <w:jc w:val="center"/>
              <w:rPr>
                <w:rFonts w:ascii="Tahoma" w:hAnsi="Tahoma" w:cs="Tahoma"/>
                <w:sz w:val="12"/>
                <w:szCs w:val="12"/>
                <w:rtl/>
              </w:rPr>
            </w:pPr>
          </w:p>
        </w:tc>
        <w:tc>
          <w:tcPr>
            <w:tcW w:w="350" w:type="dxa"/>
            <w:vAlign w:val="center"/>
          </w:tcPr>
          <w:p w14:paraId="327E1B80" w14:textId="77777777" w:rsidR="00BD575D" w:rsidRDefault="00BD575D">
            <w:pPr>
              <w:jc w:val="center"/>
              <w:rPr>
                <w:rFonts w:ascii="Tahoma" w:hAnsi="Tahoma" w:cs="Tahoma"/>
                <w:sz w:val="12"/>
                <w:szCs w:val="12"/>
                <w:rtl/>
              </w:rPr>
            </w:pPr>
          </w:p>
        </w:tc>
        <w:tc>
          <w:tcPr>
            <w:tcW w:w="350" w:type="dxa"/>
            <w:vAlign w:val="center"/>
          </w:tcPr>
          <w:p w14:paraId="2AF1C5BC" w14:textId="77777777" w:rsidR="00BD575D" w:rsidRDefault="00BD575D">
            <w:pPr>
              <w:jc w:val="center"/>
              <w:rPr>
                <w:rFonts w:ascii="Tahoma" w:hAnsi="Tahoma" w:cs="Tahoma"/>
                <w:sz w:val="12"/>
                <w:szCs w:val="12"/>
                <w:rtl/>
              </w:rPr>
            </w:pPr>
          </w:p>
        </w:tc>
        <w:tc>
          <w:tcPr>
            <w:tcW w:w="350" w:type="dxa"/>
            <w:vAlign w:val="center"/>
          </w:tcPr>
          <w:p w14:paraId="183B74AC" w14:textId="77777777" w:rsidR="00BD575D" w:rsidRDefault="00BD575D">
            <w:pPr>
              <w:jc w:val="center"/>
              <w:rPr>
                <w:rFonts w:ascii="Tahoma" w:hAnsi="Tahoma" w:cs="Tahoma"/>
                <w:sz w:val="12"/>
                <w:szCs w:val="12"/>
                <w:rtl/>
              </w:rPr>
            </w:pPr>
          </w:p>
        </w:tc>
        <w:tc>
          <w:tcPr>
            <w:tcW w:w="350" w:type="dxa"/>
            <w:vAlign w:val="center"/>
          </w:tcPr>
          <w:p w14:paraId="3BF7A6E1" w14:textId="77777777" w:rsidR="00BD575D" w:rsidRDefault="00BD575D">
            <w:pPr>
              <w:jc w:val="center"/>
              <w:rPr>
                <w:rFonts w:ascii="Tahoma" w:hAnsi="Tahoma" w:cs="Tahoma"/>
                <w:sz w:val="12"/>
                <w:szCs w:val="12"/>
                <w:rtl/>
              </w:rPr>
            </w:pPr>
          </w:p>
        </w:tc>
        <w:tc>
          <w:tcPr>
            <w:tcW w:w="305" w:type="dxa"/>
            <w:vAlign w:val="center"/>
          </w:tcPr>
          <w:p w14:paraId="26C9C8A7" w14:textId="77777777" w:rsidR="00BD575D" w:rsidRDefault="00BD575D">
            <w:pPr>
              <w:jc w:val="center"/>
              <w:rPr>
                <w:rFonts w:ascii="Tahoma" w:hAnsi="Tahoma" w:cs="Tahoma"/>
                <w:sz w:val="12"/>
                <w:szCs w:val="12"/>
                <w:rtl/>
              </w:rPr>
            </w:pPr>
          </w:p>
        </w:tc>
        <w:tc>
          <w:tcPr>
            <w:tcW w:w="305" w:type="dxa"/>
            <w:vAlign w:val="center"/>
          </w:tcPr>
          <w:p w14:paraId="26236A03" w14:textId="77777777" w:rsidR="00BD575D" w:rsidRDefault="00BD575D">
            <w:pPr>
              <w:jc w:val="center"/>
              <w:rPr>
                <w:rFonts w:ascii="Tahoma" w:hAnsi="Tahoma" w:cs="Tahoma"/>
                <w:sz w:val="12"/>
                <w:szCs w:val="12"/>
                <w:rtl/>
              </w:rPr>
            </w:pPr>
          </w:p>
        </w:tc>
        <w:tc>
          <w:tcPr>
            <w:tcW w:w="305" w:type="dxa"/>
            <w:vAlign w:val="center"/>
          </w:tcPr>
          <w:p w14:paraId="37A6C989" w14:textId="77777777" w:rsidR="00BD575D" w:rsidRDefault="00BD575D">
            <w:pPr>
              <w:jc w:val="center"/>
              <w:rPr>
                <w:rFonts w:ascii="Tahoma" w:hAnsi="Tahoma" w:cs="Tahoma"/>
                <w:sz w:val="12"/>
                <w:szCs w:val="12"/>
                <w:rtl/>
              </w:rPr>
            </w:pPr>
          </w:p>
        </w:tc>
        <w:tc>
          <w:tcPr>
            <w:tcW w:w="305" w:type="dxa"/>
            <w:vAlign w:val="center"/>
          </w:tcPr>
          <w:p w14:paraId="148E5B72" w14:textId="77777777" w:rsidR="00BD575D" w:rsidRDefault="00BD575D">
            <w:pPr>
              <w:jc w:val="center"/>
              <w:rPr>
                <w:rFonts w:ascii="Tahoma" w:hAnsi="Tahoma" w:cs="Tahoma"/>
                <w:sz w:val="12"/>
                <w:szCs w:val="12"/>
                <w:rtl/>
              </w:rPr>
            </w:pPr>
          </w:p>
        </w:tc>
        <w:tc>
          <w:tcPr>
            <w:tcW w:w="305" w:type="dxa"/>
            <w:vAlign w:val="center"/>
          </w:tcPr>
          <w:p w14:paraId="3456F39D" w14:textId="77777777" w:rsidR="00BD575D" w:rsidRDefault="00BD575D">
            <w:pPr>
              <w:jc w:val="center"/>
              <w:rPr>
                <w:rFonts w:ascii="Tahoma" w:hAnsi="Tahoma" w:cs="Tahoma"/>
                <w:sz w:val="12"/>
                <w:szCs w:val="12"/>
                <w:rtl/>
              </w:rPr>
            </w:pPr>
          </w:p>
        </w:tc>
        <w:tc>
          <w:tcPr>
            <w:tcW w:w="305" w:type="dxa"/>
            <w:vAlign w:val="center"/>
          </w:tcPr>
          <w:p w14:paraId="06CCA7A7" w14:textId="77777777" w:rsidR="00BD575D" w:rsidRDefault="00BD575D">
            <w:pPr>
              <w:jc w:val="center"/>
              <w:rPr>
                <w:rFonts w:ascii="Tahoma" w:hAnsi="Tahoma" w:cs="Tahoma"/>
                <w:sz w:val="12"/>
                <w:szCs w:val="12"/>
                <w:rtl/>
              </w:rPr>
            </w:pPr>
          </w:p>
        </w:tc>
        <w:tc>
          <w:tcPr>
            <w:tcW w:w="305" w:type="dxa"/>
            <w:vAlign w:val="center"/>
          </w:tcPr>
          <w:p w14:paraId="74486E6F" w14:textId="77777777" w:rsidR="00BD575D" w:rsidRDefault="00BD575D">
            <w:pPr>
              <w:jc w:val="center"/>
              <w:rPr>
                <w:rFonts w:ascii="Tahoma" w:hAnsi="Tahoma" w:cs="Tahoma"/>
                <w:sz w:val="12"/>
                <w:szCs w:val="12"/>
                <w:rtl/>
              </w:rPr>
            </w:pPr>
          </w:p>
        </w:tc>
        <w:tc>
          <w:tcPr>
            <w:tcW w:w="305" w:type="dxa"/>
            <w:shd w:val="clear" w:color="auto" w:fill="FFC000"/>
            <w:vAlign w:val="center"/>
          </w:tcPr>
          <w:p w14:paraId="19C17E14" w14:textId="77777777" w:rsidR="00BD575D" w:rsidRDefault="00BD575D">
            <w:pPr>
              <w:jc w:val="center"/>
              <w:rPr>
                <w:rFonts w:ascii="Tahoma" w:hAnsi="Tahoma" w:cs="Tahoma"/>
                <w:sz w:val="12"/>
                <w:szCs w:val="12"/>
                <w:rtl/>
              </w:rPr>
            </w:pPr>
          </w:p>
        </w:tc>
        <w:tc>
          <w:tcPr>
            <w:tcW w:w="305" w:type="dxa"/>
            <w:shd w:val="clear" w:color="auto" w:fill="92D050"/>
            <w:vAlign w:val="center"/>
          </w:tcPr>
          <w:p w14:paraId="2F0E9285" w14:textId="77777777" w:rsidR="00BD575D" w:rsidRDefault="00BD575D">
            <w:pPr>
              <w:jc w:val="center"/>
              <w:rPr>
                <w:rFonts w:ascii="Tahoma" w:hAnsi="Tahoma" w:cs="Tahoma"/>
                <w:sz w:val="12"/>
                <w:szCs w:val="12"/>
                <w:rtl/>
              </w:rPr>
            </w:pPr>
          </w:p>
        </w:tc>
        <w:tc>
          <w:tcPr>
            <w:tcW w:w="305" w:type="dxa"/>
            <w:shd w:val="clear" w:color="auto" w:fill="92D050"/>
            <w:vAlign w:val="center"/>
          </w:tcPr>
          <w:p w14:paraId="5D17B635" w14:textId="77777777" w:rsidR="00BD575D" w:rsidRDefault="00BD575D">
            <w:pPr>
              <w:jc w:val="center"/>
              <w:rPr>
                <w:rFonts w:ascii="Tahoma" w:hAnsi="Tahoma" w:cs="Tahoma"/>
                <w:sz w:val="12"/>
                <w:szCs w:val="12"/>
                <w:rtl/>
              </w:rPr>
            </w:pPr>
          </w:p>
        </w:tc>
        <w:tc>
          <w:tcPr>
            <w:tcW w:w="350" w:type="dxa"/>
            <w:vAlign w:val="center"/>
          </w:tcPr>
          <w:p w14:paraId="71B5EA70" w14:textId="77777777" w:rsidR="00BD575D" w:rsidRDefault="00F31DDB">
            <w:pPr>
              <w:jc w:val="center"/>
              <w:rPr>
                <w:rFonts w:ascii="Tahoma" w:hAnsi="Tahoma" w:cs="Tahoma"/>
                <w:sz w:val="12"/>
                <w:szCs w:val="12"/>
                <w:rtl/>
              </w:rPr>
            </w:pPr>
            <w:r>
              <w:rPr>
                <w:rFonts w:ascii="Tahoma" w:hAnsi="Tahoma" w:cs="Tahoma"/>
                <w:sz w:val="12"/>
                <w:szCs w:val="12"/>
                <w:rtl/>
              </w:rPr>
              <w:t>22</w:t>
            </w:r>
          </w:p>
        </w:tc>
      </w:tr>
      <w:tr w:rsidR="00BD575D" w14:paraId="48E0DFA7" w14:textId="77777777">
        <w:trPr>
          <w:trHeight w:val="283"/>
        </w:trPr>
        <w:tc>
          <w:tcPr>
            <w:tcW w:w="351" w:type="dxa"/>
            <w:shd w:val="clear" w:color="auto" w:fill="92D050"/>
            <w:vAlign w:val="center"/>
          </w:tcPr>
          <w:p w14:paraId="0C9ABAC1" w14:textId="77777777" w:rsidR="00BD575D" w:rsidRDefault="00BD575D">
            <w:pPr>
              <w:jc w:val="center"/>
              <w:rPr>
                <w:rFonts w:ascii="Tahoma" w:hAnsi="Tahoma" w:cs="Tahoma"/>
                <w:sz w:val="12"/>
                <w:szCs w:val="12"/>
                <w:rtl/>
              </w:rPr>
            </w:pPr>
          </w:p>
        </w:tc>
        <w:tc>
          <w:tcPr>
            <w:tcW w:w="351" w:type="dxa"/>
            <w:shd w:val="clear" w:color="auto" w:fill="92D050"/>
            <w:vAlign w:val="center"/>
          </w:tcPr>
          <w:p w14:paraId="26FB2CCC" w14:textId="77777777" w:rsidR="00BD575D" w:rsidRDefault="00BD575D">
            <w:pPr>
              <w:jc w:val="center"/>
              <w:rPr>
                <w:rFonts w:ascii="Tahoma" w:hAnsi="Tahoma" w:cs="Tahoma"/>
                <w:sz w:val="12"/>
                <w:szCs w:val="12"/>
                <w:rtl/>
              </w:rPr>
            </w:pPr>
          </w:p>
        </w:tc>
        <w:tc>
          <w:tcPr>
            <w:tcW w:w="350" w:type="dxa"/>
            <w:shd w:val="clear" w:color="auto" w:fill="ED7D31" w:themeFill="accent2"/>
            <w:vAlign w:val="center"/>
          </w:tcPr>
          <w:p w14:paraId="0CF247CF" w14:textId="77777777" w:rsidR="00BD575D" w:rsidRDefault="00BD575D">
            <w:pPr>
              <w:jc w:val="center"/>
              <w:rPr>
                <w:rFonts w:ascii="Tahoma" w:hAnsi="Tahoma" w:cs="Tahoma"/>
                <w:sz w:val="12"/>
                <w:szCs w:val="12"/>
                <w:rtl/>
              </w:rPr>
            </w:pPr>
          </w:p>
        </w:tc>
        <w:tc>
          <w:tcPr>
            <w:tcW w:w="350" w:type="dxa"/>
            <w:vAlign w:val="center"/>
          </w:tcPr>
          <w:p w14:paraId="45B97E6E" w14:textId="77777777" w:rsidR="00BD575D" w:rsidRDefault="00BD575D">
            <w:pPr>
              <w:jc w:val="center"/>
              <w:rPr>
                <w:rFonts w:ascii="Tahoma" w:hAnsi="Tahoma" w:cs="Tahoma"/>
                <w:sz w:val="12"/>
                <w:szCs w:val="12"/>
                <w:rtl/>
              </w:rPr>
            </w:pPr>
          </w:p>
        </w:tc>
        <w:tc>
          <w:tcPr>
            <w:tcW w:w="350" w:type="dxa"/>
            <w:vAlign w:val="center"/>
          </w:tcPr>
          <w:p w14:paraId="78341E92" w14:textId="77777777" w:rsidR="00BD575D" w:rsidRDefault="00BD575D">
            <w:pPr>
              <w:jc w:val="center"/>
              <w:rPr>
                <w:rFonts w:ascii="Tahoma" w:hAnsi="Tahoma" w:cs="Tahoma"/>
                <w:sz w:val="12"/>
                <w:szCs w:val="12"/>
                <w:rtl/>
              </w:rPr>
            </w:pPr>
          </w:p>
        </w:tc>
        <w:tc>
          <w:tcPr>
            <w:tcW w:w="350" w:type="dxa"/>
            <w:vAlign w:val="center"/>
          </w:tcPr>
          <w:p w14:paraId="0285B45D" w14:textId="77777777" w:rsidR="00BD575D" w:rsidRDefault="00BD575D">
            <w:pPr>
              <w:jc w:val="center"/>
              <w:rPr>
                <w:rFonts w:ascii="Tahoma" w:hAnsi="Tahoma" w:cs="Tahoma"/>
                <w:sz w:val="12"/>
                <w:szCs w:val="12"/>
                <w:rtl/>
              </w:rPr>
            </w:pPr>
          </w:p>
        </w:tc>
        <w:tc>
          <w:tcPr>
            <w:tcW w:w="350" w:type="dxa"/>
            <w:vAlign w:val="center"/>
          </w:tcPr>
          <w:p w14:paraId="5E6507DC" w14:textId="77777777" w:rsidR="00BD575D" w:rsidRDefault="00BD575D">
            <w:pPr>
              <w:jc w:val="center"/>
              <w:rPr>
                <w:rFonts w:ascii="Tahoma" w:hAnsi="Tahoma" w:cs="Tahoma"/>
                <w:sz w:val="12"/>
                <w:szCs w:val="12"/>
                <w:rtl/>
              </w:rPr>
            </w:pPr>
          </w:p>
        </w:tc>
        <w:tc>
          <w:tcPr>
            <w:tcW w:w="2450" w:type="dxa"/>
            <w:gridSpan w:val="7"/>
            <w:vAlign w:val="center"/>
          </w:tcPr>
          <w:p w14:paraId="64EB65FA" w14:textId="77777777" w:rsidR="00BD575D" w:rsidRDefault="00F31DDB">
            <w:pPr>
              <w:jc w:val="center"/>
              <w:rPr>
                <w:rFonts w:ascii="Tahoma" w:hAnsi="Tahoma" w:cs="Tahoma"/>
                <w:sz w:val="12"/>
                <w:szCs w:val="12"/>
                <w:rtl/>
              </w:rPr>
            </w:pPr>
            <w:r>
              <w:rPr>
                <w:rFonts w:ascii="Tahoma" w:hAnsi="Tahoma" w:cs="Tahoma"/>
                <w:sz w:val="20"/>
                <w:szCs w:val="20"/>
                <w:rtl/>
              </w:rPr>
              <w:t>איזור 14</w:t>
            </w:r>
          </w:p>
        </w:tc>
        <w:tc>
          <w:tcPr>
            <w:tcW w:w="350" w:type="dxa"/>
            <w:vAlign w:val="center"/>
          </w:tcPr>
          <w:p w14:paraId="35B41D9C" w14:textId="77777777" w:rsidR="00BD575D" w:rsidRDefault="00BD575D">
            <w:pPr>
              <w:jc w:val="center"/>
              <w:rPr>
                <w:rFonts w:ascii="Tahoma" w:hAnsi="Tahoma" w:cs="Tahoma"/>
                <w:sz w:val="12"/>
                <w:szCs w:val="12"/>
                <w:rtl/>
              </w:rPr>
            </w:pPr>
          </w:p>
        </w:tc>
        <w:tc>
          <w:tcPr>
            <w:tcW w:w="350" w:type="dxa"/>
            <w:vAlign w:val="center"/>
          </w:tcPr>
          <w:p w14:paraId="59E0B1D4" w14:textId="77777777" w:rsidR="00BD575D" w:rsidRDefault="00BD575D">
            <w:pPr>
              <w:jc w:val="center"/>
              <w:rPr>
                <w:rFonts w:ascii="Tahoma" w:hAnsi="Tahoma" w:cs="Tahoma"/>
                <w:sz w:val="12"/>
                <w:szCs w:val="12"/>
                <w:rtl/>
              </w:rPr>
            </w:pPr>
          </w:p>
        </w:tc>
        <w:tc>
          <w:tcPr>
            <w:tcW w:w="350" w:type="dxa"/>
            <w:vAlign w:val="center"/>
          </w:tcPr>
          <w:p w14:paraId="1C12E8C9" w14:textId="77777777" w:rsidR="00BD575D" w:rsidRDefault="00BD575D">
            <w:pPr>
              <w:jc w:val="center"/>
              <w:rPr>
                <w:rFonts w:ascii="Tahoma" w:hAnsi="Tahoma" w:cs="Tahoma"/>
                <w:sz w:val="12"/>
                <w:szCs w:val="12"/>
                <w:rtl/>
              </w:rPr>
            </w:pPr>
          </w:p>
        </w:tc>
        <w:tc>
          <w:tcPr>
            <w:tcW w:w="305" w:type="dxa"/>
            <w:vAlign w:val="center"/>
          </w:tcPr>
          <w:p w14:paraId="1C792789" w14:textId="77777777" w:rsidR="00BD575D" w:rsidRDefault="00BD575D">
            <w:pPr>
              <w:jc w:val="center"/>
              <w:rPr>
                <w:rFonts w:ascii="Tahoma" w:hAnsi="Tahoma" w:cs="Tahoma"/>
                <w:sz w:val="12"/>
                <w:szCs w:val="12"/>
                <w:rtl/>
              </w:rPr>
            </w:pPr>
          </w:p>
        </w:tc>
        <w:tc>
          <w:tcPr>
            <w:tcW w:w="305" w:type="dxa"/>
            <w:vAlign w:val="center"/>
          </w:tcPr>
          <w:p w14:paraId="6EEE754E" w14:textId="77777777" w:rsidR="00BD575D" w:rsidRDefault="00BD575D">
            <w:pPr>
              <w:jc w:val="center"/>
              <w:rPr>
                <w:rFonts w:ascii="Tahoma" w:hAnsi="Tahoma" w:cs="Tahoma"/>
                <w:sz w:val="12"/>
                <w:szCs w:val="12"/>
                <w:rtl/>
              </w:rPr>
            </w:pPr>
          </w:p>
        </w:tc>
        <w:tc>
          <w:tcPr>
            <w:tcW w:w="305" w:type="dxa"/>
            <w:vAlign w:val="center"/>
          </w:tcPr>
          <w:p w14:paraId="4D171690" w14:textId="77777777" w:rsidR="00BD575D" w:rsidRDefault="00BD575D">
            <w:pPr>
              <w:jc w:val="center"/>
              <w:rPr>
                <w:rFonts w:ascii="Tahoma" w:hAnsi="Tahoma" w:cs="Tahoma"/>
                <w:sz w:val="12"/>
                <w:szCs w:val="12"/>
                <w:rtl/>
              </w:rPr>
            </w:pPr>
          </w:p>
        </w:tc>
        <w:tc>
          <w:tcPr>
            <w:tcW w:w="305" w:type="dxa"/>
            <w:vAlign w:val="center"/>
          </w:tcPr>
          <w:p w14:paraId="09C97B71" w14:textId="77777777" w:rsidR="00BD575D" w:rsidRDefault="00BD575D">
            <w:pPr>
              <w:jc w:val="center"/>
              <w:rPr>
                <w:rFonts w:ascii="Tahoma" w:hAnsi="Tahoma" w:cs="Tahoma"/>
                <w:sz w:val="12"/>
                <w:szCs w:val="12"/>
                <w:rtl/>
              </w:rPr>
            </w:pPr>
          </w:p>
        </w:tc>
        <w:tc>
          <w:tcPr>
            <w:tcW w:w="305" w:type="dxa"/>
            <w:vAlign w:val="center"/>
          </w:tcPr>
          <w:p w14:paraId="11914B76" w14:textId="77777777" w:rsidR="00BD575D" w:rsidRDefault="00BD575D">
            <w:pPr>
              <w:jc w:val="center"/>
              <w:rPr>
                <w:rFonts w:ascii="Tahoma" w:hAnsi="Tahoma" w:cs="Tahoma"/>
                <w:sz w:val="12"/>
                <w:szCs w:val="12"/>
                <w:rtl/>
              </w:rPr>
            </w:pPr>
          </w:p>
        </w:tc>
        <w:tc>
          <w:tcPr>
            <w:tcW w:w="305" w:type="dxa"/>
            <w:vAlign w:val="center"/>
          </w:tcPr>
          <w:p w14:paraId="0E08A432" w14:textId="77777777" w:rsidR="00BD575D" w:rsidRDefault="00BD575D">
            <w:pPr>
              <w:jc w:val="center"/>
              <w:rPr>
                <w:rFonts w:ascii="Tahoma" w:hAnsi="Tahoma" w:cs="Tahoma"/>
                <w:sz w:val="12"/>
                <w:szCs w:val="12"/>
                <w:rtl/>
              </w:rPr>
            </w:pPr>
          </w:p>
        </w:tc>
        <w:tc>
          <w:tcPr>
            <w:tcW w:w="305" w:type="dxa"/>
            <w:vAlign w:val="center"/>
          </w:tcPr>
          <w:p w14:paraId="7C8FB9B9" w14:textId="77777777" w:rsidR="00BD575D" w:rsidRDefault="00BD575D">
            <w:pPr>
              <w:jc w:val="center"/>
              <w:rPr>
                <w:rFonts w:ascii="Tahoma" w:hAnsi="Tahoma" w:cs="Tahoma"/>
                <w:sz w:val="12"/>
                <w:szCs w:val="12"/>
                <w:rtl/>
              </w:rPr>
            </w:pPr>
          </w:p>
        </w:tc>
        <w:tc>
          <w:tcPr>
            <w:tcW w:w="305" w:type="dxa"/>
            <w:shd w:val="clear" w:color="auto" w:fill="FFC000"/>
            <w:vAlign w:val="center"/>
          </w:tcPr>
          <w:p w14:paraId="30D4EAD0" w14:textId="77777777" w:rsidR="00BD575D" w:rsidRDefault="00BD575D">
            <w:pPr>
              <w:jc w:val="center"/>
              <w:rPr>
                <w:rFonts w:ascii="Tahoma" w:hAnsi="Tahoma" w:cs="Tahoma"/>
                <w:sz w:val="12"/>
                <w:szCs w:val="12"/>
                <w:rtl/>
              </w:rPr>
            </w:pPr>
          </w:p>
        </w:tc>
        <w:tc>
          <w:tcPr>
            <w:tcW w:w="305" w:type="dxa"/>
            <w:shd w:val="clear" w:color="auto" w:fill="92D050"/>
            <w:vAlign w:val="center"/>
          </w:tcPr>
          <w:p w14:paraId="73410A19" w14:textId="77777777" w:rsidR="00BD575D" w:rsidRDefault="00BD575D">
            <w:pPr>
              <w:jc w:val="center"/>
              <w:rPr>
                <w:rFonts w:ascii="Tahoma" w:hAnsi="Tahoma" w:cs="Tahoma"/>
                <w:sz w:val="12"/>
                <w:szCs w:val="12"/>
                <w:rtl/>
              </w:rPr>
            </w:pPr>
          </w:p>
        </w:tc>
        <w:tc>
          <w:tcPr>
            <w:tcW w:w="305" w:type="dxa"/>
            <w:shd w:val="clear" w:color="auto" w:fill="92D050"/>
            <w:vAlign w:val="center"/>
          </w:tcPr>
          <w:p w14:paraId="212D4770" w14:textId="77777777" w:rsidR="00BD575D" w:rsidRDefault="00BD575D">
            <w:pPr>
              <w:jc w:val="center"/>
              <w:rPr>
                <w:rFonts w:ascii="Tahoma" w:hAnsi="Tahoma" w:cs="Tahoma"/>
                <w:sz w:val="12"/>
                <w:szCs w:val="12"/>
                <w:rtl/>
              </w:rPr>
            </w:pPr>
          </w:p>
        </w:tc>
        <w:tc>
          <w:tcPr>
            <w:tcW w:w="350" w:type="dxa"/>
            <w:vAlign w:val="center"/>
          </w:tcPr>
          <w:p w14:paraId="611A4BF5" w14:textId="77777777" w:rsidR="00BD575D" w:rsidRDefault="00F31DDB">
            <w:pPr>
              <w:jc w:val="center"/>
              <w:rPr>
                <w:rFonts w:ascii="Tahoma" w:hAnsi="Tahoma" w:cs="Tahoma"/>
                <w:sz w:val="12"/>
                <w:szCs w:val="12"/>
                <w:rtl/>
              </w:rPr>
            </w:pPr>
            <w:r>
              <w:rPr>
                <w:rFonts w:ascii="Tahoma" w:hAnsi="Tahoma" w:cs="Tahoma"/>
                <w:sz w:val="12"/>
                <w:szCs w:val="12"/>
                <w:rtl/>
              </w:rPr>
              <w:t>23</w:t>
            </w:r>
          </w:p>
        </w:tc>
      </w:tr>
      <w:tr w:rsidR="00BD575D" w14:paraId="41FC8C68" w14:textId="77777777">
        <w:trPr>
          <w:trHeight w:val="283"/>
        </w:trPr>
        <w:tc>
          <w:tcPr>
            <w:tcW w:w="351" w:type="dxa"/>
            <w:shd w:val="clear" w:color="auto" w:fill="92D050"/>
            <w:vAlign w:val="center"/>
          </w:tcPr>
          <w:p w14:paraId="75F0E7DA" w14:textId="77777777" w:rsidR="00BD575D" w:rsidRDefault="00BD575D">
            <w:pPr>
              <w:jc w:val="center"/>
              <w:rPr>
                <w:rFonts w:ascii="Tahoma" w:hAnsi="Tahoma" w:cs="Tahoma"/>
                <w:sz w:val="12"/>
                <w:szCs w:val="12"/>
                <w:rtl/>
              </w:rPr>
            </w:pPr>
          </w:p>
        </w:tc>
        <w:tc>
          <w:tcPr>
            <w:tcW w:w="351" w:type="dxa"/>
            <w:shd w:val="clear" w:color="auto" w:fill="92D050"/>
            <w:vAlign w:val="center"/>
          </w:tcPr>
          <w:p w14:paraId="35FB7C66" w14:textId="77777777" w:rsidR="00BD575D" w:rsidRDefault="00BD575D">
            <w:pPr>
              <w:jc w:val="center"/>
              <w:rPr>
                <w:rFonts w:ascii="Tahoma" w:hAnsi="Tahoma" w:cs="Tahoma"/>
                <w:sz w:val="12"/>
                <w:szCs w:val="12"/>
                <w:rtl/>
              </w:rPr>
            </w:pPr>
          </w:p>
        </w:tc>
        <w:tc>
          <w:tcPr>
            <w:tcW w:w="350" w:type="dxa"/>
            <w:shd w:val="clear" w:color="auto" w:fill="92D050"/>
            <w:vAlign w:val="center"/>
          </w:tcPr>
          <w:p w14:paraId="0BE0259B"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310F68E7"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3738253C"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7FF934ED" w14:textId="77777777" w:rsidR="00BD575D" w:rsidRDefault="00F31DDB">
            <w:pPr>
              <w:jc w:val="center"/>
              <w:rPr>
                <w:rFonts w:ascii="Tahoma" w:hAnsi="Tahoma" w:cs="Tahoma"/>
                <w:sz w:val="12"/>
                <w:szCs w:val="12"/>
                <w:rtl/>
              </w:rPr>
            </w:pPr>
            <w:r>
              <w:rPr>
                <w:rFonts w:ascii="Tahoma" w:hAnsi="Tahoma" w:cs="Tahoma"/>
                <w:sz w:val="12"/>
                <w:szCs w:val="12"/>
                <w:rtl/>
              </w:rPr>
              <w:t>13</w:t>
            </w:r>
          </w:p>
        </w:tc>
        <w:tc>
          <w:tcPr>
            <w:tcW w:w="350" w:type="dxa"/>
            <w:shd w:val="clear" w:color="auto" w:fill="F4B083" w:themeFill="accent2" w:themeFillTint="99"/>
            <w:vAlign w:val="center"/>
          </w:tcPr>
          <w:p w14:paraId="167068E7"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717522AF"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35C07954"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33FB58C5"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4C893B75"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47BAD2B1" w14:textId="77777777" w:rsidR="00BD575D" w:rsidRDefault="00F31DDB">
            <w:pPr>
              <w:jc w:val="center"/>
              <w:rPr>
                <w:rFonts w:ascii="Tahoma" w:hAnsi="Tahoma" w:cs="Tahoma"/>
                <w:sz w:val="12"/>
                <w:szCs w:val="12"/>
                <w:rtl/>
              </w:rPr>
            </w:pPr>
            <w:r>
              <w:rPr>
                <w:rFonts w:ascii="Tahoma" w:hAnsi="Tahoma" w:cs="Tahoma"/>
                <w:sz w:val="12"/>
                <w:szCs w:val="12"/>
                <w:rtl/>
              </w:rPr>
              <w:t>11</w:t>
            </w:r>
          </w:p>
        </w:tc>
        <w:tc>
          <w:tcPr>
            <w:tcW w:w="350" w:type="dxa"/>
            <w:shd w:val="clear" w:color="auto" w:fill="C45911" w:themeFill="accent2" w:themeFillShade="BF"/>
            <w:vAlign w:val="center"/>
          </w:tcPr>
          <w:p w14:paraId="6531AC50" w14:textId="77777777"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14:paraId="3DAC5500"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1745B5F9" w14:textId="77777777"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14:paraId="6862C42E" w14:textId="77777777" w:rsidR="00BD575D" w:rsidRDefault="00F31DDB">
            <w:pPr>
              <w:jc w:val="center"/>
              <w:rPr>
                <w:rFonts w:ascii="Tahoma" w:hAnsi="Tahoma" w:cs="Tahoma"/>
                <w:sz w:val="12"/>
                <w:szCs w:val="12"/>
                <w:rtl/>
              </w:rPr>
            </w:pPr>
            <w:r>
              <w:rPr>
                <w:rFonts w:ascii="Tahoma" w:hAnsi="Tahoma" w:cs="Tahoma"/>
                <w:sz w:val="12"/>
                <w:szCs w:val="12"/>
                <w:rtl/>
              </w:rPr>
              <w:t>9</w:t>
            </w:r>
          </w:p>
        </w:tc>
        <w:tc>
          <w:tcPr>
            <w:tcW w:w="350" w:type="dxa"/>
            <w:shd w:val="clear" w:color="auto" w:fill="F4B083" w:themeFill="accent2" w:themeFillTint="99"/>
            <w:vAlign w:val="center"/>
          </w:tcPr>
          <w:p w14:paraId="300D17CA" w14:textId="77777777"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14:paraId="01567CA0" w14:textId="77777777"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14:paraId="6DF7AA3D" w14:textId="77777777"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14:paraId="514AD521" w14:textId="77777777" w:rsidR="00BD575D" w:rsidRDefault="00BD575D">
            <w:pPr>
              <w:jc w:val="center"/>
              <w:rPr>
                <w:rFonts w:ascii="Tahoma" w:hAnsi="Tahoma" w:cs="Tahoma"/>
                <w:sz w:val="12"/>
                <w:szCs w:val="12"/>
                <w:rtl/>
              </w:rPr>
            </w:pPr>
          </w:p>
        </w:tc>
        <w:tc>
          <w:tcPr>
            <w:tcW w:w="305" w:type="dxa"/>
            <w:shd w:val="clear" w:color="auto" w:fill="833C0B" w:themeFill="accent2" w:themeFillShade="80"/>
            <w:vAlign w:val="center"/>
          </w:tcPr>
          <w:p w14:paraId="3EDF38D1" w14:textId="77777777" w:rsidR="00BD575D" w:rsidRDefault="00BD575D">
            <w:pPr>
              <w:jc w:val="center"/>
              <w:rPr>
                <w:rFonts w:ascii="Tahoma" w:hAnsi="Tahoma" w:cs="Tahoma"/>
                <w:sz w:val="12"/>
                <w:szCs w:val="12"/>
                <w:rtl/>
              </w:rPr>
            </w:pPr>
          </w:p>
        </w:tc>
        <w:tc>
          <w:tcPr>
            <w:tcW w:w="305" w:type="dxa"/>
            <w:shd w:val="clear" w:color="auto" w:fill="833C0B" w:themeFill="accent2" w:themeFillShade="80"/>
            <w:vAlign w:val="center"/>
          </w:tcPr>
          <w:p w14:paraId="14937E00" w14:textId="77777777" w:rsidR="00BD575D" w:rsidRDefault="00F31DDB">
            <w:pPr>
              <w:jc w:val="center"/>
              <w:rPr>
                <w:rFonts w:ascii="Tahoma" w:hAnsi="Tahoma" w:cs="Tahoma"/>
                <w:sz w:val="12"/>
                <w:szCs w:val="12"/>
                <w:rtl/>
              </w:rPr>
            </w:pPr>
            <w:r>
              <w:rPr>
                <w:rFonts w:ascii="Tahoma" w:hAnsi="Tahoma" w:cs="Tahoma"/>
                <w:sz w:val="12"/>
                <w:szCs w:val="12"/>
                <w:rtl/>
              </w:rPr>
              <w:t>8</w:t>
            </w:r>
          </w:p>
        </w:tc>
        <w:tc>
          <w:tcPr>
            <w:tcW w:w="305" w:type="dxa"/>
            <w:shd w:val="clear" w:color="auto" w:fill="833C0B" w:themeFill="accent2" w:themeFillShade="80"/>
            <w:vAlign w:val="center"/>
          </w:tcPr>
          <w:p w14:paraId="795571D4" w14:textId="77777777" w:rsidR="00BD575D" w:rsidRDefault="00BD575D">
            <w:pPr>
              <w:jc w:val="center"/>
              <w:rPr>
                <w:rFonts w:ascii="Tahoma" w:hAnsi="Tahoma" w:cs="Tahoma"/>
                <w:sz w:val="12"/>
                <w:szCs w:val="12"/>
                <w:rtl/>
              </w:rPr>
            </w:pPr>
          </w:p>
        </w:tc>
        <w:tc>
          <w:tcPr>
            <w:tcW w:w="305" w:type="dxa"/>
            <w:shd w:val="clear" w:color="auto" w:fill="833C0B" w:themeFill="accent2" w:themeFillShade="80"/>
            <w:vAlign w:val="center"/>
          </w:tcPr>
          <w:p w14:paraId="5DFCDC2F" w14:textId="77777777" w:rsidR="00BD575D" w:rsidRDefault="00BD575D">
            <w:pPr>
              <w:jc w:val="center"/>
              <w:rPr>
                <w:rFonts w:ascii="Tahoma" w:hAnsi="Tahoma" w:cs="Tahoma"/>
                <w:sz w:val="12"/>
                <w:szCs w:val="12"/>
                <w:rtl/>
              </w:rPr>
            </w:pPr>
          </w:p>
        </w:tc>
        <w:tc>
          <w:tcPr>
            <w:tcW w:w="305" w:type="dxa"/>
            <w:shd w:val="clear" w:color="auto" w:fill="92D050"/>
            <w:vAlign w:val="center"/>
          </w:tcPr>
          <w:p w14:paraId="4897CED1" w14:textId="77777777" w:rsidR="00BD575D" w:rsidRDefault="00BD575D">
            <w:pPr>
              <w:jc w:val="center"/>
              <w:rPr>
                <w:rFonts w:ascii="Tahoma" w:hAnsi="Tahoma" w:cs="Tahoma"/>
                <w:sz w:val="12"/>
                <w:szCs w:val="12"/>
                <w:rtl/>
              </w:rPr>
            </w:pPr>
          </w:p>
        </w:tc>
        <w:tc>
          <w:tcPr>
            <w:tcW w:w="305" w:type="dxa"/>
            <w:shd w:val="clear" w:color="auto" w:fill="92D050"/>
            <w:vAlign w:val="center"/>
          </w:tcPr>
          <w:p w14:paraId="02E5F64E" w14:textId="77777777" w:rsidR="00BD575D" w:rsidRDefault="00BD575D">
            <w:pPr>
              <w:jc w:val="center"/>
              <w:rPr>
                <w:rFonts w:ascii="Tahoma" w:hAnsi="Tahoma" w:cs="Tahoma"/>
                <w:sz w:val="12"/>
                <w:szCs w:val="12"/>
                <w:rtl/>
              </w:rPr>
            </w:pPr>
          </w:p>
        </w:tc>
        <w:tc>
          <w:tcPr>
            <w:tcW w:w="305" w:type="dxa"/>
            <w:shd w:val="clear" w:color="auto" w:fill="92D050"/>
            <w:vAlign w:val="center"/>
          </w:tcPr>
          <w:p w14:paraId="4B26C1A9" w14:textId="77777777" w:rsidR="00BD575D" w:rsidRDefault="00BD575D">
            <w:pPr>
              <w:jc w:val="center"/>
              <w:rPr>
                <w:rFonts w:ascii="Tahoma" w:hAnsi="Tahoma" w:cs="Tahoma"/>
                <w:sz w:val="12"/>
                <w:szCs w:val="12"/>
                <w:rtl/>
              </w:rPr>
            </w:pPr>
          </w:p>
        </w:tc>
        <w:tc>
          <w:tcPr>
            <w:tcW w:w="350" w:type="dxa"/>
            <w:vAlign w:val="center"/>
          </w:tcPr>
          <w:p w14:paraId="28E05A7F" w14:textId="77777777" w:rsidR="00BD575D" w:rsidRDefault="00F31DDB">
            <w:pPr>
              <w:jc w:val="center"/>
              <w:rPr>
                <w:rFonts w:ascii="Tahoma" w:hAnsi="Tahoma" w:cs="Tahoma"/>
                <w:sz w:val="12"/>
                <w:szCs w:val="12"/>
                <w:rtl/>
              </w:rPr>
            </w:pPr>
            <w:r>
              <w:rPr>
                <w:rFonts w:ascii="Tahoma" w:hAnsi="Tahoma" w:cs="Tahoma"/>
                <w:sz w:val="12"/>
                <w:szCs w:val="12"/>
                <w:rtl/>
              </w:rPr>
              <w:t>24</w:t>
            </w:r>
          </w:p>
        </w:tc>
      </w:tr>
      <w:tr w:rsidR="00BD575D" w14:paraId="4C49938F" w14:textId="77777777">
        <w:trPr>
          <w:trHeight w:val="283"/>
        </w:trPr>
        <w:tc>
          <w:tcPr>
            <w:tcW w:w="351" w:type="dxa"/>
            <w:shd w:val="clear" w:color="auto" w:fill="92D050"/>
            <w:vAlign w:val="center"/>
          </w:tcPr>
          <w:p w14:paraId="10A35C8F" w14:textId="77777777" w:rsidR="00BD575D" w:rsidRDefault="00BD575D">
            <w:pPr>
              <w:jc w:val="center"/>
              <w:rPr>
                <w:rFonts w:ascii="Tahoma" w:hAnsi="Tahoma" w:cs="Tahoma"/>
                <w:sz w:val="12"/>
                <w:szCs w:val="12"/>
                <w:rtl/>
              </w:rPr>
            </w:pPr>
          </w:p>
        </w:tc>
        <w:tc>
          <w:tcPr>
            <w:tcW w:w="351" w:type="dxa"/>
            <w:shd w:val="clear" w:color="auto" w:fill="92D050"/>
            <w:vAlign w:val="center"/>
          </w:tcPr>
          <w:p w14:paraId="66228734" w14:textId="77777777" w:rsidR="00BD575D" w:rsidRDefault="00BD575D">
            <w:pPr>
              <w:jc w:val="center"/>
              <w:rPr>
                <w:rFonts w:ascii="Tahoma" w:hAnsi="Tahoma" w:cs="Tahoma"/>
                <w:sz w:val="12"/>
                <w:szCs w:val="12"/>
                <w:rtl/>
              </w:rPr>
            </w:pPr>
          </w:p>
        </w:tc>
        <w:tc>
          <w:tcPr>
            <w:tcW w:w="350" w:type="dxa"/>
            <w:shd w:val="clear" w:color="auto" w:fill="92D050"/>
            <w:vAlign w:val="center"/>
          </w:tcPr>
          <w:p w14:paraId="55A9CB01" w14:textId="77777777" w:rsidR="00BD575D" w:rsidRDefault="00BD575D">
            <w:pPr>
              <w:jc w:val="center"/>
              <w:rPr>
                <w:rFonts w:ascii="Tahoma" w:hAnsi="Tahoma" w:cs="Tahoma"/>
                <w:sz w:val="12"/>
                <w:szCs w:val="12"/>
                <w:rtl/>
              </w:rPr>
            </w:pPr>
          </w:p>
        </w:tc>
        <w:tc>
          <w:tcPr>
            <w:tcW w:w="350" w:type="dxa"/>
            <w:shd w:val="clear" w:color="auto" w:fill="92D050"/>
            <w:vAlign w:val="center"/>
          </w:tcPr>
          <w:p w14:paraId="6DDDBB87" w14:textId="77777777" w:rsidR="00BD575D" w:rsidRDefault="00BD575D">
            <w:pPr>
              <w:jc w:val="center"/>
              <w:rPr>
                <w:rFonts w:ascii="Tahoma" w:hAnsi="Tahoma" w:cs="Tahoma"/>
                <w:sz w:val="12"/>
                <w:szCs w:val="12"/>
                <w:rtl/>
              </w:rPr>
            </w:pPr>
          </w:p>
        </w:tc>
        <w:tc>
          <w:tcPr>
            <w:tcW w:w="350" w:type="dxa"/>
            <w:shd w:val="clear" w:color="auto" w:fill="92D050"/>
            <w:vAlign w:val="center"/>
          </w:tcPr>
          <w:p w14:paraId="6E7025E6" w14:textId="77777777" w:rsidR="00BD575D" w:rsidRDefault="00BD575D">
            <w:pPr>
              <w:jc w:val="center"/>
              <w:rPr>
                <w:rFonts w:ascii="Tahoma" w:hAnsi="Tahoma" w:cs="Tahoma"/>
                <w:sz w:val="12"/>
                <w:szCs w:val="12"/>
                <w:rtl/>
              </w:rPr>
            </w:pPr>
          </w:p>
        </w:tc>
        <w:tc>
          <w:tcPr>
            <w:tcW w:w="350" w:type="dxa"/>
            <w:shd w:val="clear" w:color="auto" w:fill="92D050"/>
            <w:vAlign w:val="center"/>
          </w:tcPr>
          <w:p w14:paraId="5F6ACC22" w14:textId="77777777" w:rsidR="00BD575D" w:rsidRDefault="00BD575D">
            <w:pPr>
              <w:jc w:val="center"/>
              <w:rPr>
                <w:rFonts w:ascii="Tahoma" w:hAnsi="Tahoma" w:cs="Tahoma"/>
                <w:sz w:val="12"/>
                <w:szCs w:val="12"/>
                <w:rtl/>
              </w:rPr>
            </w:pPr>
          </w:p>
        </w:tc>
        <w:tc>
          <w:tcPr>
            <w:tcW w:w="350" w:type="dxa"/>
            <w:shd w:val="clear" w:color="auto" w:fill="92D050"/>
            <w:vAlign w:val="center"/>
          </w:tcPr>
          <w:p w14:paraId="1F261DA1" w14:textId="77777777" w:rsidR="00BD575D" w:rsidRDefault="00BD575D">
            <w:pPr>
              <w:jc w:val="center"/>
              <w:rPr>
                <w:rFonts w:ascii="Tahoma" w:hAnsi="Tahoma" w:cs="Tahoma"/>
                <w:sz w:val="12"/>
                <w:szCs w:val="12"/>
                <w:rtl/>
              </w:rPr>
            </w:pPr>
          </w:p>
        </w:tc>
        <w:tc>
          <w:tcPr>
            <w:tcW w:w="350" w:type="dxa"/>
            <w:shd w:val="clear" w:color="auto" w:fill="92D050"/>
            <w:vAlign w:val="center"/>
          </w:tcPr>
          <w:p w14:paraId="144B64D6" w14:textId="77777777" w:rsidR="00BD575D" w:rsidRDefault="00BD575D">
            <w:pPr>
              <w:jc w:val="center"/>
              <w:rPr>
                <w:rFonts w:ascii="Tahoma" w:hAnsi="Tahoma" w:cs="Tahoma"/>
                <w:sz w:val="12"/>
                <w:szCs w:val="12"/>
                <w:rtl/>
              </w:rPr>
            </w:pPr>
          </w:p>
        </w:tc>
        <w:tc>
          <w:tcPr>
            <w:tcW w:w="350" w:type="dxa"/>
            <w:shd w:val="clear" w:color="auto" w:fill="92D050"/>
            <w:vAlign w:val="center"/>
          </w:tcPr>
          <w:p w14:paraId="2B6813D3" w14:textId="77777777" w:rsidR="00BD575D" w:rsidRDefault="00BD575D">
            <w:pPr>
              <w:jc w:val="center"/>
              <w:rPr>
                <w:rFonts w:ascii="Tahoma" w:hAnsi="Tahoma" w:cs="Tahoma"/>
                <w:sz w:val="12"/>
                <w:szCs w:val="12"/>
                <w:rtl/>
              </w:rPr>
            </w:pPr>
          </w:p>
        </w:tc>
        <w:tc>
          <w:tcPr>
            <w:tcW w:w="350" w:type="dxa"/>
            <w:shd w:val="clear" w:color="auto" w:fill="92D050"/>
            <w:vAlign w:val="center"/>
          </w:tcPr>
          <w:p w14:paraId="52CD5454" w14:textId="77777777" w:rsidR="00BD575D" w:rsidRDefault="00BD575D">
            <w:pPr>
              <w:jc w:val="center"/>
              <w:rPr>
                <w:rFonts w:ascii="Tahoma" w:hAnsi="Tahoma" w:cs="Tahoma"/>
                <w:sz w:val="12"/>
                <w:szCs w:val="12"/>
                <w:rtl/>
              </w:rPr>
            </w:pPr>
          </w:p>
        </w:tc>
        <w:tc>
          <w:tcPr>
            <w:tcW w:w="350" w:type="dxa"/>
            <w:shd w:val="clear" w:color="auto" w:fill="92D050"/>
            <w:vAlign w:val="center"/>
          </w:tcPr>
          <w:p w14:paraId="2A28E9B7" w14:textId="77777777" w:rsidR="00BD575D" w:rsidRDefault="00BD575D">
            <w:pPr>
              <w:jc w:val="center"/>
              <w:rPr>
                <w:rFonts w:ascii="Tahoma" w:hAnsi="Tahoma" w:cs="Tahoma"/>
                <w:sz w:val="12"/>
                <w:szCs w:val="12"/>
                <w:rtl/>
              </w:rPr>
            </w:pPr>
          </w:p>
        </w:tc>
        <w:tc>
          <w:tcPr>
            <w:tcW w:w="350" w:type="dxa"/>
            <w:shd w:val="clear" w:color="auto" w:fill="92D050"/>
            <w:vAlign w:val="center"/>
          </w:tcPr>
          <w:p w14:paraId="7E9AEB17" w14:textId="77777777" w:rsidR="00BD575D" w:rsidRDefault="00BD575D">
            <w:pPr>
              <w:jc w:val="center"/>
              <w:rPr>
                <w:rFonts w:ascii="Tahoma" w:hAnsi="Tahoma" w:cs="Tahoma"/>
                <w:sz w:val="12"/>
                <w:szCs w:val="12"/>
                <w:rtl/>
              </w:rPr>
            </w:pPr>
          </w:p>
        </w:tc>
        <w:tc>
          <w:tcPr>
            <w:tcW w:w="350" w:type="dxa"/>
            <w:shd w:val="clear" w:color="auto" w:fill="92D050"/>
            <w:vAlign w:val="center"/>
          </w:tcPr>
          <w:p w14:paraId="1839DADA" w14:textId="77777777" w:rsidR="00BD575D" w:rsidRDefault="00BD575D">
            <w:pPr>
              <w:jc w:val="center"/>
              <w:rPr>
                <w:rFonts w:ascii="Tahoma" w:hAnsi="Tahoma" w:cs="Tahoma"/>
                <w:sz w:val="12"/>
                <w:szCs w:val="12"/>
                <w:rtl/>
              </w:rPr>
            </w:pPr>
          </w:p>
        </w:tc>
        <w:tc>
          <w:tcPr>
            <w:tcW w:w="350" w:type="dxa"/>
            <w:shd w:val="clear" w:color="auto" w:fill="92D050"/>
            <w:vAlign w:val="center"/>
          </w:tcPr>
          <w:p w14:paraId="7E8D9CA8" w14:textId="77777777" w:rsidR="00BD575D" w:rsidRDefault="00BD575D">
            <w:pPr>
              <w:jc w:val="center"/>
              <w:rPr>
                <w:rFonts w:ascii="Tahoma" w:hAnsi="Tahoma" w:cs="Tahoma"/>
                <w:sz w:val="12"/>
                <w:szCs w:val="12"/>
                <w:rtl/>
              </w:rPr>
            </w:pPr>
          </w:p>
        </w:tc>
        <w:tc>
          <w:tcPr>
            <w:tcW w:w="350" w:type="dxa"/>
            <w:shd w:val="clear" w:color="auto" w:fill="92D050"/>
            <w:vAlign w:val="center"/>
          </w:tcPr>
          <w:p w14:paraId="19BFD377" w14:textId="77777777" w:rsidR="00BD575D" w:rsidRDefault="00BD575D">
            <w:pPr>
              <w:jc w:val="center"/>
              <w:rPr>
                <w:rFonts w:ascii="Tahoma" w:hAnsi="Tahoma" w:cs="Tahoma"/>
                <w:sz w:val="12"/>
                <w:szCs w:val="12"/>
                <w:rtl/>
              </w:rPr>
            </w:pPr>
          </w:p>
        </w:tc>
        <w:tc>
          <w:tcPr>
            <w:tcW w:w="350" w:type="dxa"/>
            <w:shd w:val="clear" w:color="auto" w:fill="92D050"/>
            <w:vAlign w:val="center"/>
          </w:tcPr>
          <w:p w14:paraId="6F204E93" w14:textId="77777777" w:rsidR="00BD575D" w:rsidRDefault="00BD575D">
            <w:pPr>
              <w:jc w:val="center"/>
              <w:rPr>
                <w:rFonts w:ascii="Tahoma" w:hAnsi="Tahoma" w:cs="Tahoma"/>
                <w:sz w:val="12"/>
                <w:szCs w:val="12"/>
                <w:rtl/>
              </w:rPr>
            </w:pPr>
          </w:p>
        </w:tc>
        <w:tc>
          <w:tcPr>
            <w:tcW w:w="350" w:type="dxa"/>
            <w:shd w:val="clear" w:color="auto" w:fill="92D050"/>
            <w:vAlign w:val="center"/>
          </w:tcPr>
          <w:p w14:paraId="45734F25" w14:textId="77777777" w:rsidR="00BD575D" w:rsidRDefault="00BD575D">
            <w:pPr>
              <w:jc w:val="center"/>
              <w:rPr>
                <w:rFonts w:ascii="Tahoma" w:hAnsi="Tahoma" w:cs="Tahoma"/>
                <w:sz w:val="12"/>
                <w:szCs w:val="12"/>
                <w:rtl/>
              </w:rPr>
            </w:pPr>
          </w:p>
        </w:tc>
        <w:tc>
          <w:tcPr>
            <w:tcW w:w="305" w:type="dxa"/>
            <w:shd w:val="clear" w:color="auto" w:fill="92D050"/>
            <w:vAlign w:val="center"/>
          </w:tcPr>
          <w:p w14:paraId="73B00E16" w14:textId="77777777" w:rsidR="00BD575D" w:rsidRDefault="00BD575D">
            <w:pPr>
              <w:jc w:val="center"/>
              <w:rPr>
                <w:rFonts w:ascii="Tahoma" w:hAnsi="Tahoma" w:cs="Tahoma"/>
                <w:sz w:val="12"/>
                <w:szCs w:val="12"/>
                <w:rtl/>
              </w:rPr>
            </w:pPr>
          </w:p>
        </w:tc>
        <w:tc>
          <w:tcPr>
            <w:tcW w:w="305" w:type="dxa"/>
            <w:shd w:val="clear" w:color="auto" w:fill="92D050"/>
            <w:vAlign w:val="center"/>
          </w:tcPr>
          <w:p w14:paraId="4419656B" w14:textId="77777777" w:rsidR="00BD575D" w:rsidRDefault="00BD575D">
            <w:pPr>
              <w:jc w:val="center"/>
              <w:rPr>
                <w:rFonts w:ascii="Tahoma" w:hAnsi="Tahoma" w:cs="Tahoma"/>
                <w:sz w:val="12"/>
                <w:szCs w:val="12"/>
                <w:rtl/>
              </w:rPr>
            </w:pPr>
          </w:p>
        </w:tc>
        <w:tc>
          <w:tcPr>
            <w:tcW w:w="305" w:type="dxa"/>
            <w:shd w:val="clear" w:color="auto" w:fill="92D050"/>
            <w:vAlign w:val="center"/>
          </w:tcPr>
          <w:p w14:paraId="1D54846D" w14:textId="77777777" w:rsidR="00BD575D" w:rsidRDefault="00BD575D">
            <w:pPr>
              <w:jc w:val="center"/>
              <w:rPr>
                <w:rFonts w:ascii="Tahoma" w:hAnsi="Tahoma" w:cs="Tahoma"/>
                <w:sz w:val="12"/>
                <w:szCs w:val="12"/>
                <w:rtl/>
              </w:rPr>
            </w:pPr>
          </w:p>
        </w:tc>
        <w:tc>
          <w:tcPr>
            <w:tcW w:w="305" w:type="dxa"/>
            <w:shd w:val="clear" w:color="auto" w:fill="92D050"/>
            <w:vAlign w:val="center"/>
          </w:tcPr>
          <w:p w14:paraId="4E69192C" w14:textId="77777777" w:rsidR="00BD575D" w:rsidRDefault="00BD575D">
            <w:pPr>
              <w:jc w:val="center"/>
              <w:rPr>
                <w:rFonts w:ascii="Tahoma" w:hAnsi="Tahoma" w:cs="Tahoma"/>
                <w:sz w:val="12"/>
                <w:szCs w:val="12"/>
                <w:rtl/>
              </w:rPr>
            </w:pPr>
          </w:p>
        </w:tc>
        <w:tc>
          <w:tcPr>
            <w:tcW w:w="305" w:type="dxa"/>
            <w:shd w:val="clear" w:color="auto" w:fill="92D050"/>
            <w:vAlign w:val="center"/>
          </w:tcPr>
          <w:p w14:paraId="30F78314" w14:textId="77777777" w:rsidR="00BD575D" w:rsidRDefault="00BD575D">
            <w:pPr>
              <w:jc w:val="center"/>
              <w:rPr>
                <w:rFonts w:ascii="Tahoma" w:hAnsi="Tahoma" w:cs="Tahoma"/>
                <w:sz w:val="12"/>
                <w:szCs w:val="12"/>
                <w:rtl/>
              </w:rPr>
            </w:pPr>
          </w:p>
        </w:tc>
        <w:tc>
          <w:tcPr>
            <w:tcW w:w="305" w:type="dxa"/>
            <w:shd w:val="clear" w:color="auto" w:fill="92D050"/>
            <w:vAlign w:val="center"/>
          </w:tcPr>
          <w:p w14:paraId="226C64CB" w14:textId="77777777" w:rsidR="00BD575D" w:rsidRDefault="00BD575D">
            <w:pPr>
              <w:jc w:val="center"/>
              <w:rPr>
                <w:rFonts w:ascii="Tahoma" w:hAnsi="Tahoma" w:cs="Tahoma"/>
                <w:sz w:val="12"/>
                <w:szCs w:val="12"/>
                <w:rtl/>
              </w:rPr>
            </w:pPr>
          </w:p>
        </w:tc>
        <w:tc>
          <w:tcPr>
            <w:tcW w:w="305" w:type="dxa"/>
            <w:shd w:val="clear" w:color="auto" w:fill="92D050"/>
            <w:vAlign w:val="center"/>
          </w:tcPr>
          <w:p w14:paraId="33638102" w14:textId="77777777" w:rsidR="00BD575D" w:rsidRDefault="00BD575D">
            <w:pPr>
              <w:jc w:val="center"/>
              <w:rPr>
                <w:rFonts w:ascii="Tahoma" w:hAnsi="Tahoma" w:cs="Tahoma"/>
                <w:sz w:val="12"/>
                <w:szCs w:val="12"/>
                <w:rtl/>
              </w:rPr>
            </w:pPr>
          </w:p>
        </w:tc>
        <w:tc>
          <w:tcPr>
            <w:tcW w:w="305" w:type="dxa"/>
            <w:shd w:val="clear" w:color="auto" w:fill="92D050"/>
            <w:vAlign w:val="center"/>
          </w:tcPr>
          <w:p w14:paraId="0B590B96" w14:textId="77777777" w:rsidR="00BD575D" w:rsidRDefault="00BD575D">
            <w:pPr>
              <w:jc w:val="center"/>
              <w:rPr>
                <w:rFonts w:ascii="Tahoma" w:hAnsi="Tahoma" w:cs="Tahoma"/>
                <w:sz w:val="12"/>
                <w:szCs w:val="12"/>
                <w:rtl/>
              </w:rPr>
            </w:pPr>
          </w:p>
        </w:tc>
        <w:tc>
          <w:tcPr>
            <w:tcW w:w="305" w:type="dxa"/>
            <w:shd w:val="clear" w:color="auto" w:fill="92D050"/>
            <w:vAlign w:val="center"/>
          </w:tcPr>
          <w:p w14:paraId="721E3582" w14:textId="77777777" w:rsidR="00BD575D" w:rsidRDefault="00BD575D">
            <w:pPr>
              <w:jc w:val="center"/>
              <w:rPr>
                <w:rFonts w:ascii="Tahoma" w:hAnsi="Tahoma" w:cs="Tahoma"/>
                <w:sz w:val="12"/>
                <w:szCs w:val="12"/>
                <w:rtl/>
              </w:rPr>
            </w:pPr>
          </w:p>
        </w:tc>
        <w:tc>
          <w:tcPr>
            <w:tcW w:w="305" w:type="dxa"/>
            <w:shd w:val="clear" w:color="auto" w:fill="92D050"/>
            <w:vAlign w:val="center"/>
          </w:tcPr>
          <w:p w14:paraId="0BF7A907" w14:textId="77777777" w:rsidR="00BD575D" w:rsidRDefault="00BD575D">
            <w:pPr>
              <w:jc w:val="center"/>
              <w:rPr>
                <w:rFonts w:ascii="Tahoma" w:hAnsi="Tahoma" w:cs="Tahoma"/>
                <w:sz w:val="12"/>
                <w:szCs w:val="12"/>
                <w:rtl/>
              </w:rPr>
            </w:pPr>
          </w:p>
        </w:tc>
        <w:tc>
          <w:tcPr>
            <w:tcW w:w="350" w:type="dxa"/>
            <w:vAlign w:val="center"/>
          </w:tcPr>
          <w:p w14:paraId="371C1B21" w14:textId="77777777" w:rsidR="00BD575D" w:rsidRDefault="00F31DDB">
            <w:pPr>
              <w:jc w:val="center"/>
              <w:rPr>
                <w:rFonts w:ascii="Tahoma" w:hAnsi="Tahoma" w:cs="Tahoma"/>
                <w:sz w:val="12"/>
                <w:szCs w:val="12"/>
                <w:rtl/>
              </w:rPr>
            </w:pPr>
            <w:r>
              <w:rPr>
                <w:rFonts w:ascii="Tahoma" w:hAnsi="Tahoma" w:cs="Tahoma"/>
                <w:sz w:val="12"/>
                <w:szCs w:val="12"/>
                <w:rtl/>
              </w:rPr>
              <w:t>25</w:t>
            </w:r>
          </w:p>
        </w:tc>
      </w:tr>
      <w:tr w:rsidR="00BD575D" w14:paraId="63AD772E" w14:textId="77777777">
        <w:trPr>
          <w:trHeight w:val="283"/>
        </w:trPr>
        <w:tc>
          <w:tcPr>
            <w:tcW w:w="351" w:type="dxa"/>
            <w:shd w:val="clear" w:color="auto" w:fill="92D050"/>
            <w:vAlign w:val="center"/>
          </w:tcPr>
          <w:p w14:paraId="3DAEB53C" w14:textId="77777777" w:rsidR="00BD575D" w:rsidRDefault="00BD575D">
            <w:pPr>
              <w:jc w:val="center"/>
              <w:rPr>
                <w:rFonts w:ascii="Tahoma" w:hAnsi="Tahoma" w:cs="Tahoma"/>
                <w:sz w:val="12"/>
                <w:szCs w:val="12"/>
                <w:rtl/>
              </w:rPr>
            </w:pPr>
          </w:p>
        </w:tc>
        <w:tc>
          <w:tcPr>
            <w:tcW w:w="351" w:type="dxa"/>
            <w:shd w:val="clear" w:color="auto" w:fill="92D050"/>
            <w:vAlign w:val="center"/>
          </w:tcPr>
          <w:p w14:paraId="726B81EE" w14:textId="77777777" w:rsidR="00BD575D" w:rsidRDefault="00BD575D">
            <w:pPr>
              <w:jc w:val="center"/>
              <w:rPr>
                <w:rFonts w:ascii="Tahoma" w:hAnsi="Tahoma" w:cs="Tahoma"/>
                <w:sz w:val="12"/>
                <w:szCs w:val="12"/>
                <w:rtl/>
              </w:rPr>
            </w:pPr>
          </w:p>
        </w:tc>
        <w:tc>
          <w:tcPr>
            <w:tcW w:w="350" w:type="dxa"/>
            <w:shd w:val="clear" w:color="auto" w:fill="92D050"/>
            <w:vAlign w:val="center"/>
          </w:tcPr>
          <w:p w14:paraId="21647E13" w14:textId="77777777" w:rsidR="00BD575D" w:rsidRDefault="00BD575D">
            <w:pPr>
              <w:jc w:val="center"/>
              <w:rPr>
                <w:rFonts w:ascii="Tahoma" w:hAnsi="Tahoma" w:cs="Tahoma"/>
                <w:sz w:val="12"/>
                <w:szCs w:val="12"/>
                <w:rtl/>
              </w:rPr>
            </w:pPr>
          </w:p>
        </w:tc>
        <w:tc>
          <w:tcPr>
            <w:tcW w:w="350" w:type="dxa"/>
            <w:shd w:val="clear" w:color="auto" w:fill="92D050"/>
            <w:vAlign w:val="center"/>
          </w:tcPr>
          <w:p w14:paraId="2745670F" w14:textId="77777777" w:rsidR="00BD575D" w:rsidRDefault="00BD575D">
            <w:pPr>
              <w:jc w:val="center"/>
              <w:rPr>
                <w:rFonts w:ascii="Tahoma" w:hAnsi="Tahoma" w:cs="Tahoma"/>
                <w:sz w:val="12"/>
                <w:szCs w:val="12"/>
                <w:rtl/>
              </w:rPr>
            </w:pPr>
          </w:p>
        </w:tc>
        <w:tc>
          <w:tcPr>
            <w:tcW w:w="350" w:type="dxa"/>
            <w:shd w:val="clear" w:color="auto" w:fill="92D050"/>
            <w:vAlign w:val="center"/>
          </w:tcPr>
          <w:p w14:paraId="2C8F8138" w14:textId="77777777" w:rsidR="00BD575D" w:rsidRDefault="00BD575D">
            <w:pPr>
              <w:jc w:val="center"/>
              <w:rPr>
                <w:rFonts w:ascii="Tahoma" w:hAnsi="Tahoma" w:cs="Tahoma"/>
                <w:sz w:val="12"/>
                <w:szCs w:val="12"/>
                <w:rtl/>
              </w:rPr>
            </w:pPr>
          </w:p>
        </w:tc>
        <w:tc>
          <w:tcPr>
            <w:tcW w:w="350" w:type="dxa"/>
            <w:shd w:val="clear" w:color="auto" w:fill="92D050"/>
            <w:vAlign w:val="center"/>
          </w:tcPr>
          <w:p w14:paraId="185D01DC" w14:textId="77777777" w:rsidR="00BD575D" w:rsidRDefault="00BD575D">
            <w:pPr>
              <w:jc w:val="center"/>
              <w:rPr>
                <w:rFonts w:ascii="Tahoma" w:hAnsi="Tahoma" w:cs="Tahoma"/>
                <w:sz w:val="12"/>
                <w:szCs w:val="12"/>
                <w:rtl/>
              </w:rPr>
            </w:pPr>
          </w:p>
        </w:tc>
        <w:tc>
          <w:tcPr>
            <w:tcW w:w="350" w:type="dxa"/>
            <w:shd w:val="clear" w:color="auto" w:fill="92D050"/>
            <w:vAlign w:val="center"/>
          </w:tcPr>
          <w:p w14:paraId="431D1775" w14:textId="77777777" w:rsidR="00BD575D" w:rsidRDefault="00BD575D">
            <w:pPr>
              <w:jc w:val="center"/>
              <w:rPr>
                <w:rFonts w:ascii="Tahoma" w:hAnsi="Tahoma" w:cs="Tahoma"/>
                <w:sz w:val="12"/>
                <w:szCs w:val="12"/>
                <w:rtl/>
              </w:rPr>
            </w:pPr>
          </w:p>
        </w:tc>
        <w:tc>
          <w:tcPr>
            <w:tcW w:w="350" w:type="dxa"/>
            <w:shd w:val="clear" w:color="auto" w:fill="92D050"/>
            <w:vAlign w:val="center"/>
          </w:tcPr>
          <w:p w14:paraId="4E19C8BB" w14:textId="77777777" w:rsidR="00BD575D" w:rsidRDefault="00BD575D">
            <w:pPr>
              <w:jc w:val="center"/>
              <w:rPr>
                <w:rFonts w:ascii="Tahoma" w:hAnsi="Tahoma" w:cs="Tahoma"/>
                <w:sz w:val="12"/>
                <w:szCs w:val="12"/>
                <w:rtl/>
              </w:rPr>
            </w:pPr>
          </w:p>
        </w:tc>
        <w:tc>
          <w:tcPr>
            <w:tcW w:w="350" w:type="dxa"/>
            <w:shd w:val="clear" w:color="auto" w:fill="92D050"/>
            <w:vAlign w:val="center"/>
          </w:tcPr>
          <w:p w14:paraId="4E3696FC" w14:textId="77777777" w:rsidR="00BD575D" w:rsidRDefault="00BD575D">
            <w:pPr>
              <w:jc w:val="center"/>
              <w:rPr>
                <w:rFonts w:ascii="Tahoma" w:hAnsi="Tahoma" w:cs="Tahoma"/>
                <w:sz w:val="12"/>
                <w:szCs w:val="12"/>
                <w:rtl/>
              </w:rPr>
            </w:pPr>
          </w:p>
        </w:tc>
        <w:tc>
          <w:tcPr>
            <w:tcW w:w="350" w:type="dxa"/>
            <w:shd w:val="clear" w:color="auto" w:fill="92D050"/>
            <w:vAlign w:val="center"/>
          </w:tcPr>
          <w:p w14:paraId="1F4B0E5A" w14:textId="77777777" w:rsidR="00BD575D" w:rsidRDefault="00BD575D">
            <w:pPr>
              <w:jc w:val="center"/>
              <w:rPr>
                <w:rFonts w:ascii="Tahoma" w:hAnsi="Tahoma" w:cs="Tahoma"/>
                <w:sz w:val="12"/>
                <w:szCs w:val="12"/>
                <w:rtl/>
              </w:rPr>
            </w:pPr>
          </w:p>
        </w:tc>
        <w:tc>
          <w:tcPr>
            <w:tcW w:w="350" w:type="dxa"/>
            <w:shd w:val="clear" w:color="auto" w:fill="92D050"/>
            <w:vAlign w:val="center"/>
          </w:tcPr>
          <w:p w14:paraId="1D724D24" w14:textId="77777777" w:rsidR="00BD575D" w:rsidRDefault="00BD575D">
            <w:pPr>
              <w:jc w:val="center"/>
              <w:rPr>
                <w:rFonts w:ascii="Tahoma" w:hAnsi="Tahoma" w:cs="Tahoma"/>
                <w:sz w:val="12"/>
                <w:szCs w:val="12"/>
                <w:rtl/>
              </w:rPr>
            </w:pPr>
          </w:p>
        </w:tc>
        <w:tc>
          <w:tcPr>
            <w:tcW w:w="350" w:type="dxa"/>
            <w:shd w:val="clear" w:color="auto" w:fill="92D050"/>
            <w:vAlign w:val="center"/>
          </w:tcPr>
          <w:p w14:paraId="45062BA1" w14:textId="77777777" w:rsidR="00BD575D" w:rsidRDefault="00BD575D">
            <w:pPr>
              <w:jc w:val="center"/>
              <w:rPr>
                <w:rFonts w:ascii="Tahoma" w:hAnsi="Tahoma" w:cs="Tahoma"/>
                <w:sz w:val="12"/>
                <w:szCs w:val="12"/>
                <w:rtl/>
              </w:rPr>
            </w:pPr>
          </w:p>
        </w:tc>
        <w:tc>
          <w:tcPr>
            <w:tcW w:w="350" w:type="dxa"/>
            <w:shd w:val="clear" w:color="auto" w:fill="92D050"/>
            <w:vAlign w:val="center"/>
          </w:tcPr>
          <w:p w14:paraId="18C49941" w14:textId="77777777" w:rsidR="00BD575D" w:rsidRDefault="00BD575D">
            <w:pPr>
              <w:jc w:val="center"/>
              <w:rPr>
                <w:rFonts w:ascii="Tahoma" w:hAnsi="Tahoma" w:cs="Tahoma"/>
                <w:sz w:val="12"/>
                <w:szCs w:val="12"/>
                <w:rtl/>
              </w:rPr>
            </w:pPr>
          </w:p>
        </w:tc>
        <w:tc>
          <w:tcPr>
            <w:tcW w:w="350" w:type="dxa"/>
            <w:shd w:val="clear" w:color="auto" w:fill="92D050"/>
            <w:vAlign w:val="center"/>
          </w:tcPr>
          <w:p w14:paraId="49381D51" w14:textId="77777777" w:rsidR="00BD575D" w:rsidRDefault="00BD575D">
            <w:pPr>
              <w:jc w:val="center"/>
              <w:rPr>
                <w:rFonts w:ascii="Tahoma" w:hAnsi="Tahoma" w:cs="Tahoma"/>
                <w:sz w:val="12"/>
                <w:szCs w:val="12"/>
                <w:rtl/>
              </w:rPr>
            </w:pPr>
          </w:p>
        </w:tc>
        <w:tc>
          <w:tcPr>
            <w:tcW w:w="350" w:type="dxa"/>
            <w:shd w:val="clear" w:color="auto" w:fill="92D050"/>
            <w:vAlign w:val="center"/>
          </w:tcPr>
          <w:p w14:paraId="08C989F1" w14:textId="77777777" w:rsidR="00BD575D" w:rsidRDefault="00BD575D">
            <w:pPr>
              <w:jc w:val="center"/>
              <w:rPr>
                <w:rFonts w:ascii="Tahoma" w:hAnsi="Tahoma" w:cs="Tahoma"/>
                <w:sz w:val="12"/>
                <w:szCs w:val="12"/>
                <w:rtl/>
              </w:rPr>
            </w:pPr>
          </w:p>
        </w:tc>
        <w:tc>
          <w:tcPr>
            <w:tcW w:w="350" w:type="dxa"/>
            <w:shd w:val="clear" w:color="auto" w:fill="92D050"/>
            <w:vAlign w:val="center"/>
          </w:tcPr>
          <w:p w14:paraId="36BD8A0A" w14:textId="77777777" w:rsidR="00BD575D" w:rsidRDefault="00BD575D">
            <w:pPr>
              <w:jc w:val="center"/>
              <w:rPr>
                <w:rFonts w:ascii="Tahoma" w:hAnsi="Tahoma" w:cs="Tahoma"/>
                <w:sz w:val="12"/>
                <w:szCs w:val="12"/>
                <w:rtl/>
              </w:rPr>
            </w:pPr>
          </w:p>
        </w:tc>
        <w:tc>
          <w:tcPr>
            <w:tcW w:w="350" w:type="dxa"/>
            <w:shd w:val="clear" w:color="auto" w:fill="92D050"/>
            <w:vAlign w:val="center"/>
          </w:tcPr>
          <w:p w14:paraId="206570E9" w14:textId="77777777" w:rsidR="00BD575D" w:rsidRDefault="00BD575D">
            <w:pPr>
              <w:jc w:val="center"/>
              <w:rPr>
                <w:rFonts w:ascii="Tahoma" w:hAnsi="Tahoma" w:cs="Tahoma"/>
                <w:sz w:val="12"/>
                <w:szCs w:val="12"/>
                <w:rtl/>
              </w:rPr>
            </w:pPr>
          </w:p>
        </w:tc>
        <w:tc>
          <w:tcPr>
            <w:tcW w:w="305" w:type="dxa"/>
            <w:shd w:val="clear" w:color="auto" w:fill="92D050"/>
            <w:vAlign w:val="center"/>
          </w:tcPr>
          <w:p w14:paraId="6EA954DC" w14:textId="77777777" w:rsidR="00BD575D" w:rsidRDefault="00BD575D">
            <w:pPr>
              <w:jc w:val="center"/>
              <w:rPr>
                <w:rFonts w:ascii="Tahoma" w:hAnsi="Tahoma" w:cs="Tahoma"/>
                <w:sz w:val="12"/>
                <w:szCs w:val="12"/>
                <w:rtl/>
              </w:rPr>
            </w:pPr>
          </w:p>
        </w:tc>
        <w:tc>
          <w:tcPr>
            <w:tcW w:w="305" w:type="dxa"/>
            <w:shd w:val="clear" w:color="auto" w:fill="92D050"/>
            <w:vAlign w:val="center"/>
          </w:tcPr>
          <w:p w14:paraId="7129814B" w14:textId="77777777" w:rsidR="00BD575D" w:rsidRDefault="00BD575D">
            <w:pPr>
              <w:jc w:val="center"/>
              <w:rPr>
                <w:rFonts w:ascii="Tahoma" w:hAnsi="Tahoma" w:cs="Tahoma"/>
                <w:sz w:val="12"/>
                <w:szCs w:val="12"/>
                <w:rtl/>
              </w:rPr>
            </w:pPr>
          </w:p>
        </w:tc>
        <w:tc>
          <w:tcPr>
            <w:tcW w:w="305" w:type="dxa"/>
            <w:shd w:val="clear" w:color="auto" w:fill="92D050"/>
            <w:vAlign w:val="center"/>
          </w:tcPr>
          <w:p w14:paraId="6052005F" w14:textId="77777777" w:rsidR="00BD575D" w:rsidRDefault="00BD575D">
            <w:pPr>
              <w:jc w:val="center"/>
              <w:rPr>
                <w:rFonts w:ascii="Tahoma" w:hAnsi="Tahoma" w:cs="Tahoma"/>
                <w:sz w:val="12"/>
                <w:szCs w:val="12"/>
                <w:rtl/>
              </w:rPr>
            </w:pPr>
          </w:p>
        </w:tc>
        <w:tc>
          <w:tcPr>
            <w:tcW w:w="305" w:type="dxa"/>
            <w:shd w:val="clear" w:color="auto" w:fill="92D050"/>
            <w:vAlign w:val="center"/>
          </w:tcPr>
          <w:p w14:paraId="44E52C88" w14:textId="77777777" w:rsidR="00BD575D" w:rsidRDefault="00BD575D">
            <w:pPr>
              <w:jc w:val="center"/>
              <w:rPr>
                <w:rFonts w:ascii="Tahoma" w:hAnsi="Tahoma" w:cs="Tahoma"/>
                <w:sz w:val="12"/>
                <w:szCs w:val="12"/>
                <w:rtl/>
              </w:rPr>
            </w:pPr>
          </w:p>
        </w:tc>
        <w:tc>
          <w:tcPr>
            <w:tcW w:w="305" w:type="dxa"/>
            <w:shd w:val="clear" w:color="auto" w:fill="92D050"/>
            <w:vAlign w:val="center"/>
          </w:tcPr>
          <w:p w14:paraId="26EA2617" w14:textId="77777777" w:rsidR="00BD575D" w:rsidRDefault="00BD575D">
            <w:pPr>
              <w:jc w:val="center"/>
              <w:rPr>
                <w:rFonts w:ascii="Tahoma" w:hAnsi="Tahoma" w:cs="Tahoma"/>
                <w:sz w:val="12"/>
                <w:szCs w:val="12"/>
                <w:rtl/>
              </w:rPr>
            </w:pPr>
          </w:p>
        </w:tc>
        <w:tc>
          <w:tcPr>
            <w:tcW w:w="305" w:type="dxa"/>
            <w:shd w:val="clear" w:color="auto" w:fill="92D050"/>
            <w:vAlign w:val="center"/>
          </w:tcPr>
          <w:p w14:paraId="7FC3FB2C" w14:textId="77777777" w:rsidR="00BD575D" w:rsidRDefault="00BD575D">
            <w:pPr>
              <w:jc w:val="center"/>
              <w:rPr>
                <w:rFonts w:ascii="Tahoma" w:hAnsi="Tahoma" w:cs="Tahoma"/>
                <w:sz w:val="12"/>
                <w:szCs w:val="12"/>
                <w:rtl/>
              </w:rPr>
            </w:pPr>
          </w:p>
        </w:tc>
        <w:tc>
          <w:tcPr>
            <w:tcW w:w="305" w:type="dxa"/>
            <w:shd w:val="clear" w:color="auto" w:fill="92D050"/>
            <w:vAlign w:val="center"/>
          </w:tcPr>
          <w:p w14:paraId="1C87B761" w14:textId="77777777" w:rsidR="00BD575D" w:rsidRDefault="00BD575D">
            <w:pPr>
              <w:jc w:val="center"/>
              <w:rPr>
                <w:rFonts w:ascii="Tahoma" w:hAnsi="Tahoma" w:cs="Tahoma"/>
                <w:sz w:val="12"/>
                <w:szCs w:val="12"/>
                <w:rtl/>
              </w:rPr>
            </w:pPr>
          </w:p>
        </w:tc>
        <w:tc>
          <w:tcPr>
            <w:tcW w:w="305" w:type="dxa"/>
            <w:shd w:val="clear" w:color="auto" w:fill="92D050"/>
            <w:vAlign w:val="center"/>
          </w:tcPr>
          <w:p w14:paraId="1D92C966" w14:textId="77777777" w:rsidR="00BD575D" w:rsidRDefault="00BD575D">
            <w:pPr>
              <w:jc w:val="center"/>
              <w:rPr>
                <w:rFonts w:ascii="Tahoma" w:hAnsi="Tahoma" w:cs="Tahoma"/>
                <w:sz w:val="12"/>
                <w:szCs w:val="12"/>
                <w:rtl/>
              </w:rPr>
            </w:pPr>
          </w:p>
        </w:tc>
        <w:tc>
          <w:tcPr>
            <w:tcW w:w="305" w:type="dxa"/>
            <w:shd w:val="clear" w:color="auto" w:fill="92D050"/>
            <w:vAlign w:val="center"/>
          </w:tcPr>
          <w:p w14:paraId="23451AA2" w14:textId="77777777" w:rsidR="00BD575D" w:rsidRDefault="00BD575D">
            <w:pPr>
              <w:jc w:val="center"/>
              <w:rPr>
                <w:rFonts w:ascii="Tahoma" w:hAnsi="Tahoma" w:cs="Tahoma"/>
                <w:sz w:val="12"/>
                <w:szCs w:val="12"/>
                <w:rtl/>
              </w:rPr>
            </w:pPr>
          </w:p>
        </w:tc>
        <w:tc>
          <w:tcPr>
            <w:tcW w:w="305" w:type="dxa"/>
            <w:shd w:val="clear" w:color="auto" w:fill="92D050"/>
            <w:vAlign w:val="center"/>
          </w:tcPr>
          <w:p w14:paraId="2D1B84C1" w14:textId="77777777" w:rsidR="00BD575D" w:rsidRDefault="00BD575D">
            <w:pPr>
              <w:jc w:val="center"/>
              <w:rPr>
                <w:rFonts w:ascii="Tahoma" w:hAnsi="Tahoma" w:cs="Tahoma"/>
                <w:sz w:val="12"/>
                <w:szCs w:val="12"/>
                <w:rtl/>
              </w:rPr>
            </w:pPr>
          </w:p>
        </w:tc>
        <w:tc>
          <w:tcPr>
            <w:tcW w:w="350" w:type="dxa"/>
            <w:vAlign w:val="center"/>
          </w:tcPr>
          <w:p w14:paraId="13C0BA08" w14:textId="77777777" w:rsidR="00BD575D" w:rsidRDefault="00F31DDB">
            <w:pPr>
              <w:jc w:val="center"/>
              <w:rPr>
                <w:rFonts w:ascii="Tahoma" w:hAnsi="Tahoma" w:cs="Tahoma"/>
                <w:sz w:val="12"/>
                <w:szCs w:val="12"/>
                <w:rtl/>
              </w:rPr>
            </w:pPr>
            <w:r>
              <w:rPr>
                <w:rFonts w:ascii="Tahoma" w:hAnsi="Tahoma" w:cs="Tahoma"/>
                <w:sz w:val="12"/>
                <w:szCs w:val="12"/>
                <w:rtl/>
              </w:rPr>
              <w:t>26</w:t>
            </w:r>
          </w:p>
        </w:tc>
      </w:tr>
    </w:tbl>
    <w:p w14:paraId="10C21B59" w14:textId="77777777" w:rsidR="00BD575D" w:rsidRDefault="00BD575D">
      <w:pPr>
        <w:rPr>
          <w:rFonts w:ascii="Tahoma" w:hAnsi="Tahoma" w:cs="Tahoma"/>
          <w:rtl/>
        </w:rPr>
      </w:pPr>
    </w:p>
    <w:p w14:paraId="019FCD93" w14:textId="77777777"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במפה מופיע שירטוט 2 מסלולים המתחילים בנקודת ההתחלה הכחולה ומסתיימים בקופה:</w:t>
      </w:r>
    </w:p>
    <w:p w14:paraId="6A9E2245" w14:textId="77777777" w:rsidR="00BD575D" w:rsidRDefault="00F31DDB">
      <w:pPr>
        <w:bidi/>
        <w:spacing w:after="240" w:line="360" w:lineRule="auto"/>
        <w:jc w:val="both"/>
        <w:rPr>
          <w:rFonts w:ascii="Tahoma" w:hAnsi="Tahoma" w:cs="Tahoma"/>
          <w:sz w:val="22"/>
          <w:szCs w:val="22"/>
          <w:rtl/>
        </w:rPr>
      </w:pPr>
      <w:r>
        <w:rPr>
          <w:rFonts w:ascii="Tahoma" w:hAnsi="Tahoma" w:cs="Tahoma" w:hint="cs"/>
          <w:color w:val="FFC000" w:themeColor="accent4"/>
          <w:sz w:val="22"/>
          <w:szCs w:val="22"/>
          <w:rtl/>
        </w:rPr>
        <w:t xml:space="preserve">הקו הכתום- </w:t>
      </w:r>
      <w:r>
        <w:rPr>
          <w:rFonts w:ascii="Tahoma" w:hAnsi="Tahoma" w:cs="Tahoma" w:hint="cs"/>
          <w:sz w:val="22"/>
          <w:szCs w:val="22"/>
          <w:rtl/>
        </w:rPr>
        <w:t>המסלול האופטימלי, הולך ראשית לאזור 14, מבצע פחות מסיבוב שלם.</w:t>
      </w:r>
    </w:p>
    <w:p w14:paraId="4F958ECD" w14:textId="77777777" w:rsidR="00BD575D" w:rsidRDefault="00F31DDB">
      <w:pPr>
        <w:bidi/>
        <w:spacing w:after="240" w:line="360" w:lineRule="auto"/>
        <w:jc w:val="both"/>
        <w:rPr>
          <w:rFonts w:ascii="Tahoma" w:hAnsi="Tahoma" w:cs="Tahoma"/>
          <w:sz w:val="22"/>
          <w:szCs w:val="22"/>
          <w:rtl/>
        </w:rPr>
      </w:pPr>
      <w:r>
        <w:rPr>
          <w:rFonts w:ascii="Tahoma" w:hAnsi="Tahoma" w:cs="Tahoma" w:hint="cs"/>
          <w:color w:val="4472C4" w:themeColor="accent1"/>
          <w:sz w:val="22"/>
          <w:szCs w:val="22"/>
          <w:rtl/>
        </w:rPr>
        <w:t xml:space="preserve">הקו הכחול- </w:t>
      </w:r>
      <w:r>
        <w:rPr>
          <w:rFonts w:ascii="Tahoma" w:hAnsi="Tahoma" w:cs="Tahoma" w:hint="cs"/>
          <w:sz w:val="22"/>
          <w:szCs w:val="22"/>
          <w:rtl/>
        </w:rPr>
        <w:t>המסלול הארוך יותר, הולך לאזור 12 בתחילה ומבצע קצת יותר מסיבוב.</w:t>
      </w:r>
    </w:p>
    <w:p w14:paraId="37943CB1" w14:textId="77777777"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ההבדל בין 2 המסלולים </w:t>
      </w:r>
      <w:r>
        <w:rPr>
          <w:rFonts w:ascii="Tahoma" w:hAnsi="Tahoma" w:cs="Tahoma" w:hint="cs"/>
          <w:sz w:val="22"/>
          <w:szCs w:val="22"/>
          <w:rtl/>
        </w:rPr>
        <w:t>אינו גדול מאד</w:t>
      </w:r>
      <w:r>
        <w:rPr>
          <w:rFonts w:ascii="Tahoma" w:hAnsi="Tahoma" w:cs="Tahoma"/>
          <w:sz w:val="22"/>
          <w:szCs w:val="22"/>
          <w:rtl/>
        </w:rPr>
        <w:t xml:space="preserve">, </w:t>
      </w:r>
      <w:r>
        <w:rPr>
          <w:rFonts w:ascii="Tahoma" w:hAnsi="Tahoma" w:cs="Tahoma" w:hint="cs"/>
          <w:sz w:val="22"/>
          <w:szCs w:val="22"/>
          <w:rtl/>
        </w:rPr>
        <w:t>וכך נוכחנו</w:t>
      </w:r>
      <w:r>
        <w:rPr>
          <w:rFonts w:ascii="Tahoma" w:hAnsi="Tahoma" w:cs="Tahoma"/>
          <w:sz w:val="22"/>
          <w:szCs w:val="22"/>
          <w:rtl/>
        </w:rPr>
        <w:t xml:space="preserve"> שהחישוב נכון ומדויק.</w:t>
      </w:r>
    </w:p>
    <w:p w14:paraId="4CE9338F" w14:textId="77777777"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אחרי שיש את סדר האזורים, מחושב המסלול כולו, ז"א נוצרת רשימת מסלול, שתכיל מסלול מפורט [כל הנקודות בהן צריכים לעבור]. בין כל 2 אזורים יתווספו כל נקודות הגישה המקשרות ביניהם.</w:t>
      </w:r>
    </w:p>
    <w:p w14:paraId="296BC5F3" w14:textId="77777777"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lastRenderedPageBreak/>
        <w:t>המסלול יצוייר בממשק המשתמש.</w:t>
      </w:r>
    </w:p>
    <w:p w14:paraId="2695BC51" w14:textId="77777777"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 xml:space="preserve">בשביל המעקב, הצגנו </w:t>
      </w:r>
      <w:r>
        <w:rPr>
          <w:rFonts w:ascii="Tahoma" w:hAnsi="Tahoma" w:cs="Tahoma"/>
          <w:sz w:val="22"/>
          <w:szCs w:val="22"/>
        </w:rPr>
        <w:t>messageBox</w:t>
      </w:r>
      <w:r>
        <w:rPr>
          <w:rFonts w:ascii="Tahoma" w:hAnsi="Tahoma" w:cs="Tahoma" w:hint="cs"/>
          <w:sz w:val="22"/>
          <w:szCs w:val="22"/>
          <w:rtl/>
        </w:rPr>
        <w:t xml:space="preserve"> המציג את רשימת ה-</w:t>
      </w:r>
      <w:r>
        <w:rPr>
          <w:rFonts w:ascii="Tahoma" w:hAnsi="Tahoma" w:cs="Tahoma"/>
          <w:sz w:val="22"/>
          <w:szCs w:val="22"/>
        </w:rPr>
        <w:t>goal</w:t>
      </w:r>
      <w:r>
        <w:rPr>
          <w:rFonts w:ascii="Tahoma" w:hAnsi="Tahoma" w:cs="Tahoma" w:hint="cs"/>
          <w:sz w:val="22"/>
          <w:szCs w:val="22"/>
          <w:rtl/>
        </w:rPr>
        <w:t xml:space="preserve"> שחושבה. </w:t>
      </w:r>
    </w:p>
    <w:p w14:paraId="59663C60" w14:textId="77777777"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 xml:space="preserve">המאפיין </w:t>
      </w:r>
      <w:r>
        <w:rPr>
          <w:rFonts w:ascii="Tahoma" w:hAnsi="Tahoma" w:cs="Tahoma"/>
          <w:sz w:val="22"/>
          <w:szCs w:val="22"/>
        </w:rPr>
        <w:t>kind</w:t>
      </w:r>
      <w:r>
        <w:rPr>
          <w:rFonts w:ascii="Tahoma" w:hAnsi="Tahoma" w:cs="Tahoma" w:hint="cs"/>
          <w:sz w:val="22"/>
          <w:szCs w:val="22"/>
          <w:rtl/>
        </w:rPr>
        <w:t xml:space="preserve"> מציין את סוג ה-</w:t>
      </w:r>
      <w:r>
        <w:rPr>
          <w:rFonts w:ascii="Tahoma" w:hAnsi="Tahoma" w:cs="Tahoma"/>
          <w:sz w:val="22"/>
          <w:szCs w:val="22"/>
        </w:rPr>
        <w:t>goal</w:t>
      </w:r>
      <w:r>
        <w:rPr>
          <w:rFonts w:ascii="Tahoma" w:hAnsi="Tahoma" w:cs="Tahoma" w:hint="cs"/>
          <w:sz w:val="22"/>
          <w:szCs w:val="22"/>
          <w:rtl/>
        </w:rPr>
        <w:t xml:space="preserve">: </w:t>
      </w:r>
      <w:r>
        <w:rPr>
          <w:rFonts w:ascii="Tahoma" w:hAnsi="Tahoma" w:cs="Tahoma"/>
          <w:sz w:val="22"/>
          <w:szCs w:val="22"/>
        </w:rPr>
        <w:t xml:space="preserve"> p</w:t>
      </w:r>
      <w:r>
        <w:rPr>
          <w:rFonts w:ascii="Tahoma" w:hAnsi="Tahoma" w:cs="Tahoma" w:hint="cs"/>
          <w:sz w:val="22"/>
          <w:szCs w:val="22"/>
          <w:rtl/>
        </w:rPr>
        <w:t xml:space="preserve">נקודת התחלה, </w:t>
      </w:r>
      <w:r>
        <w:rPr>
          <w:rFonts w:ascii="Tahoma" w:hAnsi="Tahoma" w:cs="Tahoma"/>
          <w:sz w:val="22"/>
          <w:szCs w:val="22"/>
        </w:rPr>
        <w:t>g</w:t>
      </w:r>
      <w:r>
        <w:rPr>
          <w:rFonts w:ascii="Tahoma" w:hAnsi="Tahoma" w:cs="Tahoma" w:hint="cs"/>
          <w:sz w:val="22"/>
          <w:szCs w:val="22"/>
          <w:rtl/>
        </w:rPr>
        <w:t xml:space="preserve"> נקודת גישה </w:t>
      </w:r>
      <w:r>
        <w:rPr>
          <w:rFonts w:ascii="Tahoma" w:hAnsi="Tahoma" w:cs="Tahoma"/>
          <w:sz w:val="22"/>
          <w:szCs w:val="22"/>
        </w:rPr>
        <w:t>a</w:t>
      </w:r>
      <w:r>
        <w:rPr>
          <w:rFonts w:ascii="Tahoma" w:hAnsi="Tahoma" w:cs="Tahoma" w:hint="cs"/>
          <w:sz w:val="22"/>
          <w:szCs w:val="22"/>
          <w:rtl/>
        </w:rPr>
        <w:t xml:space="preserve"> כניסה לאזור </w:t>
      </w:r>
      <w:r>
        <w:rPr>
          <w:rFonts w:ascii="Tahoma" w:hAnsi="Tahoma" w:cs="Tahoma"/>
          <w:sz w:val="22"/>
          <w:szCs w:val="22"/>
        </w:rPr>
        <w:t>s</w:t>
      </w:r>
      <w:r>
        <w:rPr>
          <w:rFonts w:ascii="Tahoma" w:hAnsi="Tahoma" w:cs="Tahoma" w:hint="cs"/>
          <w:sz w:val="22"/>
          <w:szCs w:val="22"/>
          <w:rtl/>
        </w:rPr>
        <w:t xml:space="preserve"> סטנד באזור.</w:t>
      </w:r>
    </w:p>
    <w:p w14:paraId="42271D9F" w14:textId="77777777"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 xml:space="preserve">המאפיין </w:t>
      </w:r>
      <w:r>
        <w:rPr>
          <w:rFonts w:ascii="Tahoma" w:hAnsi="Tahoma" w:cs="Tahoma"/>
          <w:sz w:val="22"/>
          <w:szCs w:val="22"/>
        </w:rPr>
        <w:t>code</w:t>
      </w:r>
      <w:r>
        <w:rPr>
          <w:rFonts w:ascii="Tahoma" w:hAnsi="Tahoma" w:cs="Tahoma" w:hint="cs"/>
          <w:sz w:val="22"/>
          <w:szCs w:val="22"/>
          <w:rtl/>
        </w:rPr>
        <w:t xml:space="preserve"> מציין עבור נקודות הגישה והסטנדים את הקוד שלהם.  לעומת זאת הקוד לאיזור ולנקודת התחלה אינם שמורים במסד הנתונים והקוד הוא פיקטיבי.</w:t>
      </w:r>
    </w:p>
    <w:p w14:paraId="71A82211" w14:textId="77777777" w:rsidR="00BD575D" w:rsidRDefault="00F31DDB">
      <w:pPr>
        <w:bidi/>
        <w:spacing w:after="240" w:line="360" w:lineRule="auto"/>
        <w:jc w:val="both"/>
        <w:rPr>
          <w:rFonts w:ascii="Tahoma" w:hAnsi="Tahoma" w:cs="Tahoma"/>
          <w:sz w:val="22"/>
          <w:szCs w:val="22"/>
          <w:rtl/>
        </w:rPr>
      </w:pPr>
      <w:r>
        <w:rPr>
          <w:rFonts w:ascii="Tahoma" w:hAnsi="Tahoma" w:cs="Tahoma"/>
          <w:noProof/>
          <w:sz w:val="22"/>
          <w:szCs w:val="22"/>
        </w:rPr>
        <w:drawing>
          <wp:anchor distT="0" distB="0" distL="114300" distR="114300" simplePos="0" relativeHeight="251801600" behindDoc="0" locked="0" layoutInCell="1" allowOverlap="1" wp14:anchorId="70DB2B70" wp14:editId="3B1A7C55">
            <wp:simplePos x="0" y="0"/>
            <wp:positionH relativeFrom="margin">
              <wp:posOffset>2079752</wp:posOffset>
            </wp:positionH>
            <wp:positionV relativeFrom="paragraph">
              <wp:posOffset>612648</wp:posOffset>
            </wp:positionV>
            <wp:extent cx="1847850" cy="3252470"/>
            <wp:effectExtent l="0" t="0" r="0" b="5080"/>
            <wp:wrapTopAndBottom/>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47850" cy="32524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ahoma" w:hAnsi="Tahoma" w:cs="Tahoma" w:hint="cs"/>
          <w:sz w:val="22"/>
          <w:szCs w:val="22"/>
          <w:rtl/>
        </w:rPr>
        <w:t xml:space="preserve">המאפיין </w:t>
      </w:r>
      <w:r>
        <w:rPr>
          <w:rFonts w:ascii="Tahoma" w:hAnsi="Tahoma" w:cs="Tahoma"/>
          <w:sz w:val="22"/>
          <w:szCs w:val="22"/>
        </w:rPr>
        <w:t xml:space="preserve"> point</w:t>
      </w:r>
      <w:r>
        <w:rPr>
          <w:rFonts w:ascii="Tahoma" w:hAnsi="Tahoma" w:cs="Tahoma" w:hint="cs"/>
          <w:sz w:val="22"/>
          <w:szCs w:val="22"/>
          <w:rtl/>
        </w:rPr>
        <w:t>מציין את הנקודה או נקודת האמצע, משמש לממשק המשתמש, בעזרתו יוכל הקנווס למתוח קו, מנקודה לנקודה.</w:t>
      </w:r>
    </w:p>
    <w:p w14:paraId="5A2FE70D" w14:textId="77777777" w:rsidR="00BD575D" w:rsidRDefault="00BD575D">
      <w:pPr>
        <w:bidi/>
        <w:spacing w:before="240" w:after="240" w:line="360" w:lineRule="auto"/>
        <w:jc w:val="center"/>
        <w:rPr>
          <w:rFonts w:ascii="Tahoma" w:hAnsi="Tahoma" w:cs="Tahoma"/>
          <w:sz w:val="22"/>
          <w:szCs w:val="22"/>
        </w:rPr>
      </w:pPr>
    </w:p>
    <w:p w14:paraId="7ABFC7BE" w14:textId="77777777" w:rsidR="00BD575D" w:rsidRDefault="00F31DDB">
      <w:pPr>
        <w:bidi/>
        <w:spacing w:before="240" w:after="240" w:line="360" w:lineRule="auto"/>
        <w:jc w:val="both"/>
        <w:rPr>
          <w:rFonts w:ascii="Tahoma" w:hAnsi="Tahoma" w:cs="Tahoma"/>
          <w:rtl/>
        </w:rPr>
      </w:pPr>
      <w:r>
        <w:rPr>
          <w:rFonts w:ascii="Tahoma" w:hAnsi="Tahoma" w:cs="Tahoma" w:hint="cs"/>
          <w:rtl/>
        </w:rPr>
        <w:t xml:space="preserve">את מערך ה- </w:t>
      </w:r>
      <w:r>
        <w:rPr>
          <w:rFonts w:ascii="Tahoma" w:hAnsi="Tahoma" w:cs="Tahoma"/>
        </w:rPr>
        <w:t>goal</w:t>
      </w:r>
      <w:r>
        <w:rPr>
          <w:rFonts w:ascii="Tahoma" w:hAnsi="Tahoma" w:cs="Tahoma" w:hint="cs"/>
          <w:rtl/>
        </w:rPr>
        <w:t xml:space="preserve"> מקבל האנגולר, והמשתמש מקבל מסלול ברור לקניה, החל מהמקום בו הוא נמצא, עובר דרך כל המוצרים שבחר, ומשם- לקופה, ו-הבייתה, להמשך יום עמוס, </w:t>
      </w:r>
    </w:p>
    <w:p w14:paraId="2A5EC50D" w14:textId="77777777" w:rsidR="00BD575D" w:rsidRDefault="00F31DDB">
      <w:pPr>
        <w:bidi/>
        <w:spacing w:before="240" w:after="240" w:line="360" w:lineRule="auto"/>
        <w:jc w:val="center"/>
        <w:rPr>
          <w:rFonts w:ascii="Tahoma" w:hAnsi="Tahoma" w:cs="Tahoma"/>
          <w:b/>
          <w:bCs/>
          <w:sz w:val="28"/>
          <w:szCs w:val="28"/>
          <w:rtl/>
          <w14:ligatures w14:val="historicalDiscretional"/>
        </w:rPr>
      </w:pPr>
      <w:r>
        <w:rPr>
          <w:rFonts w:ascii="Tahoma" w:hAnsi="Tahoma" w:cs="Tahoma"/>
          <w:b/>
          <w:bCs/>
          <w:noProof/>
          <w:sz w:val="28"/>
          <w:szCs w:val="28"/>
          <w14:ligatures w14:val="historicalDiscretional"/>
        </w:rPr>
        <w:drawing>
          <wp:anchor distT="0" distB="0" distL="114300" distR="114300" simplePos="0" relativeHeight="251802624" behindDoc="0" locked="0" layoutInCell="1" allowOverlap="1" wp14:anchorId="5D3A2D8A" wp14:editId="0220AA5D">
            <wp:simplePos x="0" y="0"/>
            <wp:positionH relativeFrom="column">
              <wp:posOffset>817734</wp:posOffset>
            </wp:positionH>
            <wp:positionV relativeFrom="paragraph">
              <wp:posOffset>1807</wp:posOffset>
            </wp:positionV>
            <wp:extent cx="901700" cy="262255"/>
            <wp:effectExtent l="0" t="0" r="0" b="4445"/>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4044" r="5286" b="8816"/>
                    <a:stretch/>
                  </pic:blipFill>
                  <pic:spPr bwMode="auto">
                    <a:xfrm>
                      <a:off x="0" y="0"/>
                      <a:ext cx="901700" cy="2622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ahoma" w:hAnsi="Tahoma" w:cs="Tahoma" w:hint="cs"/>
          <w:b/>
          <w:bCs/>
          <w:sz w:val="28"/>
          <w:szCs w:val="28"/>
          <w:rtl/>
          <w14:ligatures w14:val="historicalDiscretional"/>
        </w:rPr>
        <w:t>תודה שקניתם איתנו, מקווים שהיה נחמד ו- !!!</w:t>
      </w:r>
    </w:p>
    <w:p w14:paraId="10BA5579" w14:textId="77777777" w:rsidR="00BD575D" w:rsidRDefault="00BD575D">
      <w:pPr>
        <w:bidi/>
        <w:spacing w:before="240" w:after="240" w:line="360" w:lineRule="auto"/>
        <w:rPr>
          <w:rFonts w:ascii="Tahoma" w:hAnsi="Tahoma" w:cs="Tahoma"/>
          <w:rtl/>
        </w:rPr>
      </w:pPr>
    </w:p>
    <w:p w14:paraId="576DBCF3" w14:textId="77777777" w:rsidR="00BD575D" w:rsidRDefault="00BD575D">
      <w:pPr>
        <w:bidi/>
        <w:spacing w:after="240" w:line="360" w:lineRule="auto"/>
        <w:jc w:val="both"/>
        <w:rPr>
          <w:rFonts w:ascii="Tahoma" w:hAnsi="Tahoma" w:cs="Tahoma"/>
          <w:sz w:val="22"/>
          <w:szCs w:val="22"/>
          <w:rtl/>
        </w:rPr>
      </w:pPr>
    </w:p>
    <w:sectPr w:rsidR="00BD575D">
      <w:type w:val="continuous"/>
      <w:pgSz w:w="11906" w:h="16838"/>
      <w:pgMar w:top="1440" w:right="1440" w:bottom="1440" w:left="1440" w:header="708" w:footer="708" w:gutter="0"/>
      <w:pgBorders w:zOrder="back" w:offsetFrom="page">
        <w:top w:val="single" w:sz="4" w:space="24" w:color="ED7D31" w:themeColor="accent2"/>
        <w:bottom w:val="single" w:sz="4" w:space="24" w:color="ED7D31" w:themeColor="accent2"/>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D35DA" w14:textId="77777777" w:rsidR="0022626E" w:rsidRDefault="0022626E">
      <w:r>
        <w:separator/>
      </w:r>
    </w:p>
  </w:endnote>
  <w:endnote w:type="continuationSeparator" w:id="0">
    <w:p w14:paraId="5AD94CD7" w14:textId="77777777" w:rsidR="0022626E" w:rsidRDefault="002262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Fb Shiri Light">
    <w:altName w:val="Times New Roman"/>
    <w:charset w:val="00"/>
    <w:family w:val="roman"/>
    <w:pitch w:val="variable"/>
    <w:sig w:usb0="80000827" w:usb1="5000004A" w:usb2="00000000" w:usb3="00000000" w:csb0="00000021" w:csb1="00000000"/>
  </w:font>
  <w:font w:name="Cambria">
    <w:panose1 w:val="02040503050406030204"/>
    <w:charset w:val="00"/>
    <w:family w:val="roman"/>
    <w:pitch w:val="variable"/>
    <w:sig w:usb0="E00006FF" w:usb1="420024FF" w:usb2="02000000" w:usb3="00000000" w:csb0="0000019F" w:csb1="00000000"/>
  </w:font>
  <w:font w:name="Segoe UI Light">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0206718"/>
      <w:docPartObj>
        <w:docPartGallery w:val="Page Numbers (Bottom of Page)"/>
        <w:docPartUnique/>
      </w:docPartObj>
    </w:sdtPr>
    <w:sdtEndPr/>
    <w:sdtContent>
      <w:p w14:paraId="4A6E365B" w14:textId="3C464107" w:rsidR="00BD575D" w:rsidRDefault="00BF2BBD">
        <w:pPr>
          <w:pStyle w:val="af9"/>
        </w:pPr>
        <w:ins w:id="761" w:author="רינת אביטל" w:date="2022-05-09T18:03:00Z">
          <w:r>
            <w:rPr>
              <w:noProof/>
            </w:rPr>
            <w:drawing>
              <wp:anchor distT="0" distB="0" distL="114300" distR="114300" simplePos="0" relativeHeight="251664384" behindDoc="1" locked="0" layoutInCell="1" allowOverlap="1" wp14:anchorId="2CF72272" wp14:editId="555FEDD2">
                <wp:simplePos x="0" y="0"/>
                <wp:positionH relativeFrom="column">
                  <wp:posOffset>2012315</wp:posOffset>
                </wp:positionH>
                <wp:positionV relativeFrom="paragraph">
                  <wp:posOffset>-106680</wp:posOffset>
                </wp:positionV>
                <wp:extent cx="1533525" cy="554355"/>
                <wp:effectExtent l="0" t="0" r="9525" b="0"/>
                <wp:wrapNone/>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533525" cy="554355"/>
                        </a:xfrm>
                        <a:prstGeom prst="rect">
                          <a:avLst/>
                        </a:prstGeom>
                      </pic:spPr>
                    </pic:pic>
                  </a:graphicData>
                </a:graphic>
                <wp14:sizeRelH relativeFrom="margin">
                  <wp14:pctWidth>0</wp14:pctWidth>
                </wp14:sizeRelH>
                <wp14:sizeRelV relativeFrom="margin">
                  <wp14:pctHeight>0</wp14:pctHeight>
                </wp14:sizeRelV>
              </wp:anchor>
            </w:drawing>
          </w:r>
        </w:ins>
        <w:r w:rsidR="00F31DDB">
          <w:rPr>
            <w:rFonts w:ascii="Tahoma" w:hAnsi="Tahoma" w:cs="Tahoma"/>
            <w:b/>
            <w:bCs/>
            <w:noProof/>
            <w:color w:val="FFFFFF" w:themeColor="background1"/>
            <w:sz w:val="28"/>
            <w:szCs w:val="28"/>
          </w:rPr>
          <mc:AlternateContent>
            <mc:Choice Requires="wps">
              <w:drawing>
                <wp:anchor distT="0" distB="0" distL="114300" distR="114300" simplePos="0" relativeHeight="251661312" behindDoc="0" locked="0" layoutInCell="1" allowOverlap="1" wp14:anchorId="01AC150D" wp14:editId="41B04001">
                  <wp:simplePos x="0" y="0"/>
                  <wp:positionH relativeFrom="column">
                    <wp:posOffset>-499110</wp:posOffset>
                  </wp:positionH>
                  <wp:positionV relativeFrom="paragraph">
                    <wp:posOffset>125095</wp:posOffset>
                  </wp:positionV>
                  <wp:extent cx="863605" cy="392578"/>
                  <wp:effectExtent l="0" t="0" r="0" b="7620"/>
                  <wp:wrapSquare wrapText="bothSides"/>
                  <wp:docPr id="43" name="צורה חופשית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3605" cy="392578"/>
                          </a:xfrm>
                          <a:prstGeom prst="rect">
                            <a:avLst/>
                          </a:prstGeom>
                          <a:solidFill>
                            <a:schemeClr val="bg1"/>
                          </a:solidFill>
                          <a:ln w="9525">
                            <a:noFill/>
                            <a:round/>
                            <a:headEnd/>
                            <a:tailEnd/>
                          </a:ln>
                        </wps:spPr>
                        <wps:txbx>
                          <w:txbxContent>
                            <w:p w14:paraId="55084AD8" w14:textId="77777777" w:rsidR="00BD575D" w:rsidRDefault="00F31DDB">
                              <w:pPr>
                                <w:jc w:val="center"/>
                                <w:rPr>
                                  <w:rFonts w:ascii="Tahoma" w:hAnsi="Tahoma" w:cs="Tahoma"/>
                                  <w:b/>
                                  <w:bCs/>
                                  <w:color w:val="000000" w:themeColor="text1"/>
                                  <w:sz w:val="20"/>
                                  <w:szCs w:val="20"/>
                                </w:rPr>
                              </w:pPr>
                              <w:r>
                                <w:rPr>
                                  <w:rFonts w:ascii="Tahoma" w:hAnsi="Tahoma" w:cs="Tahoma"/>
                                  <w:b/>
                                  <w:bCs/>
                                  <w:color w:val="000000" w:themeColor="text1"/>
                                  <w:sz w:val="20"/>
                                  <w:szCs w:val="20"/>
                                </w:rPr>
                                <w:fldChar w:fldCharType="begin"/>
                              </w:r>
                              <w:r>
                                <w:rPr>
                                  <w:rFonts w:ascii="Tahoma" w:hAnsi="Tahoma" w:cs="Tahoma"/>
                                  <w:b/>
                                  <w:bCs/>
                                  <w:color w:val="000000" w:themeColor="text1"/>
                                  <w:sz w:val="20"/>
                                  <w:szCs w:val="20"/>
                                  <w:rtl/>
                                  <w:cs/>
                                </w:rPr>
                                <w:instrText>PAGE    \* MERGEFORMAT</w:instrText>
                              </w:r>
                              <w:r>
                                <w:rPr>
                                  <w:rFonts w:ascii="Tahoma" w:hAnsi="Tahoma" w:cs="Tahoma"/>
                                  <w:b/>
                                  <w:bCs/>
                                  <w:color w:val="000000" w:themeColor="text1"/>
                                  <w:sz w:val="20"/>
                                  <w:szCs w:val="20"/>
                                </w:rPr>
                                <w:fldChar w:fldCharType="separate"/>
                              </w:r>
                              <w:r>
                                <w:rPr>
                                  <w:rFonts w:ascii="Tahoma" w:hAnsi="Tahoma" w:cs="Tahoma"/>
                                  <w:b/>
                                  <w:bCs/>
                                  <w:noProof/>
                                  <w:color w:val="000000" w:themeColor="text1"/>
                                  <w:sz w:val="20"/>
                                  <w:szCs w:val="20"/>
                                  <w:lang w:val="he-IL"/>
                                </w:rPr>
                                <w:t>12</w:t>
                              </w:r>
                              <w:r>
                                <w:rPr>
                                  <w:rFonts w:ascii="Tahoma" w:hAnsi="Tahoma" w:cs="Tahoma"/>
                                  <w:b/>
                                  <w:bCs/>
                                  <w:color w:val="000000" w:themeColor="text1"/>
                                  <w:sz w:val="20"/>
                                  <w:szCs w:val="20"/>
                                </w:rPr>
                                <w:fldChar w:fldCharType="end"/>
                              </w:r>
                            </w:p>
                            <w:p w14:paraId="3A2C2326" w14:textId="77777777" w:rsidR="00BD575D" w:rsidRDefault="00BD575D"/>
                          </w:txbxContent>
                        </wps:txbx>
                        <wps:bodyPr rot="0" vert="horz" wrap="square" lIns="91440" tIns="45720" rIns="91440" bIns="45720" anchor="t" anchorCtr="0" upright="1">
                          <a:noAutofit/>
                        </wps:bodyPr>
                      </wps:wsp>
                    </a:graphicData>
                  </a:graphic>
                </wp:anchor>
              </w:drawing>
            </mc:Choice>
            <mc:Fallback>
              <w:pict>
                <v:rect w14:anchorId="01AC150D" id="צורה חופשית 43" o:spid="_x0000_s1129" style="position:absolute;margin-left:-39.3pt;margin-top:9.85pt;width:68pt;height:30.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" fillcolor="white [3212]" stroked="f">
                  <v:stroke joinstyle="round"/>
                  <v:textbox>
                    <w:txbxContent>
                      <w:p w14:paraId="55084AD8" w14:textId="77777777" w:rsidR="00BD575D" w:rsidRDefault="00F31DDB">
                        <w:pPr>
                          <w:jc w:val="center"/>
                          <w:rPr>
                            <w:rFonts w:ascii="Tahoma" w:hAnsi="Tahoma" w:cs="Tahoma"/>
                            <w:b/>
                            <w:bCs/>
                            <w:color w:val="000000" w:themeColor="text1"/>
                            <w:sz w:val="20"/>
                            <w:szCs w:val="20"/>
                          </w:rPr>
                        </w:pPr>
                        <w:r>
                          <w:rPr>
                            <w:rFonts w:ascii="Tahoma" w:hAnsi="Tahoma" w:cs="Tahoma"/>
                            <w:b/>
                            <w:bCs/>
                            <w:color w:val="000000" w:themeColor="text1"/>
                            <w:sz w:val="20"/>
                            <w:szCs w:val="20"/>
                          </w:rPr>
                          <w:fldChar w:fldCharType="begin"/>
                        </w:r>
                        <w:r>
                          <w:rPr>
                            <w:rFonts w:ascii="Tahoma" w:hAnsi="Tahoma" w:cs="Tahoma"/>
                            <w:b/>
                            <w:bCs/>
                            <w:color w:val="000000" w:themeColor="text1"/>
                            <w:sz w:val="20"/>
                            <w:szCs w:val="20"/>
                            <w:rtl/>
                            <w:cs/>
                          </w:rPr>
                          <w:instrText>PAGE    \* MERGEFORMAT</w:instrText>
                        </w:r>
                        <w:r>
                          <w:rPr>
                            <w:rFonts w:ascii="Tahoma" w:hAnsi="Tahoma" w:cs="Tahoma"/>
                            <w:b/>
                            <w:bCs/>
                            <w:color w:val="000000" w:themeColor="text1"/>
                            <w:sz w:val="20"/>
                            <w:szCs w:val="20"/>
                          </w:rPr>
                          <w:fldChar w:fldCharType="separate"/>
                        </w:r>
                        <w:r>
                          <w:rPr>
                            <w:rFonts w:ascii="Tahoma" w:hAnsi="Tahoma" w:cs="Tahoma"/>
                            <w:b/>
                            <w:bCs/>
                            <w:noProof/>
                            <w:color w:val="000000" w:themeColor="text1"/>
                            <w:sz w:val="20"/>
                            <w:szCs w:val="20"/>
                            <w:lang w:val="he-IL"/>
                          </w:rPr>
                          <w:t>12</w:t>
                        </w:r>
                        <w:r>
                          <w:rPr>
                            <w:rFonts w:ascii="Tahoma" w:hAnsi="Tahoma" w:cs="Tahoma"/>
                            <w:b/>
                            <w:bCs/>
                            <w:color w:val="000000" w:themeColor="text1"/>
                            <w:sz w:val="20"/>
                            <w:szCs w:val="20"/>
                          </w:rPr>
                          <w:fldChar w:fldCharType="end"/>
                        </w:r>
                      </w:p>
                      <w:p w14:paraId="3A2C2326" w14:textId="77777777" w:rsidR="00BD575D" w:rsidRDefault="00BD575D"/>
                    </w:txbxContent>
                  </v:textbox>
                  <w10:wrap type="square"/>
                </v:rect>
              </w:pict>
            </mc:Fallback>
          </mc:AlternateContent>
        </w:r>
        <w:del w:id="762" w:author="רינת אביטל" w:date="2022-05-09T18:03:00Z">
          <w:r w:rsidR="00F31DDB" w:rsidDel="00BF2BBD">
            <w:rPr>
              <w:rFonts w:ascii="Tahoma" w:hAnsi="Tahoma" w:cs="Tahoma"/>
              <w:b/>
              <w:bCs/>
              <w:noProof/>
              <w:color w:val="FFFFFF" w:themeColor="background1"/>
              <w:sz w:val="28"/>
              <w:szCs w:val="28"/>
            </w:rPr>
            <w:drawing>
              <wp:anchor distT="0" distB="0" distL="114300" distR="114300" simplePos="0" relativeHeight="251662336" behindDoc="0" locked="0" layoutInCell="1" allowOverlap="1" wp14:anchorId="21944D9E" wp14:editId="136E94B6">
                <wp:simplePos x="0" y="0"/>
                <wp:positionH relativeFrom="margin">
                  <wp:align>center</wp:align>
                </wp:positionH>
                <wp:positionV relativeFrom="paragraph">
                  <wp:posOffset>-57500</wp:posOffset>
                </wp:positionV>
                <wp:extent cx="1706245" cy="544830"/>
                <wp:effectExtent l="0" t="0" r="8255" b="7620"/>
                <wp:wrapNone/>
                <wp:docPr id="44" name="תמונה 44" descr="L:\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L:\23.jpg"/>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t="27734" b="26952"/>
                        <a:stretch/>
                      </pic:blipFill>
                      <pic:spPr bwMode="auto">
                        <a:xfrm>
                          <a:off x="0" y="0"/>
                          <a:ext cx="1706245" cy="544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del>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C7252" w14:textId="77777777" w:rsidR="0022626E" w:rsidRDefault="0022626E">
      <w:r>
        <w:separator/>
      </w:r>
    </w:p>
  </w:footnote>
  <w:footnote w:type="continuationSeparator" w:id="0">
    <w:p w14:paraId="48C0FA9C" w14:textId="77777777" w:rsidR="0022626E" w:rsidRDefault="0022626E">
      <w:r>
        <w:rPr>
          <w:noProof/>
        </w:rPr>
        <w:drawing>
          <wp:inline distT="0" distB="0" distL="0" distR="0" wp14:anchorId="2E5B040C" wp14:editId="74B6FDDF">
            <wp:extent cx="5722620" cy="8103235"/>
            <wp:effectExtent l="0" t="0" r="0" b="0"/>
            <wp:docPr id="47" name="תמונה 47" descr="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L:\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2620" cy="8103235"/>
                    </a:xfrm>
                    <a:prstGeom prst="rect">
                      <a:avLst/>
                    </a:prstGeom>
                    <a:noFill/>
                    <a:ln>
                      <a:noFill/>
                    </a:ln>
                  </pic:spPr>
                </pic:pic>
              </a:graphicData>
            </a:graphic>
          </wp:inline>
        </w:drawing>
      </w:r>
      <w:r>
        <w:rPr>
          <w:noProof/>
        </w:rPr>
        <w:drawing>
          <wp:inline distT="0" distB="0" distL="0" distR="0" wp14:anchorId="2B365916" wp14:editId="5F046B3F">
            <wp:extent cx="5722620" cy="8103235"/>
            <wp:effectExtent l="0" t="0" r="0" b="0"/>
            <wp:docPr id="54" name="תמונה 54" descr="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L:\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2620" cy="8103235"/>
                    </a:xfrm>
                    <a:prstGeom prst="rect">
                      <a:avLst/>
                    </a:prstGeom>
                    <a:noFill/>
                    <a:ln>
                      <a:noFill/>
                    </a:ln>
                  </pic:spPr>
                </pic:pic>
              </a:graphicData>
            </a:graphic>
          </wp:inline>
        </w:drawing>
      </w: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ahoma" w:hAnsi="Tahoma" w:cs="Tahoma"/>
        <w:sz w:val="22"/>
        <w:szCs w:val="22"/>
      </w:rPr>
      <w:id w:val="-1688436828"/>
      <w:docPartObj>
        <w:docPartGallery w:val="Page Numbers (Top of Page)"/>
        <w:docPartUnique/>
      </w:docPartObj>
    </w:sdtPr>
    <w:sdtEndPr/>
    <w:sdtContent>
      <w:p w14:paraId="076EE35C" w14:textId="4C5E12CA" w:rsidR="00BD575D" w:rsidRDefault="00F31DDB">
        <w:pPr>
          <w:pStyle w:val="af7"/>
          <w:jc w:val="right"/>
          <w:rPr>
            <w:rFonts w:ascii="Tahoma" w:hAnsi="Tahoma" w:cs="Tahoma"/>
            <w:sz w:val="22"/>
            <w:szCs w:val="22"/>
          </w:rPr>
        </w:pPr>
        <w:r>
          <w:rPr>
            <w:rFonts w:ascii="Tahoma" w:hAnsi="Tahoma" w:cs="Tahoma"/>
            <w:sz w:val="22"/>
            <w:szCs w:val="22"/>
            <w:rtl/>
          </w:rPr>
          <w:t>בס"ד</w:t>
        </w:r>
      </w:p>
    </w:sdtContent>
  </w:sdt>
  <w:p w14:paraId="4414FD90" w14:textId="77777777" w:rsidR="00BD575D" w:rsidRDefault="00BD575D">
    <w:pPr>
      <w:pStyle w:val="af7"/>
      <w:bidi/>
      <w:rPr>
        <w:rFonts w:ascii="Tahoma" w:hAnsi="Tahoma" w:cs="Tahoma"/>
        <w:sz w:val="22"/>
        <w:szCs w:val="22"/>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14482"/>
    <w:multiLevelType w:val="hybridMultilevel"/>
    <w:tmpl w:val="F9305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41B2A"/>
    <w:multiLevelType w:val="hybridMultilevel"/>
    <w:tmpl w:val="1CC06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72D72"/>
    <w:multiLevelType w:val="hybridMultilevel"/>
    <w:tmpl w:val="31700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D059DD"/>
    <w:multiLevelType w:val="hybridMultilevel"/>
    <w:tmpl w:val="6DDE3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3E65F1"/>
    <w:multiLevelType w:val="hybridMultilevel"/>
    <w:tmpl w:val="3FF4C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13843"/>
    <w:multiLevelType w:val="hybridMultilevel"/>
    <w:tmpl w:val="A4CCA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5664E3"/>
    <w:multiLevelType w:val="multilevel"/>
    <w:tmpl w:val="2034ED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21A4966"/>
    <w:multiLevelType w:val="hybridMultilevel"/>
    <w:tmpl w:val="2F068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E87620"/>
    <w:multiLevelType w:val="multilevel"/>
    <w:tmpl w:val="12AE1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85033C"/>
    <w:multiLevelType w:val="hybridMultilevel"/>
    <w:tmpl w:val="B616E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874676"/>
    <w:multiLevelType w:val="hybridMultilevel"/>
    <w:tmpl w:val="49245F14"/>
    <w:lvl w:ilvl="0" w:tplc="8670060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7E3666"/>
    <w:multiLevelType w:val="hybridMultilevel"/>
    <w:tmpl w:val="9580DF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226908"/>
    <w:multiLevelType w:val="hybridMultilevel"/>
    <w:tmpl w:val="477CF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534B3D"/>
    <w:multiLevelType w:val="hybridMultilevel"/>
    <w:tmpl w:val="8DDE1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0947624"/>
    <w:multiLevelType w:val="hybridMultilevel"/>
    <w:tmpl w:val="46AED3A0"/>
    <w:lvl w:ilvl="0" w:tplc="139C8860">
      <w:start w:val="2"/>
      <w:numFmt w:val="bullet"/>
      <w:lvlText w:val=""/>
      <w:lvlJc w:val="left"/>
      <w:pPr>
        <w:ind w:left="720" w:hanging="360"/>
      </w:pPr>
      <w:rPr>
        <w:rFonts w:ascii="Symbol" w:eastAsiaTheme="minorEastAsia" w:hAnsi="Symbol"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1644011"/>
    <w:multiLevelType w:val="hybridMultilevel"/>
    <w:tmpl w:val="C240CB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6E14440"/>
    <w:multiLevelType w:val="multilevel"/>
    <w:tmpl w:val="4A92333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58F75566"/>
    <w:multiLevelType w:val="hybridMultilevel"/>
    <w:tmpl w:val="31700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DB54D4"/>
    <w:multiLevelType w:val="hybridMultilevel"/>
    <w:tmpl w:val="46906D7A"/>
    <w:lvl w:ilvl="0" w:tplc="78D0437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3142B1"/>
    <w:multiLevelType w:val="hybridMultilevel"/>
    <w:tmpl w:val="AD46E124"/>
    <w:lvl w:ilvl="0" w:tplc="DDA005BE">
      <w:start w:val="1"/>
      <w:numFmt w:val="decimal"/>
      <w:lvlText w:val="%1."/>
      <w:lvlJc w:val="left"/>
      <w:pPr>
        <w:ind w:left="643"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68FF3D50"/>
    <w:multiLevelType w:val="hybridMultilevel"/>
    <w:tmpl w:val="AE487B22"/>
    <w:lvl w:ilvl="0" w:tplc="987C437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7661BC"/>
    <w:multiLevelType w:val="hybridMultilevel"/>
    <w:tmpl w:val="9976C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E57D7E"/>
    <w:multiLevelType w:val="multilevel"/>
    <w:tmpl w:val="2034E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7E26F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87132249">
    <w:abstractNumId w:val="9"/>
  </w:num>
  <w:num w:numId="2" w16cid:durableId="899435841">
    <w:abstractNumId w:val="15"/>
  </w:num>
  <w:num w:numId="3" w16cid:durableId="2141536244">
    <w:abstractNumId w:val="22"/>
  </w:num>
  <w:num w:numId="4" w16cid:durableId="634725843">
    <w:abstractNumId w:val="8"/>
  </w:num>
  <w:num w:numId="5" w16cid:durableId="2002539908">
    <w:abstractNumId w:val="10"/>
  </w:num>
  <w:num w:numId="6" w16cid:durableId="513419454">
    <w:abstractNumId w:val="5"/>
  </w:num>
  <w:num w:numId="7" w16cid:durableId="1591817948">
    <w:abstractNumId w:val="4"/>
  </w:num>
  <w:num w:numId="8" w16cid:durableId="759641824">
    <w:abstractNumId w:val="20"/>
  </w:num>
  <w:num w:numId="9" w16cid:durableId="1206992441">
    <w:abstractNumId w:val="21"/>
  </w:num>
  <w:num w:numId="10" w16cid:durableId="1594387931">
    <w:abstractNumId w:val="18"/>
  </w:num>
  <w:num w:numId="11" w16cid:durableId="60913675">
    <w:abstractNumId w:val="1"/>
  </w:num>
  <w:num w:numId="12" w16cid:durableId="725029507">
    <w:abstractNumId w:val="11"/>
  </w:num>
  <w:num w:numId="13" w16cid:durableId="413014935">
    <w:abstractNumId w:val="6"/>
  </w:num>
  <w:num w:numId="14" w16cid:durableId="1120757323">
    <w:abstractNumId w:val="23"/>
  </w:num>
  <w:num w:numId="15" w16cid:durableId="68236532">
    <w:abstractNumId w:val="16"/>
  </w:num>
  <w:num w:numId="16" w16cid:durableId="1291593487">
    <w:abstractNumId w:val="2"/>
  </w:num>
  <w:num w:numId="17" w16cid:durableId="1629319789">
    <w:abstractNumId w:val="7"/>
  </w:num>
  <w:num w:numId="18" w16cid:durableId="1670131906">
    <w:abstractNumId w:val="14"/>
  </w:num>
  <w:num w:numId="19" w16cid:durableId="1271620743">
    <w:abstractNumId w:val="14"/>
  </w:num>
  <w:num w:numId="20" w16cid:durableId="210903724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8974800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39599894">
    <w:abstractNumId w:val="19"/>
  </w:num>
  <w:num w:numId="23" w16cid:durableId="40738265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12107696">
    <w:abstractNumId w:val="17"/>
  </w:num>
  <w:num w:numId="25" w16cid:durableId="638389516">
    <w:abstractNumId w:val="13"/>
  </w:num>
  <w:num w:numId="26" w16cid:durableId="450638583">
    <w:abstractNumId w:val="12"/>
  </w:num>
  <w:num w:numId="27" w16cid:durableId="1870753693">
    <w:abstractNumId w:val="0"/>
  </w:num>
  <w:num w:numId="28" w16cid:durableId="38371617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רינת אביטל">
    <w15:presenceInfo w15:providerId="Windows Live" w15:userId="5793f2a2684d7d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isplayBackgroundShape/>
  <w:gutterAtTop/>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75D"/>
    <w:rsid w:val="000B3509"/>
    <w:rsid w:val="000C250E"/>
    <w:rsid w:val="000D404A"/>
    <w:rsid w:val="000E385C"/>
    <w:rsid w:val="0013421D"/>
    <w:rsid w:val="00174D1B"/>
    <w:rsid w:val="00184810"/>
    <w:rsid w:val="001E27F4"/>
    <w:rsid w:val="00205D67"/>
    <w:rsid w:val="00214C83"/>
    <w:rsid w:val="0022626E"/>
    <w:rsid w:val="002869C3"/>
    <w:rsid w:val="002A1C6D"/>
    <w:rsid w:val="002C4C04"/>
    <w:rsid w:val="002E1E1D"/>
    <w:rsid w:val="00312F1D"/>
    <w:rsid w:val="00344E9F"/>
    <w:rsid w:val="00345E60"/>
    <w:rsid w:val="003E5BAA"/>
    <w:rsid w:val="00417D93"/>
    <w:rsid w:val="00452A04"/>
    <w:rsid w:val="00452F36"/>
    <w:rsid w:val="00480CAA"/>
    <w:rsid w:val="0048172E"/>
    <w:rsid w:val="004C6A1D"/>
    <w:rsid w:val="004D2842"/>
    <w:rsid w:val="004F3E29"/>
    <w:rsid w:val="00541012"/>
    <w:rsid w:val="00590599"/>
    <w:rsid w:val="005B0922"/>
    <w:rsid w:val="005E1242"/>
    <w:rsid w:val="005E42CF"/>
    <w:rsid w:val="00632D01"/>
    <w:rsid w:val="006D1BD9"/>
    <w:rsid w:val="006E2824"/>
    <w:rsid w:val="00717A64"/>
    <w:rsid w:val="00783554"/>
    <w:rsid w:val="007B1F6B"/>
    <w:rsid w:val="007E3420"/>
    <w:rsid w:val="007F3B3F"/>
    <w:rsid w:val="007F67A9"/>
    <w:rsid w:val="00815014"/>
    <w:rsid w:val="00852458"/>
    <w:rsid w:val="00882871"/>
    <w:rsid w:val="00894CFE"/>
    <w:rsid w:val="008B18D0"/>
    <w:rsid w:val="008E295F"/>
    <w:rsid w:val="008F2EE5"/>
    <w:rsid w:val="008F3749"/>
    <w:rsid w:val="00924553"/>
    <w:rsid w:val="009413DF"/>
    <w:rsid w:val="00966BE9"/>
    <w:rsid w:val="0097643E"/>
    <w:rsid w:val="009930FE"/>
    <w:rsid w:val="00A02D25"/>
    <w:rsid w:val="00A0344D"/>
    <w:rsid w:val="00A03FC2"/>
    <w:rsid w:val="00A10B26"/>
    <w:rsid w:val="00AF1A6A"/>
    <w:rsid w:val="00B05D17"/>
    <w:rsid w:val="00B27589"/>
    <w:rsid w:val="00B82EBD"/>
    <w:rsid w:val="00BA0085"/>
    <w:rsid w:val="00BD575D"/>
    <w:rsid w:val="00BE184C"/>
    <w:rsid w:val="00BF2BBD"/>
    <w:rsid w:val="00C63DC6"/>
    <w:rsid w:val="00C83505"/>
    <w:rsid w:val="00C90567"/>
    <w:rsid w:val="00D01622"/>
    <w:rsid w:val="00D139F1"/>
    <w:rsid w:val="00D336F2"/>
    <w:rsid w:val="00D753C3"/>
    <w:rsid w:val="00D81BF4"/>
    <w:rsid w:val="00D83C6A"/>
    <w:rsid w:val="00E7002D"/>
    <w:rsid w:val="00E777A9"/>
    <w:rsid w:val="00E95D63"/>
    <w:rsid w:val="00EE10C7"/>
    <w:rsid w:val="00EE3552"/>
    <w:rsid w:val="00F31DDB"/>
    <w:rsid w:val="00F4129C"/>
    <w:rsid w:val="00FA4EED"/>
    <w:rsid w:val="00FC493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6ED7BC"/>
  <w15:chartTrackingRefBased/>
  <w15:docId w15:val="{78DCD3CD-104D-4DB7-B7A2-BA775D310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he-IL"/>
      </w:rPr>
    </w:rPrDefault>
    <w:pPrDefault>
      <w:pPr>
        <w:bidi/>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1BF4"/>
    <w:pPr>
      <w:bidi w:val="0"/>
      <w:spacing w:before="0" w:after="0" w:line="240" w:lineRule="auto"/>
    </w:pPr>
    <w:rPr>
      <w:rFonts w:ascii="Times New Roman" w:eastAsia="Times New Roman" w:hAnsi="Times New Roman" w:cs="Times New Roman"/>
      <w:sz w:val="24"/>
      <w:szCs w:val="24"/>
    </w:rPr>
  </w:style>
  <w:style w:type="paragraph" w:styleId="1">
    <w:name w:val="heading 1"/>
    <w:basedOn w:val="a"/>
    <w:next w:val="a"/>
    <w:link w:val="10"/>
    <w:uiPriority w:val="9"/>
    <w:qFormat/>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outlineLvl w:val="0"/>
    </w:pPr>
    <w:rPr>
      <w:caps/>
      <w:color w:val="FFFFFF" w:themeColor="background1"/>
      <w:spacing w:val="15"/>
      <w:sz w:val="22"/>
      <w:szCs w:val="22"/>
    </w:rPr>
  </w:style>
  <w:style w:type="paragraph" w:styleId="2">
    <w:name w:val="heading 2"/>
    <w:basedOn w:val="a"/>
    <w:next w:val="a"/>
    <w:link w:val="20"/>
    <w:uiPriority w:val="9"/>
    <w:unhideWhenUsed/>
    <w:qFormat/>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pPr>
    <w:rPr>
      <w:caps/>
      <w:spacing w:val="15"/>
    </w:rPr>
  </w:style>
  <w:style w:type="paragraph" w:styleId="3">
    <w:name w:val="heading 3"/>
    <w:basedOn w:val="a"/>
    <w:next w:val="a"/>
    <w:link w:val="30"/>
    <w:uiPriority w:val="9"/>
    <w:unhideWhenUsed/>
    <w:qFormat/>
    <w:pPr>
      <w:pBdr>
        <w:top w:val="single" w:sz="6" w:space="2" w:color="4472C4" w:themeColor="accent1"/>
      </w:pBdr>
      <w:spacing w:before="300"/>
      <w:outlineLvl w:val="2"/>
    </w:pPr>
    <w:rPr>
      <w:caps/>
      <w:color w:val="1F3763" w:themeColor="accent1" w:themeShade="7F"/>
      <w:spacing w:val="15"/>
    </w:rPr>
  </w:style>
  <w:style w:type="paragraph" w:styleId="4">
    <w:name w:val="heading 4"/>
    <w:basedOn w:val="a"/>
    <w:next w:val="a"/>
    <w:link w:val="40"/>
    <w:uiPriority w:val="9"/>
    <w:semiHidden/>
    <w:unhideWhenUsed/>
    <w:qFormat/>
    <w:pPr>
      <w:pBdr>
        <w:top w:val="dotted" w:sz="6" w:space="2" w:color="4472C4" w:themeColor="accent1"/>
      </w:pBdr>
      <w:spacing w:before="200"/>
      <w:outlineLvl w:val="3"/>
    </w:pPr>
    <w:rPr>
      <w:caps/>
      <w:color w:val="2F5496" w:themeColor="accent1" w:themeShade="BF"/>
      <w:spacing w:val="10"/>
    </w:rPr>
  </w:style>
  <w:style w:type="paragraph" w:styleId="5">
    <w:name w:val="heading 5"/>
    <w:basedOn w:val="a"/>
    <w:next w:val="a"/>
    <w:link w:val="50"/>
    <w:uiPriority w:val="9"/>
    <w:semiHidden/>
    <w:unhideWhenUsed/>
    <w:qFormat/>
    <w:pPr>
      <w:pBdr>
        <w:bottom w:val="single" w:sz="6" w:space="1" w:color="4472C4" w:themeColor="accent1"/>
      </w:pBdr>
      <w:spacing w:before="200"/>
      <w:outlineLvl w:val="4"/>
    </w:pPr>
    <w:rPr>
      <w:caps/>
      <w:color w:val="2F5496" w:themeColor="accent1" w:themeShade="BF"/>
      <w:spacing w:val="10"/>
    </w:rPr>
  </w:style>
  <w:style w:type="paragraph" w:styleId="6">
    <w:name w:val="heading 6"/>
    <w:basedOn w:val="a"/>
    <w:next w:val="a"/>
    <w:link w:val="60"/>
    <w:uiPriority w:val="9"/>
    <w:semiHidden/>
    <w:unhideWhenUsed/>
    <w:qFormat/>
    <w:pPr>
      <w:pBdr>
        <w:bottom w:val="dotted" w:sz="6" w:space="1" w:color="4472C4" w:themeColor="accent1"/>
      </w:pBdr>
      <w:spacing w:before="200"/>
      <w:outlineLvl w:val="5"/>
    </w:pPr>
    <w:rPr>
      <w:caps/>
      <w:color w:val="2F5496" w:themeColor="accent1" w:themeShade="BF"/>
      <w:spacing w:val="10"/>
    </w:rPr>
  </w:style>
  <w:style w:type="paragraph" w:styleId="7">
    <w:name w:val="heading 7"/>
    <w:basedOn w:val="a"/>
    <w:next w:val="a"/>
    <w:link w:val="70"/>
    <w:uiPriority w:val="9"/>
    <w:semiHidden/>
    <w:unhideWhenUsed/>
    <w:qFormat/>
    <w:pPr>
      <w:spacing w:before="200"/>
      <w:outlineLvl w:val="6"/>
    </w:pPr>
    <w:rPr>
      <w:caps/>
      <w:color w:val="2F5496" w:themeColor="accent1" w:themeShade="BF"/>
      <w:spacing w:val="10"/>
    </w:rPr>
  </w:style>
  <w:style w:type="paragraph" w:styleId="8">
    <w:name w:val="heading 8"/>
    <w:basedOn w:val="a"/>
    <w:next w:val="a"/>
    <w:link w:val="80"/>
    <w:uiPriority w:val="9"/>
    <w:semiHidden/>
    <w:unhideWhenUsed/>
    <w:qFormat/>
    <w:pPr>
      <w:spacing w:before="200"/>
      <w:outlineLvl w:val="7"/>
    </w:pPr>
    <w:rPr>
      <w:caps/>
      <w:spacing w:val="10"/>
      <w:sz w:val="18"/>
      <w:szCs w:val="18"/>
    </w:rPr>
  </w:style>
  <w:style w:type="paragraph" w:styleId="9">
    <w:name w:val="heading 9"/>
    <w:basedOn w:val="a"/>
    <w:next w:val="a"/>
    <w:link w:val="90"/>
    <w:uiPriority w:val="9"/>
    <w:semiHidden/>
    <w:unhideWhenUsed/>
    <w:qFormat/>
    <w:pPr>
      <w:spacing w:before="20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left="720"/>
      <w:contextualSpacing/>
    </w:pPr>
  </w:style>
  <w:style w:type="character" w:customStyle="1" w:styleId="10">
    <w:name w:val="כותרת 1 תו"/>
    <w:basedOn w:val="a0"/>
    <w:link w:val="1"/>
    <w:uiPriority w:val="9"/>
    <w:rPr>
      <w:caps/>
      <w:color w:val="FFFFFF" w:themeColor="background1"/>
      <w:spacing w:val="15"/>
      <w:sz w:val="22"/>
      <w:szCs w:val="22"/>
      <w:shd w:val="clear" w:color="auto" w:fill="4472C4" w:themeFill="accent1"/>
    </w:rPr>
  </w:style>
  <w:style w:type="paragraph" w:styleId="a4">
    <w:name w:val="TOC Heading"/>
    <w:basedOn w:val="1"/>
    <w:next w:val="a"/>
    <w:uiPriority w:val="39"/>
    <w:unhideWhenUsed/>
    <w:qFormat/>
    <w:pPr>
      <w:outlineLvl w:val="9"/>
    </w:pPr>
  </w:style>
  <w:style w:type="character" w:customStyle="1" w:styleId="20">
    <w:name w:val="כותרת 2 תו"/>
    <w:basedOn w:val="a0"/>
    <w:link w:val="2"/>
    <w:uiPriority w:val="9"/>
    <w:rPr>
      <w:caps/>
      <w:spacing w:val="15"/>
      <w:shd w:val="clear" w:color="auto" w:fill="D9E2F3" w:themeFill="accent1" w:themeFillTint="33"/>
    </w:rPr>
  </w:style>
  <w:style w:type="character" w:customStyle="1" w:styleId="30">
    <w:name w:val="כותרת 3 תו"/>
    <w:basedOn w:val="a0"/>
    <w:link w:val="3"/>
    <w:uiPriority w:val="9"/>
    <w:rPr>
      <w:caps/>
      <w:color w:val="1F3763" w:themeColor="accent1" w:themeShade="7F"/>
      <w:spacing w:val="15"/>
    </w:rPr>
  </w:style>
  <w:style w:type="character" w:customStyle="1" w:styleId="40">
    <w:name w:val="כותרת 4 תו"/>
    <w:basedOn w:val="a0"/>
    <w:link w:val="4"/>
    <w:uiPriority w:val="9"/>
    <w:semiHidden/>
    <w:rPr>
      <w:caps/>
      <w:color w:val="2F5496" w:themeColor="accent1" w:themeShade="BF"/>
      <w:spacing w:val="10"/>
    </w:rPr>
  </w:style>
  <w:style w:type="character" w:customStyle="1" w:styleId="50">
    <w:name w:val="כותרת 5 תו"/>
    <w:basedOn w:val="a0"/>
    <w:link w:val="5"/>
    <w:uiPriority w:val="9"/>
    <w:semiHidden/>
    <w:rPr>
      <w:caps/>
      <w:color w:val="2F5496" w:themeColor="accent1" w:themeShade="BF"/>
      <w:spacing w:val="10"/>
    </w:rPr>
  </w:style>
  <w:style w:type="character" w:customStyle="1" w:styleId="60">
    <w:name w:val="כותרת 6 תו"/>
    <w:basedOn w:val="a0"/>
    <w:link w:val="6"/>
    <w:uiPriority w:val="9"/>
    <w:semiHidden/>
    <w:rPr>
      <w:caps/>
      <w:color w:val="2F5496" w:themeColor="accent1" w:themeShade="BF"/>
      <w:spacing w:val="10"/>
    </w:rPr>
  </w:style>
  <w:style w:type="character" w:customStyle="1" w:styleId="70">
    <w:name w:val="כותרת 7 תו"/>
    <w:basedOn w:val="a0"/>
    <w:link w:val="7"/>
    <w:uiPriority w:val="9"/>
    <w:semiHidden/>
    <w:rPr>
      <w:caps/>
      <w:color w:val="2F5496" w:themeColor="accent1" w:themeShade="BF"/>
      <w:spacing w:val="10"/>
    </w:rPr>
  </w:style>
  <w:style w:type="character" w:customStyle="1" w:styleId="80">
    <w:name w:val="כותרת 8 תו"/>
    <w:basedOn w:val="a0"/>
    <w:link w:val="8"/>
    <w:uiPriority w:val="9"/>
    <w:semiHidden/>
    <w:rPr>
      <w:caps/>
      <w:spacing w:val="10"/>
      <w:sz w:val="18"/>
      <w:szCs w:val="18"/>
    </w:rPr>
  </w:style>
  <w:style w:type="character" w:customStyle="1" w:styleId="90">
    <w:name w:val="כותרת 9 תו"/>
    <w:basedOn w:val="a0"/>
    <w:link w:val="9"/>
    <w:uiPriority w:val="9"/>
    <w:semiHidden/>
    <w:rPr>
      <w:i/>
      <w:iCs/>
      <w:caps/>
      <w:spacing w:val="10"/>
      <w:sz w:val="18"/>
      <w:szCs w:val="18"/>
    </w:rPr>
  </w:style>
  <w:style w:type="paragraph" w:styleId="a5">
    <w:name w:val="caption"/>
    <w:basedOn w:val="a"/>
    <w:next w:val="a"/>
    <w:uiPriority w:val="35"/>
    <w:semiHidden/>
    <w:unhideWhenUsed/>
    <w:qFormat/>
    <w:rPr>
      <w:b/>
      <w:bCs/>
      <w:color w:val="2F5496" w:themeColor="accent1" w:themeShade="BF"/>
      <w:sz w:val="16"/>
      <w:szCs w:val="16"/>
    </w:rPr>
  </w:style>
  <w:style w:type="paragraph" w:styleId="a6">
    <w:name w:val="Title"/>
    <w:basedOn w:val="a"/>
    <w:next w:val="a"/>
    <w:link w:val="a7"/>
    <w:uiPriority w:val="10"/>
    <w:qFormat/>
    <w:rPr>
      <w:rFonts w:asciiTheme="majorHAnsi" w:eastAsiaTheme="majorEastAsia" w:hAnsiTheme="majorHAnsi" w:cstheme="majorBidi"/>
      <w:caps/>
      <w:color w:val="4472C4" w:themeColor="accent1"/>
      <w:spacing w:val="10"/>
      <w:sz w:val="52"/>
      <w:szCs w:val="52"/>
    </w:rPr>
  </w:style>
  <w:style w:type="character" w:customStyle="1" w:styleId="a7">
    <w:name w:val="כותרת טקסט תו"/>
    <w:basedOn w:val="a0"/>
    <w:link w:val="a6"/>
    <w:uiPriority w:val="10"/>
    <w:rPr>
      <w:rFonts w:asciiTheme="majorHAnsi" w:eastAsiaTheme="majorEastAsia" w:hAnsiTheme="majorHAnsi" w:cstheme="majorBidi"/>
      <w:caps/>
      <w:color w:val="4472C4" w:themeColor="accent1"/>
      <w:spacing w:val="10"/>
      <w:sz w:val="52"/>
      <w:szCs w:val="52"/>
    </w:rPr>
  </w:style>
  <w:style w:type="paragraph" w:styleId="a8">
    <w:name w:val="Subtitle"/>
    <w:basedOn w:val="a"/>
    <w:next w:val="a"/>
    <w:link w:val="a9"/>
    <w:uiPriority w:val="11"/>
    <w:qFormat/>
    <w:pPr>
      <w:spacing w:after="500"/>
    </w:pPr>
    <w:rPr>
      <w:caps/>
      <w:color w:val="595959" w:themeColor="text1" w:themeTint="A6"/>
      <w:spacing w:val="10"/>
      <w:sz w:val="21"/>
      <w:szCs w:val="21"/>
    </w:rPr>
  </w:style>
  <w:style w:type="character" w:customStyle="1" w:styleId="a9">
    <w:name w:val="כותרת משנה תו"/>
    <w:basedOn w:val="a0"/>
    <w:link w:val="a8"/>
    <w:uiPriority w:val="11"/>
    <w:rPr>
      <w:caps/>
      <w:color w:val="595959" w:themeColor="text1" w:themeTint="A6"/>
      <w:spacing w:val="10"/>
      <w:sz w:val="21"/>
      <w:szCs w:val="21"/>
    </w:rPr>
  </w:style>
  <w:style w:type="character" w:styleId="aa">
    <w:name w:val="Strong"/>
    <w:uiPriority w:val="22"/>
    <w:qFormat/>
    <w:rPr>
      <w:b/>
      <w:bCs/>
    </w:rPr>
  </w:style>
  <w:style w:type="character" w:styleId="ab">
    <w:name w:val="Emphasis"/>
    <w:uiPriority w:val="20"/>
    <w:qFormat/>
    <w:rPr>
      <w:caps/>
      <w:color w:val="1F3763" w:themeColor="accent1" w:themeShade="7F"/>
      <w:spacing w:val="5"/>
    </w:rPr>
  </w:style>
  <w:style w:type="paragraph" w:styleId="ac">
    <w:name w:val="No Spacing"/>
    <w:link w:val="ad"/>
    <w:uiPriority w:val="1"/>
    <w:qFormat/>
    <w:pPr>
      <w:spacing w:after="0" w:line="240" w:lineRule="auto"/>
    </w:pPr>
  </w:style>
  <w:style w:type="paragraph" w:styleId="ae">
    <w:name w:val="Quote"/>
    <w:basedOn w:val="a"/>
    <w:next w:val="a"/>
    <w:link w:val="af"/>
    <w:uiPriority w:val="29"/>
    <w:qFormat/>
    <w:rPr>
      <w:i/>
      <w:iCs/>
    </w:rPr>
  </w:style>
  <w:style w:type="character" w:customStyle="1" w:styleId="af">
    <w:name w:val="ציטוט תו"/>
    <w:basedOn w:val="a0"/>
    <w:link w:val="ae"/>
    <w:uiPriority w:val="29"/>
    <w:rPr>
      <w:i/>
      <w:iCs/>
      <w:sz w:val="24"/>
      <w:szCs w:val="24"/>
    </w:rPr>
  </w:style>
  <w:style w:type="paragraph" w:styleId="af0">
    <w:name w:val="Intense Quote"/>
    <w:basedOn w:val="a"/>
    <w:next w:val="a"/>
    <w:link w:val="af1"/>
    <w:uiPriority w:val="30"/>
    <w:qFormat/>
    <w:pPr>
      <w:spacing w:before="240" w:after="240"/>
      <w:ind w:left="1080" w:right="1080"/>
      <w:jc w:val="center"/>
    </w:pPr>
    <w:rPr>
      <w:color w:val="4472C4" w:themeColor="accent1"/>
    </w:rPr>
  </w:style>
  <w:style w:type="character" w:customStyle="1" w:styleId="af1">
    <w:name w:val="ציטוט חזק תו"/>
    <w:basedOn w:val="a0"/>
    <w:link w:val="af0"/>
    <w:uiPriority w:val="30"/>
    <w:rPr>
      <w:color w:val="4472C4" w:themeColor="accent1"/>
      <w:sz w:val="24"/>
      <w:szCs w:val="24"/>
    </w:rPr>
  </w:style>
  <w:style w:type="character" w:styleId="af2">
    <w:name w:val="Subtle Emphasis"/>
    <w:uiPriority w:val="19"/>
    <w:qFormat/>
    <w:rPr>
      <w:i/>
      <w:iCs/>
      <w:color w:val="1F3763" w:themeColor="accent1" w:themeShade="7F"/>
    </w:rPr>
  </w:style>
  <w:style w:type="character" w:styleId="af3">
    <w:name w:val="Intense Emphasis"/>
    <w:uiPriority w:val="21"/>
    <w:qFormat/>
    <w:rPr>
      <w:b/>
      <w:bCs/>
      <w:caps/>
      <w:color w:val="1F3763" w:themeColor="accent1" w:themeShade="7F"/>
      <w:spacing w:val="10"/>
    </w:rPr>
  </w:style>
  <w:style w:type="character" w:styleId="af4">
    <w:name w:val="Subtle Reference"/>
    <w:uiPriority w:val="31"/>
    <w:qFormat/>
    <w:rPr>
      <w:b/>
      <w:bCs/>
      <w:color w:val="4472C4" w:themeColor="accent1"/>
    </w:rPr>
  </w:style>
  <w:style w:type="character" w:styleId="af5">
    <w:name w:val="Intense Reference"/>
    <w:uiPriority w:val="32"/>
    <w:qFormat/>
    <w:rPr>
      <w:b/>
      <w:bCs/>
      <w:i/>
      <w:iCs/>
      <w:caps/>
      <w:color w:val="4472C4" w:themeColor="accent1"/>
    </w:rPr>
  </w:style>
  <w:style w:type="character" w:styleId="af6">
    <w:name w:val="Book Title"/>
    <w:uiPriority w:val="33"/>
    <w:qFormat/>
    <w:rPr>
      <w:b/>
      <w:bCs/>
      <w:i/>
      <w:iCs/>
      <w:spacing w:val="0"/>
    </w:rPr>
  </w:style>
  <w:style w:type="paragraph" w:styleId="TOC1">
    <w:name w:val="toc 1"/>
    <w:basedOn w:val="a"/>
    <w:next w:val="a"/>
    <w:autoRedefine/>
    <w:uiPriority w:val="39"/>
    <w:unhideWhenUsed/>
    <w:pPr>
      <w:tabs>
        <w:tab w:val="right" w:leader="dot" w:pos="9016"/>
      </w:tabs>
      <w:bidi/>
      <w:spacing w:after="100"/>
    </w:pPr>
    <w:rPr>
      <w:rFonts w:ascii="Tahoma" w:hAnsi="Tahoma" w:cs="Tahoma"/>
      <w:noProof/>
    </w:rPr>
  </w:style>
  <w:style w:type="character" w:styleId="Hyperlink">
    <w:name w:val="Hyperlink"/>
    <w:basedOn w:val="a0"/>
    <w:uiPriority w:val="99"/>
    <w:unhideWhenUsed/>
    <w:rPr>
      <w:color w:val="0563C1" w:themeColor="hyperlink"/>
      <w:u w:val="single"/>
    </w:rPr>
  </w:style>
  <w:style w:type="paragraph" w:styleId="af7">
    <w:name w:val="header"/>
    <w:basedOn w:val="a"/>
    <w:link w:val="af8"/>
    <w:uiPriority w:val="99"/>
    <w:unhideWhenUsed/>
    <w:pPr>
      <w:tabs>
        <w:tab w:val="center" w:pos="4513"/>
        <w:tab w:val="right" w:pos="9026"/>
      </w:tabs>
    </w:pPr>
  </w:style>
  <w:style w:type="character" w:customStyle="1" w:styleId="af8">
    <w:name w:val="כותרת עליונה תו"/>
    <w:basedOn w:val="a0"/>
    <w:link w:val="af7"/>
    <w:uiPriority w:val="99"/>
  </w:style>
  <w:style w:type="paragraph" w:styleId="af9">
    <w:name w:val="footer"/>
    <w:basedOn w:val="a"/>
    <w:link w:val="afa"/>
    <w:uiPriority w:val="99"/>
    <w:unhideWhenUsed/>
    <w:pPr>
      <w:tabs>
        <w:tab w:val="center" w:pos="4513"/>
        <w:tab w:val="right" w:pos="9026"/>
      </w:tabs>
    </w:pPr>
  </w:style>
  <w:style w:type="character" w:customStyle="1" w:styleId="afa">
    <w:name w:val="כותרת תחתונה תו"/>
    <w:basedOn w:val="a0"/>
    <w:link w:val="af9"/>
    <w:uiPriority w:val="99"/>
  </w:style>
  <w:style w:type="paragraph" w:styleId="HTML">
    <w:name w:val="HTML Preformatted"/>
    <w:basedOn w:val="a"/>
    <w:link w:val="HTML0"/>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HTML מעוצב מראש תו"/>
    <w:basedOn w:val="a0"/>
    <w:link w:val="HTML"/>
    <w:uiPriority w:val="99"/>
    <w:semiHidden/>
    <w:rPr>
      <w:rFonts w:ascii="Courier New" w:eastAsia="Times New Roman" w:hAnsi="Courier New" w:cs="Courier New"/>
    </w:rPr>
  </w:style>
  <w:style w:type="character" w:styleId="HTMLCode">
    <w:name w:val="HTML Code"/>
    <w:basedOn w:val="a0"/>
    <w:uiPriority w:val="99"/>
    <w:semiHidden/>
    <w:unhideWhenUsed/>
    <w:rPr>
      <w:rFonts w:ascii="Courier New" w:eastAsia="Times New Roman" w:hAnsi="Courier New" w:cs="Courier New"/>
      <w:sz w:val="20"/>
      <w:szCs w:val="20"/>
    </w:rPr>
  </w:style>
  <w:style w:type="character" w:customStyle="1" w:styleId="mw-headline">
    <w:name w:val="mw-headline"/>
    <w:basedOn w:val="a0"/>
  </w:style>
  <w:style w:type="paragraph" w:styleId="NormalWeb">
    <w:name w:val="Normal (Web)"/>
    <w:basedOn w:val="a"/>
    <w:uiPriority w:val="99"/>
    <w:unhideWhenUsed/>
    <w:pPr>
      <w:spacing w:beforeAutospacing="1" w:after="100" w:afterAutospacing="1"/>
    </w:pPr>
  </w:style>
  <w:style w:type="character" w:customStyle="1" w:styleId="mwe-math-mathml-inline">
    <w:name w:val="mwe-math-mathml-inline"/>
    <w:basedOn w:val="a0"/>
  </w:style>
  <w:style w:type="paragraph" w:customStyle="1" w:styleId="rtejustify">
    <w:name w:val="rtejustify"/>
    <w:basedOn w:val="a"/>
    <w:uiPriority w:val="99"/>
    <w:pPr>
      <w:spacing w:beforeAutospacing="1" w:after="100" w:afterAutospacing="1"/>
    </w:pPr>
  </w:style>
  <w:style w:type="paragraph" w:customStyle="1" w:styleId="rtecenter">
    <w:name w:val="rtecenter"/>
    <w:basedOn w:val="a"/>
    <w:uiPriority w:val="99"/>
    <w:pPr>
      <w:spacing w:beforeAutospacing="1" w:after="100" w:afterAutospacing="1"/>
    </w:pPr>
  </w:style>
  <w:style w:type="table" w:styleId="afb">
    <w:name w:val="Table Grid"/>
    <w:basedOn w:val="a1"/>
    <w:uiPriority w:val="39"/>
    <w:pPr>
      <w:bidi w:val="0"/>
      <w:spacing w:before="0"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a0"/>
    <w:uiPriority w:val="99"/>
    <w:semiHidden/>
    <w:unhideWhenUsed/>
    <w:rPr>
      <w:color w:val="954F72" w:themeColor="followedHyperlink"/>
      <w:u w:val="single"/>
    </w:rPr>
  </w:style>
  <w:style w:type="paragraph" w:customStyle="1" w:styleId="msonormal0">
    <w:name w:val="msonormal"/>
    <w:basedOn w:val="a"/>
    <w:uiPriority w:val="99"/>
    <w:pPr>
      <w:spacing w:before="100" w:beforeAutospacing="1" w:after="100" w:afterAutospacing="1"/>
    </w:pPr>
  </w:style>
  <w:style w:type="paragraph" w:styleId="TOC2">
    <w:name w:val="toc 2"/>
    <w:basedOn w:val="a"/>
    <w:next w:val="a"/>
    <w:autoRedefine/>
    <w:uiPriority w:val="39"/>
    <w:unhideWhenUsed/>
    <w:pPr>
      <w:spacing w:after="100"/>
      <w:ind w:left="240"/>
    </w:pPr>
  </w:style>
  <w:style w:type="paragraph" w:styleId="TOC3">
    <w:name w:val="toc 3"/>
    <w:basedOn w:val="a"/>
    <w:next w:val="a"/>
    <w:autoRedefine/>
    <w:uiPriority w:val="39"/>
    <w:unhideWhenUsed/>
    <w:pPr>
      <w:spacing w:after="100"/>
      <w:ind w:left="480"/>
    </w:pPr>
  </w:style>
  <w:style w:type="paragraph" w:styleId="afc">
    <w:name w:val="Balloon Text"/>
    <w:basedOn w:val="a"/>
    <w:link w:val="afd"/>
    <w:uiPriority w:val="99"/>
    <w:semiHidden/>
    <w:unhideWhenUsed/>
    <w:rPr>
      <w:rFonts w:ascii="Tahoma" w:hAnsi="Tahoma" w:cs="Tahoma"/>
      <w:sz w:val="18"/>
      <w:szCs w:val="18"/>
    </w:rPr>
  </w:style>
  <w:style w:type="character" w:customStyle="1" w:styleId="afd">
    <w:name w:val="טקסט בלונים תו"/>
    <w:basedOn w:val="a0"/>
    <w:link w:val="afc"/>
    <w:uiPriority w:val="99"/>
    <w:semiHidden/>
    <w:rPr>
      <w:rFonts w:ascii="Tahoma" w:eastAsia="Times New Roman" w:hAnsi="Tahoma" w:cs="Tahoma"/>
      <w:sz w:val="18"/>
      <w:szCs w:val="18"/>
    </w:rPr>
  </w:style>
  <w:style w:type="paragraph" w:styleId="afe">
    <w:name w:val="annotation text"/>
    <w:basedOn w:val="a"/>
    <w:link w:val="aff"/>
    <w:uiPriority w:val="99"/>
    <w:semiHidden/>
    <w:unhideWhenUsed/>
    <w:rPr>
      <w:sz w:val="20"/>
      <w:szCs w:val="20"/>
    </w:rPr>
  </w:style>
  <w:style w:type="character" w:customStyle="1" w:styleId="aff">
    <w:name w:val="טקסט הערה תו"/>
    <w:basedOn w:val="a0"/>
    <w:link w:val="afe"/>
    <w:uiPriority w:val="99"/>
    <w:semiHidden/>
    <w:rPr>
      <w:rFonts w:ascii="Times New Roman" w:eastAsia="Times New Roman" w:hAnsi="Times New Roman" w:cs="Times New Roman"/>
    </w:rPr>
  </w:style>
  <w:style w:type="paragraph" w:customStyle="1" w:styleId="11">
    <w:name w:val="סגנון1"/>
    <w:basedOn w:val="a"/>
    <w:link w:val="12"/>
    <w:qFormat/>
    <w:pPr>
      <w:bidi/>
      <w:spacing w:after="240" w:line="276" w:lineRule="auto"/>
      <w:jc w:val="center"/>
    </w:pPr>
    <w:rPr>
      <w:rFonts w:ascii="Tahoma" w:hAnsi="Tahoma" w:cs="Tahoma"/>
      <w:b/>
      <w:bCs/>
      <w:color w:val="FF3300"/>
      <w:sz w:val="32"/>
      <w:szCs w:val="32"/>
      <w14:shadow w14:blurRad="50800" w14:dist="38100" w14:dir="18900000" w14:sx="100000" w14:sy="100000" w14:kx="0" w14:ky="0" w14:algn="bl">
        <w14:srgbClr w14:val="000000">
          <w14:alpha w14:val="60000"/>
        </w14:srgbClr>
      </w14:shadow>
    </w:rPr>
  </w:style>
  <w:style w:type="character" w:customStyle="1" w:styleId="12">
    <w:name w:val="סגנון1 תו"/>
    <w:basedOn w:val="a0"/>
    <w:link w:val="11"/>
    <w:rPr>
      <w:rFonts w:ascii="Tahoma" w:eastAsia="Times New Roman" w:hAnsi="Tahoma" w:cs="Tahoma"/>
      <w:b/>
      <w:bCs/>
      <w:color w:val="FF3300"/>
      <w:sz w:val="32"/>
      <w:szCs w:val="32"/>
      <w14:shadow w14:blurRad="50800" w14:dist="38100" w14:dir="18900000" w14:sx="100000" w14:sy="100000" w14:kx="0" w14:ky="0" w14:algn="bl">
        <w14:srgbClr w14:val="000000">
          <w14:alpha w14:val="60000"/>
        </w14:srgbClr>
      </w14:shadow>
    </w:rPr>
  </w:style>
  <w:style w:type="character" w:customStyle="1" w:styleId="ad">
    <w:name w:val="ללא מרווח תו"/>
    <w:basedOn w:val="a0"/>
    <w:link w:val="ac"/>
    <w:uiPriority w:val="1"/>
  </w:style>
  <w:style w:type="character" w:styleId="aff0">
    <w:name w:val="annotation reference"/>
    <w:basedOn w:val="a0"/>
    <w:uiPriority w:val="99"/>
    <w:semiHidden/>
    <w:unhideWhenUsed/>
    <w:rPr>
      <w:sz w:val="16"/>
      <w:szCs w:val="16"/>
    </w:rPr>
  </w:style>
  <w:style w:type="paragraph" w:styleId="aff1">
    <w:name w:val="annotation subject"/>
    <w:basedOn w:val="afe"/>
    <w:next w:val="afe"/>
    <w:link w:val="aff2"/>
    <w:uiPriority w:val="99"/>
    <w:semiHidden/>
    <w:unhideWhenUsed/>
    <w:rPr>
      <w:b/>
      <w:bCs/>
    </w:rPr>
  </w:style>
  <w:style w:type="character" w:customStyle="1" w:styleId="aff2">
    <w:name w:val="נושא הערה תו"/>
    <w:basedOn w:val="aff"/>
    <w:link w:val="aff1"/>
    <w:uiPriority w:val="99"/>
    <w:semiHidden/>
    <w:rPr>
      <w:rFonts w:ascii="Times New Roman" w:eastAsia="Times New Roman" w:hAnsi="Times New Roman" w:cs="Times New Roman"/>
      <w:b/>
      <w:bCs/>
    </w:rPr>
  </w:style>
  <w:style w:type="paragraph" w:customStyle="1" w:styleId="aff3">
    <w:name w:val="קוד טקסט"/>
    <w:basedOn w:val="a"/>
    <w:link w:val="aff4"/>
    <w:qFormat/>
    <w:pPr>
      <w:shd w:val="clear" w:color="auto" w:fill="FFF2CC" w:themeFill="accent4" w:themeFillTint="33"/>
      <w:autoSpaceDE w:val="0"/>
      <w:autoSpaceDN w:val="0"/>
      <w:adjustRightInd w:val="0"/>
    </w:pPr>
    <w:rPr>
      <w:rFonts w:ascii="Consolas" w:eastAsiaTheme="minorEastAsia" w:hAnsi="Consolas" w:cs="Consolas"/>
      <w:color w:val="000000"/>
      <w:sz w:val="19"/>
      <w:szCs w:val="19"/>
    </w:rPr>
  </w:style>
  <w:style w:type="character" w:customStyle="1" w:styleId="aff4">
    <w:name w:val="קוד טקסט תו"/>
    <w:basedOn w:val="a0"/>
    <w:link w:val="aff3"/>
    <w:rPr>
      <w:rFonts w:ascii="Consolas" w:hAnsi="Consolas" w:cs="Consolas"/>
      <w:color w:val="000000"/>
      <w:sz w:val="19"/>
      <w:szCs w:val="19"/>
      <w:shd w:val="clear" w:color="auto" w:fill="FFF2CC" w:themeFill="accent4" w:themeFillTint="33"/>
    </w:rPr>
  </w:style>
  <w:style w:type="table" w:styleId="13">
    <w:name w:val="Plain Table 1"/>
    <w:basedOn w:val="a1"/>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f5">
    <w:name w:val="Revision"/>
    <w:hidden/>
    <w:uiPriority w:val="99"/>
    <w:semiHidden/>
    <w:rsid w:val="008B18D0"/>
    <w:pPr>
      <w:bidi w:val="0"/>
      <w:spacing w:before="0"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68438">
      <w:bodyDiv w:val="1"/>
      <w:marLeft w:val="0"/>
      <w:marRight w:val="0"/>
      <w:marTop w:val="0"/>
      <w:marBottom w:val="0"/>
      <w:divBdr>
        <w:top w:val="none" w:sz="0" w:space="0" w:color="auto"/>
        <w:left w:val="none" w:sz="0" w:space="0" w:color="auto"/>
        <w:bottom w:val="none" w:sz="0" w:space="0" w:color="auto"/>
        <w:right w:val="none" w:sz="0" w:space="0" w:color="auto"/>
      </w:divBdr>
      <w:divsChild>
        <w:div w:id="1505583037">
          <w:marLeft w:val="0"/>
          <w:marRight w:val="0"/>
          <w:marTop w:val="0"/>
          <w:marBottom w:val="0"/>
          <w:divBdr>
            <w:top w:val="none" w:sz="0" w:space="0" w:color="auto"/>
            <w:left w:val="none" w:sz="0" w:space="0" w:color="auto"/>
            <w:bottom w:val="none" w:sz="0" w:space="0" w:color="auto"/>
            <w:right w:val="none" w:sz="0" w:space="0" w:color="auto"/>
          </w:divBdr>
          <w:divsChild>
            <w:div w:id="82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2859">
      <w:bodyDiv w:val="1"/>
      <w:marLeft w:val="0"/>
      <w:marRight w:val="0"/>
      <w:marTop w:val="0"/>
      <w:marBottom w:val="0"/>
      <w:divBdr>
        <w:top w:val="none" w:sz="0" w:space="0" w:color="auto"/>
        <w:left w:val="none" w:sz="0" w:space="0" w:color="auto"/>
        <w:bottom w:val="none" w:sz="0" w:space="0" w:color="auto"/>
        <w:right w:val="none" w:sz="0" w:space="0" w:color="auto"/>
      </w:divBdr>
      <w:divsChild>
        <w:div w:id="1607031961">
          <w:marLeft w:val="0"/>
          <w:marRight w:val="0"/>
          <w:marTop w:val="0"/>
          <w:marBottom w:val="0"/>
          <w:divBdr>
            <w:top w:val="none" w:sz="0" w:space="0" w:color="auto"/>
            <w:left w:val="none" w:sz="0" w:space="0" w:color="auto"/>
            <w:bottom w:val="none" w:sz="0" w:space="0" w:color="auto"/>
            <w:right w:val="none" w:sz="0" w:space="0" w:color="auto"/>
          </w:divBdr>
          <w:divsChild>
            <w:div w:id="1338078648">
              <w:marLeft w:val="0"/>
              <w:marRight w:val="0"/>
              <w:marTop w:val="0"/>
              <w:marBottom w:val="0"/>
              <w:divBdr>
                <w:top w:val="none" w:sz="0" w:space="0" w:color="auto"/>
                <w:left w:val="none" w:sz="0" w:space="0" w:color="auto"/>
                <w:bottom w:val="none" w:sz="0" w:space="0" w:color="auto"/>
                <w:right w:val="none" w:sz="0" w:space="0" w:color="auto"/>
              </w:divBdr>
            </w:div>
            <w:div w:id="785736060">
              <w:marLeft w:val="0"/>
              <w:marRight w:val="0"/>
              <w:marTop w:val="0"/>
              <w:marBottom w:val="0"/>
              <w:divBdr>
                <w:top w:val="none" w:sz="0" w:space="0" w:color="auto"/>
                <w:left w:val="none" w:sz="0" w:space="0" w:color="auto"/>
                <w:bottom w:val="none" w:sz="0" w:space="0" w:color="auto"/>
                <w:right w:val="none" w:sz="0" w:space="0" w:color="auto"/>
              </w:divBdr>
            </w:div>
            <w:div w:id="44525876">
              <w:marLeft w:val="0"/>
              <w:marRight w:val="0"/>
              <w:marTop w:val="0"/>
              <w:marBottom w:val="0"/>
              <w:divBdr>
                <w:top w:val="none" w:sz="0" w:space="0" w:color="auto"/>
                <w:left w:val="none" w:sz="0" w:space="0" w:color="auto"/>
                <w:bottom w:val="none" w:sz="0" w:space="0" w:color="auto"/>
                <w:right w:val="none" w:sz="0" w:space="0" w:color="auto"/>
              </w:divBdr>
            </w:div>
            <w:div w:id="240871963">
              <w:marLeft w:val="0"/>
              <w:marRight w:val="0"/>
              <w:marTop w:val="0"/>
              <w:marBottom w:val="0"/>
              <w:divBdr>
                <w:top w:val="none" w:sz="0" w:space="0" w:color="auto"/>
                <w:left w:val="none" w:sz="0" w:space="0" w:color="auto"/>
                <w:bottom w:val="none" w:sz="0" w:space="0" w:color="auto"/>
                <w:right w:val="none" w:sz="0" w:space="0" w:color="auto"/>
              </w:divBdr>
            </w:div>
            <w:div w:id="729351149">
              <w:marLeft w:val="0"/>
              <w:marRight w:val="0"/>
              <w:marTop w:val="0"/>
              <w:marBottom w:val="0"/>
              <w:divBdr>
                <w:top w:val="none" w:sz="0" w:space="0" w:color="auto"/>
                <w:left w:val="none" w:sz="0" w:space="0" w:color="auto"/>
                <w:bottom w:val="none" w:sz="0" w:space="0" w:color="auto"/>
                <w:right w:val="none" w:sz="0" w:space="0" w:color="auto"/>
              </w:divBdr>
            </w:div>
            <w:div w:id="828642445">
              <w:marLeft w:val="0"/>
              <w:marRight w:val="0"/>
              <w:marTop w:val="0"/>
              <w:marBottom w:val="0"/>
              <w:divBdr>
                <w:top w:val="none" w:sz="0" w:space="0" w:color="auto"/>
                <w:left w:val="none" w:sz="0" w:space="0" w:color="auto"/>
                <w:bottom w:val="none" w:sz="0" w:space="0" w:color="auto"/>
                <w:right w:val="none" w:sz="0" w:space="0" w:color="auto"/>
              </w:divBdr>
            </w:div>
            <w:div w:id="1642268644">
              <w:marLeft w:val="0"/>
              <w:marRight w:val="0"/>
              <w:marTop w:val="0"/>
              <w:marBottom w:val="0"/>
              <w:divBdr>
                <w:top w:val="none" w:sz="0" w:space="0" w:color="auto"/>
                <w:left w:val="none" w:sz="0" w:space="0" w:color="auto"/>
                <w:bottom w:val="none" w:sz="0" w:space="0" w:color="auto"/>
                <w:right w:val="none" w:sz="0" w:space="0" w:color="auto"/>
              </w:divBdr>
            </w:div>
            <w:div w:id="989406384">
              <w:marLeft w:val="0"/>
              <w:marRight w:val="0"/>
              <w:marTop w:val="0"/>
              <w:marBottom w:val="0"/>
              <w:divBdr>
                <w:top w:val="none" w:sz="0" w:space="0" w:color="auto"/>
                <w:left w:val="none" w:sz="0" w:space="0" w:color="auto"/>
                <w:bottom w:val="none" w:sz="0" w:space="0" w:color="auto"/>
                <w:right w:val="none" w:sz="0" w:space="0" w:color="auto"/>
              </w:divBdr>
            </w:div>
            <w:div w:id="400644139">
              <w:marLeft w:val="0"/>
              <w:marRight w:val="0"/>
              <w:marTop w:val="0"/>
              <w:marBottom w:val="0"/>
              <w:divBdr>
                <w:top w:val="none" w:sz="0" w:space="0" w:color="auto"/>
                <w:left w:val="none" w:sz="0" w:space="0" w:color="auto"/>
                <w:bottom w:val="none" w:sz="0" w:space="0" w:color="auto"/>
                <w:right w:val="none" w:sz="0" w:space="0" w:color="auto"/>
              </w:divBdr>
            </w:div>
            <w:div w:id="136844561">
              <w:marLeft w:val="0"/>
              <w:marRight w:val="0"/>
              <w:marTop w:val="0"/>
              <w:marBottom w:val="0"/>
              <w:divBdr>
                <w:top w:val="none" w:sz="0" w:space="0" w:color="auto"/>
                <w:left w:val="none" w:sz="0" w:space="0" w:color="auto"/>
                <w:bottom w:val="none" w:sz="0" w:space="0" w:color="auto"/>
                <w:right w:val="none" w:sz="0" w:space="0" w:color="auto"/>
              </w:divBdr>
            </w:div>
            <w:div w:id="98547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9530">
      <w:bodyDiv w:val="1"/>
      <w:marLeft w:val="0"/>
      <w:marRight w:val="0"/>
      <w:marTop w:val="0"/>
      <w:marBottom w:val="0"/>
      <w:divBdr>
        <w:top w:val="none" w:sz="0" w:space="0" w:color="auto"/>
        <w:left w:val="none" w:sz="0" w:space="0" w:color="auto"/>
        <w:bottom w:val="none" w:sz="0" w:space="0" w:color="auto"/>
        <w:right w:val="none" w:sz="0" w:space="0" w:color="auto"/>
      </w:divBdr>
      <w:divsChild>
        <w:div w:id="55706804">
          <w:marLeft w:val="0"/>
          <w:marRight w:val="0"/>
          <w:marTop w:val="0"/>
          <w:marBottom w:val="0"/>
          <w:divBdr>
            <w:top w:val="none" w:sz="0" w:space="0" w:color="auto"/>
            <w:left w:val="none" w:sz="0" w:space="0" w:color="auto"/>
            <w:bottom w:val="none" w:sz="0" w:space="0" w:color="auto"/>
            <w:right w:val="none" w:sz="0" w:space="0" w:color="auto"/>
          </w:divBdr>
          <w:divsChild>
            <w:div w:id="1660692358">
              <w:marLeft w:val="0"/>
              <w:marRight w:val="0"/>
              <w:marTop w:val="0"/>
              <w:marBottom w:val="0"/>
              <w:divBdr>
                <w:top w:val="none" w:sz="0" w:space="0" w:color="auto"/>
                <w:left w:val="none" w:sz="0" w:space="0" w:color="auto"/>
                <w:bottom w:val="none" w:sz="0" w:space="0" w:color="auto"/>
                <w:right w:val="none" w:sz="0" w:space="0" w:color="auto"/>
              </w:divBdr>
            </w:div>
            <w:div w:id="1311864253">
              <w:marLeft w:val="0"/>
              <w:marRight w:val="0"/>
              <w:marTop w:val="0"/>
              <w:marBottom w:val="0"/>
              <w:divBdr>
                <w:top w:val="none" w:sz="0" w:space="0" w:color="auto"/>
                <w:left w:val="none" w:sz="0" w:space="0" w:color="auto"/>
                <w:bottom w:val="none" w:sz="0" w:space="0" w:color="auto"/>
                <w:right w:val="none" w:sz="0" w:space="0" w:color="auto"/>
              </w:divBdr>
            </w:div>
            <w:div w:id="56363697">
              <w:marLeft w:val="0"/>
              <w:marRight w:val="0"/>
              <w:marTop w:val="0"/>
              <w:marBottom w:val="0"/>
              <w:divBdr>
                <w:top w:val="none" w:sz="0" w:space="0" w:color="auto"/>
                <w:left w:val="none" w:sz="0" w:space="0" w:color="auto"/>
                <w:bottom w:val="none" w:sz="0" w:space="0" w:color="auto"/>
                <w:right w:val="none" w:sz="0" w:space="0" w:color="auto"/>
              </w:divBdr>
            </w:div>
            <w:div w:id="851452684">
              <w:marLeft w:val="0"/>
              <w:marRight w:val="0"/>
              <w:marTop w:val="0"/>
              <w:marBottom w:val="0"/>
              <w:divBdr>
                <w:top w:val="none" w:sz="0" w:space="0" w:color="auto"/>
                <w:left w:val="none" w:sz="0" w:space="0" w:color="auto"/>
                <w:bottom w:val="none" w:sz="0" w:space="0" w:color="auto"/>
                <w:right w:val="none" w:sz="0" w:space="0" w:color="auto"/>
              </w:divBdr>
            </w:div>
            <w:div w:id="109327582">
              <w:marLeft w:val="0"/>
              <w:marRight w:val="0"/>
              <w:marTop w:val="0"/>
              <w:marBottom w:val="0"/>
              <w:divBdr>
                <w:top w:val="none" w:sz="0" w:space="0" w:color="auto"/>
                <w:left w:val="none" w:sz="0" w:space="0" w:color="auto"/>
                <w:bottom w:val="none" w:sz="0" w:space="0" w:color="auto"/>
                <w:right w:val="none" w:sz="0" w:space="0" w:color="auto"/>
              </w:divBdr>
            </w:div>
            <w:div w:id="1160005676">
              <w:marLeft w:val="0"/>
              <w:marRight w:val="0"/>
              <w:marTop w:val="0"/>
              <w:marBottom w:val="0"/>
              <w:divBdr>
                <w:top w:val="none" w:sz="0" w:space="0" w:color="auto"/>
                <w:left w:val="none" w:sz="0" w:space="0" w:color="auto"/>
                <w:bottom w:val="none" w:sz="0" w:space="0" w:color="auto"/>
                <w:right w:val="none" w:sz="0" w:space="0" w:color="auto"/>
              </w:divBdr>
            </w:div>
            <w:div w:id="1603954683">
              <w:marLeft w:val="0"/>
              <w:marRight w:val="0"/>
              <w:marTop w:val="0"/>
              <w:marBottom w:val="0"/>
              <w:divBdr>
                <w:top w:val="none" w:sz="0" w:space="0" w:color="auto"/>
                <w:left w:val="none" w:sz="0" w:space="0" w:color="auto"/>
                <w:bottom w:val="none" w:sz="0" w:space="0" w:color="auto"/>
                <w:right w:val="none" w:sz="0" w:space="0" w:color="auto"/>
              </w:divBdr>
            </w:div>
            <w:div w:id="668678687">
              <w:marLeft w:val="0"/>
              <w:marRight w:val="0"/>
              <w:marTop w:val="0"/>
              <w:marBottom w:val="0"/>
              <w:divBdr>
                <w:top w:val="none" w:sz="0" w:space="0" w:color="auto"/>
                <w:left w:val="none" w:sz="0" w:space="0" w:color="auto"/>
                <w:bottom w:val="none" w:sz="0" w:space="0" w:color="auto"/>
                <w:right w:val="none" w:sz="0" w:space="0" w:color="auto"/>
              </w:divBdr>
            </w:div>
            <w:div w:id="1112432351">
              <w:marLeft w:val="0"/>
              <w:marRight w:val="0"/>
              <w:marTop w:val="0"/>
              <w:marBottom w:val="0"/>
              <w:divBdr>
                <w:top w:val="none" w:sz="0" w:space="0" w:color="auto"/>
                <w:left w:val="none" w:sz="0" w:space="0" w:color="auto"/>
                <w:bottom w:val="none" w:sz="0" w:space="0" w:color="auto"/>
                <w:right w:val="none" w:sz="0" w:space="0" w:color="auto"/>
              </w:divBdr>
            </w:div>
            <w:div w:id="1202595923">
              <w:marLeft w:val="0"/>
              <w:marRight w:val="0"/>
              <w:marTop w:val="0"/>
              <w:marBottom w:val="0"/>
              <w:divBdr>
                <w:top w:val="none" w:sz="0" w:space="0" w:color="auto"/>
                <w:left w:val="none" w:sz="0" w:space="0" w:color="auto"/>
                <w:bottom w:val="none" w:sz="0" w:space="0" w:color="auto"/>
                <w:right w:val="none" w:sz="0" w:space="0" w:color="auto"/>
              </w:divBdr>
            </w:div>
            <w:div w:id="54206002">
              <w:marLeft w:val="0"/>
              <w:marRight w:val="0"/>
              <w:marTop w:val="0"/>
              <w:marBottom w:val="0"/>
              <w:divBdr>
                <w:top w:val="none" w:sz="0" w:space="0" w:color="auto"/>
                <w:left w:val="none" w:sz="0" w:space="0" w:color="auto"/>
                <w:bottom w:val="none" w:sz="0" w:space="0" w:color="auto"/>
                <w:right w:val="none" w:sz="0" w:space="0" w:color="auto"/>
              </w:divBdr>
            </w:div>
            <w:div w:id="2070493267">
              <w:marLeft w:val="0"/>
              <w:marRight w:val="0"/>
              <w:marTop w:val="0"/>
              <w:marBottom w:val="0"/>
              <w:divBdr>
                <w:top w:val="none" w:sz="0" w:space="0" w:color="auto"/>
                <w:left w:val="none" w:sz="0" w:space="0" w:color="auto"/>
                <w:bottom w:val="none" w:sz="0" w:space="0" w:color="auto"/>
                <w:right w:val="none" w:sz="0" w:space="0" w:color="auto"/>
              </w:divBdr>
            </w:div>
            <w:div w:id="1626886378">
              <w:marLeft w:val="0"/>
              <w:marRight w:val="0"/>
              <w:marTop w:val="0"/>
              <w:marBottom w:val="0"/>
              <w:divBdr>
                <w:top w:val="none" w:sz="0" w:space="0" w:color="auto"/>
                <w:left w:val="none" w:sz="0" w:space="0" w:color="auto"/>
                <w:bottom w:val="none" w:sz="0" w:space="0" w:color="auto"/>
                <w:right w:val="none" w:sz="0" w:space="0" w:color="auto"/>
              </w:divBdr>
            </w:div>
            <w:div w:id="951590225">
              <w:marLeft w:val="0"/>
              <w:marRight w:val="0"/>
              <w:marTop w:val="0"/>
              <w:marBottom w:val="0"/>
              <w:divBdr>
                <w:top w:val="none" w:sz="0" w:space="0" w:color="auto"/>
                <w:left w:val="none" w:sz="0" w:space="0" w:color="auto"/>
                <w:bottom w:val="none" w:sz="0" w:space="0" w:color="auto"/>
                <w:right w:val="none" w:sz="0" w:space="0" w:color="auto"/>
              </w:divBdr>
            </w:div>
            <w:div w:id="1221745743">
              <w:marLeft w:val="0"/>
              <w:marRight w:val="0"/>
              <w:marTop w:val="0"/>
              <w:marBottom w:val="0"/>
              <w:divBdr>
                <w:top w:val="none" w:sz="0" w:space="0" w:color="auto"/>
                <w:left w:val="none" w:sz="0" w:space="0" w:color="auto"/>
                <w:bottom w:val="none" w:sz="0" w:space="0" w:color="auto"/>
                <w:right w:val="none" w:sz="0" w:space="0" w:color="auto"/>
              </w:divBdr>
            </w:div>
            <w:div w:id="1500197810">
              <w:marLeft w:val="0"/>
              <w:marRight w:val="0"/>
              <w:marTop w:val="0"/>
              <w:marBottom w:val="0"/>
              <w:divBdr>
                <w:top w:val="none" w:sz="0" w:space="0" w:color="auto"/>
                <w:left w:val="none" w:sz="0" w:space="0" w:color="auto"/>
                <w:bottom w:val="none" w:sz="0" w:space="0" w:color="auto"/>
                <w:right w:val="none" w:sz="0" w:space="0" w:color="auto"/>
              </w:divBdr>
            </w:div>
            <w:div w:id="1544100935">
              <w:marLeft w:val="0"/>
              <w:marRight w:val="0"/>
              <w:marTop w:val="0"/>
              <w:marBottom w:val="0"/>
              <w:divBdr>
                <w:top w:val="none" w:sz="0" w:space="0" w:color="auto"/>
                <w:left w:val="none" w:sz="0" w:space="0" w:color="auto"/>
                <w:bottom w:val="none" w:sz="0" w:space="0" w:color="auto"/>
                <w:right w:val="none" w:sz="0" w:space="0" w:color="auto"/>
              </w:divBdr>
            </w:div>
            <w:div w:id="1323583911">
              <w:marLeft w:val="0"/>
              <w:marRight w:val="0"/>
              <w:marTop w:val="0"/>
              <w:marBottom w:val="0"/>
              <w:divBdr>
                <w:top w:val="none" w:sz="0" w:space="0" w:color="auto"/>
                <w:left w:val="none" w:sz="0" w:space="0" w:color="auto"/>
                <w:bottom w:val="none" w:sz="0" w:space="0" w:color="auto"/>
                <w:right w:val="none" w:sz="0" w:space="0" w:color="auto"/>
              </w:divBdr>
            </w:div>
            <w:div w:id="988051748">
              <w:marLeft w:val="0"/>
              <w:marRight w:val="0"/>
              <w:marTop w:val="0"/>
              <w:marBottom w:val="0"/>
              <w:divBdr>
                <w:top w:val="none" w:sz="0" w:space="0" w:color="auto"/>
                <w:left w:val="none" w:sz="0" w:space="0" w:color="auto"/>
                <w:bottom w:val="none" w:sz="0" w:space="0" w:color="auto"/>
                <w:right w:val="none" w:sz="0" w:space="0" w:color="auto"/>
              </w:divBdr>
            </w:div>
            <w:div w:id="188614355">
              <w:marLeft w:val="0"/>
              <w:marRight w:val="0"/>
              <w:marTop w:val="0"/>
              <w:marBottom w:val="0"/>
              <w:divBdr>
                <w:top w:val="none" w:sz="0" w:space="0" w:color="auto"/>
                <w:left w:val="none" w:sz="0" w:space="0" w:color="auto"/>
                <w:bottom w:val="none" w:sz="0" w:space="0" w:color="auto"/>
                <w:right w:val="none" w:sz="0" w:space="0" w:color="auto"/>
              </w:divBdr>
            </w:div>
            <w:div w:id="1394112523">
              <w:marLeft w:val="0"/>
              <w:marRight w:val="0"/>
              <w:marTop w:val="0"/>
              <w:marBottom w:val="0"/>
              <w:divBdr>
                <w:top w:val="none" w:sz="0" w:space="0" w:color="auto"/>
                <w:left w:val="none" w:sz="0" w:space="0" w:color="auto"/>
                <w:bottom w:val="none" w:sz="0" w:space="0" w:color="auto"/>
                <w:right w:val="none" w:sz="0" w:space="0" w:color="auto"/>
              </w:divBdr>
            </w:div>
            <w:div w:id="150813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9074">
      <w:bodyDiv w:val="1"/>
      <w:marLeft w:val="0"/>
      <w:marRight w:val="0"/>
      <w:marTop w:val="0"/>
      <w:marBottom w:val="0"/>
      <w:divBdr>
        <w:top w:val="none" w:sz="0" w:space="0" w:color="auto"/>
        <w:left w:val="none" w:sz="0" w:space="0" w:color="auto"/>
        <w:bottom w:val="none" w:sz="0" w:space="0" w:color="auto"/>
        <w:right w:val="none" w:sz="0" w:space="0" w:color="auto"/>
      </w:divBdr>
    </w:div>
    <w:div w:id="100148278">
      <w:bodyDiv w:val="1"/>
      <w:marLeft w:val="0"/>
      <w:marRight w:val="0"/>
      <w:marTop w:val="0"/>
      <w:marBottom w:val="0"/>
      <w:divBdr>
        <w:top w:val="none" w:sz="0" w:space="0" w:color="auto"/>
        <w:left w:val="none" w:sz="0" w:space="0" w:color="auto"/>
        <w:bottom w:val="none" w:sz="0" w:space="0" w:color="auto"/>
        <w:right w:val="none" w:sz="0" w:space="0" w:color="auto"/>
      </w:divBdr>
      <w:divsChild>
        <w:div w:id="452093709">
          <w:marLeft w:val="0"/>
          <w:marRight w:val="0"/>
          <w:marTop w:val="0"/>
          <w:marBottom w:val="0"/>
          <w:divBdr>
            <w:top w:val="none" w:sz="0" w:space="0" w:color="auto"/>
            <w:left w:val="none" w:sz="0" w:space="0" w:color="auto"/>
            <w:bottom w:val="none" w:sz="0" w:space="0" w:color="auto"/>
            <w:right w:val="none" w:sz="0" w:space="0" w:color="auto"/>
          </w:divBdr>
          <w:divsChild>
            <w:div w:id="62484369">
              <w:marLeft w:val="0"/>
              <w:marRight w:val="0"/>
              <w:marTop w:val="0"/>
              <w:marBottom w:val="0"/>
              <w:divBdr>
                <w:top w:val="none" w:sz="0" w:space="0" w:color="auto"/>
                <w:left w:val="none" w:sz="0" w:space="0" w:color="auto"/>
                <w:bottom w:val="none" w:sz="0" w:space="0" w:color="auto"/>
                <w:right w:val="none" w:sz="0" w:space="0" w:color="auto"/>
              </w:divBdr>
            </w:div>
            <w:div w:id="699163936">
              <w:marLeft w:val="0"/>
              <w:marRight w:val="0"/>
              <w:marTop w:val="0"/>
              <w:marBottom w:val="0"/>
              <w:divBdr>
                <w:top w:val="none" w:sz="0" w:space="0" w:color="auto"/>
                <w:left w:val="none" w:sz="0" w:space="0" w:color="auto"/>
                <w:bottom w:val="none" w:sz="0" w:space="0" w:color="auto"/>
                <w:right w:val="none" w:sz="0" w:space="0" w:color="auto"/>
              </w:divBdr>
            </w:div>
            <w:div w:id="507447029">
              <w:marLeft w:val="0"/>
              <w:marRight w:val="0"/>
              <w:marTop w:val="0"/>
              <w:marBottom w:val="0"/>
              <w:divBdr>
                <w:top w:val="none" w:sz="0" w:space="0" w:color="auto"/>
                <w:left w:val="none" w:sz="0" w:space="0" w:color="auto"/>
                <w:bottom w:val="none" w:sz="0" w:space="0" w:color="auto"/>
                <w:right w:val="none" w:sz="0" w:space="0" w:color="auto"/>
              </w:divBdr>
            </w:div>
            <w:div w:id="193470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7736">
      <w:bodyDiv w:val="1"/>
      <w:marLeft w:val="0"/>
      <w:marRight w:val="0"/>
      <w:marTop w:val="0"/>
      <w:marBottom w:val="0"/>
      <w:divBdr>
        <w:top w:val="none" w:sz="0" w:space="0" w:color="auto"/>
        <w:left w:val="none" w:sz="0" w:space="0" w:color="auto"/>
        <w:bottom w:val="none" w:sz="0" w:space="0" w:color="auto"/>
        <w:right w:val="none" w:sz="0" w:space="0" w:color="auto"/>
      </w:divBdr>
      <w:divsChild>
        <w:div w:id="750084306">
          <w:marLeft w:val="0"/>
          <w:marRight w:val="0"/>
          <w:marTop w:val="0"/>
          <w:marBottom w:val="0"/>
          <w:divBdr>
            <w:top w:val="none" w:sz="0" w:space="0" w:color="auto"/>
            <w:left w:val="none" w:sz="0" w:space="0" w:color="auto"/>
            <w:bottom w:val="none" w:sz="0" w:space="0" w:color="auto"/>
            <w:right w:val="none" w:sz="0" w:space="0" w:color="auto"/>
          </w:divBdr>
          <w:divsChild>
            <w:div w:id="140076481">
              <w:marLeft w:val="0"/>
              <w:marRight w:val="0"/>
              <w:marTop w:val="0"/>
              <w:marBottom w:val="0"/>
              <w:divBdr>
                <w:top w:val="none" w:sz="0" w:space="0" w:color="auto"/>
                <w:left w:val="none" w:sz="0" w:space="0" w:color="auto"/>
                <w:bottom w:val="none" w:sz="0" w:space="0" w:color="auto"/>
                <w:right w:val="none" w:sz="0" w:space="0" w:color="auto"/>
              </w:divBdr>
            </w:div>
            <w:div w:id="1174027108">
              <w:marLeft w:val="0"/>
              <w:marRight w:val="0"/>
              <w:marTop w:val="0"/>
              <w:marBottom w:val="0"/>
              <w:divBdr>
                <w:top w:val="none" w:sz="0" w:space="0" w:color="auto"/>
                <w:left w:val="none" w:sz="0" w:space="0" w:color="auto"/>
                <w:bottom w:val="none" w:sz="0" w:space="0" w:color="auto"/>
                <w:right w:val="none" w:sz="0" w:space="0" w:color="auto"/>
              </w:divBdr>
            </w:div>
            <w:div w:id="358163776">
              <w:marLeft w:val="0"/>
              <w:marRight w:val="0"/>
              <w:marTop w:val="0"/>
              <w:marBottom w:val="0"/>
              <w:divBdr>
                <w:top w:val="none" w:sz="0" w:space="0" w:color="auto"/>
                <w:left w:val="none" w:sz="0" w:space="0" w:color="auto"/>
                <w:bottom w:val="none" w:sz="0" w:space="0" w:color="auto"/>
                <w:right w:val="none" w:sz="0" w:space="0" w:color="auto"/>
              </w:divBdr>
            </w:div>
            <w:div w:id="270474130">
              <w:marLeft w:val="0"/>
              <w:marRight w:val="0"/>
              <w:marTop w:val="0"/>
              <w:marBottom w:val="0"/>
              <w:divBdr>
                <w:top w:val="none" w:sz="0" w:space="0" w:color="auto"/>
                <w:left w:val="none" w:sz="0" w:space="0" w:color="auto"/>
                <w:bottom w:val="none" w:sz="0" w:space="0" w:color="auto"/>
                <w:right w:val="none" w:sz="0" w:space="0" w:color="auto"/>
              </w:divBdr>
            </w:div>
            <w:div w:id="7728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934465">
      <w:bodyDiv w:val="1"/>
      <w:marLeft w:val="0"/>
      <w:marRight w:val="0"/>
      <w:marTop w:val="0"/>
      <w:marBottom w:val="0"/>
      <w:divBdr>
        <w:top w:val="none" w:sz="0" w:space="0" w:color="auto"/>
        <w:left w:val="none" w:sz="0" w:space="0" w:color="auto"/>
        <w:bottom w:val="none" w:sz="0" w:space="0" w:color="auto"/>
        <w:right w:val="none" w:sz="0" w:space="0" w:color="auto"/>
      </w:divBdr>
      <w:divsChild>
        <w:div w:id="278727284">
          <w:marLeft w:val="0"/>
          <w:marRight w:val="0"/>
          <w:marTop w:val="0"/>
          <w:marBottom w:val="0"/>
          <w:divBdr>
            <w:top w:val="none" w:sz="0" w:space="0" w:color="auto"/>
            <w:left w:val="none" w:sz="0" w:space="0" w:color="auto"/>
            <w:bottom w:val="none" w:sz="0" w:space="0" w:color="auto"/>
            <w:right w:val="none" w:sz="0" w:space="0" w:color="auto"/>
          </w:divBdr>
          <w:divsChild>
            <w:div w:id="569727755">
              <w:marLeft w:val="0"/>
              <w:marRight w:val="0"/>
              <w:marTop w:val="0"/>
              <w:marBottom w:val="0"/>
              <w:divBdr>
                <w:top w:val="none" w:sz="0" w:space="0" w:color="auto"/>
                <w:left w:val="none" w:sz="0" w:space="0" w:color="auto"/>
                <w:bottom w:val="none" w:sz="0" w:space="0" w:color="auto"/>
                <w:right w:val="none" w:sz="0" w:space="0" w:color="auto"/>
              </w:divBdr>
            </w:div>
            <w:div w:id="1312441166">
              <w:marLeft w:val="0"/>
              <w:marRight w:val="0"/>
              <w:marTop w:val="0"/>
              <w:marBottom w:val="0"/>
              <w:divBdr>
                <w:top w:val="none" w:sz="0" w:space="0" w:color="auto"/>
                <w:left w:val="none" w:sz="0" w:space="0" w:color="auto"/>
                <w:bottom w:val="none" w:sz="0" w:space="0" w:color="auto"/>
                <w:right w:val="none" w:sz="0" w:space="0" w:color="auto"/>
              </w:divBdr>
            </w:div>
            <w:div w:id="775560932">
              <w:marLeft w:val="0"/>
              <w:marRight w:val="0"/>
              <w:marTop w:val="0"/>
              <w:marBottom w:val="0"/>
              <w:divBdr>
                <w:top w:val="none" w:sz="0" w:space="0" w:color="auto"/>
                <w:left w:val="none" w:sz="0" w:space="0" w:color="auto"/>
                <w:bottom w:val="none" w:sz="0" w:space="0" w:color="auto"/>
                <w:right w:val="none" w:sz="0" w:space="0" w:color="auto"/>
              </w:divBdr>
            </w:div>
            <w:div w:id="383331186">
              <w:marLeft w:val="0"/>
              <w:marRight w:val="0"/>
              <w:marTop w:val="0"/>
              <w:marBottom w:val="0"/>
              <w:divBdr>
                <w:top w:val="none" w:sz="0" w:space="0" w:color="auto"/>
                <w:left w:val="none" w:sz="0" w:space="0" w:color="auto"/>
                <w:bottom w:val="none" w:sz="0" w:space="0" w:color="auto"/>
                <w:right w:val="none" w:sz="0" w:space="0" w:color="auto"/>
              </w:divBdr>
            </w:div>
            <w:div w:id="1420982932">
              <w:marLeft w:val="0"/>
              <w:marRight w:val="0"/>
              <w:marTop w:val="0"/>
              <w:marBottom w:val="0"/>
              <w:divBdr>
                <w:top w:val="none" w:sz="0" w:space="0" w:color="auto"/>
                <w:left w:val="none" w:sz="0" w:space="0" w:color="auto"/>
                <w:bottom w:val="none" w:sz="0" w:space="0" w:color="auto"/>
                <w:right w:val="none" w:sz="0" w:space="0" w:color="auto"/>
              </w:divBdr>
            </w:div>
            <w:div w:id="785587613">
              <w:marLeft w:val="0"/>
              <w:marRight w:val="0"/>
              <w:marTop w:val="0"/>
              <w:marBottom w:val="0"/>
              <w:divBdr>
                <w:top w:val="none" w:sz="0" w:space="0" w:color="auto"/>
                <w:left w:val="none" w:sz="0" w:space="0" w:color="auto"/>
                <w:bottom w:val="none" w:sz="0" w:space="0" w:color="auto"/>
                <w:right w:val="none" w:sz="0" w:space="0" w:color="auto"/>
              </w:divBdr>
            </w:div>
            <w:div w:id="641933744">
              <w:marLeft w:val="0"/>
              <w:marRight w:val="0"/>
              <w:marTop w:val="0"/>
              <w:marBottom w:val="0"/>
              <w:divBdr>
                <w:top w:val="none" w:sz="0" w:space="0" w:color="auto"/>
                <w:left w:val="none" w:sz="0" w:space="0" w:color="auto"/>
                <w:bottom w:val="none" w:sz="0" w:space="0" w:color="auto"/>
                <w:right w:val="none" w:sz="0" w:space="0" w:color="auto"/>
              </w:divBdr>
            </w:div>
            <w:div w:id="1858036126">
              <w:marLeft w:val="0"/>
              <w:marRight w:val="0"/>
              <w:marTop w:val="0"/>
              <w:marBottom w:val="0"/>
              <w:divBdr>
                <w:top w:val="none" w:sz="0" w:space="0" w:color="auto"/>
                <w:left w:val="none" w:sz="0" w:space="0" w:color="auto"/>
                <w:bottom w:val="none" w:sz="0" w:space="0" w:color="auto"/>
                <w:right w:val="none" w:sz="0" w:space="0" w:color="auto"/>
              </w:divBdr>
            </w:div>
            <w:div w:id="400374486">
              <w:marLeft w:val="0"/>
              <w:marRight w:val="0"/>
              <w:marTop w:val="0"/>
              <w:marBottom w:val="0"/>
              <w:divBdr>
                <w:top w:val="none" w:sz="0" w:space="0" w:color="auto"/>
                <w:left w:val="none" w:sz="0" w:space="0" w:color="auto"/>
                <w:bottom w:val="none" w:sz="0" w:space="0" w:color="auto"/>
                <w:right w:val="none" w:sz="0" w:space="0" w:color="auto"/>
              </w:divBdr>
            </w:div>
            <w:div w:id="756707694">
              <w:marLeft w:val="0"/>
              <w:marRight w:val="0"/>
              <w:marTop w:val="0"/>
              <w:marBottom w:val="0"/>
              <w:divBdr>
                <w:top w:val="none" w:sz="0" w:space="0" w:color="auto"/>
                <w:left w:val="none" w:sz="0" w:space="0" w:color="auto"/>
                <w:bottom w:val="none" w:sz="0" w:space="0" w:color="auto"/>
                <w:right w:val="none" w:sz="0" w:space="0" w:color="auto"/>
              </w:divBdr>
            </w:div>
            <w:div w:id="809328566">
              <w:marLeft w:val="0"/>
              <w:marRight w:val="0"/>
              <w:marTop w:val="0"/>
              <w:marBottom w:val="0"/>
              <w:divBdr>
                <w:top w:val="none" w:sz="0" w:space="0" w:color="auto"/>
                <w:left w:val="none" w:sz="0" w:space="0" w:color="auto"/>
                <w:bottom w:val="none" w:sz="0" w:space="0" w:color="auto"/>
                <w:right w:val="none" w:sz="0" w:space="0" w:color="auto"/>
              </w:divBdr>
            </w:div>
            <w:div w:id="2044554940">
              <w:marLeft w:val="0"/>
              <w:marRight w:val="0"/>
              <w:marTop w:val="0"/>
              <w:marBottom w:val="0"/>
              <w:divBdr>
                <w:top w:val="none" w:sz="0" w:space="0" w:color="auto"/>
                <w:left w:val="none" w:sz="0" w:space="0" w:color="auto"/>
                <w:bottom w:val="none" w:sz="0" w:space="0" w:color="auto"/>
                <w:right w:val="none" w:sz="0" w:space="0" w:color="auto"/>
              </w:divBdr>
            </w:div>
            <w:div w:id="113379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858871">
      <w:bodyDiv w:val="1"/>
      <w:marLeft w:val="0"/>
      <w:marRight w:val="0"/>
      <w:marTop w:val="0"/>
      <w:marBottom w:val="0"/>
      <w:divBdr>
        <w:top w:val="none" w:sz="0" w:space="0" w:color="auto"/>
        <w:left w:val="none" w:sz="0" w:space="0" w:color="auto"/>
        <w:bottom w:val="none" w:sz="0" w:space="0" w:color="auto"/>
        <w:right w:val="none" w:sz="0" w:space="0" w:color="auto"/>
      </w:divBdr>
      <w:divsChild>
        <w:div w:id="1296570847">
          <w:marLeft w:val="0"/>
          <w:marRight w:val="0"/>
          <w:marTop w:val="0"/>
          <w:marBottom w:val="0"/>
          <w:divBdr>
            <w:top w:val="none" w:sz="0" w:space="0" w:color="auto"/>
            <w:left w:val="none" w:sz="0" w:space="0" w:color="auto"/>
            <w:bottom w:val="none" w:sz="0" w:space="0" w:color="auto"/>
            <w:right w:val="none" w:sz="0" w:space="0" w:color="auto"/>
          </w:divBdr>
          <w:divsChild>
            <w:div w:id="197487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67489">
      <w:bodyDiv w:val="1"/>
      <w:marLeft w:val="0"/>
      <w:marRight w:val="0"/>
      <w:marTop w:val="0"/>
      <w:marBottom w:val="0"/>
      <w:divBdr>
        <w:top w:val="none" w:sz="0" w:space="0" w:color="auto"/>
        <w:left w:val="none" w:sz="0" w:space="0" w:color="auto"/>
        <w:bottom w:val="none" w:sz="0" w:space="0" w:color="auto"/>
        <w:right w:val="none" w:sz="0" w:space="0" w:color="auto"/>
      </w:divBdr>
      <w:divsChild>
        <w:div w:id="528176788">
          <w:marLeft w:val="0"/>
          <w:marRight w:val="0"/>
          <w:marTop w:val="0"/>
          <w:marBottom w:val="0"/>
          <w:divBdr>
            <w:top w:val="none" w:sz="0" w:space="0" w:color="auto"/>
            <w:left w:val="none" w:sz="0" w:space="0" w:color="auto"/>
            <w:bottom w:val="none" w:sz="0" w:space="0" w:color="auto"/>
            <w:right w:val="none" w:sz="0" w:space="0" w:color="auto"/>
          </w:divBdr>
          <w:divsChild>
            <w:div w:id="2091390289">
              <w:marLeft w:val="0"/>
              <w:marRight w:val="0"/>
              <w:marTop w:val="0"/>
              <w:marBottom w:val="0"/>
              <w:divBdr>
                <w:top w:val="none" w:sz="0" w:space="0" w:color="auto"/>
                <w:left w:val="none" w:sz="0" w:space="0" w:color="auto"/>
                <w:bottom w:val="none" w:sz="0" w:space="0" w:color="auto"/>
                <w:right w:val="none" w:sz="0" w:space="0" w:color="auto"/>
              </w:divBdr>
            </w:div>
            <w:div w:id="1532575927">
              <w:marLeft w:val="0"/>
              <w:marRight w:val="0"/>
              <w:marTop w:val="0"/>
              <w:marBottom w:val="0"/>
              <w:divBdr>
                <w:top w:val="none" w:sz="0" w:space="0" w:color="auto"/>
                <w:left w:val="none" w:sz="0" w:space="0" w:color="auto"/>
                <w:bottom w:val="none" w:sz="0" w:space="0" w:color="auto"/>
                <w:right w:val="none" w:sz="0" w:space="0" w:color="auto"/>
              </w:divBdr>
            </w:div>
            <w:div w:id="939799448">
              <w:marLeft w:val="0"/>
              <w:marRight w:val="0"/>
              <w:marTop w:val="0"/>
              <w:marBottom w:val="0"/>
              <w:divBdr>
                <w:top w:val="none" w:sz="0" w:space="0" w:color="auto"/>
                <w:left w:val="none" w:sz="0" w:space="0" w:color="auto"/>
                <w:bottom w:val="none" w:sz="0" w:space="0" w:color="auto"/>
                <w:right w:val="none" w:sz="0" w:space="0" w:color="auto"/>
              </w:divBdr>
            </w:div>
            <w:div w:id="1610115471">
              <w:marLeft w:val="0"/>
              <w:marRight w:val="0"/>
              <w:marTop w:val="0"/>
              <w:marBottom w:val="0"/>
              <w:divBdr>
                <w:top w:val="none" w:sz="0" w:space="0" w:color="auto"/>
                <w:left w:val="none" w:sz="0" w:space="0" w:color="auto"/>
                <w:bottom w:val="none" w:sz="0" w:space="0" w:color="auto"/>
                <w:right w:val="none" w:sz="0" w:space="0" w:color="auto"/>
              </w:divBdr>
            </w:div>
            <w:div w:id="1225022063">
              <w:marLeft w:val="0"/>
              <w:marRight w:val="0"/>
              <w:marTop w:val="0"/>
              <w:marBottom w:val="0"/>
              <w:divBdr>
                <w:top w:val="none" w:sz="0" w:space="0" w:color="auto"/>
                <w:left w:val="none" w:sz="0" w:space="0" w:color="auto"/>
                <w:bottom w:val="none" w:sz="0" w:space="0" w:color="auto"/>
                <w:right w:val="none" w:sz="0" w:space="0" w:color="auto"/>
              </w:divBdr>
            </w:div>
            <w:div w:id="1802722587">
              <w:marLeft w:val="0"/>
              <w:marRight w:val="0"/>
              <w:marTop w:val="0"/>
              <w:marBottom w:val="0"/>
              <w:divBdr>
                <w:top w:val="none" w:sz="0" w:space="0" w:color="auto"/>
                <w:left w:val="none" w:sz="0" w:space="0" w:color="auto"/>
                <w:bottom w:val="none" w:sz="0" w:space="0" w:color="auto"/>
                <w:right w:val="none" w:sz="0" w:space="0" w:color="auto"/>
              </w:divBdr>
            </w:div>
            <w:div w:id="1858032429">
              <w:marLeft w:val="0"/>
              <w:marRight w:val="0"/>
              <w:marTop w:val="0"/>
              <w:marBottom w:val="0"/>
              <w:divBdr>
                <w:top w:val="none" w:sz="0" w:space="0" w:color="auto"/>
                <w:left w:val="none" w:sz="0" w:space="0" w:color="auto"/>
                <w:bottom w:val="none" w:sz="0" w:space="0" w:color="auto"/>
                <w:right w:val="none" w:sz="0" w:space="0" w:color="auto"/>
              </w:divBdr>
            </w:div>
            <w:div w:id="2127498726">
              <w:marLeft w:val="0"/>
              <w:marRight w:val="0"/>
              <w:marTop w:val="0"/>
              <w:marBottom w:val="0"/>
              <w:divBdr>
                <w:top w:val="none" w:sz="0" w:space="0" w:color="auto"/>
                <w:left w:val="none" w:sz="0" w:space="0" w:color="auto"/>
                <w:bottom w:val="none" w:sz="0" w:space="0" w:color="auto"/>
                <w:right w:val="none" w:sz="0" w:space="0" w:color="auto"/>
              </w:divBdr>
            </w:div>
            <w:div w:id="1145587669">
              <w:marLeft w:val="0"/>
              <w:marRight w:val="0"/>
              <w:marTop w:val="0"/>
              <w:marBottom w:val="0"/>
              <w:divBdr>
                <w:top w:val="none" w:sz="0" w:space="0" w:color="auto"/>
                <w:left w:val="none" w:sz="0" w:space="0" w:color="auto"/>
                <w:bottom w:val="none" w:sz="0" w:space="0" w:color="auto"/>
                <w:right w:val="none" w:sz="0" w:space="0" w:color="auto"/>
              </w:divBdr>
            </w:div>
            <w:div w:id="1209341409">
              <w:marLeft w:val="0"/>
              <w:marRight w:val="0"/>
              <w:marTop w:val="0"/>
              <w:marBottom w:val="0"/>
              <w:divBdr>
                <w:top w:val="none" w:sz="0" w:space="0" w:color="auto"/>
                <w:left w:val="none" w:sz="0" w:space="0" w:color="auto"/>
                <w:bottom w:val="none" w:sz="0" w:space="0" w:color="auto"/>
                <w:right w:val="none" w:sz="0" w:space="0" w:color="auto"/>
              </w:divBdr>
            </w:div>
            <w:div w:id="1708407856">
              <w:marLeft w:val="0"/>
              <w:marRight w:val="0"/>
              <w:marTop w:val="0"/>
              <w:marBottom w:val="0"/>
              <w:divBdr>
                <w:top w:val="none" w:sz="0" w:space="0" w:color="auto"/>
                <w:left w:val="none" w:sz="0" w:space="0" w:color="auto"/>
                <w:bottom w:val="none" w:sz="0" w:space="0" w:color="auto"/>
                <w:right w:val="none" w:sz="0" w:space="0" w:color="auto"/>
              </w:divBdr>
            </w:div>
            <w:div w:id="333652147">
              <w:marLeft w:val="0"/>
              <w:marRight w:val="0"/>
              <w:marTop w:val="0"/>
              <w:marBottom w:val="0"/>
              <w:divBdr>
                <w:top w:val="none" w:sz="0" w:space="0" w:color="auto"/>
                <w:left w:val="none" w:sz="0" w:space="0" w:color="auto"/>
                <w:bottom w:val="none" w:sz="0" w:space="0" w:color="auto"/>
                <w:right w:val="none" w:sz="0" w:space="0" w:color="auto"/>
              </w:divBdr>
            </w:div>
            <w:div w:id="176577865">
              <w:marLeft w:val="0"/>
              <w:marRight w:val="0"/>
              <w:marTop w:val="0"/>
              <w:marBottom w:val="0"/>
              <w:divBdr>
                <w:top w:val="none" w:sz="0" w:space="0" w:color="auto"/>
                <w:left w:val="none" w:sz="0" w:space="0" w:color="auto"/>
                <w:bottom w:val="none" w:sz="0" w:space="0" w:color="auto"/>
                <w:right w:val="none" w:sz="0" w:space="0" w:color="auto"/>
              </w:divBdr>
            </w:div>
            <w:div w:id="1257133229">
              <w:marLeft w:val="0"/>
              <w:marRight w:val="0"/>
              <w:marTop w:val="0"/>
              <w:marBottom w:val="0"/>
              <w:divBdr>
                <w:top w:val="none" w:sz="0" w:space="0" w:color="auto"/>
                <w:left w:val="none" w:sz="0" w:space="0" w:color="auto"/>
                <w:bottom w:val="none" w:sz="0" w:space="0" w:color="auto"/>
                <w:right w:val="none" w:sz="0" w:space="0" w:color="auto"/>
              </w:divBdr>
            </w:div>
            <w:div w:id="255795372">
              <w:marLeft w:val="0"/>
              <w:marRight w:val="0"/>
              <w:marTop w:val="0"/>
              <w:marBottom w:val="0"/>
              <w:divBdr>
                <w:top w:val="none" w:sz="0" w:space="0" w:color="auto"/>
                <w:left w:val="none" w:sz="0" w:space="0" w:color="auto"/>
                <w:bottom w:val="none" w:sz="0" w:space="0" w:color="auto"/>
                <w:right w:val="none" w:sz="0" w:space="0" w:color="auto"/>
              </w:divBdr>
            </w:div>
            <w:div w:id="1798135963">
              <w:marLeft w:val="0"/>
              <w:marRight w:val="0"/>
              <w:marTop w:val="0"/>
              <w:marBottom w:val="0"/>
              <w:divBdr>
                <w:top w:val="none" w:sz="0" w:space="0" w:color="auto"/>
                <w:left w:val="none" w:sz="0" w:space="0" w:color="auto"/>
                <w:bottom w:val="none" w:sz="0" w:space="0" w:color="auto"/>
                <w:right w:val="none" w:sz="0" w:space="0" w:color="auto"/>
              </w:divBdr>
            </w:div>
            <w:div w:id="1314211986">
              <w:marLeft w:val="0"/>
              <w:marRight w:val="0"/>
              <w:marTop w:val="0"/>
              <w:marBottom w:val="0"/>
              <w:divBdr>
                <w:top w:val="none" w:sz="0" w:space="0" w:color="auto"/>
                <w:left w:val="none" w:sz="0" w:space="0" w:color="auto"/>
                <w:bottom w:val="none" w:sz="0" w:space="0" w:color="auto"/>
                <w:right w:val="none" w:sz="0" w:space="0" w:color="auto"/>
              </w:divBdr>
            </w:div>
            <w:div w:id="686713239">
              <w:marLeft w:val="0"/>
              <w:marRight w:val="0"/>
              <w:marTop w:val="0"/>
              <w:marBottom w:val="0"/>
              <w:divBdr>
                <w:top w:val="none" w:sz="0" w:space="0" w:color="auto"/>
                <w:left w:val="none" w:sz="0" w:space="0" w:color="auto"/>
                <w:bottom w:val="none" w:sz="0" w:space="0" w:color="auto"/>
                <w:right w:val="none" w:sz="0" w:space="0" w:color="auto"/>
              </w:divBdr>
            </w:div>
            <w:div w:id="200632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01403">
      <w:bodyDiv w:val="1"/>
      <w:marLeft w:val="0"/>
      <w:marRight w:val="0"/>
      <w:marTop w:val="0"/>
      <w:marBottom w:val="0"/>
      <w:divBdr>
        <w:top w:val="none" w:sz="0" w:space="0" w:color="auto"/>
        <w:left w:val="none" w:sz="0" w:space="0" w:color="auto"/>
        <w:bottom w:val="none" w:sz="0" w:space="0" w:color="auto"/>
        <w:right w:val="none" w:sz="0" w:space="0" w:color="auto"/>
      </w:divBdr>
    </w:div>
    <w:div w:id="427046904">
      <w:bodyDiv w:val="1"/>
      <w:marLeft w:val="0"/>
      <w:marRight w:val="0"/>
      <w:marTop w:val="0"/>
      <w:marBottom w:val="0"/>
      <w:divBdr>
        <w:top w:val="none" w:sz="0" w:space="0" w:color="auto"/>
        <w:left w:val="none" w:sz="0" w:space="0" w:color="auto"/>
        <w:bottom w:val="none" w:sz="0" w:space="0" w:color="auto"/>
        <w:right w:val="none" w:sz="0" w:space="0" w:color="auto"/>
      </w:divBdr>
      <w:divsChild>
        <w:div w:id="956251948">
          <w:marLeft w:val="0"/>
          <w:marRight w:val="0"/>
          <w:marTop w:val="0"/>
          <w:marBottom w:val="0"/>
          <w:divBdr>
            <w:top w:val="none" w:sz="0" w:space="0" w:color="auto"/>
            <w:left w:val="none" w:sz="0" w:space="0" w:color="auto"/>
            <w:bottom w:val="none" w:sz="0" w:space="0" w:color="auto"/>
            <w:right w:val="none" w:sz="0" w:space="0" w:color="auto"/>
          </w:divBdr>
          <w:divsChild>
            <w:div w:id="612053621">
              <w:marLeft w:val="0"/>
              <w:marRight w:val="0"/>
              <w:marTop w:val="0"/>
              <w:marBottom w:val="0"/>
              <w:divBdr>
                <w:top w:val="none" w:sz="0" w:space="0" w:color="auto"/>
                <w:left w:val="none" w:sz="0" w:space="0" w:color="auto"/>
                <w:bottom w:val="none" w:sz="0" w:space="0" w:color="auto"/>
                <w:right w:val="none" w:sz="0" w:space="0" w:color="auto"/>
              </w:divBdr>
            </w:div>
            <w:div w:id="1487167127">
              <w:marLeft w:val="0"/>
              <w:marRight w:val="0"/>
              <w:marTop w:val="0"/>
              <w:marBottom w:val="0"/>
              <w:divBdr>
                <w:top w:val="none" w:sz="0" w:space="0" w:color="auto"/>
                <w:left w:val="none" w:sz="0" w:space="0" w:color="auto"/>
                <w:bottom w:val="none" w:sz="0" w:space="0" w:color="auto"/>
                <w:right w:val="none" w:sz="0" w:space="0" w:color="auto"/>
              </w:divBdr>
            </w:div>
            <w:div w:id="1703941054">
              <w:marLeft w:val="0"/>
              <w:marRight w:val="0"/>
              <w:marTop w:val="0"/>
              <w:marBottom w:val="0"/>
              <w:divBdr>
                <w:top w:val="none" w:sz="0" w:space="0" w:color="auto"/>
                <w:left w:val="none" w:sz="0" w:space="0" w:color="auto"/>
                <w:bottom w:val="none" w:sz="0" w:space="0" w:color="auto"/>
                <w:right w:val="none" w:sz="0" w:space="0" w:color="auto"/>
              </w:divBdr>
            </w:div>
            <w:div w:id="1997025383">
              <w:marLeft w:val="0"/>
              <w:marRight w:val="0"/>
              <w:marTop w:val="0"/>
              <w:marBottom w:val="0"/>
              <w:divBdr>
                <w:top w:val="none" w:sz="0" w:space="0" w:color="auto"/>
                <w:left w:val="none" w:sz="0" w:space="0" w:color="auto"/>
                <w:bottom w:val="none" w:sz="0" w:space="0" w:color="auto"/>
                <w:right w:val="none" w:sz="0" w:space="0" w:color="auto"/>
              </w:divBdr>
            </w:div>
            <w:div w:id="2130777754">
              <w:marLeft w:val="0"/>
              <w:marRight w:val="0"/>
              <w:marTop w:val="0"/>
              <w:marBottom w:val="0"/>
              <w:divBdr>
                <w:top w:val="none" w:sz="0" w:space="0" w:color="auto"/>
                <w:left w:val="none" w:sz="0" w:space="0" w:color="auto"/>
                <w:bottom w:val="none" w:sz="0" w:space="0" w:color="auto"/>
                <w:right w:val="none" w:sz="0" w:space="0" w:color="auto"/>
              </w:divBdr>
            </w:div>
            <w:div w:id="738333087">
              <w:marLeft w:val="0"/>
              <w:marRight w:val="0"/>
              <w:marTop w:val="0"/>
              <w:marBottom w:val="0"/>
              <w:divBdr>
                <w:top w:val="none" w:sz="0" w:space="0" w:color="auto"/>
                <w:left w:val="none" w:sz="0" w:space="0" w:color="auto"/>
                <w:bottom w:val="none" w:sz="0" w:space="0" w:color="auto"/>
                <w:right w:val="none" w:sz="0" w:space="0" w:color="auto"/>
              </w:divBdr>
            </w:div>
            <w:div w:id="2116705745">
              <w:marLeft w:val="0"/>
              <w:marRight w:val="0"/>
              <w:marTop w:val="0"/>
              <w:marBottom w:val="0"/>
              <w:divBdr>
                <w:top w:val="none" w:sz="0" w:space="0" w:color="auto"/>
                <w:left w:val="none" w:sz="0" w:space="0" w:color="auto"/>
                <w:bottom w:val="none" w:sz="0" w:space="0" w:color="auto"/>
                <w:right w:val="none" w:sz="0" w:space="0" w:color="auto"/>
              </w:divBdr>
            </w:div>
            <w:div w:id="1188639454">
              <w:marLeft w:val="0"/>
              <w:marRight w:val="0"/>
              <w:marTop w:val="0"/>
              <w:marBottom w:val="0"/>
              <w:divBdr>
                <w:top w:val="none" w:sz="0" w:space="0" w:color="auto"/>
                <w:left w:val="none" w:sz="0" w:space="0" w:color="auto"/>
                <w:bottom w:val="none" w:sz="0" w:space="0" w:color="auto"/>
                <w:right w:val="none" w:sz="0" w:space="0" w:color="auto"/>
              </w:divBdr>
            </w:div>
            <w:div w:id="82379394">
              <w:marLeft w:val="0"/>
              <w:marRight w:val="0"/>
              <w:marTop w:val="0"/>
              <w:marBottom w:val="0"/>
              <w:divBdr>
                <w:top w:val="none" w:sz="0" w:space="0" w:color="auto"/>
                <w:left w:val="none" w:sz="0" w:space="0" w:color="auto"/>
                <w:bottom w:val="none" w:sz="0" w:space="0" w:color="auto"/>
                <w:right w:val="none" w:sz="0" w:space="0" w:color="auto"/>
              </w:divBdr>
            </w:div>
            <w:div w:id="104857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09404">
      <w:bodyDiv w:val="1"/>
      <w:marLeft w:val="0"/>
      <w:marRight w:val="0"/>
      <w:marTop w:val="0"/>
      <w:marBottom w:val="0"/>
      <w:divBdr>
        <w:top w:val="none" w:sz="0" w:space="0" w:color="auto"/>
        <w:left w:val="none" w:sz="0" w:space="0" w:color="auto"/>
        <w:bottom w:val="none" w:sz="0" w:space="0" w:color="auto"/>
        <w:right w:val="none" w:sz="0" w:space="0" w:color="auto"/>
      </w:divBdr>
      <w:divsChild>
        <w:div w:id="720322909">
          <w:marLeft w:val="0"/>
          <w:marRight w:val="0"/>
          <w:marTop w:val="0"/>
          <w:marBottom w:val="0"/>
          <w:divBdr>
            <w:top w:val="none" w:sz="0" w:space="0" w:color="auto"/>
            <w:left w:val="none" w:sz="0" w:space="0" w:color="auto"/>
            <w:bottom w:val="none" w:sz="0" w:space="0" w:color="auto"/>
            <w:right w:val="none" w:sz="0" w:space="0" w:color="auto"/>
          </w:divBdr>
          <w:divsChild>
            <w:div w:id="151291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18110">
      <w:bodyDiv w:val="1"/>
      <w:marLeft w:val="0"/>
      <w:marRight w:val="0"/>
      <w:marTop w:val="0"/>
      <w:marBottom w:val="0"/>
      <w:divBdr>
        <w:top w:val="none" w:sz="0" w:space="0" w:color="auto"/>
        <w:left w:val="none" w:sz="0" w:space="0" w:color="auto"/>
        <w:bottom w:val="none" w:sz="0" w:space="0" w:color="auto"/>
        <w:right w:val="none" w:sz="0" w:space="0" w:color="auto"/>
      </w:divBdr>
      <w:divsChild>
        <w:div w:id="1488084989">
          <w:marLeft w:val="0"/>
          <w:marRight w:val="0"/>
          <w:marTop w:val="0"/>
          <w:marBottom w:val="0"/>
          <w:divBdr>
            <w:top w:val="none" w:sz="0" w:space="0" w:color="auto"/>
            <w:left w:val="none" w:sz="0" w:space="0" w:color="auto"/>
            <w:bottom w:val="none" w:sz="0" w:space="0" w:color="auto"/>
            <w:right w:val="none" w:sz="0" w:space="0" w:color="auto"/>
          </w:divBdr>
          <w:divsChild>
            <w:div w:id="1376736917">
              <w:marLeft w:val="0"/>
              <w:marRight w:val="0"/>
              <w:marTop w:val="0"/>
              <w:marBottom w:val="0"/>
              <w:divBdr>
                <w:top w:val="none" w:sz="0" w:space="0" w:color="auto"/>
                <w:left w:val="none" w:sz="0" w:space="0" w:color="auto"/>
                <w:bottom w:val="none" w:sz="0" w:space="0" w:color="auto"/>
                <w:right w:val="none" w:sz="0" w:space="0" w:color="auto"/>
              </w:divBdr>
            </w:div>
            <w:div w:id="822889108">
              <w:marLeft w:val="0"/>
              <w:marRight w:val="0"/>
              <w:marTop w:val="0"/>
              <w:marBottom w:val="0"/>
              <w:divBdr>
                <w:top w:val="none" w:sz="0" w:space="0" w:color="auto"/>
                <w:left w:val="none" w:sz="0" w:space="0" w:color="auto"/>
                <w:bottom w:val="none" w:sz="0" w:space="0" w:color="auto"/>
                <w:right w:val="none" w:sz="0" w:space="0" w:color="auto"/>
              </w:divBdr>
            </w:div>
            <w:div w:id="802045043">
              <w:marLeft w:val="0"/>
              <w:marRight w:val="0"/>
              <w:marTop w:val="0"/>
              <w:marBottom w:val="0"/>
              <w:divBdr>
                <w:top w:val="none" w:sz="0" w:space="0" w:color="auto"/>
                <w:left w:val="none" w:sz="0" w:space="0" w:color="auto"/>
                <w:bottom w:val="none" w:sz="0" w:space="0" w:color="auto"/>
                <w:right w:val="none" w:sz="0" w:space="0" w:color="auto"/>
              </w:divBdr>
            </w:div>
            <w:div w:id="826898914">
              <w:marLeft w:val="0"/>
              <w:marRight w:val="0"/>
              <w:marTop w:val="0"/>
              <w:marBottom w:val="0"/>
              <w:divBdr>
                <w:top w:val="none" w:sz="0" w:space="0" w:color="auto"/>
                <w:left w:val="none" w:sz="0" w:space="0" w:color="auto"/>
                <w:bottom w:val="none" w:sz="0" w:space="0" w:color="auto"/>
                <w:right w:val="none" w:sz="0" w:space="0" w:color="auto"/>
              </w:divBdr>
            </w:div>
            <w:div w:id="1819304933">
              <w:marLeft w:val="0"/>
              <w:marRight w:val="0"/>
              <w:marTop w:val="0"/>
              <w:marBottom w:val="0"/>
              <w:divBdr>
                <w:top w:val="none" w:sz="0" w:space="0" w:color="auto"/>
                <w:left w:val="none" w:sz="0" w:space="0" w:color="auto"/>
                <w:bottom w:val="none" w:sz="0" w:space="0" w:color="auto"/>
                <w:right w:val="none" w:sz="0" w:space="0" w:color="auto"/>
              </w:divBdr>
            </w:div>
            <w:div w:id="5787724">
              <w:marLeft w:val="0"/>
              <w:marRight w:val="0"/>
              <w:marTop w:val="0"/>
              <w:marBottom w:val="0"/>
              <w:divBdr>
                <w:top w:val="none" w:sz="0" w:space="0" w:color="auto"/>
                <w:left w:val="none" w:sz="0" w:space="0" w:color="auto"/>
                <w:bottom w:val="none" w:sz="0" w:space="0" w:color="auto"/>
                <w:right w:val="none" w:sz="0" w:space="0" w:color="auto"/>
              </w:divBdr>
            </w:div>
            <w:div w:id="381292012">
              <w:marLeft w:val="0"/>
              <w:marRight w:val="0"/>
              <w:marTop w:val="0"/>
              <w:marBottom w:val="0"/>
              <w:divBdr>
                <w:top w:val="none" w:sz="0" w:space="0" w:color="auto"/>
                <w:left w:val="none" w:sz="0" w:space="0" w:color="auto"/>
                <w:bottom w:val="none" w:sz="0" w:space="0" w:color="auto"/>
                <w:right w:val="none" w:sz="0" w:space="0" w:color="auto"/>
              </w:divBdr>
            </w:div>
            <w:div w:id="693923938">
              <w:marLeft w:val="0"/>
              <w:marRight w:val="0"/>
              <w:marTop w:val="0"/>
              <w:marBottom w:val="0"/>
              <w:divBdr>
                <w:top w:val="none" w:sz="0" w:space="0" w:color="auto"/>
                <w:left w:val="none" w:sz="0" w:space="0" w:color="auto"/>
                <w:bottom w:val="none" w:sz="0" w:space="0" w:color="auto"/>
                <w:right w:val="none" w:sz="0" w:space="0" w:color="auto"/>
              </w:divBdr>
            </w:div>
            <w:div w:id="447050612">
              <w:marLeft w:val="0"/>
              <w:marRight w:val="0"/>
              <w:marTop w:val="0"/>
              <w:marBottom w:val="0"/>
              <w:divBdr>
                <w:top w:val="none" w:sz="0" w:space="0" w:color="auto"/>
                <w:left w:val="none" w:sz="0" w:space="0" w:color="auto"/>
                <w:bottom w:val="none" w:sz="0" w:space="0" w:color="auto"/>
                <w:right w:val="none" w:sz="0" w:space="0" w:color="auto"/>
              </w:divBdr>
            </w:div>
            <w:div w:id="1440829960">
              <w:marLeft w:val="0"/>
              <w:marRight w:val="0"/>
              <w:marTop w:val="0"/>
              <w:marBottom w:val="0"/>
              <w:divBdr>
                <w:top w:val="none" w:sz="0" w:space="0" w:color="auto"/>
                <w:left w:val="none" w:sz="0" w:space="0" w:color="auto"/>
                <w:bottom w:val="none" w:sz="0" w:space="0" w:color="auto"/>
                <w:right w:val="none" w:sz="0" w:space="0" w:color="auto"/>
              </w:divBdr>
            </w:div>
            <w:div w:id="286393557">
              <w:marLeft w:val="0"/>
              <w:marRight w:val="0"/>
              <w:marTop w:val="0"/>
              <w:marBottom w:val="0"/>
              <w:divBdr>
                <w:top w:val="none" w:sz="0" w:space="0" w:color="auto"/>
                <w:left w:val="none" w:sz="0" w:space="0" w:color="auto"/>
                <w:bottom w:val="none" w:sz="0" w:space="0" w:color="auto"/>
                <w:right w:val="none" w:sz="0" w:space="0" w:color="auto"/>
              </w:divBdr>
            </w:div>
            <w:div w:id="1865286908">
              <w:marLeft w:val="0"/>
              <w:marRight w:val="0"/>
              <w:marTop w:val="0"/>
              <w:marBottom w:val="0"/>
              <w:divBdr>
                <w:top w:val="none" w:sz="0" w:space="0" w:color="auto"/>
                <w:left w:val="none" w:sz="0" w:space="0" w:color="auto"/>
                <w:bottom w:val="none" w:sz="0" w:space="0" w:color="auto"/>
                <w:right w:val="none" w:sz="0" w:space="0" w:color="auto"/>
              </w:divBdr>
            </w:div>
            <w:div w:id="1125000609">
              <w:marLeft w:val="0"/>
              <w:marRight w:val="0"/>
              <w:marTop w:val="0"/>
              <w:marBottom w:val="0"/>
              <w:divBdr>
                <w:top w:val="none" w:sz="0" w:space="0" w:color="auto"/>
                <w:left w:val="none" w:sz="0" w:space="0" w:color="auto"/>
                <w:bottom w:val="none" w:sz="0" w:space="0" w:color="auto"/>
                <w:right w:val="none" w:sz="0" w:space="0" w:color="auto"/>
              </w:divBdr>
            </w:div>
            <w:div w:id="847795992">
              <w:marLeft w:val="0"/>
              <w:marRight w:val="0"/>
              <w:marTop w:val="0"/>
              <w:marBottom w:val="0"/>
              <w:divBdr>
                <w:top w:val="none" w:sz="0" w:space="0" w:color="auto"/>
                <w:left w:val="none" w:sz="0" w:space="0" w:color="auto"/>
                <w:bottom w:val="none" w:sz="0" w:space="0" w:color="auto"/>
                <w:right w:val="none" w:sz="0" w:space="0" w:color="auto"/>
              </w:divBdr>
            </w:div>
            <w:div w:id="1641812872">
              <w:marLeft w:val="0"/>
              <w:marRight w:val="0"/>
              <w:marTop w:val="0"/>
              <w:marBottom w:val="0"/>
              <w:divBdr>
                <w:top w:val="none" w:sz="0" w:space="0" w:color="auto"/>
                <w:left w:val="none" w:sz="0" w:space="0" w:color="auto"/>
                <w:bottom w:val="none" w:sz="0" w:space="0" w:color="auto"/>
                <w:right w:val="none" w:sz="0" w:space="0" w:color="auto"/>
              </w:divBdr>
            </w:div>
            <w:div w:id="1754934621">
              <w:marLeft w:val="0"/>
              <w:marRight w:val="0"/>
              <w:marTop w:val="0"/>
              <w:marBottom w:val="0"/>
              <w:divBdr>
                <w:top w:val="none" w:sz="0" w:space="0" w:color="auto"/>
                <w:left w:val="none" w:sz="0" w:space="0" w:color="auto"/>
                <w:bottom w:val="none" w:sz="0" w:space="0" w:color="auto"/>
                <w:right w:val="none" w:sz="0" w:space="0" w:color="auto"/>
              </w:divBdr>
            </w:div>
            <w:div w:id="1855729436">
              <w:marLeft w:val="0"/>
              <w:marRight w:val="0"/>
              <w:marTop w:val="0"/>
              <w:marBottom w:val="0"/>
              <w:divBdr>
                <w:top w:val="none" w:sz="0" w:space="0" w:color="auto"/>
                <w:left w:val="none" w:sz="0" w:space="0" w:color="auto"/>
                <w:bottom w:val="none" w:sz="0" w:space="0" w:color="auto"/>
                <w:right w:val="none" w:sz="0" w:space="0" w:color="auto"/>
              </w:divBdr>
            </w:div>
            <w:div w:id="1328555368">
              <w:marLeft w:val="0"/>
              <w:marRight w:val="0"/>
              <w:marTop w:val="0"/>
              <w:marBottom w:val="0"/>
              <w:divBdr>
                <w:top w:val="none" w:sz="0" w:space="0" w:color="auto"/>
                <w:left w:val="none" w:sz="0" w:space="0" w:color="auto"/>
                <w:bottom w:val="none" w:sz="0" w:space="0" w:color="auto"/>
                <w:right w:val="none" w:sz="0" w:space="0" w:color="auto"/>
              </w:divBdr>
            </w:div>
            <w:div w:id="228151661">
              <w:marLeft w:val="0"/>
              <w:marRight w:val="0"/>
              <w:marTop w:val="0"/>
              <w:marBottom w:val="0"/>
              <w:divBdr>
                <w:top w:val="none" w:sz="0" w:space="0" w:color="auto"/>
                <w:left w:val="none" w:sz="0" w:space="0" w:color="auto"/>
                <w:bottom w:val="none" w:sz="0" w:space="0" w:color="auto"/>
                <w:right w:val="none" w:sz="0" w:space="0" w:color="auto"/>
              </w:divBdr>
            </w:div>
            <w:div w:id="1447584091">
              <w:marLeft w:val="0"/>
              <w:marRight w:val="0"/>
              <w:marTop w:val="0"/>
              <w:marBottom w:val="0"/>
              <w:divBdr>
                <w:top w:val="none" w:sz="0" w:space="0" w:color="auto"/>
                <w:left w:val="none" w:sz="0" w:space="0" w:color="auto"/>
                <w:bottom w:val="none" w:sz="0" w:space="0" w:color="auto"/>
                <w:right w:val="none" w:sz="0" w:space="0" w:color="auto"/>
              </w:divBdr>
            </w:div>
            <w:div w:id="2093623531">
              <w:marLeft w:val="0"/>
              <w:marRight w:val="0"/>
              <w:marTop w:val="0"/>
              <w:marBottom w:val="0"/>
              <w:divBdr>
                <w:top w:val="none" w:sz="0" w:space="0" w:color="auto"/>
                <w:left w:val="none" w:sz="0" w:space="0" w:color="auto"/>
                <w:bottom w:val="none" w:sz="0" w:space="0" w:color="auto"/>
                <w:right w:val="none" w:sz="0" w:space="0" w:color="auto"/>
              </w:divBdr>
            </w:div>
            <w:div w:id="117186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14826">
      <w:bodyDiv w:val="1"/>
      <w:marLeft w:val="0"/>
      <w:marRight w:val="0"/>
      <w:marTop w:val="0"/>
      <w:marBottom w:val="0"/>
      <w:divBdr>
        <w:top w:val="none" w:sz="0" w:space="0" w:color="auto"/>
        <w:left w:val="none" w:sz="0" w:space="0" w:color="auto"/>
        <w:bottom w:val="none" w:sz="0" w:space="0" w:color="auto"/>
        <w:right w:val="none" w:sz="0" w:space="0" w:color="auto"/>
      </w:divBdr>
    </w:div>
    <w:div w:id="534512513">
      <w:bodyDiv w:val="1"/>
      <w:marLeft w:val="0"/>
      <w:marRight w:val="0"/>
      <w:marTop w:val="0"/>
      <w:marBottom w:val="0"/>
      <w:divBdr>
        <w:top w:val="none" w:sz="0" w:space="0" w:color="auto"/>
        <w:left w:val="none" w:sz="0" w:space="0" w:color="auto"/>
        <w:bottom w:val="none" w:sz="0" w:space="0" w:color="auto"/>
        <w:right w:val="none" w:sz="0" w:space="0" w:color="auto"/>
      </w:divBdr>
      <w:divsChild>
        <w:div w:id="564340696">
          <w:marLeft w:val="0"/>
          <w:marRight w:val="0"/>
          <w:marTop w:val="0"/>
          <w:marBottom w:val="0"/>
          <w:divBdr>
            <w:top w:val="none" w:sz="0" w:space="0" w:color="auto"/>
            <w:left w:val="none" w:sz="0" w:space="0" w:color="auto"/>
            <w:bottom w:val="none" w:sz="0" w:space="0" w:color="auto"/>
            <w:right w:val="none" w:sz="0" w:space="0" w:color="auto"/>
          </w:divBdr>
          <w:divsChild>
            <w:div w:id="648095354">
              <w:marLeft w:val="0"/>
              <w:marRight w:val="0"/>
              <w:marTop w:val="0"/>
              <w:marBottom w:val="0"/>
              <w:divBdr>
                <w:top w:val="none" w:sz="0" w:space="0" w:color="auto"/>
                <w:left w:val="none" w:sz="0" w:space="0" w:color="auto"/>
                <w:bottom w:val="none" w:sz="0" w:space="0" w:color="auto"/>
                <w:right w:val="none" w:sz="0" w:space="0" w:color="auto"/>
              </w:divBdr>
            </w:div>
            <w:div w:id="536160051">
              <w:marLeft w:val="0"/>
              <w:marRight w:val="0"/>
              <w:marTop w:val="0"/>
              <w:marBottom w:val="0"/>
              <w:divBdr>
                <w:top w:val="none" w:sz="0" w:space="0" w:color="auto"/>
                <w:left w:val="none" w:sz="0" w:space="0" w:color="auto"/>
                <w:bottom w:val="none" w:sz="0" w:space="0" w:color="auto"/>
                <w:right w:val="none" w:sz="0" w:space="0" w:color="auto"/>
              </w:divBdr>
            </w:div>
            <w:div w:id="1890142283">
              <w:marLeft w:val="0"/>
              <w:marRight w:val="0"/>
              <w:marTop w:val="0"/>
              <w:marBottom w:val="0"/>
              <w:divBdr>
                <w:top w:val="none" w:sz="0" w:space="0" w:color="auto"/>
                <w:left w:val="none" w:sz="0" w:space="0" w:color="auto"/>
                <w:bottom w:val="none" w:sz="0" w:space="0" w:color="auto"/>
                <w:right w:val="none" w:sz="0" w:space="0" w:color="auto"/>
              </w:divBdr>
            </w:div>
            <w:div w:id="2139763095">
              <w:marLeft w:val="0"/>
              <w:marRight w:val="0"/>
              <w:marTop w:val="0"/>
              <w:marBottom w:val="0"/>
              <w:divBdr>
                <w:top w:val="none" w:sz="0" w:space="0" w:color="auto"/>
                <w:left w:val="none" w:sz="0" w:space="0" w:color="auto"/>
                <w:bottom w:val="none" w:sz="0" w:space="0" w:color="auto"/>
                <w:right w:val="none" w:sz="0" w:space="0" w:color="auto"/>
              </w:divBdr>
            </w:div>
            <w:div w:id="2028678269">
              <w:marLeft w:val="0"/>
              <w:marRight w:val="0"/>
              <w:marTop w:val="0"/>
              <w:marBottom w:val="0"/>
              <w:divBdr>
                <w:top w:val="none" w:sz="0" w:space="0" w:color="auto"/>
                <w:left w:val="none" w:sz="0" w:space="0" w:color="auto"/>
                <w:bottom w:val="none" w:sz="0" w:space="0" w:color="auto"/>
                <w:right w:val="none" w:sz="0" w:space="0" w:color="auto"/>
              </w:divBdr>
            </w:div>
            <w:div w:id="1473060369">
              <w:marLeft w:val="0"/>
              <w:marRight w:val="0"/>
              <w:marTop w:val="0"/>
              <w:marBottom w:val="0"/>
              <w:divBdr>
                <w:top w:val="none" w:sz="0" w:space="0" w:color="auto"/>
                <w:left w:val="none" w:sz="0" w:space="0" w:color="auto"/>
                <w:bottom w:val="none" w:sz="0" w:space="0" w:color="auto"/>
                <w:right w:val="none" w:sz="0" w:space="0" w:color="auto"/>
              </w:divBdr>
            </w:div>
            <w:div w:id="2072191770">
              <w:marLeft w:val="0"/>
              <w:marRight w:val="0"/>
              <w:marTop w:val="0"/>
              <w:marBottom w:val="0"/>
              <w:divBdr>
                <w:top w:val="none" w:sz="0" w:space="0" w:color="auto"/>
                <w:left w:val="none" w:sz="0" w:space="0" w:color="auto"/>
                <w:bottom w:val="none" w:sz="0" w:space="0" w:color="auto"/>
                <w:right w:val="none" w:sz="0" w:space="0" w:color="auto"/>
              </w:divBdr>
            </w:div>
            <w:div w:id="774255083">
              <w:marLeft w:val="0"/>
              <w:marRight w:val="0"/>
              <w:marTop w:val="0"/>
              <w:marBottom w:val="0"/>
              <w:divBdr>
                <w:top w:val="none" w:sz="0" w:space="0" w:color="auto"/>
                <w:left w:val="none" w:sz="0" w:space="0" w:color="auto"/>
                <w:bottom w:val="none" w:sz="0" w:space="0" w:color="auto"/>
                <w:right w:val="none" w:sz="0" w:space="0" w:color="auto"/>
              </w:divBdr>
            </w:div>
            <w:div w:id="399910401">
              <w:marLeft w:val="0"/>
              <w:marRight w:val="0"/>
              <w:marTop w:val="0"/>
              <w:marBottom w:val="0"/>
              <w:divBdr>
                <w:top w:val="none" w:sz="0" w:space="0" w:color="auto"/>
                <w:left w:val="none" w:sz="0" w:space="0" w:color="auto"/>
                <w:bottom w:val="none" w:sz="0" w:space="0" w:color="auto"/>
                <w:right w:val="none" w:sz="0" w:space="0" w:color="auto"/>
              </w:divBdr>
            </w:div>
            <w:div w:id="18560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18023">
      <w:bodyDiv w:val="1"/>
      <w:marLeft w:val="0"/>
      <w:marRight w:val="0"/>
      <w:marTop w:val="0"/>
      <w:marBottom w:val="0"/>
      <w:divBdr>
        <w:top w:val="none" w:sz="0" w:space="0" w:color="auto"/>
        <w:left w:val="none" w:sz="0" w:space="0" w:color="auto"/>
        <w:bottom w:val="none" w:sz="0" w:space="0" w:color="auto"/>
        <w:right w:val="none" w:sz="0" w:space="0" w:color="auto"/>
      </w:divBdr>
      <w:divsChild>
        <w:div w:id="1912226411">
          <w:marLeft w:val="0"/>
          <w:marRight w:val="0"/>
          <w:marTop w:val="0"/>
          <w:marBottom w:val="0"/>
          <w:divBdr>
            <w:top w:val="none" w:sz="0" w:space="0" w:color="auto"/>
            <w:left w:val="none" w:sz="0" w:space="0" w:color="auto"/>
            <w:bottom w:val="none" w:sz="0" w:space="0" w:color="auto"/>
            <w:right w:val="none" w:sz="0" w:space="0" w:color="auto"/>
          </w:divBdr>
          <w:divsChild>
            <w:div w:id="101981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95505">
      <w:bodyDiv w:val="1"/>
      <w:marLeft w:val="0"/>
      <w:marRight w:val="0"/>
      <w:marTop w:val="0"/>
      <w:marBottom w:val="0"/>
      <w:divBdr>
        <w:top w:val="none" w:sz="0" w:space="0" w:color="auto"/>
        <w:left w:val="none" w:sz="0" w:space="0" w:color="auto"/>
        <w:bottom w:val="none" w:sz="0" w:space="0" w:color="auto"/>
        <w:right w:val="none" w:sz="0" w:space="0" w:color="auto"/>
      </w:divBdr>
      <w:divsChild>
        <w:div w:id="294146858">
          <w:marLeft w:val="0"/>
          <w:marRight w:val="0"/>
          <w:marTop w:val="0"/>
          <w:marBottom w:val="0"/>
          <w:divBdr>
            <w:top w:val="none" w:sz="0" w:space="0" w:color="auto"/>
            <w:left w:val="none" w:sz="0" w:space="0" w:color="auto"/>
            <w:bottom w:val="none" w:sz="0" w:space="0" w:color="auto"/>
            <w:right w:val="none" w:sz="0" w:space="0" w:color="auto"/>
          </w:divBdr>
          <w:divsChild>
            <w:div w:id="1151361300">
              <w:marLeft w:val="0"/>
              <w:marRight w:val="0"/>
              <w:marTop w:val="0"/>
              <w:marBottom w:val="0"/>
              <w:divBdr>
                <w:top w:val="none" w:sz="0" w:space="0" w:color="auto"/>
                <w:left w:val="none" w:sz="0" w:space="0" w:color="auto"/>
                <w:bottom w:val="none" w:sz="0" w:space="0" w:color="auto"/>
                <w:right w:val="none" w:sz="0" w:space="0" w:color="auto"/>
              </w:divBdr>
            </w:div>
            <w:div w:id="184709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83967">
      <w:bodyDiv w:val="1"/>
      <w:marLeft w:val="0"/>
      <w:marRight w:val="0"/>
      <w:marTop w:val="0"/>
      <w:marBottom w:val="0"/>
      <w:divBdr>
        <w:top w:val="none" w:sz="0" w:space="0" w:color="auto"/>
        <w:left w:val="none" w:sz="0" w:space="0" w:color="auto"/>
        <w:bottom w:val="none" w:sz="0" w:space="0" w:color="auto"/>
        <w:right w:val="none" w:sz="0" w:space="0" w:color="auto"/>
      </w:divBdr>
      <w:divsChild>
        <w:div w:id="1927377872">
          <w:marLeft w:val="0"/>
          <w:marRight w:val="0"/>
          <w:marTop w:val="0"/>
          <w:marBottom w:val="0"/>
          <w:divBdr>
            <w:top w:val="none" w:sz="0" w:space="0" w:color="auto"/>
            <w:left w:val="none" w:sz="0" w:space="0" w:color="auto"/>
            <w:bottom w:val="none" w:sz="0" w:space="0" w:color="auto"/>
            <w:right w:val="none" w:sz="0" w:space="0" w:color="auto"/>
          </w:divBdr>
          <w:divsChild>
            <w:div w:id="1583874136">
              <w:marLeft w:val="0"/>
              <w:marRight w:val="0"/>
              <w:marTop w:val="0"/>
              <w:marBottom w:val="0"/>
              <w:divBdr>
                <w:top w:val="none" w:sz="0" w:space="0" w:color="auto"/>
                <w:left w:val="none" w:sz="0" w:space="0" w:color="auto"/>
                <w:bottom w:val="none" w:sz="0" w:space="0" w:color="auto"/>
                <w:right w:val="none" w:sz="0" w:space="0" w:color="auto"/>
              </w:divBdr>
            </w:div>
            <w:div w:id="664555300">
              <w:marLeft w:val="0"/>
              <w:marRight w:val="0"/>
              <w:marTop w:val="0"/>
              <w:marBottom w:val="0"/>
              <w:divBdr>
                <w:top w:val="none" w:sz="0" w:space="0" w:color="auto"/>
                <w:left w:val="none" w:sz="0" w:space="0" w:color="auto"/>
                <w:bottom w:val="none" w:sz="0" w:space="0" w:color="auto"/>
                <w:right w:val="none" w:sz="0" w:space="0" w:color="auto"/>
              </w:divBdr>
            </w:div>
            <w:div w:id="1222601262">
              <w:marLeft w:val="0"/>
              <w:marRight w:val="0"/>
              <w:marTop w:val="0"/>
              <w:marBottom w:val="0"/>
              <w:divBdr>
                <w:top w:val="none" w:sz="0" w:space="0" w:color="auto"/>
                <w:left w:val="none" w:sz="0" w:space="0" w:color="auto"/>
                <w:bottom w:val="none" w:sz="0" w:space="0" w:color="auto"/>
                <w:right w:val="none" w:sz="0" w:space="0" w:color="auto"/>
              </w:divBdr>
            </w:div>
            <w:div w:id="282613651">
              <w:marLeft w:val="0"/>
              <w:marRight w:val="0"/>
              <w:marTop w:val="0"/>
              <w:marBottom w:val="0"/>
              <w:divBdr>
                <w:top w:val="none" w:sz="0" w:space="0" w:color="auto"/>
                <w:left w:val="none" w:sz="0" w:space="0" w:color="auto"/>
                <w:bottom w:val="none" w:sz="0" w:space="0" w:color="auto"/>
                <w:right w:val="none" w:sz="0" w:space="0" w:color="auto"/>
              </w:divBdr>
            </w:div>
            <w:div w:id="1055198163">
              <w:marLeft w:val="0"/>
              <w:marRight w:val="0"/>
              <w:marTop w:val="0"/>
              <w:marBottom w:val="0"/>
              <w:divBdr>
                <w:top w:val="none" w:sz="0" w:space="0" w:color="auto"/>
                <w:left w:val="none" w:sz="0" w:space="0" w:color="auto"/>
                <w:bottom w:val="none" w:sz="0" w:space="0" w:color="auto"/>
                <w:right w:val="none" w:sz="0" w:space="0" w:color="auto"/>
              </w:divBdr>
            </w:div>
            <w:div w:id="593904266">
              <w:marLeft w:val="0"/>
              <w:marRight w:val="0"/>
              <w:marTop w:val="0"/>
              <w:marBottom w:val="0"/>
              <w:divBdr>
                <w:top w:val="none" w:sz="0" w:space="0" w:color="auto"/>
                <w:left w:val="none" w:sz="0" w:space="0" w:color="auto"/>
                <w:bottom w:val="none" w:sz="0" w:space="0" w:color="auto"/>
                <w:right w:val="none" w:sz="0" w:space="0" w:color="auto"/>
              </w:divBdr>
            </w:div>
            <w:div w:id="1154225566">
              <w:marLeft w:val="0"/>
              <w:marRight w:val="0"/>
              <w:marTop w:val="0"/>
              <w:marBottom w:val="0"/>
              <w:divBdr>
                <w:top w:val="none" w:sz="0" w:space="0" w:color="auto"/>
                <w:left w:val="none" w:sz="0" w:space="0" w:color="auto"/>
                <w:bottom w:val="none" w:sz="0" w:space="0" w:color="auto"/>
                <w:right w:val="none" w:sz="0" w:space="0" w:color="auto"/>
              </w:divBdr>
            </w:div>
            <w:div w:id="1635060233">
              <w:marLeft w:val="0"/>
              <w:marRight w:val="0"/>
              <w:marTop w:val="0"/>
              <w:marBottom w:val="0"/>
              <w:divBdr>
                <w:top w:val="none" w:sz="0" w:space="0" w:color="auto"/>
                <w:left w:val="none" w:sz="0" w:space="0" w:color="auto"/>
                <w:bottom w:val="none" w:sz="0" w:space="0" w:color="auto"/>
                <w:right w:val="none" w:sz="0" w:space="0" w:color="auto"/>
              </w:divBdr>
            </w:div>
            <w:div w:id="2044405408">
              <w:marLeft w:val="0"/>
              <w:marRight w:val="0"/>
              <w:marTop w:val="0"/>
              <w:marBottom w:val="0"/>
              <w:divBdr>
                <w:top w:val="none" w:sz="0" w:space="0" w:color="auto"/>
                <w:left w:val="none" w:sz="0" w:space="0" w:color="auto"/>
                <w:bottom w:val="none" w:sz="0" w:space="0" w:color="auto"/>
                <w:right w:val="none" w:sz="0" w:space="0" w:color="auto"/>
              </w:divBdr>
            </w:div>
            <w:div w:id="1477647113">
              <w:marLeft w:val="0"/>
              <w:marRight w:val="0"/>
              <w:marTop w:val="0"/>
              <w:marBottom w:val="0"/>
              <w:divBdr>
                <w:top w:val="none" w:sz="0" w:space="0" w:color="auto"/>
                <w:left w:val="none" w:sz="0" w:space="0" w:color="auto"/>
                <w:bottom w:val="none" w:sz="0" w:space="0" w:color="auto"/>
                <w:right w:val="none" w:sz="0" w:space="0" w:color="auto"/>
              </w:divBdr>
            </w:div>
            <w:div w:id="661811544">
              <w:marLeft w:val="0"/>
              <w:marRight w:val="0"/>
              <w:marTop w:val="0"/>
              <w:marBottom w:val="0"/>
              <w:divBdr>
                <w:top w:val="none" w:sz="0" w:space="0" w:color="auto"/>
                <w:left w:val="none" w:sz="0" w:space="0" w:color="auto"/>
                <w:bottom w:val="none" w:sz="0" w:space="0" w:color="auto"/>
                <w:right w:val="none" w:sz="0" w:space="0" w:color="auto"/>
              </w:divBdr>
            </w:div>
            <w:div w:id="1850633947">
              <w:marLeft w:val="0"/>
              <w:marRight w:val="0"/>
              <w:marTop w:val="0"/>
              <w:marBottom w:val="0"/>
              <w:divBdr>
                <w:top w:val="none" w:sz="0" w:space="0" w:color="auto"/>
                <w:left w:val="none" w:sz="0" w:space="0" w:color="auto"/>
                <w:bottom w:val="none" w:sz="0" w:space="0" w:color="auto"/>
                <w:right w:val="none" w:sz="0" w:space="0" w:color="auto"/>
              </w:divBdr>
            </w:div>
            <w:div w:id="214611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04576">
      <w:bodyDiv w:val="1"/>
      <w:marLeft w:val="0"/>
      <w:marRight w:val="0"/>
      <w:marTop w:val="0"/>
      <w:marBottom w:val="0"/>
      <w:divBdr>
        <w:top w:val="none" w:sz="0" w:space="0" w:color="auto"/>
        <w:left w:val="none" w:sz="0" w:space="0" w:color="auto"/>
        <w:bottom w:val="none" w:sz="0" w:space="0" w:color="auto"/>
        <w:right w:val="none" w:sz="0" w:space="0" w:color="auto"/>
      </w:divBdr>
      <w:divsChild>
        <w:div w:id="1666740590">
          <w:marLeft w:val="0"/>
          <w:marRight w:val="0"/>
          <w:marTop w:val="0"/>
          <w:marBottom w:val="0"/>
          <w:divBdr>
            <w:top w:val="none" w:sz="0" w:space="0" w:color="auto"/>
            <w:left w:val="none" w:sz="0" w:space="0" w:color="auto"/>
            <w:bottom w:val="none" w:sz="0" w:space="0" w:color="auto"/>
            <w:right w:val="none" w:sz="0" w:space="0" w:color="auto"/>
          </w:divBdr>
          <w:divsChild>
            <w:div w:id="263152822">
              <w:marLeft w:val="0"/>
              <w:marRight w:val="0"/>
              <w:marTop w:val="0"/>
              <w:marBottom w:val="0"/>
              <w:divBdr>
                <w:top w:val="none" w:sz="0" w:space="0" w:color="auto"/>
                <w:left w:val="none" w:sz="0" w:space="0" w:color="auto"/>
                <w:bottom w:val="none" w:sz="0" w:space="0" w:color="auto"/>
                <w:right w:val="none" w:sz="0" w:space="0" w:color="auto"/>
              </w:divBdr>
            </w:div>
            <w:div w:id="778069277">
              <w:marLeft w:val="0"/>
              <w:marRight w:val="0"/>
              <w:marTop w:val="0"/>
              <w:marBottom w:val="0"/>
              <w:divBdr>
                <w:top w:val="none" w:sz="0" w:space="0" w:color="auto"/>
                <w:left w:val="none" w:sz="0" w:space="0" w:color="auto"/>
                <w:bottom w:val="none" w:sz="0" w:space="0" w:color="auto"/>
                <w:right w:val="none" w:sz="0" w:space="0" w:color="auto"/>
              </w:divBdr>
            </w:div>
            <w:div w:id="714038693">
              <w:marLeft w:val="0"/>
              <w:marRight w:val="0"/>
              <w:marTop w:val="0"/>
              <w:marBottom w:val="0"/>
              <w:divBdr>
                <w:top w:val="none" w:sz="0" w:space="0" w:color="auto"/>
                <w:left w:val="none" w:sz="0" w:space="0" w:color="auto"/>
                <w:bottom w:val="none" w:sz="0" w:space="0" w:color="auto"/>
                <w:right w:val="none" w:sz="0" w:space="0" w:color="auto"/>
              </w:divBdr>
            </w:div>
            <w:div w:id="971132191">
              <w:marLeft w:val="0"/>
              <w:marRight w:val="0"/>
              <w:marTop w:val="0"/>
              <w:marBottom w:val="0"/>
              <w:divBdr>
                <w:top w:val="none" w:sz="0" w:space="0" w:color="auto"/>
                <w:left w:val="none" w:sz="0" w:space="0" w:color="auto"/>
                <w:bottom w:val="none" w:sz="0" w:space="0" w:color="auto"/>
                <w:right w:val="none" w:sz="0" w:space="0" w:color="auto"/>
              </w:divBdr>
            </w:div>
            <w:div w:id="1195146642">
              <w:marLeft w:val="0"/>
              <w:marRight w:val="0"/>
              <w:marTop w:val="0"/>
              <w:marBottom w:val="0"/>
              <w:divBdr>
                <w:top w:val="none" w:sz="0" w:space="0" w:color="auto"/>
                <w:left w:val="none" w:sz="0" w:space="0" w:color="auto"/>
                <w:bottom w:val="none" w:sz="0" w:space="0" w:color="auto"/>
                <w:right w:val="none" w:sz="0" w:space="0" w:color="auto"/>
              </w:divBdr>
            </w:div>
            <w:div w:id="2023044226">
              <w:marLeft w:val="0"/>
              <w:marRight w:val="0"/>
              <w:marTop w:val="0"/>
              <w:marBottom w:val="0"/>
              <w:divBdr>
                <w:top w:val="none" w:sz="0" w:space="0" w:color="auto"/>
                <w:left w:val="none" w:sz="0" w:space="0" w:color="auto"/>
                <w:bottom w:val="none" w:sz="0" w:space="0" w:color="auto"/>
                <w:right w:val="none" w:sz="0" w:space="0" w:color="auto"/>
              </w:divBdr>
            </w:div>
            <w:div w:id="212037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58821">
      <w:bodyDiv w:val="1"/>
      <w:marLeft w:val="0"/>
      <w:marRight w:val="0"/>
      <w:marTop w:val="0"/>
      <w:marBottom w:val="0"/>
      <w:divBdr>
        <w:top w:val="none" w:sz="0" w:space="0" w:color="auto"/>
        <w:left w:val="none" w:sz="0" w:space="0" w:color="auto"/>
        <w:bottom w:val="none" w:sz="0" w:space="0" w:color="auto"/>
        <w:right w:val="none" w:sz="0" w:space="0" w:color="auto"/>
      </w:divBdr>
    </w:div>
    <w:div w:id="820387537">
      <w:bodyDiv w:val="1"/>
      <w:marLeft w:val="0"/>
      <w:marRight w:val="0"/>
      <w:marTop w:val="0"/>
      <w:marBottom w:val="0"/>
      <w:divBdr>
        <w:top w:val="none" w:sz="0" w:space="0" w:color="auto"/>
        <w:left w:val="none" w:sz="0" w:space="0" w:color="auto"/>
        <w:bottom w:val="none" w:sz="0" w:space="0" w:color="auto"/>
        <w:right w:val="none" w:sz="0" w:space="0" w:color="auto"/>
      </w:divBdr>
      <w:divsChild>
        <w:div w:id="760250038">
          <w:marLeft w:val="0"/>
          <w:marRight w:val="0"/>
          <w:marTop w:val="0"/>
          <w:marBottom w:val="0"/>
          <w:divBdr>
            <w:top w:val="none" w:sz="0" w:space="0" w:color="auto"/>
            <w:left w:val="none" w:sz="0" w:space="0" w:color="auto"/>
            <w:bottom w:val="none" w:sz="0" w:space="0" w:color="auto"/>
            <w:right w:val="none" w:sz="0" w:space="0" w:color="auto"/>
          </w:divBdr>
          <w:divsChild>
            <w:div w:id="469565616">
              <w:marLeft w:val="0"/>
              <w:marRight w:val="0"/>
              <w:marTop w:val="0"/>
              <w:marBottom w:val="0"/>
              <w:divBdr>
                <w:top w:val="none" w:sz="0" w:space="0" w:color="auto"/>
                <w:left w:val="none" w:sz="0" w:space="0" w:color="auto"/>
                <w:bottom w:val="none" w:sz="0" w:space="0" w:color="auto"/>
                <w:right w:val="none" w:sz="0" w:space="0" w:color="auto"/>
              </w:divBdr>
            </w:div>
            <w:div w:id="1612857462">
              <w:marLeft w:val="0"/>
              <w:marRight w:val="0"/>
              <w:marTop w:val="0"/>
              <w:marBottom w:val="0"/>
              <w:divBdr>
                <w:top w:val="none" w:sz="0" w:space="0" w:color="auto"/>
                <w:left w:val="none" w:sz="0" w:space="0" w:color="auto"/>
                <w:bottom w:val="none" w:sz="0" w:space="0" w:color="auto"/>
                <w:right w:val="none" w:sz="0" w:space="0" w:color="auto"/>
              </w:divBdr>
            </w:div>
            <w:div w:id="442111418">
              <w:marLeft w:val="0"/>
              <w:marRight w:val="0"/>
              <w:marTop w:val="0"/>
              <w:marBottom w:val="0"/>
              <w:divBdr>
                <w:top w:val="none" w:sz="0" w:space="0" w:color="auto"/>
                <w:left w:val="none" w:sz="0" w:space="0" w:color="auto"/>
                <w:bottom w:val="none" w:sz="0" w:space="0" w:color="auto"/>
                <w:right w:val="none" w:sz="0" w:space="0" w:color="auto"/>
              </w:divBdr>
            </w:div>
            <w:div w:id="503012905">
              <w:marLeft w:val="0"/>
              <w:marRight w:val="0"/>
              <w:marTop w:val="0"/>
              <w:marBottom w:val="0"/>
              <w:divBdr>
                <w:top w:val="none" w:sz="0" w:space="0" w:color="auto"/>
                <w:left w:val="none" w:sz="0" w:space="0" w:color="auto"/>
                <w:bottom w:val="none" w:sz="0" w:space="0" w:color="auto"/>
                <w:right w:val="none" w:sz="0" w:space="0" w:color="auto"/>
              </w:divBdr>
            </w:div>
            <w:div w:id="1588229896">
              <w:marLeft w:val="0"/>
              <w:marRight w:val="0"/>
              <w:marTop w:val="0"/>
              <w:marBottom w:val="0"/>
              <w:divBdr>
                <w:top w:val="none" w:sz="0" w:space="0" w:color="auto"/>
                <w:left w:val="none" w:sz="0" w:space="0" w:color="auto"/>
                <w:bottom w:val="none" w:sz="0" w:space="0" w:color="auto"/>
                <w:right w:val="none" w:sz="0" w:space="0" w:color="auto"/>
              </w:divBdr>
            </w:div>
            <w:div w:id="735009797">
              <w:marLeft w:val="0"/>
              <w:marRight w:val="0"/>
              <w:marTop w:val="0"/>
              <w:marBottom w:val="0"/>
              <w:divBdr>
                <w:top w:val="none" w:sz="0" w:space="0" w:color="auto"/>
                <w:left w:val="none" w:sz="0" w:space="0" w:color="auto"/>
                <w:bottom w:val="none" w:sz="0" w:space="0" w:color="auto"/>
                <w:right w:val="none" w:sz="0" w:space="0" w:color="auto"/>
              </w:divBdr>
            </w:div>
            <w:div w:id="1503349144">
              <w:marLeft w:val="0"/>
              <w:marRight w:val="0"/>
              <w:marTop w:val="0"/>
              <w:marBottom w:val="0"/>
              <w:divBdr>
                <w:top w:val="none" w:sz="0" w:space="0" w:color="auto"/>
                <w:left w:val="none" w:sz="0" w:space="0" w:color="auto"/>
                <w:bottom w:val="none" w:sz="0" w:space="0" w:color="auto"/>
                <w:right w:val="none" w:sz="0" w:space="0" w:color="auto"/>
              </w:divBdr>
            </w:div>
            <w:div w:id="1882545897">
              <w:marLeft w:val="0"/>
              <w:marRight w:val="0"/>
              <w:marTop w:val="0"/>
              <w:marBottom w:val="0"/>
              <w:divBdr>
                <w:top w:val="none" w:sz="0" w:space="0" w:color="auto"/>
                <w:left w:val="none" w:sz="0" w:space="0" w:color="auto"/>
                <w:bottom w:val="none" w:sz="0" w:space="0" w:color="auto"/>
                <w:right w:val="none" w:sz="0" w:space="0" w:color="auto"/>
              </w:divBdr>
            </w:div>
            <w:div w:id="960648947">
              <w:marLeft w:val="0"/>
              <w:marRight w:val="0"/>
              <w:marTop w:val="0"/>
              <w:marBottom w:val="0"/>
              <w:divBdr>
                <w:top w:val="none" w:sz="0" w:space="0" w:color="auto"/>
                <w:left w:val="none" w:sz="0" w:space="0" w:color="auto"/>
                <w:bottom w:val="none" w:sz="0" w:space="0" w:color="auto"/>
                <w:right w:val="none" w:sz="0" w:space="0" w:color="auto"/>
              </w:divBdr>
            </w:div>
            <w:div w:id="1377895441">
              <w:marLeft w:val="0"/>
              <w:marRight w:val="0"/>
              <w:marTop w:val="0"/>
              <w:marBottom w:val="0"/>
              <w:divBdr>
                <w:top w:val="none" w:sz="0" w:space="0" w:color="auto"/>
                <w:left w:val="none" w:sz="0" w:space="0" w:color="auto"/>
                <w:bottom w:val="none" w:sz="0" w:space="0" w:color="auto"/>
                <w:right w:val="none" w:sz="0" w:space="0" w:color="auto"/>
              </w:divBdr>
            </w:div>
            <w:div w:id="1613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4394">
      <w:bodyDiv w:val="1"/>
      <w:marLeft w:val="0"/>
      <w:marRight w:val="0"/>
      <w:marTop w:val="0"/>
      <w:marBottom w:val="0"/>
      <w:divBdr>
        <w:top w:val="none" w:sz="0" w:space="0" w:color="auto"/>
        <w:left w:val="none" w:sz="0" w:space="0" w:color="auto"/>
        <w:bottom w:val="none" w:sz="0" w:space="0" w:color="auto"/>
        <w:right w:val="none" w:sz="0" w:space="0" w:color="auto"/>
      </w:divBdr>
      <w:divsChild>
        <w:div w:id="157111477">
          <w:marLeft w:val="0"/>
          <w:marRight w:val="0"/>
          <w:marTop w:val="0"/>
          <w:marBottom w:val="0"/>
          <w:divBdr>
            <w:top w:val="none" w:sz="0" w:space="0" w:color="auto"/>
            <w:left w:val="none" w:sz="0" w:space="0" w:color="auto"/>
            <w:bottom w:val="none" w:sz="0" w:space="0" w:color="auto"/>
            <w:right w:val="none" w:sz="0" w:space="0" w:color="auto"/>
          </w:divBdr>
          <w:divsChild>
            <w:div w:id="113066915">
              <w:marLeft w:val="0"/>
              <w:marRight w:val="0"/>
              <w:marTop w:val="0"/>
              <w:marBottom w:val="0"/>
              <w:divBdr>
                <w:top w:val="none" w:sz="0" w:space="0" w:color="auto"/>
                <w:left w:val="none" w:sz="0" w:space="0" w:color="auto"/>
                <w:bottom w:val="none" w:sz="0" w:space="0" w:color="auto"/>
                <w:right w:val="none" w:sz="0" w:space="0" w:color="auto"/>
              </w:divBdr>
            </w:div>
            <w:div w:id="143440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84434">
      <w:bodyDiv w:val="1"/>
      <w:marLeft w:val="0"/>
      <w:marRight w:val="0"/>
      <w:marTop w:val="0"/>
      <w:marBottom w:val="0"/>
      <w:divBdr>
        <w:top w:val="none" w:sz="0" w:space="0" w:color="auto"/>
        <w:left w:val="none" w:sz="0" w:space="0" w:color="auto"/>
        <w:bottom w:val="none" w:sz="0" w:space="0" w:color="auto"/>
        <w:right w:val="none" w:sz="0" w:space="0" w:color="auto"/>
      </w:divBdr>
      <w:divsChild>
        <w:div w:id="1039938898">
          <w:marLeft w:val="0"/>
          <w:marRight w:val="0"/>
          <w:marTop w:val="0"/>
          <w:marBottom w:val="0"/>
          <w:divBdr>
            <w:top w:val="none" w:sz="0" w:space="0" w:color="auto"/>
            <w:left w:val="none" w:sz="0" w:space="0" w:color="auto"/>
            <w:bottom w:val="none" w:sz="0" w:space="0" w:color="auto"/>
            <w:right w:val="none" w:sz="0" w:space="0" w:color="auto"/>
          </w:divBdr>
          <w:divsChild>
            <w:div w:id="1462654338">
              <w:marLeft w:val="0"/>
              <w:marRight w:val="0"/>
              <w:marTop w:val="0"/>
              <w:marBottom w:val="0"/>
              <w:divBdr>
                <w:top w:val="none" w:sz="0" w:space="0" w:color="auto"/>
                <w:left w:val="none" w:sz="0" w:space="0" w:color="auto"/>
                <w:bottom w:val="none" w:sz="0" w:space="0" w:color="auto"/>
                <w:right w:val="none" w:sz="0" w:space="0" w:color="auto"/>
              </w:divBdr>
            </w:div>
            <w:div w:id="54665119">
              <w:marLeft w:val="0"/>
              <w:marRight w:val="0"/>
              <w:marTop w:val="0"/>
              <w:marBottom w:val="0"/>
              <w:divBdr>
                <w:top w:val="none" w:sz="0" w:space="0" w:color="auto"/>
                <w:left w:val="none" w:sz="0" w:space="0" w:color="auto"/>
                <w:bottom w:val="none" w:sz="0" w:space="0" w:color="auto"/>
                <w:right w:val="none" w:sz="0" w:space="0" w:color="auto"/>
              </w:divBdr>
            </w:div>
            <w:div w:id="789712462">
              <w:marLeft w:val="0"/>
              <w:marRight w:val="0"/>
              <w:marTop w:val="0"/>
              <w:marBottom w:val="0"/>
              <w:divBdr>
                <w:top w:val="none" w:sz="0" w:space="0" w:color="auto"/>
                <w:left w:val="none" w:sz="0" w:space="0" w:color="auto"/>
                <w:bottom w:val="none" w:sz="0" w:space="0" w:color="auto"/>
                <w:right w:val="none" w:sz="0" w:space="0" w:color="auto"/>
              </w:divBdr>
            </w:div>
            <w:div w:id="1260409449">
              <w:marLeft w:val="0"/>
              <w:marRight w:val="0"/>
              <w:marTop w:val="0"/>
              <w:marBottom w:val="0"/>
              <w:divBdr>
                <w:top w:val="none" w:sz="0" w:space="0" w:color="auto"/>
                <w:left w:val="none" w:sz="0" w:space="0" w:color="auto"/>
                <w:bottom w:val="none" w:sz="0" w:space="0" w:color="auto"/>
                <w:right w:val="none" w:sz="0" w:space="0" w:color="auto"/>
              </w:divBdr>
            </w:div>
            <w:div w:id="587469843">
              <w:marLeft w:val="0"/>
              <w:marRight w:val="0"/>
              <w:marTop w:val="0"/>
              <w:marBottom w:val="0"/>
              <w:divBdr>
                <w:top w:val="none" w:sz="0" w:space="0" w:color="auto"/>
                <w:left w:val="none" w:sz="0" w:space="0" w:color="auto"/>
                <w:bottom w:val="none" w:sz="0" w:space="0" w:color="auto"/>
                <w:right w:val="none" w:sz="0" w:space="0" w:color="auto"/>
              </w:divBdr>
            </w:div>
            <w:div w:id="439187234">
              <w:marLeft w:val="0"/>
              <w:marRight w:val="0"/>
              <w:marTop w:val="0"/>
              <w:marBottom w:val="0"/>
              <w:divBdr>
                <w:top w:val="none" w:sz="0" w:space="0" w:color="auto"/>
                <w:left w:val="none" w:sz="0" w:space="0" w:color="auto"/>
                <w:bottom w:val="none" w:sz="0" w:space="0" w:color="auto"/>
                <w:right w:val="none" w:sz="0" w:space="0" w:color="auto"/>
              </w:divBdr>
            </w:div>
            <w:div w:id="2114400846">
              <w:marLeft w:val="0"/>
              <w:marRight w:val="0"/>
              <w:marTop w:val="0"/>
              <w:marBottom w:val="0"/>
              <w:divBdr>
                <w:top w:val="none" w:sz="0" w:space="0" w:color="auto"/>
                <w:left w:val="none" w:sz="0" w:space="0" w:color="auto"/>
                <w:bottom w:val="none" w:sz="0" w:space="0" w:color="auto"/>
                <w:right w:val="none" w:sz="0" w:space="0" w:color="auto"/>
              </w:divBdr>
            </w:div>
            <w:div w:id="1834566313">
              <w:marLeft w:val="0"/>
              <w:marRight w:val="0"/>
              <w:marTop w:val="0"/>
              <w:marBottom w:val="0"/>
              <w:divBdr>
                <w:top w:val="none" w:sz="0" w:space="0" w:color="auto"/>
                <w:left w:val="none" w:sz="0" w:space="0" w:color="auto"/>
                <w:bottom w:val="none" w:sz="0" w:space="0" w:color="auto"/>
                <w:right w:val="none" w:sz="0" w:space="0" w:color="auto"/>
              </w:divBdr>
            </w:div>
            <w:div w:id="202848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93323">
      <w:bodyDiv w:val="1"/>
      <w:marLeft w:val="0"/>
      <w:marRight w:val="0"/>
      <w:marTop w:val="0"/>
      <w:marBottom w:val="0"/>
      <w:divBdr>
        <w:top w:val="none" w:sz="0" w:space="0" w:color="auto"/>
        <w:left w:val="none" w:sz="0" w:space="0" w:color="auto"/>
        <w:bottom w:val="none" w:sz="0" w:space="0" w:color="auto"/>
        <w:right w:val="none" w:sz="0" w:space="0" w:color="auto"/>
      </w:divBdr>
    </w:div>
    <w:div w:id="1047922586">
      <w:bodyDiv w:val="1"/>
      <w:marLeft w:val="0"/>
      <w:marRight w:val="0"/>
      <w:marTop w:val="0"/>
      <w:marBottom w:val="0"/>
      <w:divBdr>
        <w:top w:val="none" w:sz="0" w:space="0" w:color="auto"/>
        <w:left w:val="none" w:sz="0" w:space="0" w:color="auto"/>
        <w:bottom w:val="none" w:sz="0" w:space="0" w:color="auto"/>
        <w:right w:val="none" w:sz="0" w:space="0" w:color="auto"/>
      </w:divBdr>
      <w:divsChild>
        <w:div w:id="1424688740">
          <w:marLeft w:val="0"/>
          <w:marRight w:val="0"/>
          <w:marTop w:val="0"/>
          <w:marBottom w:val="0"/>
          <w:divBdr>
            <w:top w:val="none" w:sz="0" w:space="0" w:color="auto"/>
            <w:left w:val="none" w:sz="0" w:space="0" w:color="auto"/>
            <w:bottom w:val="none" w:sz="0" w:space="0" w:color="auto"/>
            <w:right w:val="none" w:sz="0" w:space="0" w:color="auto"/>
          </w:divBdr>
          <w:divsChild>
            <w:div w:id="175116425">
              <w:marLeft w:val="0"/>
              <w:marRight w:val="0"/>
              <w:marTop w:val="0"/>
              <w:marBottom w:val="0"/>
              <w:divBdr>
                <w:top w:val="none" w:sz="0" w:space="0" w:color="auto"/>
                <w:left w:val="none" w:sz="0" w:space="0" w:color="auto"/>
                <w:bottom w:val="none" w:sz="0" w:space="0" w:color="auto"/>
                <w:right w:val="none" w:sz="0" w:space="0" w:color="auto"/>
              </w:divBdr>
            </w:div>
            <w:div w:id="2008509788">
              <w:marLeft w:val="0"/>
              <w:marRight w:val="0"/>
              <w:marTop w:val="0"/>
              <w:marBottom w:val="0"/>
              <w:divBdr>
                <w:top w:val="none" w:sz="0" w:space="0" w:color="auto"/>
                <w:left w:val="none" w:sz="0" w:space="0" w:color="auto"/>
                <w:bottom w:val="none" w:sz="0" w:space="0" w:color="auto"/>
                <w:right w:val="none" w:sz="0" w:space="0" w:color="auto"/>
              </w:divBdr>
            </w:div>
            <w:div w:id="288248991">
              <w:marLeft w:val="0"/>
              <w:marRight w:val="0"/>
              <w:marTop w:val="0"/>
              <w:marBottom w:val="0"/>
              <w:divBdr>
                <w:top w:val="none" w:sz="0" w:space="0" w:color="auto"/>
                <w:left w:val="none" w:sz="0" w:space="0" w:color="auto"/>
                <w:bottom w:val="none" w:sz="0" w:space="0" w:color="auto"/>
                <w:right w:val="none" w:sz="0" w:space="0" w:color="auto"/>
              </w:divBdr>
            </w:div>
            <w:div w:id="2037776982">
              <w:marLeft w:val="0"/>
              <w:marRight w:val="0"/>
              <w:marTop w:val="0"/>
              <w:marBottom w:val="0"/>
              <w:divBdr>
                <w:top w:val="none" w:sz="0" w:space="0" w:color="auto"/>
                <w:left w:val="none" w:sz="0" w:space="0" w:color="auto"/>
                <w:bottom w:val="none" w:sz="0" w:space="0" w:color="auto"/>
                <w:right w:val="none" w:sz="0" w:space="0" w:color="auto"/>
              </w:divBdr>
            </w:div>
            <w:div w:id="339967427">
              <w:marLeft w:val="0"/>
              <w:marRight w:val="0"/>
              <w:marTop w:val="0"/>
              <w:marBottom w:val="0"/>
              <w:divBdr>
                <w:top w:val="none" w:sz="0" w:space="0" w:color="auto"/>
                <w:left w:val="none" w:sz="0" w:space="0" w:color="auto"/>
                <w:bottom w:val="none" w:sz="0" w:space="0" w:color="auto"/>
                <w:right w:val="none" w:sz="0" w:space="0" w:color="auto"/>
              </w:divBdr>
            </w:div>
            <w:div w:id="103901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232015">
      <w:bodyDiv w:val="1"/>
      <w:marLeft w:val="0"/>
      <w:marRight w:val="0"/>
      <w:marTop w:val="0"/>
      <w:marBottom w:val="0"/>
      <w:divBdr>
        <w:top w:val="none" w:sz="0" w:space="0" w:color="auto"/>
        <w:left w:val="none" w:sz="0" w:space="0" w:color="auto"/>
        <w:bottom w:val="none" w:sz="0" w:space="0" w:color="auto"/>
        <w:right w:val="none" w:sz="0" w:space="0" w:color="auto"/>
      </w:divBdr>
      <w:divsChild>
        <w:div w:id="1569343361">
          <w:marLeft w:val="0"/>
          <w:marRight w:val="0"/>
          <w:marTop w:val="0"/>
          <w:marBottom w:val="0"/>
          <w:divBdr>
            <w:top w:val="none" w:sz="0" w:space="0" w:color="auto"/>
            <w:left w:val="none" w:sz="0" w:space="0" w:color="auto"/>
            <w:bottom w:val="none" w:sz="0" w:space="0" w:color="auto"/>
            <w:right w:val="none" w:sz="0" w:space="0" w:color="auto"/>
          </w:divBdr>
          <w:divsChild>
            <w:div w:id="639656865">
              <w:marLeft w:val="0"/>
              <w:marRight w:val="0"/>
              <w:marTop w:val="0"/>
              <w:marBottom w:val="0"/>
              <w:divBdr>
                <w:top w:val="none" w:sz="0" w:space="0" w:color="auto"/>
                <w:left w:val="none" w:sz="0" w:space="0" w:color="auto"/>
                <w:bottom w:val="none" w:sz="0" w:space="0" w:color="auto"/>
                <w:right w:val="none" w:sz="0" w:space="0" w:color="auto"/>
              </w:divBdr>
            </w:div>
            <w:div w:id="1286277863">
              <w:marLeft w:val="0"/>
              <w:marRight w:val="0"/>
              <w:marTop w:val="0"/>
              <w:marBottom w:val="0"/>
              <w:divBdr>
                <w:top w:val="none" w:sz="0" w:space="0" w:color="auto"/>
                <w:left w:val="none" w:sz="0" w:space="0" w:color="auto"/>
                <w:bottom w:val="none" w:sz="0" w:space="0" w:color="auto"/>
                <w:right w:val="none" w:sz="0" w:space="0" w:color="auto"/>
              </w:divBdr>
            </w:div>
            <w:div w:id="1270548719">
              <w:marLeft w:val="0"/>
              <w:marRight w:val="0"/>
              <w:marTop w:val="0"/>
              <w:marBottom w:val="0"/>
              <w:divBdr>
                <w:top w:val="none" w:sz="0" w:space="0" w:color="auto"/>
                <w:left w:val="none" w:sz="0" w:space="0" w:color="auto"/>
                <w:bottom w:val="none" w:sz="0" w:space="0" w:color="auto"/>
                <w:right w:val="none" w:sz="0" w:space="0" w:color="auto"/>
              </w:divBdr>
            </w:div>
            <w:div w:id="846142578">
              <w:marLeft w:val="0"/>
              <w:marRight w:val="0"/>
              <w:marTop w:val="0"/>
              <w:marBottom w:val="0"/>
              <w:divBdr>
                <w:top w:val="none" w:sz="0" w:space="0" w:color="auto"/>
                <w:left w:val="none" w:sz="0" w:space="0" w:color="auto"/>
                <w:bottom w:val="none" w:sz="0" w:space="0" w:color="auto"/>
                <w:right w:val="none" w:sz="0" w:space="0" w:color="auto"/>
              </w:divBdr>
            </w:div>
            <w:div w:id="1210916673">
              <w:marLeft w:val="0"/>
              <w:marRight w:val="0"/>
              <w:marTop w:val="0"/>
              <w:marBottom w:val="0"/>
              <w:divBdr>
                <w:top w:val="none" w:sz="0" w:space="0" w:color="auto"/>
                <w:left w:val="none" w:sz="0" w:space="0" w:color="auto"/>
                <w:bottom w:val="none" w:sz="0" w:space="0" w:color="auto"/>
                <w:right w:val="none" w:sz="0" w:space="0" w:color="auto"/>
              </w:divBdr>
            </w:div>
            <w:div w:id="360742163">
              <w:marLeft w:val="0"/>
              <w:marRight w:val="0"/>
              <w:marTop w:val="0"/>
              <w:marBottom w:val="0"/>
              <w:divBdr>
                <w:top w:val="none" w:sz="0" w:space="0" w:color="auto"/>
                <w:left w:val="none" w:sz="0" w:space="0" w:color="auto"/>
                <w:bottom w:val="none" w:sz="0" w:space="0" w:color="auto"/>
                <w:right w:val="none" w:sz="0" w:space="0" w:color="auto"/>
              </w:divBdr>
            </w:div>
            <w:div w:id="2138642975">
              <w:marLeft w:val="0"/>
              <w:marRight w:val="0"/>
              <w:marTop w:val="0"/>
              <w:marBottom w:val="0"/>
              <w:divBdr>
                <w:top w:val="none" w:sz="0" w:space="0" w:color="auto"/>
                <w:left w:val="none" w:sz="0" w:space="0" w:color="auto"/>
                <w:bottom w:val="none" w:sz="0" w:space="0" w:color="auto"/>
                <w:right w:val="none" w:sz="0" w:space="0" w:color="auto"/>
              </w:divBdr>
            </w:div>
            <w:div w:id="604726105">
              <w:marLeft w:val="0"/>
              <w:marRight w:val="0"/>
              <w:marTop w:val="0"/>
              <w:marBottom w:val="0"/>
              <w:divBdr>
                <w:top w:val="none" w:sz="0" w:space="0" w:color="auto"/>
                <w:left w:val="none" w:sz="0" w:space="0" w:color="auto"/>
                <w:bottom w:val="none" w:sz="0" w:space="0" w:color="auto"/>
                <w:right w:val="none" w:sz="0" w:space="0" w:color="auto"/>
              </w:divBdr>
            </w:div>
            <w:div w:id="1931617780">
              <w:marLeft w:val="0"/>
              <w:marRight w:val="0"/>
              <w:marTop w:val="0"/>
              <w:marBottom w:val="0"/>
              <w:divBdr>
                <w:top w:val="none" w:sz="0" w:space="0" w:color="auto"/>
                <w:left w:val="none" w:sz="0" w:space="0" w:color="auto"/>
                <w:bottom w:val="none" w:sz="0" w:space="0" w:color="auto"/>
                <w:right w:val="none" w:sz="0" w:space="0" w:color="auto"/>
              </w:divBdr>
            </w:div>
            <w:div w:id="297536444">
              <w:marLeft w:val="0"/>
              <w:marRight w:val="0"/>
              <w:marTop w:val="0"/>
              <w:marBottom w:val="0"/>
              <w:divBdr>
                <w:top w:val="none" w:sz="0" w:space="0" w:color="auto"/>
                <w:left w:val="none" w:sz="0" w:space="0" w:color="auto"/>
                <w:bottom w:val="none" w:sz="0" w:space="0" w:color="auto"/>
                <w:right w:val="none" w:sz="0" w:space="0" w:color="auto"/>
              </w:divBdr>
            </w:div>
            <w:div w:id="843980748">
              <w:marLeft w:val="0"/>
              <w:marRight w:val="0"/>
              <w:marTop w:val="0"/>
              <w:marBottom w:val="0"/>
              <w:divBdr>
                <w:top w:val="none" w:sz="0" w:space="0" w:color="auto"/>
                <w:left w:val="none" w:sz="0" w:space="0" w:color="auto"/>
                <w:bottom w:val="none" w:sz="0" w:space="0" w:color="auto"/>
                <w:right w:val="none" w:sz="0" w:space="0" w:color="auto"/>
              </w:divBdr>
            </w:div>
            <w:div w:id="1905333335">
              <w:marLeft w:val="0"/>
              <w:marRight w:val="0"/>
              <w:marTop w:val="0"/>
              <w:marBottom w:val="0"/>
              <w:divBdr>
                <w:top w:val="none" w:sz="0" w:space="0" w:color="auto"/>
                <w:left w:val="none" w:sz="0" w:space="0" w:color="auto"/>
                <w:bottom w:val="none" w:sz="0" w:space="0" w:color="auto"/>
                <w:right w:val="none" w:sz="0" w:space="0" w:color="auto"/>
              </w:divBdr>
            </w:div>
            <w:div w:id="1770198218">
              <w:marLeft w:val="0"/>
              <w:marRight w:val="0"/>
              <w:marTop w:val="0"/>
              <w:marBottom w:val="0"/>
              <w:divBdr>
                <w:top w:val="none" w:sz="0" w:space="0" w:color="auto"/>
                <w:left w:val="none" w:sz="0" w:space="0" w:color="auto"/>
                <w:bottom w:val="none" w:sz="0" w:space="0" w:color="auto"/>
                <w:right w:val="none" w:sz="0" w:space="0" w:color="auto"/>
              </w:divBdr>
            </w:div>
            <w:div w:id="494538157">
              <w:marLeft w:val="0"/>
              <w:marRight w:val="0"/>
              <w:marTop w:val="0"/>
              <w:marBottom w:val="0"/>
              <w:divBdr>
                <w:top w:val="none" w:sz="0" w:space="0" w:color="auto"/>
                <w:left w:val="none" w:sz="0" w:space="0" w:color="auto"/>
                <w:bottom w:val="none" w:sz="0" w:space="0" w:color="auto"/>
                <w:right w:val="none" w:sz="0" w:space="0" w:color="auto"/>
              </w:divBdr>
            </w:div>
            <w:div w:id="678312930">
              <w:marLeft w:val="0"/>
              <w:marRight w:val="0"/>
              <w:marTop w:val="0"/>
              <w:marBottom w:val="0"/>
              <w:divBdr>
                <w:top w:val="none" w:sz="0" w:space="0" w:color="auto"/>
                <w:left w:val="none" w:sz="0" w:space="0" w:color="auto"/>
                <w:bottom w:val="none" w:sz="0" w:space="0" w:color="auto"/>
                <w:right w:val="none" w:sz="0" w:space="0" w:color="auto"/>
              </w:divBdr>
            </w:div>
            <w:div w:id="1714233538">
              <w:marLeft w:val="0"/>
              <w:marRight w:val="0"/>
              <w:marTop w:val="0"/>
              <w:marBottom w:val="0"/>
              <w:divBdr>
                <w:top w:val="none" w:sz="0" w:space="0" w:color="auto"/>
                <w:left w:val="none" w:sz="0" w:space="0" w:color="auto"/>
                <w:bottom w:val="none" w:sz="0" w:space="0" w:color="auto"/>
                <w:right w:val="none" w:sz="0" w:space="0" w:color="auto"/>
              </w:divBdr>
            </w:div>
            <w:div w:id="1388069081">
              <w:marLeft w:val="0"/>
              <w:marRight w:val="0"/>
              <w:marTop w:val="0"/>
              <w:marBottom w:val="0"/>
              <w:divBdr>
                <w:top w:val="none" w:sz="0" w:space="0" w:color="auto"/>
                <w:left w:val="none" w:sz="0" w:space="0" w:color="auto"/>
                <w:bottom w:val="none" w:sz="0" w:space="0" w:color="auto"/>
                <w:right w:val="none" w:sz="0" w:space="0" w:color="auto"/>
              </w:divBdr>
            </w:div>
            <w:div w:id="1752773860">
              <w:marLeft w:val="0"/>
              <w:marRight w:val="0"/>
              <w:marTop w:val="0"/>
              <w:marBottom w:val="0"/>
              <w:divBdr>
                <w:top w:val="none" w:sz="0" w:space="0" w:color="auto"/>
                <w:left w:val="none" w:sz="0" w:space="0" w:color="auto"/>
                <w:bottom w:val="none" w:sz="0" w:space="0" w:color="auto"/>
                <w:right w:val="none" w:sz="0" w:space="0" w:color="auto"/>
              </w:divBdr>
            </w:div>
            <w:div w:id="860166239">
              <w:marLeft w:val="0"/>
              <w:marRight w:val="0"/>
              <w:marTop w:val="0"/>
              <w:marBottom w:val="0"/>
              <w:divBdr>
                <w:top w:val="none" w:sz="0" w:space="0" w:color="auto"/>
                <w:left w:val="none" w:sz="0" w:space="0" w:color="auto"/>
                <w:bottom w:val="none" w:sz="0" w:space="0" w:color="auto"/>
                <w:right w:val="none" w:sz="0" w:space="0" w:color="auto"/>
              </w:divBdr>
            </w:div>
            <w:div w:id="20572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434890">
      <w:bodyDiv w:val="1"/>
      <w:marLeft w:val="0"/>
      <w:marRight w:val="0"/>
      <w:marTop w:val="0"/>
      <w:marBottom w:val="0"/>
      <w:divBdr>
        <w:top w:val="none" w:sz="0" w:space="0" w:color="auto"/>
        <w:left w:val="none" w:sz="0" w:space="0" w:color="auto"/>
        <w:bottom w:val="none" w:sz="0" w:space="0" w:color="auto"/>
        <w:right w:val="none" w:sz="0" w:space="0" w:color="auto"/>
      </w:divBdr>
      <w:divsChild>
        <w:div w:id="422185336">
          <w:marLeft w:val="0"/>
          <w:marRight w:val="0"/>
          <w:marTop w:val="0"/>
          <w:marBottom w:val="0"/>
          <w:divBdr>
            <w:top w:val="none" w:sz="0" w:space="0" w:color="auto"/>
            <w:left w:val="none" w:sz="0" w:space="0" w:color="auto"/>
            <w:bottom w:val="none" w:sz="0" w:space="0" w:color="auto"/>
            <w:right w:val="none" w:sz="0" w:space="0" w:color="auto"/>
          </w:divBdr>
          <w:divsChild>
            <w:div w:id="346520229">
              <w:marLeft w:val="0"/>
              <w:marRight w:val="0"/>
              <w:marTop w:val="0"/>
              <w:marBottom w:val="0"/>
              <w:divBdr>
                <w:top w:val="none" w:sz="0" w:space="0" w:color="auto"/>
                <w:left w:val="none" w:sz="0" w:space="0" w:color="auto"/>
                <w:bottom w:val="none" w:sz="0" w:space="0" w:color="auto"/>
                <w:right w:val="none" w:sz="0" w:space="0" w:color="auto"/>
              </w:divBdr>
            </w:div>
            <w:div w:id="809320225">
              <w:marLeft w:val="0"/>
              <w:marRight w:val="0"/>
              <w:marTop w:val="0"/>
              <w:marBottom w:val="0"/>
              <w:divBdr>
                <w:top w:val="none" w:sz="0" w:space="0" w:color="auto"/>
                <w:left w:val="none" w:sz="0" w:space="0" w:color="auto"/>
                <w:bottom w:val="none" w:sz="0" w:space="0" w:color="auto"/>
                <w:right w:val="none" w:sz="0" w:space="0" w:color="auto"/>
              </w:divBdr>
            </w:div>
            <w:div w:id="1857842415">
              <w:marLeft w:val="0"/>
              <w:marRight w:val="0"/>
              <w:marTop w:val="0"/>
              <w:marBottom w:val="0"/>
              <w:divBdr>
                <w:top w:val="none" w:sz="0" w:space="0" w:color="auto"/>
                <w:left w:val="none" w:sz="0" w:space="0" w:color="auto"/>
                <w:bottom w:val="none" w:sz="0" w:space="0" w:color="auto"/>
                <w:right w:val="none" w:sz="0" w:space="0" w:color="auto"/>
              </w:divBdr>
            </w:div>
            <w:div w:id="1041787698">
              <w:marLeft w:val="0"/>
              <w:marRight w:val="0"/>
              <w:marTop w:val="0"/>
              <w:marBottom w:val="0"/>
              <w:divBdr>
                <w:top w:val="none" w:sz="0" w:space="0" w:color="auto"/>
                <w:left w:val="none" w:sz="0" w:space="0" w:color="auto"/>
                <w:bottom w:val="none" w:sz="0" w:space="0" w:color="auto"/>
                <w:right w:val="none" w:sz="0" w:space="0" w:color="auto"/>
              </w:divBdr>
            </w:div>
            <w:div w:id="2131430355">
              <w:marLeft w:val="0"/>
              <w:marRight w:val="0"/>
              <w:marTop w:val="0"/>
              <w:marBottom w:val="0"/>
              <w:divBdr>
                <w:top w:val="none" w:sz="0" w:space="0" w:color="auto"/>
                <w:left w:val="none" w:sz="0" w:space="0" w:color="auto"/>
                <w:bottom w:val="none" w:sz="0" w:space="0" w:color="auto"/>
                <w:right w:val="none" w:sz="0" w:space="0" w:color="auto"/>
              </w:divBdr>
            </w:div>
            <w:div w:id="40973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2527">
      <w:bodyDiv w:val="1"/>
      <w:marLeft w:val="0"/>
      <w:marRight w:val="0"/>
      <w:marTop w:val="0"/>
      <w:marBottom w:val="0"/>
      <w:divBdr>
        <w:top w:val="none" w:sz="0" w:space="0" w:color="auto"/>
        <w:left w:val="none" w:sz="0" w:space="0" w:color="auto"/>
        <w:bottom w:val="none" w:sz="0" w:space="0" w:color="auto"/>
        <w:right w:val="none" w:sz="0" w:space="0" w:color="auto"/>
      </w:divBdr>
      <w:divsChild>
        <w:div w:id="266040443">
          <w:marLeft w:val="0"/>
          <w:marRight w:val="0"/>
          <w:marTop w:val="0"/>
          <w:marBottom w:val="0"/>
          <w:divBdr>
            <w:top w:val="none" w:sz="0" w:space="0" w:color="auto"/>
            <w:left w:val="none" w:sz="0" w:space="0" w:color="auto"/>
            <w:bottom w:val="none" w:sz="0" w:space="0" w:color="auto"/>
            <w:right w:val="none" w:sz="0" w:space="0" w:color="auto"/>
          </w:divBdr>
          <w:divsChild>
            <w:div w:id="991641401">
              <w:marLeft w:val="0"/>
              <w:marRight w:val="0"/>
              <w:marTop w:val="0"/>
              <w:marBottom w:val="0"/>
              <w:divBdr>
                <w:top w:val="none" w:sz="0" w:space="0" w:color="auto"/>
                <w:left w:val="none" w:sz="0" w:space="0" w:color="auto"/>
                <w:bottom w:val="none" w:sz="0" w:space="0" w:color="auto"/>
                <w:right w:val="none" w:sz="0" w:space="0" w:color="auto"/>
              </w:divBdr>
            </w:div>
            <w:div w:id="2052345414">
              <w:marLeft w:val="0"/>
              <w:marRight w:val="0"/>
              <w:marTop w:val="0"/>
              <w:marBottom w:val="0"/>
              <w:divBdr>
                <w:top w:val="none" w:sz="0" w:space="0" w:color="auto"/>
                <w:left w:val="none" w:sz="0" w:space="0" w:color="auto"/>
                <w:bottom w:val="none" w:sz="0" w:space="0" w:color="auto"/>
                <w:right w:val="none" w:sz="0" w:space="0" w:color="auto"/>
              </w:divBdr>
            </w:div>
            <w:div w:id="1823540476">
              <w:marLeft w:val="0"/>
              <w:marRight w:val="0"/>
              <w:marTop w:val="0"/>
              <w:marBottom w:val="0"/>
              <w:divBdr>
                <w:top w:val="none" w:sz="0" w:space="0" w:color="auto"/>
                <w:left w:val="none" w:sz="0" w:space="0" w:color="auto"/>
                <w:bottom w:val="none" w:sz="0" w:space="0" w:color="auto"/>
                <w:right w:val="none" w:sz="0" w:space="0" w:color="auto"/>
              </w:divBdr>
            </w:div>
            <w:div w:id="1279948575">
              <w:marLeft w:val="0"/>
              <w:marRight w:val="0"/>
              <w:marTop w:val="0"/>
              <w:marBottom w:val="0"/>
              <w:divBdr>
                <w:top w:val="none" w:sz="0" w:space="0" w:color="auto"/>
                <w:left w:val="none" w:sz="0" w:space="0" w:color="auto"/>
                <w:bottom w:val="none" w:sz="0" w:space="0" w:color="auto"/>
                <w:right w:val="none" w:sz="0" w:space="0" w:color="auto"/>
              </w:divBdr>
            </w:div>
            <w:div w:id="77219453">
              <w:marLeft w:val="0"/>
              <w:marRight w:val="0"/>
              <w:marTop w:val="0"/>
              <w:marBottom w:val="0"/>
              <w:divBdr>
                <w:top w:val="none" w:sz="0" w:space="0" w:color="auto"/>
                <w:left w:val="none" w:sz="0" w:space="0" w:color="auto"/>
                <w:bottom w:val="none" w:sz="0" w:space="0" w:color="auto"/>
                <w:right w:val="none" w:sz="0" w:space="0" w:color="auto"/>
              </w:divBdr>
            </w:div>
            <w:div w:id="1373456274">
              <w:marLeft w:val="0"/>
              <w:marRight w:val="0"/>
              <w:marTop w:val="0"/>
              <w:marBottom w:val="0"/>
              <w:divBdr>
                <w:top w:val="none" w:sz="0" w:space="0" w:color="auto"/>
                <w:left w:val="none" w:sz="0" w:space="0" w:color="auto"/>
                <w:bottom w:val="none" w:sz="0" w:space="0" w:color="auto"/>
                <w:right w:val="none" w:sz="0" w:space="0" w:color="auto"/>
              </w:divBdr>
            </w:div>
            <w:div w:id="1258750004">
              <w:marLeft w:val="0"/>
              <w:marRight w:val="0"/>
              <w:marTop w:val="0"/>
              <w:marBottom w:val="0"/>
              <w:divBdr>
                <w:top w:val="none" w:sz="0" w:space="0" w:color="auto"/>
                <w:left w:val="none" w:sz="0" w:space="0" w:color="auto"/>
                <w:bottom w:val="none" w:sz="0" w:space="0" w:color="auto"/>
                <w:right w:val="none" w:sz="0" w:space="0" w:color="auto"/>
              </w:divBdr>
            </w:div>
            <w:div w:id="1248462080">
              <w:marLeft w:val="0"/>
              <w:marRight w:val="0"/>
              <w:marTop w:val="0"/>
              <w:marBottom w:val="0"/>
              <w:divBdr>
                <w:top w:val="none" w:sz="0" w:space="0" w:color="auto"/>
                <w:left w:val="none" w:sz="0" w:space="0" w:color="auto"/>
                <w:bottom w:val="none" w:sz="0" w:space="0" w:color="auto"/>
                <w:right w:val="none" w:sz="0" w:space="0" w:color="auto"/>
              </w:divBdr>
            </w:div>
            <w:div w:id="1421684038">
              <w:marLeft w:val="0"/>
              <w:marRight w:val="0"/>
              <w:marTop w:val="0"/>
              <w:marBottom w:val="0"/>
              <w:divBdr>
                <w:top w:val="none" w:sz="0" w:space="0" w:color="auto"/>
                <w:left w:val="none" w:sz="0" w:space="0" w:color="auto"/>
                <w:bottom w:val="none" w:sz="0" w:space="0" w:color="auto"/>
                <w:right w:val="none" w:sz="0" w:space="0" w:color="auto"/>
              </w:divBdr>
            </w:div>
            <w:div w:id="1773935542">
              <w:marLeft w:val="0"/>
              <w:marRight w:val="0"/>
              <w:marTop w:val="0"/>
              <w:marBottom w:val="0"/>
              <w:divBdr>
                <w:top w:val="none" w:sz="0" w:space="0" w:color="auto"/>
                <w:left w:val="none" w:sz="0" w:space="0" w:color="auto"/>
                <w:bottom w:val="none" w:sz="0" w:space="0" w:color="auto"/>
                <w:right w:val="none" w:sz="0" w:space="0" w:color="auto"/>
              </w:divBdr>
            </w:div>
            <w:div w:id="811752847">
              <w:marLeft w:val="0"/>
              <w:marRight w:val="0"/>
              <w:marTop w:val="0"/>
              <w:marBottom w:val="0"/>
              <w:divBdr>
                <w:top w:val="none" w:sz="0" w:space="0" w:color="auto"/>
                <w:left w:val="none" w:sz="0" w:space="0" w:color="auto"/>
                <w:bottom w:val="none" w:sz="0" w:space="0" w:color="auto"/>
                <w:right w:val="none" w:sz="0" w:space="0" w:color="auto"/>
              </w:divBdr>
            </w:div>
            <w:div w:id="1206872465">
              <w:marLeft w:val="0"/>
              <w:marRight w:val="0"/>
              <w:marTop w:val="0"/>
              <w:marBottom w:val="0"/>
              <w:divBdr>
                <w:top w:val="none" w:sz="0" w:space="0" w:color="auto"/>
                <w:left w:val="none" w:sz="0" w:space="0" w:color="auto"/>
                <w:bottom w:val="none" w:sz="0" w:space="0" w:color="auto"/>
                <w:right w:val="none" w:sz="0" w:space="0" w:color="auto"/>
              </w:divBdr>
            </w:div>
            <w:div w:id="295766223">
              <w:marLeft w:val="0"/>
              <w:marRight w:val="0"/>
              <w:marTop w:val="0"/>
              <w:marBottom w:val="0"/>
              <w:divBdr>
                <w:top w:val="none" w:sz="0" w:space="0" w:color="auto"/>
                <w:left w:val="none" w:sz="0" w:space="0" w:color="auto"/>
                <w:bottom w:val="none" w:sz="0" w:space="0" w:color="auto"/>
                <w:right w:val="none" w:sz="0" w:space="0" w:color="auto"/>
              </w:divBdr>
            </w:div>
            <w:div w:id="2141342226">
              <w:marLeft w:val="0"/>
              <w:marRight w:val="0"/>
              <w:marTop w:val="0"/>
              <w:marBottom w:val="0"/>
              <w:divBdr>
                <w:top w:val="none" w:sz="0" w:space="0" w:color="auto"/>
                <w:left w:val="none" w:sz="0" w:space="0" w:color="auto"/>
                <w:bottom w:val="none" w:sz="0" w:space="0" w:color="auto"/>
                <w:right w:val="none" w:sz="0" w:space="0" w:color="auto"/>
              </w:divBdr>
            </w:div>
            <w:div w:id="747962434">
              <w:marLeft w:val="0"/>
              <w:marRight w:val="0"/>
              <w:marTop w:val="0"/>
              <w:marBottom w:val="0"/>
              <w:divBdr>
                <w:top w:val="none" w:sz="0" w:space="0" w:color="auto"/>
                <w:left w:val="none" w:sz="0" w:space="0" w:color="auto"/>
                <w:bottom w:val="none" w:sz="0" w:space="0" w:color="auto"/>
                <w:right w:val="none" w:sz="0" w:space="0" w:color="auto"/>
              </w:divBdr>
            </w:div>
            <w:div w:id="1603999957">
              <w:marLeft w:val="0"/>
              <w:marRight w:val="0"/>
              <w:marTop w:val="0"/>
              <w:marBottom w:val="0"/>
              <w:divBdr>
                <w:top w:val="none" w:sz="0" w:space="0" w:color="auto"/>
                <w:left w:val="none" w:sz="0" w:space="0" w:color="auto"/>
                <w:bottom w:val="none" w:sz="0" w:space="0" w:color="auto"/>
                <w:right w:val="none" w:sz="0" w:space="0" w:color="auto"/>
              </w:divBdr>
            </w:div>
            <w:div w:id="962735716">
              <w:marLeft w:val="0"/>
              <w:marRight w:val="0"/>
              <w:marTop w:val="0"/>
              <w:marBottom w:val="0"/>
              <w:divBdr>
                <w:top w:val="none" w:sz="0" w:space="0" w:color="auto"/>
                <w:left w:val="none" w:sz="0" w:space="0" w:color="auto"/>
                <w:bottom w:val="none" w:sz="0" w:space="0" w:color="auto"/>
                <w:right w:val="none" w:sz="0" w:space="0" w:color="auto"/>
              </w:divBdr>
            </w:div>
            <w:div w:id="973868907">
              <w:marLeft w:val="0"/>
              <w:marRight w:val="0"/>
              <w:marTop w:val="0"/>
              <w:marBottom w:val="0"/>
              <w:divBdr>
                <w:top w:val="none" w:sz="0" w:space="0" w:color="auto"/>
                <w:left w:val="none" w:sz="0" w:space="0" w:color="auto"/>
                <w:bottom w:val="none" w:sz="0" w:space="0" w:color="auto"/>
                <w:right w:val="none" w:sz="0" w:space="0" w:color="auto"/>
              </w:divBdr>
            </w:div>
            <w:div w:id="2096634354">
              <w:marLeft w:val="0"/>
              <w:marRight w:val="0"/>
              <w:marTop w:val="0"/>
              <w:marBottom w:val="0"/>
              <w:divBdr>
                <w:top w:val="none" w:sz="0" w:space="0" w:color="auto"/>
                <w:left w:val="none" w:sz="0" w:space="0" w:color="auto"/>
                <w:bottom w:val="none" w:sz="0" w:space="0" w:color="auto"/>
                <w:right w:val="none" w:sz="0" w:space="0" w:color="auto"/>
              </w:divBdr>
            </w:div>
            <w:div w:id="1527449858">
              <w:marLeft w:val="0"/>
              <w:marRight w:val="0"/>
              <w:marTop w:val="0"/>
              <w:marBottom w:val="0"/>
              <w:divBdr>
                <w:top w:val="none" w:sz="0" w:space="0" w:color="auto"/>
                <w:left w:val="none" w:sz="0" w:space="0" w:color="auto"/>
                <w:bottom w:val="none" w:sz="0" w:space="0" w:color="auto"/>
                <w:right w:val="none" w:sz="0" w:space="0" w:color="auto"/>
              </w:divBdr>
            </w:div>
            <w:div w:id="687026593">
              <w:marLeft w:val="0"/>
              <w:marRight w:val="0"/>
              <w:marTop w:val="0"/>
              <w:marBottom w:val="0"/>
              <w:divBdr>
                <w:top w:val="none" w:sz="0" w:space="0" w:color="auto"/>
                <w:left w:val="none" w:sz="0" w:space="0" w:color="auto"/>
                <w:bottom w:val="none" w:sz="0" w:space="0" w:color="auto"/>
                <w:right w:val="none" w:sz="0" w:space="0" w:color="auto"/>
              </w:divBdr>
            </w:div>
            <w:div w:id="275218247">
              <w:marLeft w:val="0"/>
              <w:marRight w:val="0"/>
              <w:marTop w:val="0"/>
              <w:marBottom w:val="0"/>
              <w:divBdr>
                <w:top w:val="none" w:sz="0" w:space="0" w:color="auto"/>
                <w:left w:val="none" w:sz="0" w:space="0" w:color="auto"/>
                <w:bottom w:val="none" w:sz="0" w:space="0" w:color="auto"/>
                <w:right w:val="none" w:sz="0" w:space="0" w:color="auto"/>
              </w:divBdr>
            </w:div>
            <w:div w:id="1659654533">
              <w:marLeft w:val="0"/>
              <w:marRight w:val="0"/>
              <w:marTop w:val="0"/>
              <w:marBottom w:val="0"/>
              <w:divBdr>
                <w:top w:val="none" w:sz="0" w:space="0" w:color="auto"/>
                <w:left w:val="none" w:sz="0" w:space="0" w:color="auto"/>
                <w:bottom w:val="none" w:sz="0" w:space="0" w:color="auto"/>
                <w:right w:val="none" w:sz="0" w:space="0" w:color="auto"/>
              </w:divBdr>
            </w:div>
            <w:div w:id="1770854675">
              <w:marLeft w:val="0"/>
              <w:marRight w:val="0"/>
              <w:marTop w:val="0"/>
              <w:marBottom w:val="0"/>
              <w:divBdr>
                <w:top w:val="none" w:sz="0" w:space="0" w:color="auto"/>
                <w:left w:val="none" w:sz="0" w:space="0" w:color="auto"/>
                <w:bottom w:val="none" w:sz="0" w:space="0" w:color="auto"/>
                <w:right w:val="none" w:sz="0" w:space="0" w:color="auto"/>
              </w:divBdr>
            </w:div>
            <w:div w:id="1955283230">
              <w:marLeft w:val="0"/>
              <w:marRight w:val="0"/>
              <w:marTop w:val="0"/>
              <w:marBottom w:val="0"/>
              <w:divBdr>
                <w:top w:val="none" w:sz="0" w:space="0" w:color="auto"/>
                <w:left w:val="none" w:sz="0" w:space="0" w:color="auto"/>
                <w:bottom w:val="none" w:sz="0" w:space="0" w:color="auto"/>
                <w:right w:val="none" w:sz="0" w:space="0" w:color="auto"/>
              </w:divBdr>
            </w:div>
            <w:div w:id="930285245">
              <w:marLeft w:val="0"/>
              <w:marRight w:val="0"/>
              <w:marTop w:val="0"/>
              <w:marBottom w:val="0"/>
              <w:divBdr>
                <w:top w:val="none" w:sz="0" w:space="0" w:color="auto"/>
                <w:left w:val="none" w:sz="0" w:space="0" w:color="auto"/>
                <w:bottom w:val="none" w:sz="0" w:space="0" w:color="auto"/>
                <w:right w:val="none" w:sz="0" w:space="0" w:color="auto"/>
              </w:divBdr>
            </w:div>
            <w:div w:id="2004233151">
              <w:marLeft w:val="0"/>
              <w:marRight w:val="0"/>
              <w:marTop w:val="0"/>
              <w:marBottom w:val="0"/>
              <w:divBdr>
                <w:top w:val="none" w:sz="0" w:space="0" w:color="auto"/>
                <w:left w:val="none" w:sz="0" w:space="0" w:color="auto"/>
                <w:bottom w:val="none" w:sz="0" w:space="0" w:color="auto"/>
                <w:right w:val="none" w:sz="0" w:space="0" w:color="auto"/>
              </w:divBdr>
            </w:div>
            <w:div w:id="1244681738">
              <w:marLeft w:val="0"/>
              <w:marRight w:val="0"/>
              <w:marTop w:val="0"/>
              <w:marBottom w:val="0"/>
              <w:divBdr>
                <w:top w:val="none" w:sz="0" w:space="0" w:color="auto"/>
                <w:left w:val="none" w:sz="0" w:space="0" w:color="auto"/>
                <w:bottom w:val="none" w:sz="0" w:space="0" w:color="auto"/>
                <w:right w:val="none" w:sz="0" w:space="0" w:color="auto"/>
              </w:divBdr>
            </w:div>
            <w:div w:id="1564487248">
              <w:marLeft w:val="0"/>
              <w:marRight w:val="0"/>
              <w:marTop w:val="0"/>
              <w:marBottom w:val="0"/>
              <w:divBdr>
                <w:top w:val="none" w:sz="0" w:space="0" w:color="auto"/>
                <w:left w:val="none" w:sz="0" w:space="0" w:color="auto"/>
                <w:bottom w:val="none" w:sz="0" w:space="0" w:color="auto"/>
                <w:right w:val="none" w:sz="0" w:space="0" w:color="auto"/>
              </w:divBdr>
            </w:div>
            <w:div w:id="911045725">
              <w:marLeft w:val="0"/>
              <w:marRight w:val="0"/>
              <w:marTop w:val="0"/>
              <w:marBottom w:val="0"/>
              <w:divBdr>
                <w:top w:val="none" w:sz="0" w:space="0" w:color="auto"/>
                <w:left w:val="none" w:sz="0" w:space="0" w:color="auto"/>
                <w:bottom w:val="none" w:sz="0" w:space="0" w:color="auto"/>
                <w:right w:val="none" w:sz="0" w:space="0" w:color="auto"/>
              </w:divBdr>
            </w:div>
            <w:div w:id="1146431411">
              <w:marLeft w:val="0"/>
              <w:marRight w:val="0"/>
              <w:marTop w:val="0"/>
              <w:marBottom w:val="0"/>
              <w:divBdr>
                <w:top w:val="none" w:sz="0" w:space="0" w:color="auto"/>
                <w:left w:val="none" w:sz="0" w:space="0" w:color="auto"/>
                <w:bottom w:val="none" w:sz="0" w:space="0" w:color="auto"/>
                <w:right w:val="none" w:sz="0" w:space="0" w:color="auto"/>
              </w:divBdr>
            </w:div>
            <w:div w:id="74279933">
              <w:marLeft w:val="0"/>
              <w:marRight w:val="0"/>
              <w:marTop w:val="0"/>
              <w:marBottom w:val="0"/>
              <w:divBdr>
                <w:top w:val="none" w:sz="0" w:space="0" w:color="auto"/>
                <w:left w:val="none" w:sz="0" w:space="0" w:color="auto"/>
                <w:bottom w:val="none" w:sz="0" w:space="0" w:color="auto"/>
                <w:right w:val="none" w:sz="0" w:space="0" w:color="auto"/>
              </w:divBdr>
            </w:div>
            <w:div w:id="1673752666">
              <w:marLeft w:val="0"/>
              <w:marRight w:val="0"/>
              <w:marTop w:val="0"/>
              <w:marBottom w:val="0"/>
              <w:divBdr>
                <w:top w:val="none" w:sz="0" w:space="0" w:color="auto"/>
                <w:left w:val="none" w:sz="0" w:space="0" w:color="auto"/>
                <w:bottom w:val="none" w:sz="0" w:space="0" w:color="auto"/>
                <w:right w:val="none" w:sz="0" w:space="0" w:color="auto"/>
              </w:divBdr>
            </w:div>
            <w:div w:id="1254361495">
              <w:marLeft w:val="0"/>
              <w:marRight w:val="0"/>
              <w:marTop w:val="0"/>
              <w:marBottom w:val="0"/>
              <w:divBdr>
                <w:top w:val="none" w:sz="0" w:space="0" w:color="auto"/>
                <w:left w:val="none" w:sz="0" w:space="0" w:color="auto"/>
                <w:bottom w:val="none" w:sz="0" w:space="0" w:color="auto"/>
                <w:right w:val="none" w:sz="0" w:space="0" w:color="auto"/>
              </w:divBdr>
            </w:div>
            <w:div w:id="18045124">
              <w:marLeft w:val="0"/>
              <w:marRight w:val="0"/>
              <w:marTop w:val="0"/>
              <w:marBottom w:val="0"/>
              <w:divBdr>
                <w:top w:val="none" w:sz="0" w:space="0" w:color="auto"/>
                <w:left w:val="none" w:sz="0" w:space="0" w:color="auto"/>
                <w:bottom w:val="none" w:sz="0" w:space="0" w:color="auto"/>
                <w:right w:val="none" w:sz="0" w:space="0" w:color="auto"/>
              </w:divBdr>
            </w:div>
            <w:div w:id="2025282610">
              <w:marLeft w:val="0"/>
              <w:marRight w:val="0"/>
              <w:marTop w:val="0"/>
              <w:marBottom w:val="0"/>
              <w:divBdr>
                <w:top w:val="none" w:sz="0" w:space="0" w:color="auto"/>
                <w:left w:val="none" w:sz="0" w:space="0" w:color="auto"/>
                <w:bottom w:val="none" w:sz="0" w:space="0" w:color="auto"/>
                <w:right w:val="none" w:sz="0" w:space="0" w:color="auto"/>
              </w:divBdr>
            </w:div>
            <w:div w:id="9202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23340">
      <w:bodyDiv w:val="1"/>
      <w:marLeft w:val="0"/>
      <w:marRight w:val="0"/>
      <w:marTop w:val="0"/>
      <w:marBottom w:val="0"/>
      <w:divBdr>
        <w:top w:val="none" w:sz="0" w:space="0" w:color="auto"/>
        <w:left w:val="none" w:sz="0" w:space="0" w:color="auto"/>
        <w:bottom w:val="none" w:sz="0" w:space="0" w:color="auto"/>
        <w:right w:val="none" w:sz="0" w:space="0" w:color="auto"/>
      </w:divBdr>
    </w:div>
    <w:div w:id="1441147403">
      <w:bodyDiv w:val="1"/>
      <w:marLeft w:val="0"/>
      <w:marRight w:val="0"/>
      <w:marTop w:val="0"/>
      <w:marBottom w:val="0"/>
      <w:divBdr>
        <w:top w:val="none" w:sz="0" w:space="0" w:color="auto"/>
        <w:left w:val="none" w:sz="0" w:space="0" w:color="auto"/>
        <w:bottom w:val="none" w:sz="0" w:space="0" w:color="auto"/>
        <w:right w:val="none" w:sz="0" w:space="0" w:color="auto"/>
      </w:divBdr>
    </w:div>
    <w:div w:id="1532261971">
      <w:bodyDiv w:val="1"/>
      <w:marLeft w:val="0"/>
      <w:marRight w:val="0"/>
      <w:marTop w:val="0"/>
      <w:marBottom w:val="0"/>
      <w:divBdr>
        <w:top w:val="none" w:sz="0" w:space="0" w:color="auto"/>
        <w:left w:val="none" w:sz="0" w:space="0" w:color="auto"/>
        <w:bottom w:val="none" w:sz="0" w:space="0" w:color="auto"/>
        <w:right w:val="none" w:sz="0" w:space="0" w:color="auto"/>
      </w:divBdr>
      <w:divsChild>
        <w:div w:id="2126195007">
          <w:marLeft w:val="0"/>
          <w:marRight w:val="0"/>
          <w:marTop w:val="0"/>
          <w:marBottom w:val="0"/>
          <w:divBdr>
            <w:top w:val="none" w:sz="0" w:space="0" w:color="auto"/>
            <w:left w:val="none" w:sz="0" w:space="0" w:color="auto"/>
            <w:bottom w:val="none" w:sz="0" w:space="0" w:color="auto"/>
            <w:right w:val="none" w:sz="0" w:space="0" w:color="auto"/>
          </w:divBdr>
          <w:divsChild>
            <w:div w:id="1984579487">
              <w:marLeft w:val="0"/>
              <w:marRight w:val="0"/>
              <w:marTop w:val="0"/>
              <w:marBottom w:val="0"/>
              <w:divBdr>
                <w:top w:val="none" w:sz="0" w:space="0" w:color="auto"/>
                <w:left w:val="none" w:sz="0" w:space="0" w:color="auto"/>
                <w:bottom w:val="none" w:sz="0" w:space="0" w:color="auto"/>
                <w:right w:val="none" w:sz="0" w:space="0" w:color="auto"/>
              </w:divBdr>
            </w:div>
            <w:div w:id="1109743710">
              <w:marLeft w:val="0"/>
              <w:marRight w:val="0"/>
              <w:marTop w:val="0"/>
              <w:marBottom w:val="0"/>
              <w:divBdr>
                <w:top w:val="none" w:sz="0" w:space="0" w:color="auto"/>
                <w:left w:val="none" w:sz="0" w:space="0" w:color="auto"/>
                <w:bottom w:val="none" w:sz="0" w:space="0" w:color="auto"/>
                <w:right w:val="none" w:sz="0" w:space="0" w:color="auto"/>
              </w:divBdr>
            </w:div>
            <w:div w:id="563108398">
              <w:marLeft w:val="0"/>
              <w:marRight w:val="0"/>
              <w:marTop w:val="0"/>
              <w:marBottom w:val="0"/>
              <w:divBdr>
                <w:top w:val="none" w:sz="0" w:space="0" w:color="auto"/>
                <w:left w:val="none" w:sz="0" w:space="0" w:color="auto"/>
                <w:bottom w:val="none" w:sz="0" w:space="0" w:color="auto"/>
                <w:right w:val="none" w:sz="0" w:space="0" w:color="auto"/>
              </w:divBdr>
            </w:div>
            <w:div w:id="752706978">
              <w:marLeft w:val="0"/>
              <w:marRight w:val="0"/>
              <w:marTop w:val="0"/>
              <w:marBottom w:val="0"/>
              <w:divBdr>
                <w:top w:val="none" w:sz="0" w:space="0" w:color="auto"/>
                <w:left w:val="none" w:sz="0" w:space="0" w:color="auto"/>
                <w:bottom w:val="none" w:sz="0" w:space="0" w:color="auto"/>
                <w:right w:val="none" w:sz="0" w:space="0" w:color="auto"/>
              </w:divBdr>
            </w:div>
            <w:div w:id="69554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3153">
      <w:bodyDiv w:val="1"/>
      <w:marLeft w:val="0"/>
      <w:marRight w:val="0"/>
      <w:marTop w:val="0"/>
      <w:marBottom w:val="0"/>
      <w:divBdr>
        <w:top w:val="none" w:sz="0" w:space="0" w:color="auto"/>
        <w:left w:val="none" w:sz="0" w:space="0" w:color="auto"/>
        <w:bottom w:val="none" w:sz="0" w:space="0" w:color="auto"/>
        <w:right w:val="none" w:sz="0" w:space="0" w:color="auto"/>
      </w:divBdr>
      <w:divsChild>
        <w:div w:id="665324814">
          <w:marLeft w:val="0"/>
          <w:marRight w:val="0"/>
          <w:marTop w:val="0"/>
          <w:marBottom w:val="0"/>
          <w:divBdr>
            <w:top w:val="none" w:sz="0" w:space="0" w:color="auto"/>
            <w:left w:val="none" w:sz="0" w:space="0" w:color="auto"/>
            <w:bottom w:val="none" w:sz="0" w:space="0" w:color="auto"/>
            <w:right w:val="none" w:sz="0" w:space="0" w:color="auto"/>
          </w:divBdr>
          <w:divsChild>
            <w:div w:id="38483778">
              <w:marLeft w:val="0"/>
              <w:marRight w:val="0"/>
              <w:marTop w:val="0"/>
              <w:marBottom w:val="0"/>
              <w:divBdr>
                <w:top w:val="none" w:sz="0" w:space="0" w:color="auto"/>
                <w:left w:val="none" w:sz="0" w:space="0" w:color="auto"/>
                <w:bottom w:val="none" w:sz="0" w:space="0" w:color="auto"/>
                <w:right w:val="none" w:sz="0" w:space="0" w:color="auto"/>
              </w:divBdr>
            </w:div>
            <w:div w:id="1721006130">
              <w:marLeft w:val="0"/>
              <w:marRight w:val="0"/>
              <w:marTop w:val="0"/>
              <w:marBottom w:val="0"/>
              <w:divBdr>
                <w:top w:val="none" w:sz="0" w:space="0" w:color="auto"/>
                <w:left w:val="none" w:sz="0" w:space="0" w:color="auto"/>
                <w:bottom w:val="none" w:sz="0" w:space="0" w:color="auto"/>
                <w:right w:val="none" w:sz="0" w:space="0" w:color="auto"/>
              </w:divBdr>
            </w:div>
            <w:div w:id="1023046673">
              <w:marLeft w:val="0"/>
              <w:marRight w:val="0"/>
              <w:marTop w:val="0"/>
              <w:marBottom w:val="0"/>
              <w:divBdr>
                <w:top w:val="none" w:sz="0" w:space="0" w:color="auto"/>
                <w:left w:val="none" w:sz="0" w:space="0" w:color="auto"/>
                <w:bottom w:val="none" w:sz="0" w:space="0" w:color="auto"/>
                <w:right w:val="none" w:sz="0" w:space="0" w:color="auto"/>
              </w:divBdr>
            </w:div>
            <w:div w:id="1836459210">
              <w:marLeft w:val="0"/>
              <w:marRight w:val="0"/>
              <w:marTop w:val="0"/>
              <w:marBottom w:val="0"/>
              <w:divBdr>
                <w:top w:val="none" w:sz="0" w:space="0" w:color="auto"/>
                <w:left w:val="none" w:sz="0" w:space="0" w:color="auto"/>
                <w:bottom w:val="none" w:sz="0" w:space="0" w:color="auto"/>
                <w:right w:val="none" w:sz="0" w:space="0" w:color="auto"/>
              </w:divBdr>
            </w:div>
            <w:div w:id="1568111106">
              <w:marLeft w:val="0"/>
              <w:marRight w:val="0"/>
              <w:marTop w:val="0"/>
              <w:marBottom w:val="0"/>
              <w:divBdr>
                <w:top w:val="none" w:sz="0" w:space="0" w:color="auto"/>
                <w:left w:val="none" w:sz="0" w:space="0" w:color="auto"/>
                <w:bottom w:val="none" w:sz="0" w:space="0" w:color="auto"/>
                <w:right w:val="none" w:sz="0" w:space="0" w:color="auto"/>
              </w:divBdr>
            </w:div>
            <w:div w:id="1325284463">
              <w:marLeft w:val="0"/>
              <w:marRight w:val="0"/>
              <w:marTop w:val="0"/>
              <w:marBottom w:val="0"/>
              <w:divBdr>
                <w:top w:val="none" w:sz="0" w:space="0" w:color="auto"/>
                <w:left w:val="none" w:sz="0" w:space="0" w:color="auto"/>
                <w:bottom w:val="none" w:sz="0" w:space="0" w:color="auto"/>
                <w:right w:val="none" w:sz="0" w:space="0" w:color="auto"/>
              </w:divBdr>
            </w:div>
            <w:div w:id="43527136">
              <w:marLeft w:val="0"/>
              <w:marRight w:val="0"/>
              <w:marTop w:val="0"/>
              <w:marBottom w:val="0"/>
              <w:divBdr>
                <w:top w:val="none" w:sz="0" w:space="0" w:color="auto"/>
                <w:left w:val="none" w:sz="0" w:space="0" w:color="auto"/>
                <w:bottom w:val="none" w:sz="0" w:space="0" w:color="auto"/>
                <w:right w:val="none" w:sz="0" w:space="0" w:color="auto"/>
              </w:divBdr>
            </w:div>
            <w:div w:id="1338535829">
              <w:marLeft w:val="0"/>
              <w:marRight w:val="0"/>
              <w:marTop w:val="0"/>
              <w:marBottom w:val="0"/>
              <w:divBdr>
                <w:top w:val="none" w:sz="0" w:space="0" w:color="auto"/>
                <w:left w:val="none" w:sz="0" w:space="0" w:color="auto"/>
                <w:bottom w:val="none" w:sz="0" w:space="0" w:color="auto"/>
                <w:right w:val="none" w:sz="0" w:space="0" w:color="auto"/>
              </w:divBdr>
            </w:div>
            <w:div w:id="1112823884">
              <w:marLeft w:val="0"/>
              <w:marRight w:val="0"/>
              <w:marTop w:val="0"/>
              <w:marBottom w:val="0"/>
              <w:divBdr>
                <w:top w:val="none" w:sz="0" w:space="0" w:color="auto"/>
                <w:left w:val="none" w:sz="0" w:space="0" w:color="auto"/>
                <w:bottom w:val="none" w:sz="0" w:space="0" w:color="auto"/>
                <w:right w:val="none" w:sz="0" w:space="0" w:color="auto"/>
              </w:divBdr>
            </w:div>
            <w:div w:id="173344657">
              <w:marLeft w:val="0"/>
              <w:marRight w:val="0"/>
              <w:marTop w:val="0"/>
              <w:marBottom w:val="0"/>
              <w:divBdr>
                <w:top w:val="none" w:sz="0" w:space="0" w:color="auto"/>
                <w:left w:val="none" w:sz="0" w:space="0" w:color="auto"/>
                <w:bottom w:val="none" w:sz="0" w:space="0" w:color="auto"/>
                <w:right w:val="none" w:sz="0" w:space="0" w:color="auto"/>
              </w:divBdr>
            </w:div>
            <w:div w:id="1308701797">
              <w:marLeft w:val="0"/>
              <w:marRight w:val="0"/>
              <w:marTop w:val="0"/>
              <w:marBottom w:val="0"/>
              <w:divBdr>
                <w:top w:val="none" w:sz="0" w:space="0" w:color="auto"/>
                <w:left w:val="none" w:sz="0" w:space="0" w:color="auto"/>
                <w:bottom w:val="none" w:sz="0" w:space="0" w:color="auto"/>
                <w:right w:val="none" w:sz="0" w:space="0" w:color="auto"/>
              </w:divBdr>
            </w:div>
            <w:div w:id="810295419">
              <w:marLeft w:val="0"/>
              <w:marRight w:val="0"/>
              <w:marTop w:val="0"/>
              <w:marBottom w:val="0"/>
              <w:divBdr>
                <w:top w:val="none" w:sz="0" w:space="0" w:color="auto"/>
                <w:left w:val="none" w:sz="0" w:space="0" w:color="auto"/>
                <w:bottom w:val="none" w:sz="0" w:space="0" w:color="auto"/>
                <w:right w:val="none" w:sz="0" w:space="0" w:color="auto"/>
              </w:divBdr>
            </w:div>
            <w:div w:id="338430409">
              <w:marLeft w:val="0"/>
              <w:marRight w:val="0"/>
              <w:marTop w:val="0"/>
              <w:marBottom w:val="0"/>
              <w:divBdr>
                <w:top w:val="none" w:sz="0" w:space="0" w:color="auto"/>
                <w:left w:val="none" w:sz="0" w:space="0" w:color="auto"/>
                <w:bottom w:val="none" w:sz="0" w:space="0" w:color="auto"/>
                <w:right w:val="none" w:sz="0" w:space="0" w:color="auto"/>
              </w:divBdr>
            </w:div>
            <w:div w:id="1577399191">
              <w:marLeft w:val="0"/>
              <w:marRight w:val="0"/>
              <w:marTop w:val="0"/>
              <w:marBottom w:val="0"/>
              <w:divBdr>
                <w:top w:val="none" w:sz="0" w:space="0" w:color="auto"/>
                <w:left w:val="none" w:sz="0" w:space="0" w:color="auto"/>
                <w:bottom w:val="none" w:sz="0" w:space="0" w:color="auto"/>
                <w:right w:val="none" w:sz="0" w:space="0" w:color="auto"/>
              </w:divBdr>
            </w:div>
            <w:div w:id="866452061">
              <w:marLeft w:val="0"/>
              <w:marRight w:val="0"/>
              <w:marTop w:val="0"/>
              <w:marBottom w:val="0"/>
              <w:divBdr>
                <w:top w:val="none" w:sz="0" w:space="0" w:color="auto"/>
                <w:left w:val="none" w:sz="0" w:space="0" w:color="auto"/>
                <w:bottom w:val="none" w:sz="0" w:space="0" w:color="auto"/>
                <w:right w:val="none" w:sz="0" w:space="0" w:color="auto"/>
              </w:divBdr>
            </w:div>
            <w:div w:id="977999320">
              <w:marLeft w:val="0"/>
              <w:marRight w:val="0"/>
              <w:marTop w:val="0"/>
              <w:marBottom w:val="0"/>
              <w:divBdr>
                <w:top w:val="none" w:sz="0" w:space="0" w:color="auto"/>
                <w:left w:val="none" w:sz="0" w:space="0" w:color="auto"/>
                <w:bottom w:val="none" w:sz="0" w:space="0" w:color="auto"/>
                <w:right w:val="none" w:sz="0" w:space="0" w:color="auto"/>
              </w:divBdr>
            </w:div>
            <w:div w:id="2103262084">
              <w:marLeft w:val="0"/>
              <w:marRight w:val="0"/>
              <w:marTop w:val="0"/>
              <w:marBottom w:val="0"/>
              <w:divBdr>
                <w:top w:val="none" w:sz="0" w:space="0" w:color="auto"/>
                <w:left w:val="none" w:sz="0" w:space="0" w:color="auto"/>
                <w:bottom w:val="none" w:sz="0" w:space="0" w:color="auto"/>
                <w:right w:val="none" w:sz="0" w:space="0" w:color="auto"/>
              </w:divBdr>
            </w:div>
            <w:div w:id="1193615365">
              <w:marLeft w:val="0"/>
              <w:marRight w:val="0"/>
              <w:marTop w:val="0"/>
              <w:marBottom w:val="0"/>
              <w:divBdr>
                <w:top w:val="none" w:sz="0" w:space="0" w:color="auto"/>
                <w:left w:val="none" w:sz="0" w:space="0" w:color="auto"/>
                <w:bottom w:val="none" w:sz="0" w:space="0" w:color="auto"/>
                <w:right w:val="none" w:sz="0" w:space="0" w:color="auto"/>
              </w:divBdr>
            </w:div>
            <w:div w:id="1923949274">
              <w:marLeft w:val="0"/>
              <w:marRight w:val="0"/>
              <w:marTop w:val="0"/>
              <w:marBottom w:val="0"/>
              <w:divBdr>
                <w:top w:val="none" w:sz="0" w:space="0" w:color="auto"/>
                <w:left w:val="none" w:sz="0" w:space="0" w:color="auto"/>
                <w:bottom w:val="none" w:sz="0" w:space="0" w:color="auto"/>
                <w:right w:val="none" w:sz="0" w:space="0" w:color="auto"/>
              </w:divBdr>
            </w:div>
            <w:div w:id="265965165">
              <w:marLeft w:val="0"/>
              <w:marRight w:val="0"/>
              <w:marTop w:val="0"/>
              <w:marBottom w:val="0"/>
              <w:divBdr>
                <w:top w:val="none" w:sz="0" w:space="0" w:color="auto"/>
                <w:left w:val="none" w:sz="0" w:space="0" w:color="auto"/>
                <w:bottom w:val="none" w:sz="0" w:space="0" w:color="auto"/>
                <w:right w:val="none" w:sz="0" w:space="0" w:color="auto"/>
              </w:divBdr>
            </w:div>
            <w:div w:id="128970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79233">
      <w:bodyDiv w:val="1"/>
      <w:marLeft w:val="0"/>
      <w:marRight w:val="0"/>
      <w:marTop w:val="0"/>
      <w:marBottom w:val="0"/>
      <w:divBdr>
        <w:top w:val="none" w:sz="0" w:space="0" w:color="auto"/>
        <w:left w:val="none" w:sz="0" w:space="0" w:color="auto"/>
        <w:bottom w:val="none" w:sz="0" w:space="0" w:color="auto"/>
        <w:right w:val="none" w:sz="0" w:space="0" w:color="auto"/>
      </w:divBdr>
      <w:divsChild>
        <w:div w:id="1529952499">
          <w:marLeft w:val="0"/>
          <w:marRight w:val="0"/>
          <w:marTop w:val="0"/>
          <w:marBottom w:val="0"/>
          <w:divBdr>
            <w:top w:val="none" w:sz="0" w:space="0" w:color="auto"/>
            <w:left w:val="none" w:sz="0" w:space="0" w:color="auto"/>
            <w:bottom w:val="none" w:sz="0" w:space="0" w:color="auto"/>
            <w:right w:val="none" w:sz="0" w:space="0" w:color="auto"/>
          </w:divBdr>
          <w:divsChild>
            <w:div w:id="156017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86286">
      <w:bodyDiv w:val="1"/>
      <w:marLeft w:val="0"/>
      <w:marRight w:val="0"/>
      <w:marTop w:val="0"/>
      <w:marBottom w:val="0"/>
      <w:divBdr>
        <w:top w:val="none" w:sz="0" w:space="0" w:color="auto"/>
        <w:left w:val="none" w:sz="0" w:space="0" w:color="auto"/>
        <w:bottom w:val="none" w:sz="0" w:space="0" w:color="auto"/>
        <w:right w:val="none" w:sz="0" w:space="0" w:color="auto"/>
      </w:divBdr>
      <w:divsChild>
        <w:div w:id="1316841008">
          <w:marLeft w:val="0"/>
          <w:marRight w:val="0"/>
          <w:marTop w:val="0"/>
          <w:marBottom w:val="0"/>
          <w:divBdr>
            <w:top w:val="none" w:sz="0" w:space="0" w:color="auto"/>
            <w:left w:val="none" w:sz="0" w:space="0" w:color="auto"/>
            <w:bottom w:val="none" w:sz="0" w:space="0" w:color="auto"/>
            <w:right w:val="none" w:sz="0" w:space="0" w:color="auto"/>
          </w:divBdr>
          <w:divsChild>
            <w:div w:id="824589788">
              <w:marLeft w:val="0"/>
              <w:marRight w:val="0"/>
              <w:marTop w:val="0"/>
              <w:marBottom w:val="0"/>
              <w:divBdr>
                <w:top w:val="none" w:sz="0" w:space="0" w:color="auto"/>
                <w:left w:val="none" w:sz="0" w:space="0" w:color="auto"/>
                <w:bottom w:val="none" w:sz="0" w:space="0" w:color="auto"/>
                <w:right w:val="none" w:sz="0" w:space="0" w:color="auto"/>
              </w:divBdr>
            </w:div>
            <w:div w:id="682903261">
              <w:marLeft w:val="0"/>
              <w:marRight w:val="0"/>
              <w:marTop w:val="0"/>
              <w:marBottom w:val="0"/>
              <w:divBdr>
                <w:top w:val="none" w:sz="0" w:space="0" w:color="auto"/>
                <w:left w:val="none" w:sz="0" w:space="0" w:color="auto"/>
                <w:bottom w:val="none" w:sz="0" w:space="0" w:color="auto"/>
                <w:right w:val="none" w:sz="0" w:space="0" w:color="auto"/>
              </w:divBdr>
            </w:div>
            <w:div w:id="846017721">
              <w:marLeft w:val="0"/>
              <w:marRight w:val="0"/>
              <w:marTop w:val="0"/>
              <w:marBottom w:val="0"/>
              <w:divBdr>
                <w:top w:val="none" w:sz="0" w:space="0" w:color="auto"/>
                <w:left w:val="none" w:sz="0" w:space="0" w:color="auto"/>
                <w:bottom w:val="none" w:sz="0" w:space="0" w:color="auto"/>
                <w:right w:val="none" w:sz="0" w:space="0" w:color="auto"/>
              </w:divBdr>
            </w:div>
            <w:div w:id="1162038966">
              <w:marLeft w:val="0"/>
              <w:marRight w:val="0"/>
              <w:marTop w:val="0"/>
              <w:marBottom w:val="0"/>
              <w:divBdr>
                <w:top w:val="none" w:sz="0" w:space="0" w:color="auto"/>
                <w:left w:val="none" w:sz="0" w:space="0" w:color="auto"/>
                <w:bottom w:val="none" w:sz="0" w:space="0" w:color="auto"/>
                <w:right w:val="none" w:sz="0" w:space="0" w:color="auto"/>
              </w:divBdr>
            </w:div>
            <w:div w:id="1202402343">
              <w:marLeft w:val="0"/>
              <w:marRight w:val="0"/>
              <w:marTop w:val="0"/>
              <w:marBottom w:val="0"/>
              <w:divBdr>
                <w:top w:val="none" w:sz="0" w:space="0" w:color="auto"/>
                <w:left w:val="none" w:sz="0" w:space="0" w:color="auto"/>
                <w:bottom w:val="none" w:sz="0" w:space="0" w:color="auto"/>
                <w:right w:val="none" w:sz="0" w:space="0" w:color="auto"/>
              </w:divBdr>
            </w:div>
            <w:div w:id="110284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52436">
      <w:bodyDiv w:val="1"/>
      <w:marLeft w:val="0"/>
      <w:marRight w:val="0"/>
      <w:marTop w:val="0"/>
      <w:marBottom w:val="0"/>
      <w:divBdr>
        <w:top w:val="none" w:sz="0" w:space="0" w:color="auto"/>
        <w:left w:val="none" w:sz="0" w:space="0" w:color="auto"/>
        <w:bottom w:val="none" w:sz="0" w:space="0" w:color="auto"/>
        <w:right w:val="none" w:sz="0" w:space="0" w:color="auto"/>
      </w:divBdr>
      <w:divsChild>
        <w:div w:id="1674994627">
          <w:marLeft w:val="0"/>
          <w:marRight w:val="0"/>
          <w:marTop w:val="0"/>
          <w:marBottom w:val="0"/>
          <w:divBdr>
            <w:top w:val="none" w:sz="0" w:space="0" w:color="auto"/>
            <w:left w:val="none" w:sz="0" w:space="0" w:color="auto"/>
            <w:bottom w:val="none" w:sz="0" w:space="0" w:color="auto"/>
            <w:right w:val="none" w:sz="0" w:space="0" w:color="auto"/>
          </w:divBdr>
          <w:divsChild>
            <w:div w:id="1315137102">
              <w:marLeft w:val="0"/>
              <w:marRight w:val="0"/>
              <w:marTop w:val="0"/>
              <w:marBottom w:val="0"/>
              <w:divBdr>
                <w:top w:val="none" w:sz="0" w:space="0" w:color="auto"/>
                <w:left w:val="none" w:sz="0" w:space="0" w:color="auto"/>
                <w:bottom w:val="none" w:sz="0" w:space="0" w:color="auto"/>
                <w:right w:val="none" w:sz="0" w:space="0" w:color="auto"/>
              </w:divBdr>
            </w:div>
            <w:div w:id="1482842558">
              <w:marLeft w:val="0"/>
              <w:marRight w:val="0"/>
              <w:marTop w:val="0"/>
              <w:marBottom w:val="0"/>
              <w:divBdr>
                <w:top w:val="none" w:sz="0" w:space="0" w:color="auto"/>
                <w:left w:val="none" w:sz="0" w:space="0" w:color="auto"/>
                <w:bottom w:val="none" w:sz="0" w:space="0" w:color="auto"/>
                <w:right w:val="none" w:sz="0" w:space="0" w:color="auto"/>
              </w:divBdr>
            </w:div>
            <w:div w:id="1549950528">
              <w:marLeft w:val="0"/>
              <w:marRight w:val="0"/>
              <w:marTop w:val="0"/>
              <w:marBottom w:val="0"/>
              <w:divBdr>
                <w:top w:val="none" w:sz="0" w:space="0" w:color="auto"/>
                <w:left w:val="none" w:sz="0" w:space="0" w:color="auto"/>
                <w:bottom w:val="none" w:sz="0" w:space="0" w:color="auto"/>
                <w:right w:val="none" w:sz="0" w:space="0" w:color="auto"/>
              </w:divBdr>
            </w:div>
            <w:div w:id="1690450831">
              <w:marLeft w:val="0"/>
              <w:marRight w:val="0"/>
              <w:marTop w:val="0"/>
              <w:marBottom w:val="0"/>
              <w:divBdr>
                <w:top w:val="none" w:sz="0" w:space="0" w:color="auto"/>
                <w:left w:val="none" w:sz="0" w:space="0" w:color="auto"/>
                <w:bottom w:val="none" w:sz="0" w:space="0" w:color="auto"/>
                <w:right w:val="none" w:sz="0" w:space="0" w:color="auto"/>
              </w:divBdr>
            </w:div>
            <w:div w:id="1886404979">
              <w:marLeft w:val="0"/>
              <w:marRight w:val="0"/>
              <w:marTop w:val="0"/>
              <w:marBottom w:val="0"/>
              <w:divBdr>
                <w:top w:val="none" w:sz="0" w:space="0" w:color="auto"/>
                <w:left w:val="none" w:sz="0" w:space="0" w:color="auto"/>
                <w:bottom w:val="none" w:sz="0" w:space="0" w:color="auto"/>
                <w:right w:val="none" w:sz="0" w:space="0" w:color="auto"/>
              </w:divBdr>
            </w:div>
            <w:div w:id="1835878922">
              <w:marLeft w:val="0"/>
              <w:marRight w:val="0"/>
              <w:marTop w:val="0"/>
              <w:marBottom w:val="0"/>
              <w:divBdr>
                <w:top w:val="none" w:sz="0" w:space="0" w:color="auto"/>
                <w:left w:val="none" w:sz="0" w:space="0" w:color="auto"/>
                <w:bottom w:val="none" w:sz="0" w:space="0" w:color="auto"/>
                <w:right w:val="none" w:sz="0" w:space="0" w:color="auto"/>
              </w:divBdr>
            </w:div>
            <w:div w:id="23018760">
              <w:marLeft w:val="0"/>
              <w:marRight w:val="0"/>
              <w:marTop w:val="0"/>
              <w:marBottom w:val="0"/>
              <w:divBdr>
                <w:top w:val="none" w:sz="0" w:space="0" w:color="auto"/>
                <w:left w:val="none" w:sz="0" w:space="0" w:color="auto"/>
                <w:bottom w:val="none" w:sz="0" w:space="0" w:color="auto"/>
                <w:right w:val="none" w:sz="0" w:space="0" w:color="auto"/>
              </w:divBdr>
            </w:div>
            <w:div w:id="2019843585">
              <w:marLeft w:val="0"/>
              <w:marRight w:val="0"/>
              <w:marTop w:val="0"/>
              <w:marBottom w:val="0"/>
              <w:divBdr>
                <w:top w:val="none" w:sz="0" w:space="0" w:color="auto"/>
                <w:left w:val="none" w:sz="0" w:space="0" w:color="auto"/>
                <w:bottom w:val="none" w:sz="0" w:space="0" w:color="auto"/>
                <w:right w:val="none" w:sz="0" w:space="0" w:color="auto"/>
              </w:divBdr>
            </w:div>
            <w:div w:id="1651060450">
              <w:marLeft w:val="0"/>
              <w:marRight w:val="0"/>
              <w:marTop w:val="0"/>
              <w:marBottom w:val="0"/>
              <w:divBdr>
                <w:top w:val="none" w:sz="0" w:space="0" w:color="auto"/>
                <w:left w:val="none" w:sz="0" w:space="0" w:color="auto"/>
                <w:bottom w:val="none" w:sz="0" w:space="0" w:color="auto"/>
                <w:right w:val="none" w:sz="0" w:space="0" w:color="auto"/>
              </w:divBdr>
            </w:div>
            <w:div w:id="52560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10863">
      <w:bodyDiv w:val="1"/>
      <w:marLeft w:val="0"/>
      <w:marRight w:val="0"/>
      <w:marTop w:val="0"/>
      <w:marBottom w:val="0"/>
      <w:divBdr>
        <w:top w:val="none" w:sz="0" w:space="0" w:color="auto"/>
        <w:left w:val="none" w:sz="0" w:space="0" w:color="auto"/>
        <w:bottom w:val="none" w:sz="0" w:space="0" w:color="auto"/>
        <w:right w:val="none" w:sz="0" w:space="0" w:color="auto"/>
      </w:divBdr>
      <w:divsChild>
        <w:div w:id="1315648822">
          <w:marLeft w:val="0"/>
          <w:marRight w:val="0"/>
          <w:marTop w:val="0"/>
          <w:marBottom w:val="0"/>
          <w:divBdr>
            <w:top w:val="none" w:sz="0" w:space="0" w:color="auto"/>
            <w:left w:val="none" w:sz="0" w:space="0" w:color="auto"/>
            <w:bottom w:val="none" w:sz="0" w:space="0" w:color="auto"/>
            <w:right w:val="none" w:sz="0" w:space="0" w:color="auto"/>
          </w:divBdr>
          <w:divsChild>
            <w:div w:id="965045340">
              <w:marLeft w:val="0"/>
              <w:marRight w:val="0"/>
              <w:marTop w:val="0"/>
              <w:marBottom w:val="0"/>
              <w:divBdr>
                <w:top w:val="none" w:sz="0" w:space="0" w:color="auto"/>
                <w:left w:val="none" w:sz="0" w:space="0" w:color="auto"/>
                <w:bottom w:val="none" w:sz="0" w:space="0" w:color="auto"/>
                <w:right w:val="none" w:sz="0" w:space="0" w:color="auto"/>
              </w:divBdr>
            </w:div>
            <w:div w:id="503936581">
              <w:marLeft w:val="0"/>
              <w:marRight w:val="0"/>
              <w:marTop w:val="0"/>
              <w:marBottom w:val="0"/>
              <w:divBdr>
                <w:top w:val="none" w:sz="0" w:space="0" w:color="auto"/>
                <w:left w:val="none" w:sz="0" w:space="0" w:color="auto"/>
                <w:bottom w:val="none" w:sz="0" w:space="0" w:color="auto"/>
                <w:right w:val="none" w:sz="0" w:space="0" w:color="auto"/>
              </w:divBdr>
            </w:div>
            <w:div w:id="1586569419">
              <w:marLeft w:val="0"/>
              <w:marRight w:val="0"/>
              <w:marTop w:val="0"/>
              <w:marBottom w:val="0"/>
              <w:divBdr>
                <w:top w:val="none" w:sz="0" w:space="0" w:color="auto"/>
                <w:left w:val="none" w:sz="0" w:space="0" w:color="auto"/>
                <w:bottom w:val="none" w:sz="0" w:space="0" w:color="auto"/>
                <w:right w:val="none" w:sz="0" w:space="0" w:color="auto"/>
              </w:divBdr>
            </w:div>
            <w:div w:id="402602125">
              <w:marLeft w:val="0"/>
              <w:marRight w:val="0"/>
              <w:marTop w:val="0"/>
              <w:marBottom w:val="0"/>
              <w:divBdr>
                <w:top w:val="none" w:sz="0" w:space="0" w:color="auto"/>
                <w:left w:val="none" w:sz="0" w:space="0" w:color="auto"/>
                <w:bottom w:val="none" w:sz="0" w:space="0" w:color="auto"/>
                <w:right w:val="none" w:sz="0" w:space="0" w:color="auto"/>
              </w:divBdr>
            </w:div>
            <w:div w:id="18626738">
              <w:marLeft w:val="0"/>
              <w:marRight w:val="0"/>
              <w:marTop w:val="0"/>
              <w:marBottom w:val="0"/>
              <w:divBdr>
                <w:top w:val="none" w:sz="0" w:space="0" w:color="auto"/>
                <w:left w:val="none" w:sz="0" w:space="0" w:color="auto"/>
                <w:bottom w:val="none" w:sz="0" w:space="0" w:color="auto"/>
                <w:right w:val="none" w:sz="0" w:space="0" w:color="auto"/>
              </w:divBdr>
            </w:div>
            <w:div w:id="576944199">
              <w:marLeft w:val="0"/>
              <w:marRight w:val="0"/>
              <w:marTop w:val="0"/>
              <w:marBottom w:val="0"/>
              <w:divBdr>
                <w:top w:val="none" w:sz="0" w:space="0" w:color="auto"/>
                <w:left w:val="none" w:sz="0" w:space="0" w:color="auto"/>
                <w:bottom w:val="none" w:sz="0" w:space="0" w:color="auto"/>
                <w:right w:val="none" w:sz="0" w:space="0" w:color="auto"/>
              </w:divBdr>
            </w:div>
            <w:div w:id="1563445521">
              <w:marLeft w:val="0"/>
              <w:marRight w:val="0"/>
              <w:marTop w:val="0"/>
              <w:marBottom w:val="0"/>
              <w:divBdr>
                <w:top w:val="none" w:sz="0" w:space="0" w:color="auto"/>
                <w:left w:val="none" w:sz="0" w:space="0" w:color="auto"/>
                <w:bottom w:val="none" w:sz="0" w:space="0" w:color="auto"/>
                <w:right w:val="none" w:sz="0" w:space="0" w:color="auto"/>
              </w:divBdr>
            </w:div>
            <w:div w:id="1080567558">
              <w:marLeft w:val="0"/>
              <w:marRight w:val="0"/>
              <w:marTop w:val="0"/>
              <w:marBottom w:val="0"/>
              <w:divBdr>
                <w:top w:val="none" w:sz="0" w:space="0" w:color="auto"/>
                <w:left w:val="none" w:sz="0" w:space="0" w:color="auto"/>
                <w:bottom w:val="none" w:sz="0" w:space="0" w:color="auto"/>
                <w:right w:val="none" w:sz="0" w:space="0" w:color="auto"/>
              </w:divBdr>
            </w:div>
            <w:div w:id="77930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94289">
      <w:bodyDiv w:val="1"/>
      <w:marLeft w:val="0"/>
      <w:marRight w:val="0"/>
      <w:marTop w:val="0"/>
      <w:marBottom w:val="0"/>
      <w:divBdr>
        <w:top w:val="none" w:sz="0" w:space="0" w:color="auto"/>
        <w:left w:val="none" w:sz="0" w:space="0" w:color="auto"/>
        <w:bottom w:val="none" w:sz="0" w:space="0" w:color="auto"/>
        <w:right w:val="none" w:sz="0" w:space="0" w:color="auto"/>
      </w:divBdr>
    </w:div>
    <w:div w:id="1710297253">
      <w:bodyDiv w:val="1"/>
      <w:marLeft w:val="0"/>
      <w:marRight w:val="0"/>
      <w:marTop w:val="0"/>
      <w:marBottom w:val="0"/>
      <w:divBdr>
        <w:top w:val="none" w:sz="0" w:space="0" w:color="auto"/>
        <w:left w:val="none" w:sz="0" w:space="0" w:color="auto"/>
        <w:bottom w:val="none" w:sz="0" w:space="0" w:color="auto"/>
        <w:right w:val="none" w:sz="0" w:space="0" w:color="auto"/>
      </w:divBdr>
      <w:divsChild>
        <w:div w:id="312295464">
          <w:marLeft w:val="0"/>
          <w:marRight w:val="336"/>
          <w:marTop w:val="120"/>
          <w:marBottom w:val="312"/>
          <w:divBdr>
            <w:top w:val="none" w:sz="0" w:space="0" w:color="auto"/>
            <w:left w:val="none" w:sz="0" w:space="0" w:color="auto"/>
            <w:bottom w:val="none" w:sz="0" w:space="0" w:color="auto"/>
            <w:right w:val="none" w:sz="0" w:space="0" w:color="auto"/>
          </w:divBdr>
          <w:divsChild>
            <w:div w:id="6056199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06657120">
          <w:marLeft w:val="0"/>
          <w:marRight w:val="336"/>
          <w:marTop w:val="120"/>
          <w:marBottom w:val="312"/>
          <w:divBdr>
            <w:top w:val="none" w:sz="0" w:space="0" w:color="auto"/>
            <w:left w:val="none" w:sz="0" w:space="0" w:color="auto"/>
            <w:bottom w:val="none" w:sz="0" w:space="0" w:color="auto"/>
            <w:right w:val="none" w:sz="0" w:space="0" w:color="auto"/>
          </w:divBdr>
          <w:divsChild>
            <w:div w:id="12691929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751540921">
      <w:bodyDiv w:val="1"/>
      <w:marLeft w:val="0"/>
      <w:marRight w:val="0"/>
      <w:marTop w:val="0"/>
      <w:marBottom w:val="0"/>
      <w:divBdr>
        <w:top w:val="none" w:sz="0" w:space="0" w:color="auto"/>
        <w:left w:val="none" w:sz="0" w:space="0" w:color="auto"/>
        <w:bottom w:val="none" w:sz="0" w:space="0" w:color="auto"/>
        <w:right w:val="none" w:sz="0" w:space="0" w:color="auto"/>
      </w:divBdr>
    </w:div>
    <w:div w:id="1753695752">
      <w:bodyDiv w:val="1"/>
      <w:marLeft w:val="0"/>
      <w:marRight w:val="0"/>
      <w:marTop w:val="0"/>
      <w:marBottom w:val="0"/>
      <w:divBdr>
        <w:top w:val="none" w:sz="0" w:space="0" w:color="auto"/>
        <w:left w:val="none" w:sz="0" w:space="0" w:color="auto"/>
        <w:bottom w:val="none" w:sz="0" w:space="0" w:color="auto"/>
        <w:right w:val="none" w:sz="0" w:space="0" w:color="auto"/>
      </w:divBdr>
    </w:div>
    <w:div w:id="1828353550">
      <w:bodyDiv w:val="1"/>
      <w:marLeft w:val="0"/>
      <w:marRight w:val="0"/>
      <w:marTop w:val="0"/>
      <w:marBottom w:val="0"/>
      <w:divBdr>
        <w:top w:val="none" w:sz="0" w:space="0" w:color="auto"/>
        <w:left w:val="none" w:sz="0" w:space="0" w:color="auto"/>
        <w:bottom w:val="none" w:sz="0" w:space="0" w:color="auto"/>
        <w:right w:val="none" w:sz="0" w:space="0" w:color="auto"/>
      </w:divBdr>
    </w:div>
    <w:div w:id="1939096192">
      <w:bodyDiv w:val="1"/>
      <w:marLeft w:val="0"/>
      <w:marRight w:val="0"/>
      <w:marTop w:val="0"/>
      <w:marBottom w:val="0"/>
      <w:divBdr>
        <w:top w:val="none" w:sz="0" w:space="0" w:color="auto"/>
        <w:left w:val="none" w:sz="0" w:space="0" w:color="auto"/>
        <w:bottom w:val="none" w:sz="0" w:space="0" w:color="auto"/>
        <w:right w:val="none" w:sz="0" w:space="0" w:color="auto"/>
      </w:divBdr>
      <w:divsChild>
        <w:div w:id="232934508">
          <w:marLeft w:val="0"/>
          <w:marRight w:val="0"/>
          <w:marTop w:val="0"/>
          <w:marBottom w:val="0"/>
          <w:divBdr>
            <w:top w:val="none" w:sz="0" w:space="0" w:color="auto"/>
            <w:left w:val="none" w:sz="0" w:space="0" w:color="auto"/>
            <w:bottom w:val="none" w:sz="0" w:space="0" w:color="auto"/>
            <w:right w:val="none" w:sz="0" w:space="0" w:color="auto"/>
          </w:divBdr>
          <w:divsChild>
            <w:div w:id="773280318">
              <w:marLeft w:val="0"/>
              <w:marRight w:val="0"/>
              <w:marTop w:val="0"/>
              <w:marBottom w:val="0"/>
              <w:divBdr>
                <w:top w:val="none" w:sz="0" w:space="0" w:color="auto"/>
                <w:left w:val="none" w:sz="0" w:space="0" w:color="auto"/>
                <w:bottom w:val="none" w:sz="0" w:space="0" w:color="auto"/>
                <w:right w:val="none" w:sz="0" w:space="0" w:color="auto"/>
              </w:divBdr>
            </w:div>
            <w:div w:id="764499202">
              <w:marLeft w:val="0"/>
              <w:marRight w:val="0"/>
              <w:marTop w:val="0"/>
              <w:marBottom w:val="0"/>
              <w:divBdr>
                <w:top w:val="none" w:sz="0" w:space="0" w:color="auto"/>
                <w:left w:val="none" w:sz="0" w:space="0" w:color="auto"/>
                <w:bottom w:val="none" w:sz="0" w:space="0" w:color="auto"/>
                <w:right w:val="none" w:sz="0" w:space="0" w:color="auto"/>
              </w:divBdr>
            </w:div>
            <w:div w:id="1093697421">
              <w:marLeft w:val="0"/>
              <w:marRight w:val="0"/>
              <w:marTop w:val="0"/>
              <w:marBottom w:val="0"/>
              <w:divBdr>
                <w:top w:val="none" w:sz="0" w:space="0" w:color="auto"/>
                <w:left w:val="none" w:sz="0" w:space="0" w:color="auto"/>
                <w:bottom w:val="none" w:sz="0" w:space="0" w:color="auto"/>
                <w:right w:val="none" w:sz="0" w:space="0" w:color="auto"/>
              </w:divBdr>
            </w:div>
            <w:div w:id="2067601101">
              <w:marLeft w:val="0"/>
              <w:marRight w:val="0"/>
              <w:marTop w:val="0"/>
              <w:marBottom w:val="0"/>
              <w:divBdr>
                <w:top w:val="none" w:sz="0" w:space="0" w:color="auto"/>
                <w:left w:val="none" w:sz="0" w:space="0" w:color="auto"/>
                <w:bottom w:val="none" w:sz="0" w:space="0" w:color="auto"/>
                <w:right w:val="none" w:sz="0" w:space="0" w:color="auto"/>
              </w:divBdr>
            </w:div>
            <w:div w:id="1133792466">
              <w:marLeft w:val="0"/>
              <w:marRight w:val="0"/>
              <w:marTop w:val="0"/>
              <w:marBottom w:val="0"/>
              <w:divBdr>
                <w:top w:val="none" w:sz="0" w:space="0" w:color="auto"/>
                <w:left w:val="none" w:sz="0" w:space="0" w:color="auto"/>
                <w:bottom w:val="none" w:sz="0" w:space="0" w:color="auto"/>
                <w:right w:val="none" w:sz="0" w:space="0" w:color="auto"/>
              </w:divBdr>
            </w:div>
            <w:div w:id="563416901">
              <w:marLeft w:val="0"/>
              <w:marRight w:val="0"/>
              <w:marTop w:val="0"/>
              <w:marBottom w:val="0"/>
              <w:divBdr>
                <w:top w:val="none" w:sz="0" w:space="0" w:color="auto"/>
                <w:left w:val="none" w:sz="0" w:space="0" w:color="auto"/>
                <w:bottom w:val="none" w:sz="0" w:space="0" w:color="auto"/>
                <w:right w:val="none" w:sz="0" w:space="0" w:color="auto"/>
              </w:divBdr>
            </w:div>
            <w:div w:id="1689721457">
              <w:marLeft w:val="0"/>
              <w:marRight w:val="0"/>
              <w:marTop w:val="0"/>
              <w:marBottom w:val="0"/>
              <w:divBdr>
                <w:top w:val="none" w:sz="0" w:space="0" w:color="auto"/>
                <w:left w:val="none" w:sz="0" w:space="0" w:color="auto"/>
                <w:bottom w:val="none" w:sz="0" w:space="0" w:color="auto"/>
                <w:right w:val="none" w:sz="0" w:space="0" w:color="auto"/>
              </w:divBdr>
            </w:div>
            <w:div w:id="1638024752">
              <w:marLeft w:val="0"/>
              <w:marRight w:val="0"/>
              <w:marTop w:val="0"/>
              <w:marBottom w:val="0"/>
              <w:divBdr>
                <w:top w:val="none" w:sz="0" w:space="0" w:color="auto"/>
                <w:left w:val="none" w:sz="0" w:space="0" w:color="auto"/>
                <w:bottom w:val="none" w:sz="0" w:space="0" w:color="auto"/>
                <w:right w:val="none" w:sz="0" w:space="0" w:color="auto"/>
              </w:divBdr>
            </w:div>
            <w:div w:id="781535535">
              <w:marLeft w:val="0"/>
              <w:marRight w:val="0"/>
              <w:marTop w:val="0"/>
              <w:marBottom w:val="0"/>
              <w:divBdr>
                <w:top w:val="none" w:sz="0" w:space="0" w:color="auto"/>
                <w:left w:val="none" w:sz="0" w:space="0" w:color="auto"/>
                <w:bottom w:val="none" w:sz="0" w:space="0" w:color="auto"/>
                <w:right w:val="none" w:sz="0" w:space="0" w:color="auto"/>
              </w:divBdr>
            </w:div>
            <w:div w:id="772898326">
              <w:marLeft w:val="0"/>
              <w:marRight w:val="0"/>
              <w:marTop w:val="0"/>
              <w:marBottom w:val="0"/>
              <w:divBdr>
                <w:top w:val="none" w:sz="0" w:space="0" w:color="auto"/>
                <w:left w:val="none" w:sz="0" w:space="0" w:color="auto"/>
                <w:bottom w:val="none" w:sz="0" w:space="0" w:color="auto"/>
                <w:right w:val="none" w:sz="0" w:space="0" w:color="auto"/>
              </w:divBdr>
            </w:div>
            <w:div w:id="1051660093">
              <w:marLeft w:val="0"/>
              <w:marRight w:val="0"/>
              <w:marTop w:val="0"/>
              <w:marBottom w:val="0"/>
              <w:divBdr>
                <w:top w:val="none" w:sz="0" w:space="0" w:color="auto"/>
                <w:left w:val="none" w:sz="0" w:space="0" w:color="auto"/>
                <w:bottom w:val="none" w:sz="0" w:space="0" w:color="auto"/>
                <w:right w:val="none" w:sz="0" w:space="0" w:color="auto"/>
              </w:divBdr>
            </w:div>
            <w:div w:id="457066092">
              <w:marLeft w:val="0"/>
              <w:marRight w:val="0"/>
              <w:marTop w:val="0"/>
              <w:marBottom w:val="0"/>
              <w:divBdr>
                <w:top w:val="none" w:sz="0" w:space="0" w:color="auto"/>
                <w:left w:val="none" w:sz="0" w:space="0" w:color="auto"/>
                <w:bottom w:val="none" w:sz="0" w:space="0" w:color="auto"/>
                <w:right w:val="none" w:sz="0" w:space="0" w:color="auto"/>
              </w:divBdr>
            </w:div>
            <w:div w:id="1290084290">
              <w:marLeft w:val="0"/>
              <w:marRight w:val="0"/>
              <w:marTop w:val="0"/>
              <w:marBottom w:val="0"/>
              <w:divBdr>
                <w:top w:val="none" w:sz="0" w:space="0" w:color="auto"/>
                <w:left w:val="none" w:sz="0" w:space="0" w:color="auto"/>
                <w:bottom w:val="none" w:sz="0" w:space="0" w:color="auto"/>
                <w:right w:val="none" w:sz="0" w:space="0" w:color="auto"/>
              </w:divBdr>
            </w:div>
            <w:div w:id="1777555223">
              <w:marLeft w:val="0"/>
              <w:marRight w:val="0"/>
              <w:marTop w:val="0"/>
              <w:marBottom w:val="0"/>
              <w:divBdr>
                <w:top w:val="none" w:sz="0" w:space="0" w:color="auto"/>
                <w:left w:val="none" w:sz="0" w:space="0" w:color="auto"/>
                <w:bottom w:val="none" w:sz="0" w:space="0" w:color="auto"/>
                <w:right w:val="none" w:sz="0" w:space="0" w:color="auto"/>
              </w:divBdr>
            </w:div>
            <w:div w:id="1031880354">
              <w:marLeft w:val="0"/>
              <w:marRight w:val="0"/>
              <w:marTop w:val="0"/>
              <w:marBottom w:val="0"/>
              <w:divBdr>
                <w:top w:val="none" w:sz="0" w:space="0" w:color="auto"/>
                <w:left w:val="none" w:sz="0" w:space="0" w:color="auto"/>
                <w:bottom w:val="none" w:sz="0" w:space="0" w:color="auto"/>
                <w:right w:val="none" w:sz="0" w:space="0" w:color="auto"/>
              </w:divBdr>
            </w:div>
            <w:div w:id="1704600406">
              <w:marLeft w:val="0"/>
              <w:marRight w:val="0"/>
              <w:marTop w:val="0"/>
              <w:marBottom w:val="0"/>
              <w:divBdr>
                <w:top w:val="none" w:sz="0" w:space="0" w:color="auto"/>
                <w:left w:val="none" w:sz="0" w:space="0" w:color="auto"/>
                <w:bottom w:val="none" w:sz="0" w:space="0" w:color="auto"/>
                <w:right w:val="none" w:sz="0" w:space="0" w:color="auto"/>
              </w:divBdr>
            </w:div>
            <w:div w:id="938757977">
              <w:marLeft w:val="0"/>
              <w:marRight w:val="0"/>
              <w:marTop w:val="0"/>
              <w:marBottom w:val="0"/>
              <w:divBdr>
                <w:top w:val="none" w:sz="0" w:space="0" w:color="auto"/>
                <w:left w:val="none" w:sz="0" w:space="0" w:color="auto"/>
                <w:bottom w:val="none" w:sz="0" w:space="0" w:color="auto"/>
                <w:right w:val="none" w:sz="0" w:space="0" w:color="auto"/>
              </w:divBdr>
            </w:div>
            <w:div w:id="614143781">
              <w:marLeft w:val="0"/>
              <w:marRight w:val="0"/>
              <w:marTop w:val="0"/>
              <w:marBottom w:val="0"/>
              <w:divBdr>
                <w:top w:val="none" w:sz="0" w:space="0" w:color="auto"/>
                <w:left w:val="none" w:sz="0" w:space="0" w:color="auto"/>
                <w:bottom w:val="none" w:sz="0" w:space="0" w:color="auto"/>
                <w:right w:val="none" w:sz="0" w:space="0" w:color="auto"/>
              </w:divBdr>
            </w:div>
            <w:div w:id="1880435305">
              <w:marLeft w:val="0"/>
              <w:marRight w:val="0"/>
              <w:marTop w:val="0"/>
              <w:marBottom w:val="0"/>
              <w:divBdr>
                <w:top w:val="none" w:sz="0" w:space="0" w:color="auto"/>
                <w:left w:val="none" w:sz="0" w:space="0" w:color="auto"/>
                <w:bottom w:val="none" w:sz="0" w:space="0" w:color="auto"/>
                <w:right w:val="none" w:sz="0" w:space="0" w:color="auto"/>
              </w:divBdr>
            </w:div>
            <w:div w:id="359399504">
              <w:marLeft w:val="0"/>
              <w:marRight w:val="0"/>
              <w:marTop w:val="0"/>
              <w:marBottom w:val="0"/>
              <w:divBdr>
                <w:top w:val="none" w:sz="0" w:space="0" w:color="auto"/>
                <w:left w:val="none" w:sz="0" w:space="0" w:color="auto"/>
                <w:bottom w:val="none" w:sz="0" w:space="0" w:color="auto"/>
                <w:right w:val="none" w:sz="0" w:space="0" w:color="auto"/>
              </w:divBdr>
            </w:div>
            <w:div w:id="229730973">
              <w:marLeft w:val="0"/>
              <w:marRight w:val="0"/>
              <w:marTop w:val="0"/>
              <w:marBottom w:val="0"/>
              <w:divBdr>
                <w:top w:val="none" w:sz="0" w:space="0" w:color="auto"/>
                <w:left w:val="none" w:sz="0" w:space="0" w:color="auto"/>
                <w:bottom w:val="none" w:sz="0" w:space="0" w:color="auto"/>
                <w:right w:val="none" w:sz="0" w:space="0" w:color="auto"/>
              </w:divBdr>
            </w:div>
            <w:div w:id="822086237">
              <w:marLeft w:val="0"/>
              <w:marRight w:val="0"/>
              <w:marTop w:val="0"/>
              <w:marBottom w:val="0"/>
              <w:divBdr>
                <w:top w:val="none" w:sz="0" w:space="0" w:color="auto"/>
                <w:left w:val="none" w:sz="0" w:space="0" w:color="auto"/>
                <w:bottom w:val="none" w:sz="0" w:space="0" w:color="auto"/>
                <w:right w:val="none" w:sz="0" w:space="0" w:color="auto"/>
              </w:divBdr>
            </w:div>
            <w:div w:id="404651556">
              <w:marLeft w:val="0"/>
              <w:marRight w:val="0"/>
              <w:marTop w:val="0"/>
              <w:marBottom w:val="0"/>
              <w:divBdr>
                <w:top w:val="none" w:sz="0" w:space="0" w:color="auto"/>
                <w:left w:val="none" w:sz="0" w:space="0" w:color="auto"/>
                <w:bottom w:val="none" w:sz="0" w:space="0" w:color="auto"/>
                <w:right w:val="none" w:sz="0" w:space="0" w:color="auto"/>
              </w:divBdr>
            </w:div>
            <w:div w:id="1613390675">
              <w:marLeft w:val="0"/>
              <w:marRight w:val="0"/>
              <w:marTop w:val="0"/>
              <w:marBottom w:val="0"/>
              <w:divBdr>
                <w:top w:val="none" w:sz="0" w:space="0" w:color="auto"/>
                <w:left w:val="none" w:sz="0" w:space="0" w:color="auto"/>
                <w:bottom w:val="none" w:sz="0" w:space="0" w:color="auto"/>
                <w:right w:val="none" w:sz="0" w:space="0" w:color="auto"/>
              </w:divBdr>
            </w:div>
            <w:div w:id="470829535">
              <w:marLeft w:val="0"/>
              <w:marRight w:val="0"/>
              <w:marTop w:val="0"/>
              <w:marBottom w:val="0"/>
              <w:divBdr>
                <w:top w:val="none" w:sz="0" w:space="0" w:color="auto"/>
                <w:left w:val="none" w:sz="0" w:space="0" w:color="auto"/>
                <w:bottom w:val="none" w:sz="0" w:space="0" w:color="auto"/>
                <w:right w:val="none" w:sz="0" w:space="0" w:color="auto"/>
              </w:divBdr>
            </w:div>
            <w:div w:id="85077401">
              <w:marLeft w:val="0"/>
              <w:marRight w:val="0"/>
              <w:marTop w:val="0"/>
              <w:marBottom w:val="0"/>
              <w:divBdr>
                <w:top w:val="none" w:sz="0" w:space="0" w:color="auto"/>
                <w:left w:val="none" w:sz="0" w:space="0" w:color="auto"/>
                <w:bottom w:val="none" w:sz="0" w:space="0" w:color="auto"/>
                <w:right w:val="none" w:sz="0" w:space="0" w:color="auto"/>
              </w:divBdr>
            </w:div>
            <w:div w:id="1631201792">
              <w:marLeft w:val="0"/>
              <w:marRight w:val="0"/>
              <w:marTop w:val="0"/>
              <w:marBottom w:val="0"/>
              <w:divBdr>
                <w:top w:val="none" w:sz="0" w:space="0" w:color="auto"/>
                <w:left w:val="none" w:sz="0" w:space="0" w:color="auto"/>
                <w:bottom w:val="none" w:sz="0" w:space="0" w:color="auto"/>
                <w:right w:val="none" w:sz="0" w:space="0" w:color="auto"/>
              </w:divBdr>
            </w:div>
            <w:div w:id="1407998987">
              <w:marLeft w:val="0"/>
              <w:marRight w:val="0"/>
              <w:marTop w:val="0"/>
              <w:marBottom w:val="0"/>
              <w:divBdr>
                <w:top w:val="none" w:sz="0" w:space="0" w:color="auto"/>
                <w:left w:val="none" w:sz="0" w:space="0" w:color="auto"/>
                <w:bottom w:val="none" w:sz="0" w:space="0" w:color="auto"/>
                <w:right w:val="none" w:sz="0" w:space="0" w:color="auto"/>
              </w:divBdr>
            </w:div>
            <w:div w:id="1031104073">
              <w:marLeft w:val="0"/>
              <w:marRight w:val="0"/>
              <w:marTop w:val="0"/>
              <w:marBottom w:val="0"/>
              <w:divBdr>
                <w:top w:val="none" w:sz="0" w:space="0" w:color="auto"/>
                <w:left w:val="none" w:sz="0" w:space="0" w:color="auto"/>
                <w:bottom w:val="none" w:sz="0" w:space="0" w:color="auto"/>
                <w:right w:val="none" w:sz="0" w:space="0" w:color="auto"/>
              </w:divBdr>
            </w:div>
            <w:div w:id="540869364">
              <w:marLeft w:val="0"/>
              <w:marRight w:val="0"/>
              <w:marTop w:val="0"/>
              <w:marBottom w:val="0"/>
              <w:divBdr>
                <w:top w:val="none" w:sz="0" w:space="0" w:color="auto"/>
                <w:left w:val="none" w:sz="0" w:space="0" w:color="auto"/>
                <w:bottom w:val="none" w:sz="0" w:space="0" w:color="auto"/>
                <w:right w:val="none" w:sz="0" w:space="0" w:color="auto"/>
              </w:divBdr>
            </w:div>
            <w:div w:id="1130630407">
              <w:marLeft w:val="0"/>
              <w:marRight w:val="0"/>
              <w:marTop w:val="0"/>
              <w:marBottom w:val="0"/>
              <w:divBdr>
                <w:top w:val="none" w:sz="0" w:space="0" w:color="auto"/>
                <w:left w:val="none" w:sz="0" w:space="0" w:color="auto"/>
                <w:bottom w:val="none" w:sz="0" w:space="0" w:color="auto"/>
                <w:right w:val="none" w:sz="0" w:space="0" w:color="auto"/>
              </w:divBdr>
            </w:div>
            <w:div w:id="1185438444">
              <w:marLeft w:val="0"/>
              <w:marRight w:val="0"/>
              <w:marTop w:val="0"/>
              <w:marBottom w:val="0"/>
              <w:divBdr>
                <w:top w:val="none" w:sz="0" w:space="0" w:color="auto"/>
                <w:left w:val="none" w:sz="0" w:space="0" w:color="auto"/>
                <w:bottom w:val="none" w:sz="0" w:space="0" w:color="auto"/>
                <w:right w:val="none" w:sz="0" w:space="0" w:color="auto"/>
              </w:divBdr>
            </w:div>
            <w:div w:id="759179431">
              <w:marLeft w:val="0"/>
              <w:marRight w:val="0"/>
              <w:marTop w:val="0"/>
              <w:marBottom w:val="0"/>
              <w:divBdr>
                <w:top w:val="none" w:sz="0" w:space="0" w:color="auto"/>
                <w:left w:val="none" w:sz="0" w:space="0" w:color="auto"/>
                <w:bottom w:val="none" w:sz="0" w:space="0" w:color="auto"/>
                <w:right w:val="none" w:sz="0" w:space="0" w:color="auto"/>
              </w:divBdr>
            </w:div>
            <w:div w:id="339084084">
              <w:marLeft w:val="0"/>
              <w:marRight w:val="0"/>
              <w:marTop w:val="0"/>
              <w:marBottom w:val="0"/>
              <w:divBdr>
                <w:top w:val="none" w:sz="0" w:space="0" w:color="auto"/>
                <w:left w:val="none" w:sz="0" w:space="0" w:color="auto"/>
                <w:bottom w:val="none" w:sz="0" w:space="0" w:color="auto"/>
                <w:right w:val="none" w:sz="0" w:space="0" w:color="auto"/>
              </w:divBdr>
            </w:div>
            <w:div w:id="1696542291">
              <w:marLeft w:val="0"/>
              <w:marRight w:val="0"/>
              <w:marTop w:val="0"/>
              <w:marBottom w:val="0"/>
              <w:divBdr>
                <w:top w:val="none" w:sz="0" w:space="0" w:color="auto"/>
                <w:left w:val="none" w:sz="0" w:space="0" w:color="auto"/>
                <w:bottom w:val="none" w:sz="0" w:space="0" w:color="auto"/>
                <w:right w:val="none" w:sz="0" w:space="0" w:color="auto"/>
              </w:divBdr>
            </w:div>
            <w:div w:id="924848154">
              <w:marLeft w:val="0"/>
              <w:marRight w:val="0"/>
              <w:marTop w:val="0"/>
              <w:marBottom w:val="0"/>
              <w:divBdr>
                <w:top w:val="none" w:sz="0" w:space="0" w:color="auto"/>
                <w:left w:val="none" w:sz="0" w:space="0" w:color="auto"/>
                <w:bottom w:val="none" w:sz="0" w:space="0" w:color="auto"/>
                <w:right w:val="none" w:sz="0" w:space="0" w:color="auto"/>
              </w:divBdr>
            </w:div>
            <w:div w:id="1168400904">
              <w:marLeft w:val="0"/>
              <w:marRight w:val="0"/>
              <w:marTop w:val="0"/>
              <w:marBottom w:val="0"/>
              <w:divBdr>
                <w:top w:val="none" w:sz="0" w:space="0" w:color="auto"/>
                <w:left w:val="none" w:sz="0" w:space="0" w:color="auto"/>
                <w:bottom w:val="none" w:sz="0" w:space="0" w:color="auto"/>
                <w:right w:val="none" w:sz="0" w:space="0" w:color="auto"/>
              </w:divBdr>
            </w:div>
            <w:div w:id="2053580536">
              <w:marLeft w:val="0"/>
              <w:marRight w:val="0"/>
              <w:marTop w:val="0"/>
              <w:marBottom w:val="0"/>
              <w:divBdr>
                <w:top w:val="none" w:sz="0" w:space="0" w:color="auto"/>
                <w:left w:val="none" w:sz="0" w:space="0" w:color="auto"/>
                <w:bottom w:val="none" w:sz="0" w:space="0" w:color="auto"/>
                <w:right w:val="none" w:sz="0" w:space="0" w:color="auto"/>
              </w:divBdr>
            </w:div>
            <w:div w:id="15141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08810">
      <w:bodyDiv w:val="1"/>
      <w:marLeft w:val="0"/>
      <w:marRight w:val="0"/>
      <w:marTop w:val="0"/>
      <w:marBottom w:val="0"/>
      <w:divBdr>
        <w:top w:val="none" w:sz="0" w:space="0" w:color="auto"/>
        <w:left w:val="none" w:sz="0" w:space="0" w:color="auto"/>
        <w:bottom w:val="none" w:sz="0" w:space="0" w:color="auto"/>
        <w:right w:val="none" w:sz="0" w:space="0" w:color="auto"/>
      </w:divBdr>
      <w:divsChild>
        <w:div w:id="1248229184">
          <w:marLeft w:val="0"/>
          <w:marRight w:val="0"/>
          <w:marTop w:val="0"/>
          <w:marBottom w:val="0"/>
          <w:divBdr>
            <w:top w:val="none" w:sz="0" w:space="0" w:color="auto"/>
            <w:left w:val="none" w:sz="0" w:space="0" w:color="auto"/>
            <w:bottom w:val="none" w:sz="0" w:space="0" w:color="auto"/>
            <w:right w:val="none" w:sz="0" w:space="0" w:color="auto"/>
          </w:divBdr>
          <w:divsChild>
            <w:div w:id="1045759437">
              <w:marLeft w:val="0"/>
              <w:marRight w:val="0"/>
              <w:marTop w:val="0"/>
              <w:marBottom w:val="0"/>
              <w:divBdr>
                <w:top w:val="none" w:sz="0" w:space="0" w:color="auto"/>
                <w:left w:val="none" w:sz="0" w:space="0" w:color="auto"/>
                <w:bottom w:val="none" w:sz="0" w:space="0" w:color="auto"/>
                <w:right w:val="none" w:sz="0" w:space="0" w:color="auto"/>
              </w:divBdr>
            </w:div>
            <w:div w:id="109713380">
              <w:marLeft w:val="0"/>
              <w:marRight w:val="0"/>
              <w:marTop w:val="0"/>
              <w:marBottom w:val="0"/>
              <w:divBdr>
                <w:top w:val="none" w:sz="0" w:space="0" w:color="auto"/>
                <w:left w:val="none" w:sz="0" w:space="0" w:color="auto"/>
                <w:bottom w:val="none" w:sz="0" w:space="0" w:color="auto"/>
                <w:right w:val="none" w:sz="0" w:space="0" w:color="auto"/>
              </w:divBdr>
            </w:div>
            <w:div w:id="636180145">
              <w:marLeft w:val="0"/>
              <w:marRight w:val="0"/>
              <w:marTop w:val="0"/>
              <w:marBottom w:val="0"/>
              <w:divBdr>
                <w:top w:val="none" w:sz="0" w:space="0" w:color="auto"/>
                <w:left w:val="none" w:sz="0" w:space="0" w:color="auto"/>
                <w:bottom w:val="none" w:sz="0" w:space="0" w:color="auto"/>
                <w:right w:val="none" w:sz="0" w:space="0" w:color="auto"/>
              </w:divBdr>
            </w:div>
            <w:div w:id="1736051032">
              <w:marLeft w:val="0"/>
              <w:marRight w:val="0"/>
              <w:marTop w:val="0"/>
              <w:marBottom w:val="0"/>
              <w:divBdr>
                <w:top w:val="none" w:sz="0" w:space="0" w:color="auto"/>
                <w:left w:val="none" w:sz="0" w:space="0" w:color="auto"/>
                <w:bottom w:val="none" w:sz="0" w:space="0" w:color="auto"/>
                <w:right w:val="none" w:sz="0" w:space="0" w:color="auto"/>
              </w:divBdr>
            </w:div>
            <w:div w:id="36704364">
              <w:marLeft w:val="0"/>
              <w:marRight w:val="0"/>
              <w:marTop w:val="0"/>
              <w:marBottom w:val="0"/>
              <w:divBdr>
                <w:top w:val="none" w:sz="0" w:space="0" w:color="auto"/>
                <w:left w:val="none" w:sz="0" w:space="0" w:color="auto"/>
                <w:bottom w:val="none" w:sz="0" w:space="0" w:color="auto"/>
                <w:right w:val="none" w:sz="0" w:space="0" w:color="auto"/>
              </w:divBdr>
            </w:div>
            <w:div w:id="64765623">
              <w:marLeft w:val="0"/>
              <w:marRight w:val="0"/>
              <w:marTop w:val="0"/>
              <w:marBottom w:val="0"/>
              <w:divBdr>
                <w:top w:val="none" w:sz="0" w:space="0" w:color="auto"/>
                <w:left w:val="none" w:sz="0" w:space="0" w:color="auto"/>
                <w:bottom w:val="none" w:sz="0" w:space="0" w:color="auto"/>
                <w:right w:val="none" w:sz="0" w:space="0" w:color="auto"/>
              </w:divBdr>
            </w:div>
            <w:div w:id="200434607">
              <w:marLeft w:val="0"/>
              <w:marRight w:val="0"/>
              <w:marTop w:val="0"/>
              <w:marBottom w:val="0"/>
              <w:divBdr>
                <w:top w:val="none" w:sz="0" w:space="0" w:color="auto"/>
                <w:left w:val="none" w:sz="0" w:space="0" w:color="auto"/>
                <w:bottom w:val="none" w:sz="0" w:space="0" w:color="auto"/>
                <w:right w:val="none" w:sz="0" w:space="0" w:color="auto"/>
              </w:divBdr>
            </w:div>
            <w:div w:id="1419718713">
              <w:marLeft w:val="0"/>
              <w:marRight w:val="0"/>
              <w:marTop w:val="0"/>
              <w:marBottom w:val="0"/>
              <w:divBdr>
                <w:top w:val="none" w:sz="0" w:space="0" w:color="auto"/>
                <w:left w:val="none" w:sz="0" w:space="0" w:color="auto"/>
                <w:bottom w:val="none" w:sz="0" w:space="0" w:color="auto"/>
                <w:right w:val="none" w:sz="0" w:space="0" w:color="auto"/>
              </w:divBdr>
            </w:div>
            <w:div w:id="209151371">
              <w:marLeft w:val="0"/>
              <w:marRight w:val="0"/>
              <w:marTop w:val="0"/>
              <w:marBottom w:val="0"/>
              <w:divBdr>
                <w:top w:val="none" w:sz="0" w:space="0" w:color="auto"/>
                <w:left w:val="none" w:sz="0" w:space="0" w:color="auto"/>
                <w:bottom w:val="none" w:sz="0" w:space="0" w:color="auto"/>
                <w:right w:val="none" w:sz="0" w:space="0" w:color="auto"/>
              </w:divBdr>
            </w:div>
            <w:div w:id="703139422">
              <w:marLeft w:val="0"/>
              <w:marRight w:val="0"/>
              <w:marTop w:val="0"/>
              <w:marBottom w:val="0"/>
              <w:divBdr>
                <w:top w:val="none" w:sz="0" w:space="0" w:color="auto"/>
                <w:left w:val="none" w:sz="0" w:space="0" w:color="auto"/>
                <w:bottom w:val="none" w:sz="0" w:space="0" w:color="auto"/>
                <w:right w:val="none" w:sz="0" w:space="0" w:color="auto"/>
              </w:divBdr>
            </w:div>
            <w:div w:id="661813330">
              <w:marLeft w:val="0"/>
              <w:marRight w:val="0"/>
              <w:marTop w:val="0"/>
              <w:marBottom w:val="0"/>
              <w:divBdr>
                <w:top w:val="none" w:sz="0" w:space="0" w:color="auto"/>
                <w:left w:val="none" w:sz="0" w:space="0" w:color="auto"/>
                <w:bottom w:val="none" w:sz="0" w:space="0" w:color="auto"/>
                <w:right w:val="none" w:sz="0" w:space="0" w:color="auto"/>
              </w:divBdr>
            </w:div>
            <w:div w:id="2130127707">
              <w:marLeft w:val="0"/>
              <w:marRight w:val="0"/>
              <w:marTop w:val="0"/>
              <w:marBottom w:val="0"/>
              <w:divBdr>
                <w:top w:val="none" w:sz="0" w:space="0" w:color="auto"/>
                <w:left w:val="none" w:sz="0" w:space="0" w:color="auto"/>
                <w:bottom w:val="none" w:sz="0" w:space="0" w:color="auto"/>
                <w:right w:val="none" w:sz="0" w:space="0" w:color="auto"/>
              </w:divBdr>
            </w:div>
            <w:div w:id="1157457082">
              <w:marLeft w:val="0"/>
              <w:marRight w:val="0"/>
              <w:marTop w:val="0"/>
              <w:marBottom w:val="0"/>
              <w:divBdr>
                <w:top w:val="none" w:sz="0" w:space="0" w:color="auto"/>
                <w:left w:val="none" w:sz="0" w:space="0" w:color="auto"/>
                <w:bottom w:val="none" w:sz="0" w:space="0" w:color="auto"/>
                <w:right w:val="none" w:sz="0" w:space="0" w:color="auto"/>
              </w:divBdr>
            </w:div>
            <w:div w:id="1425109600">
              <w:marLeft w:val="0"/>
              <w:marRight w:val="0"/>
              <w:marTop w:val="0"/>
              <w:marBottom w:val="0"/>
              <w:divBdr>
                <w:top w:val="none" w:sz="0" w:space="0" w:color="auto"/>
                <w:left w:val="none" w:sz="0" w:space="0" w:color="auto"/>
                <w:bottom w:val="none" w:sz="0" w:space="0" w:color="auto"/>
                <w:right w:val="none" w:sz="0" w:space="0" w:color="auto"/>
              </w:divBdr>
            </w:div>
            <w:div w:id="100102921">
              <w:marLeft w:val="0"/>
              <w:marRight w:val="0"/>
              <w:marTop w:val="0"/>
              <w:marBottom w:val="0"/>
              <w:divBdr>
                <w:top w:val="none" w:sz="0" w:space="0" w:color="auto"/>
                <w:left w:val="none" w:sz="0" w:space="0" w:color="auto"/>
                <w:bottom w:val="none" w:sz="0" w:space="0" w:color="auto"/>
                <w:right w:val="none" w:sz="0" w:space="0" w:color="auto"/>
              </w:divBdr>
            </w:div>
            <w:div w:id="1357348403">
              <w:marLeft w:val="0"/>
              <w:marRight w:val="0"/>
              <w:marTop w:val="0"/>
              <w:marBottom w:val="0"/>
              <w:divBdr>
                <w:top w:val="none" w:sz="0" w:space="0" w:color="auto"/>
                <w:left w:val="none" w:sz="0" w:space="0" w:color="auto"/>
                <w:bottom w:val="none" w:sz="0" w:space="0" w:color="auto"/>
                <w:right w:val="none" w:sz="0" w:space="0" w:color="auto"/>
              </w:divBdr>
            </w:div>
            <w:div w:id="234753631">
              <w:marLeft w:val="0"/>
              <w:marRight w:val="0"/>
              <w:marTop w:val="0"/>
              <w:marBottom w:val="0"/>
              <w:divBdr>
                <w:top w:val="none" w:sz="0" w:space="0" w:color="auto"/>
                <w:left w:val="none" w:sz="0" w:space="0" w:color="auto"/>
                <w:bottom w:val="none" w:sz="0" w:space="0" w:color="auto"/>
                <w:right w:val="none" w:sz="0" w:space="0" w:color="auto"/>
              </w:divBdr>
            </w:div>
            <w:div w:id="1550339479">
              <w:marLeft w:val="0"/>
              <w:marRight w:val="0"/>
              <w:marTop w:val="0"/>
              <w:marBottom w:val="0"/>
              <w:divBdr>
                <w:top w:val="none" w:sz="0" w:space="0" w:color="auto"/>
                <w:left w:val="none" w:sz="0" w:space="0" w:color="auto"/>
                <w:bottom w:val="none" w:sz="0" w:space="0" w:color="auto"/>
                <w:right w:val="none" w:sz="0" w:space="0" w:color="auto"/>
              </w:divBdr>
            </w:div>
            <w:div w:id="962033652">
              <w:marLeft w:val="0"/>
              <w:marRight w:val="0"/>
              <w:marTop w:val="0"/>
              <w:marBottom w:val="0"/>
              <w:divBdr>
                <w:top w:val="none" w:sz="0" w:space="0" w:color="auto"/>
                <w:left w:val="none" w:sz="0" w:space="0" w:color="auto"/>
                <w:bottom w:val="none" w:sz="0" w:space="0" w:color="auto"/>
                <w:right w:val="none" w:sz="0" w:space="0" w:color="auto"/>
              </w:divBdr>
            </w:div>
            <w:div w:id="1800107043">
              <w:marLeft w:val="0"/>
              <w:marRight w:val="0"/>
              <w:marTop w:val="0"/>
              <w:marBottom w:val="0"/>
              <w:divBdr>
                <w:top w:val="none" w:sz="0" w:space="0" w:color="auto"/>
                <w:left w:val="none" w:sz="0" w:space="0" w:color="auto"/>
                <w:bottom w:val="none" w:sz="0" w:space="0" w:color="auto"/>
                <w:right w:val="none" w:sz="0" w:space="0" w:color="auto"/>
              </w:divBdr>
            </w:div>
            <w:div w:id="14189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33841">
      <w:bodyDiv w:val="1"/>
      <w:marLeft w:val="0"/>
      <w:marRight w:val="0"/>
      <w:marTop w:val="0"/>
      <w:marBottom w:val="0"/>
      <w:divBdr>
        <w:top w:val="none" w:sz="0" w:space="0" w:color="auto"/>
        <w:left w:val="none" w:sz="0" w:space="0" w:color="auto"/>
        <w:bottom w:val="none" w:sz="0" w:space="0" w:color="auto"/>
        <w:right w:val="none" w:sz="0" w:space="0" w:color="auto"/>
      </w:divBdr>
      <w:divsChild>
        <w:div w:id="932012412">
          <w:marLeft w:val="0"/>
          <w:marRight w:val="0"/>
          <w:marTop w:val="0"/>
          <w:marBottom w:val="0"/>
          <w:divBdr>
            <w:top w:val="none" w:sz="0" w:space="0" w:color="auto"/>
            <w:left w:val="none" w:sz="0" w:space="0" w:color="auto"/>
            <w:bottom w:val="none" w:sz="0" w:space="0" w:color="auto"/>
            <w:right w:val="none" w:sz="0" w:space="0" w:color="auto"/>
          </w:divBdr>
          <w:divsChild>
            <w:div w:id="1181432970">
              <w:marLeft w:val="0"/>
              <w:marRight w:val="0"/>
              <w:marTop w:val="0"/>
              <w:marBottom w:val="0"/>
              <w:divBdr>
                <w:top w:val="none" w:sz="0" w:space="0" w:color="auto"/>
                <w:left w:val="none" w:sz="0" w:space="0" w:color="auto"/>
                <w:bottom w:val="none" w:sz="0" w:space="0" w:color="auto"/>
                <w:right w:val="none" w:sz="0" w:space="0" w:color="auto"/>
              </w:divBdr>
            </w:div>
            <w:div w:id="615872331">
              <w:marLeft w:val="0"/>
              <w:marRight w:val="0"/>
              <w:marTop w:val="0"/>
              <w:marBottom w:val="0"/>
              <w:divBdr>
                <w:top w:val="none" w:sz="0" w:space="0" w:color="auto"/>
                <w:left w:val="none" w:sz="0" w:space="0" w:color="auto"/>
                <w:bottom w:val="none" w:sz="0" w:space="0" w:color="auto"/>
                <w:right w:val="none" w:sz="0" w:space="0" w:color="auto"/>
              </w:divBdr>
            </w:div>
            <w:div w:id="362874227">
              <w:marLeft w:val="0"/>
              <w:marRight w:val="0"/>
              <w:marTop w:val="0"/>
              <w:marBottom w:val="0"/>
              <w:divBdr>
                <w:top w:val="none" w:sz="0" w:space="0" w:color="auto"/>
                <w:left w:val="none" w:sz="0" w:space="0" w:color="auto"/>
                <w:bottom w:val="none" w:sz="0" w:space="0" w:color="auto"/>
                <w:right w:val="none" w:sz="0" w:space="0" w:color="auto"/>
              </w:divBdr>
            </w:div>
            <w:div w:id="332755892">
              <w:marLeft w:val="0"/>
              <w:marRight w:val="0"/>
              <w:marTop w:val="0"/>
              <w:marBottom w:val="0"/>
              <w:divBdr>
                <w:top w:val="none" w:sz="0" w:space="0" w:color="auto"/>
                <w:left w:val="none" w:sz="0" w:space="0" w:color="auto"/>
                <w:bottom w:val="none" w:sz="0" w:space="0" w:color="auto"/>
                <w:right w:val="none" w:sz="0" w:space="0" w:color="auto"/>
              </w:divBdr>
            </w:div>
            <w:div w:id="1743671606">
              <w:marLeft w:val="0"/>
              <w:marRight w:val="0"/>
              <w:marTop w:val="0"/>
              <w:marBottom w:val="0"/>
              <w:divBdr>
                <w:top w:val="none" w:sz="0" w:space="0" w:color="auto"/>
                <w:left w:val="none" w:sz="0" w:space="0" w:color="auto"/>
                <w:bottom w:val="none" w:sz="0" w:space="0" w:color="auto"/>
                <w:right w:val="none" w:sz="0" w:space="0" w:color="auto"/>
              </w:divBdr>
            </w:div>
            <w:div w:id="859243412">
              <w:marLeft w:val="0"/>
              <w:marRight w:val="0"/>
              <w:marTop w:val="0"/>
              <w:marBottom w:val="0"/>
              <w:divBdr>
                <w:top w:val="none" w:sz="0" w:space="0" w:color="auto"/>
                <w:left w:val="none" w:sz="0" w:space="0" w:color="auto"/>
                <w:bottom w:val="none" w:sz="0" w:space="0" w:color="auto"/>
                <w:right w:val="none" w:sz="0" w:space="0" w:color="auto"/>
              </w:divBdr>
            </w:div>
            <w:div w:id="113004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76516">
      <w:bodyDiv w:val="1"/>
      <w:marLeft w:val="0"/>
      <w:marRight w:val="0"/>
      <w:marTop w:val="0"/>
      <w:marBottom w:val="0"/>
      <w:divBdr>
        <w:top w:val="none" w:sz="0" w:space="0" w:color="auto"/>
        <w:left w:val="none" w:sz="0" w:space="0" w:color="auto"/>
        <w:bottom w:val="none" w:sz="0" w:space="0" w:color="auto"/>
        <w:right w:val="none" w:sz="0" w:space="0" w:color="auto"/>
      </w:divBdr>
      <w:divsChild>
        <w:div w:id="113403961">
          <w:marLeft w:val="0"/>
          <w:marRight w:val="0"/>
          <w:marTop w:val="0"/>
          <w:marBottom w:val="0"/>
          <w:divBdr>
            <w:top w:val="none" w:sz="0" w:space="0" w:color="auto"/>
            <w:left w:val="none" w:sz="0" w:space="0" w:color="auto"/>
            <w:bottom w:val="none" w:sz="0" w:space="0" w:color="auto"/>
            <w:right w:val="none" w:sz="0" w:space="0" w:color="auto"/>
          </w:divBdr>
          <w:divsChild>
            <w:div w:id="2013949342">
              <w:marLeft w:val="0"/>
              <w:marRight w:val="0"/>
              <w:marTop w:val="0"/>
              <w:marBottom w:val="0"/>
              <w:divBdr>
                <w:top w:val="none" w:sz="0" w:space="0" w:color="auto"/>
                <w:left w:val="none" w:sz="0" w:space="0" w:color="auto"/>
                <w:bottom w:val="none" w:sz="0" w:space="0" w:color="auto"/>
                <w:right w:val="none" w:sz="0" w:space="0" w:color="auto"/>
              </w:divBdr>
            </w:div>
            <w:div w:id="1649943208">
              <w:marLeft w:val="0"/>
              <w:marRight w:val="0"/>
              <w:marTop w:val="0"/>
              <w:marBottom w:val="0"/>
              <w:divBdr>
                <w:top w:val="none" w:sz="0" w:space="0" w:color="auto"/>
                <w:left w:val="none" w:sz="0" w:space="0" w:color="auto"/>
                <w:bottom w:val="none" w:sz="0" w:space="0" w:color="auto"/>
                <w:right w:val="none" w:sz="0" w:space="0" w:color="auto"/>
              </w:divBdr>
            </w:div>
            <w:div w:id="306127663">
              <w:marLeft w:val="0"/>
              <w:marRight w:val="0"/>
              <w:marTop w:val="0"/>
              <w:marBottom w:val="0"/>
              <w:divBdr>
                <w:top w:val="none" w:sz="0" w:space="0" w:color="auto"/>
                <w:left w:val="none" w:sz="0" w:space="0" w:color="auto"/>
                <w:bottom w:val="none" w:sz="0" w:space="0" w:color="auto"/>
                <w:right w:val="none" w:sz="0" w:space="0" w:color="auto"/>
              </w:divBdr>
            </w:div>
            <w:div w:id="1129205615">
              <w:marLeft w:val="0"/>
              <w:marRight w:val="0"/>
              <w:marTop w:val="0"/>
              <w:marBottom w:val="0"/>
              <w:divBdr>
                <w:top w:val="none" w:sz="0" w:space="0" w:color="auto"/>
                <w:left w:val="none" w:sz="0" w:space="0" w:color="auto"/>
                <w:bottom w:val="none" w:sz="0" w:space="0" w:color="auto"/>
                <w:right w:val="none" w:sz="0" w:space="0" w:color="auto"/>
              </w:divBdr>
            </w:div>
            <w:div w:id="2072003263">
              <w:marLeft w:val="0"/>
              <w:marRight w:val="0"/>
              <w:marTop w:val="0"/>
              <w:marBottom w:val="0"/>
              <w:divBdr>
                <w:top w:val="none" w:sz="0" w:space="0" w:color="auto"/>
                <w:left w:val="none" w:sz="0" w:space="0" w:color="auto"/>
                <w:bottom w:val="none" w:sz="0" w:space="0" w:color="auto"/>
                <w:right w:val="none" w:sz="0" w:space="0" w:color="auto"/>
              </w:divBdr>
            </w:div>
            <w:div w:id="1050306767">
              <w:marLeft w:val="0"/>
              <w:marRight w:val="0"/>
              <w:marTop w:val="0"/>
              <w:marBottom w:val="0"/>
              <w:divBdr>
                <w:top w:val="none" w:sz="0" w:space="0" w:color="auto"/>
                <w:left w:val="none" w:sz="0" w:space="0" w:color="auto"/>
                <w:bottom w:val="none" w:sz="0" w:space="0" w:color="auto"/>
                <w:right w:val="none" w:sz="0" w:space="0" w:color="auto"/>
              </w:divBdr>
            </w:div>
            <w:div w:id="2065592507">
              <w:marLeft w:val="0"/>
              <w:marRight w:val="0"/>
              <w:marTop w:val="0"/>
              <w:marBottom w:val="0"/>
              <w:divBdr>
                <w:top w:val="none" w:sz="0" w:space="0" w:color="auto"/>
                <w:left w:val="none" w:sz="0" w:space="0" w:color="auto"/>
                <w:bottom w:val="none" w:sz="0" w:space="0" w:color="auto"/>
                <w:right w:val="none" w:sz="0" w:space="0" w:color="auto"/>
              </w:divBdr>
            </w:div>
            <w:div w:id="1529639358">
              <w:marLeft w:val="0"/>
              <w:marRight w:val="0"/>
              <w:marTop w:val="0"/>
              <w:marBottom w:val="0"/>
              <w:divBdr>
                <w:top w:val="none" w:sz="0" w:space="0" w:color="auto"/>
                <w:left w:val="none" w:sz="0" w:space="0" w:color="auto"/>
                <w:bottom w:val="none" w:sz="0" w:space="0" w:color="auto"/>
                <w:right w:val="none" w:sz="0" w:space="0" w:color="auto"/>
              </w:divBdr>
            </w:div>
            <w:div w:id="922300842">
              <w:marLeft w:val="0"/>
              <w:marRight w:val="0"/>
              <w:marTop w:val="0"/>
              <w:marBottom w:val="0"/>
              <w:divBdr>
                <w:top w:val="none" w:sz="0" w:space="0" w:color="auto"/>
                <w:left w:val="none" w:sz="0" w:space="0" w:color="auto"/>
                <w:bottom w:val="none" w:sz="0" w:space="0" w:color="auto"/>
                <w:right w:val="none" w:sz="0" w:space="0" w:color="auto"/>
              </w:divBdr>
            </w:div>
            <w:div w:id="1320496437">
              <w:marLeft w:val="0"/>
              <w:marRight w:val="0"/>
              <w:marTop w:val="0"/>
              <w:marBottom w:val="0"/>
              <w:divBdr>
                <w:top w:val="none" w:sz="0" w:space="0" w:color="auto"/>
                <w:left w:val="none" w:sz="0" w:space="0" w:color="auto"/>
                <w:bottom w:val="none" w:sz="0" w:space="0" w:color="auto"/>
                <w:right w:val="none" w:sz="0" w:space="0" w:color="auto"/>
              </w:divBdr>
            </w:div>
            <w:div w:id="1427456887">
              <w:marLeft w:val="0"/>
              <w:marRight w:val="0"/>
              <w:marTop w:val="0"/>
              <w:marBottom w:val="0"/>
              <w:divBdr>
                <w:top w:val="none" w:sz="0" w:space="0" w:color="auto"/>
                <w:left w:val="none" w:sz="0" w:space="0" w:color="auto"/>
                <w:bottom w:val="none" w:sz="0" w:space="0" w:color="auto"/>
                <w:right w:val="none" w:sz="0" w:space="0" w:color="auto"/>
              </w:divBdr>
            </w:div>
            <w:div w:id="1212813553">
              <w:marLeft w:val="0"/>
              <w:marRight w:val="0"/>
              <w:marTop w:val="0"/>
              <w:marBottom w:val="0"/>
              <w:divBdr>
                <w:top w:val="none" w:sz="0" w:space="0" w:color="auto"/>
                <w:left w:val="none" w:sz="0" w:space="0" w:color="auto"/>
                <w:bottom w:val="none" w:sz="0" w:space="0" w:color="auto"/>
                <w:right w:val="none" w:sz="0" w:space="0" w:color="auto"/>
              </w:divBdr>
            </w:div>
            <w:div w:id="1941797661">
              <w:marLeft w:val="0"/>
              <w:marRight w:val="0"/>
              <w:marTop w:val="0"/>
              <w:marBottom w:val="0"/>
              <w:divBdr>
                <w:top w:val="none" w:sz="0" w:space="0" w:color="auto"/>
                <w:left w:val="none" w:sz="0" w:space="0" w:color="auto"/>
                <w:bottom w:val="none" w:sz="0" w:space="0" w:color="auto"/>
                <w:right w:val="none" w:sz="0" w:space="0" w:color="auto"/>
              </w:divBdr>
            </w:div>
            <w:div w:id="812794385">
              <w:marLeft w:val="0"/>
              <w:marRight w:val="0"/>
              <w:marTop w:val="0"/>
              <w:marBottom w:val="0"/>
              <w:divBdr>
                <w:top w:val="none" w:sz="0" w:space="0" w:color="auto"/>
                <w:left w:val="none" w:sz="0" w:space="0" w:color="auto"/>
                <w:bottom w:val="none" w:sz="0" w:space="0" w:color="auto"/>
                <w:right w:val="none" w:sz="0" w:space="0" w:color="auto"/>
              </w:divBdr>
            </w:div>
            <w:div w:id="731195020">
              <w:marLeft w:val="0"/>
              <w:marRight w:val="0"/>
              <w:marTop w:val="0"/>
              <w:marBottom w:val="0"/>
              <w:divBdr>
                <w:top w:val="none" w:sz="0" w:space="0" w:color="auto"/>
                <w:left w:val="none" w:sz="0" w:space="0" w:color="auto"/>
                <w:bottom w:val="none" w:sz="0" w:space="0" w:color="auto"/>
                <w:right w:val="none" w:sz="0" w:space="0" w:color="auto"/>
              </w:divBdr>
            </w:div>
            <w:div w:id="1694184637">
              <w:marLeft w:val="0"/>
              <w:marRight w:val="0"/>
              <w:marTop w:val="0"/>
              <w:marBottom w:val="0"/>
              <w:divBdr>
                <w:top w:val="none" w:sz="0" w:space="0" w:color="auto"/>
                <w:left w:val="none" w:sz="0" w:space="0" w:color="auto"/>
                <w:bottom w:val="none" w:sz="0" w:space="0" w:color="auto"/>
                <w:right w:val="none" w:sz="0" w:space="0" w:color="auto"/>
              </w:divBdr>
            </w:div>
            <w:div w:id="1205367548">
              <w:marLeft w:val="0"/>
              <w:marRight w:val="0"/>
              <w:marTop w:val="0"/>
              <w:marBottom w:val="0"/>
              <w:divBdr>
                <w:top w:val="none" w:sz="0" w:space="0" w:color="auto"/>
                <w:left w:val="none" w:sz="0" w:space="0" w:color="auto"/>
                <w:bottom w:val="none" w:sz="0" w:space="0" w:color="auto"/>
                <w:right w:val="none" w:sz="0" w:space="0" w:color="auto"/>
              </w:divBdr>
            </w:div>
            <w:div w:id="1225406413">
              <w:marLeft w:val="0"/>
              <w:marRight w:val="0"/>
              <w:marTop w:val="0"/>
              <w:marBottom w:val="0"/>
              <w:divBdr>
                <w:top w:val="none" w:sz="0" w:space="0" w:color="auto"/>
                <w:left w:val="none" w:sz="0" w:space="0" w:color="auto"/>
                <w:bottom w:val="none" w:sz="0" w:space="0" w:color="auto"/>
                <w:right w:val="none" w:sz="0" w:space="0" w:color="auto"/>
              </w:divBdr>
            </w:div>
            <w:div w:id="1230728037">
              <w:marLeft w:val="0"/>
              <w:marRight w:val="0"/>
              <w:marTop w:val="0"/>
              <w:marBottom w:val="0"/>
              <w:divBdr>
                <w:top w:val="none" w:sz="0" w:space="0" w:color="auto"/>
                <w:left w:val="none" w:sz="0" w:space="0" w:color="auto"/>
                <w:bottom w:val="none" w:sz="0" w:space="0" w:color="auto"/>
                <w:right w:val="none" w:sz="0" w:space="0" w:color="auto"/>
              </w:divBdr>
            </w:div>
            <w:div w:id="750662820">
              <w:marLeft w:val="0"/>
              <w:marRight w:val="0"/>
              <w:marTop w:val="0"/>
              <w:marBottom w:val="0"/>
              <w:divBdr>
                <w:top w:val="none" w:sz="0" w:space="0" w:color="auto"/>
                <w:left w:val="none" w:sz="0" w:space="0" w:color="auto"/>
                <w:bottom w:val="none" w:sz="0" w:space="0" w:color="auto"/>
                <w:right w:val="none" w:sz="0" w:space="0" w:color="auto"/>
              </w:divBdr>
            </w:div>
            <w:div w:id="419327548">
              <w:marLeft w:val="0"/>
              <w:marRight w:val="0"/>
              <w:marTop w:val="0"/>
              <w:marBottom w:val="0"/>
              <w:divBdr>
                <w:top w:val="none" w:sz="0" w:space="0" w:color="auto"/>
                <w:left w:val="none" w:sz="0" w:space="0" w:color="auto"/>
                <w:bottom w:val="none" w:sz="0" w:space="0" w:color="auto"/>
                <w:right w:val="none" w:sz="0" w:space="0" w:color="auto"/>
              </w:divBdr>
            </w:div>
            <w:div w:id="313874274">
              <w:marLeft w:val="0"/>
              <w:marRight w:val="0"/>
              <w:marTop w:val="0"/>
              <w:marBottom w:val="0"/>
              <w:divBdr>
                <w:top w:val="none" w:sz="0" w:space="0" w:color="auto"/>
                <w:left w:val="none" w:sz="0" w:space="0" w:color="auto"/>
                <w:bottom w:val="none" w:sz="0" w:space="0" w:color="auto"/>
                <w:right w:val="none" w:sz="0" w:space="0" w:color="auto"/>
              </w:divBdr>
            </w:div>
            <w:div w:id="1620841854">
              <w:marLeft w:val="0"/>
              <w:marRight w:val="0"/>
              <w:marTop w:val="0"/>
              <w:marBottom w:val="0"/>
              <w:divBdr>
                <w:top w:val="none" w:sz="0" w:space="0" w:color="auto"/>
                <w:left w:val="none" w:sz="0" w:space="0" w:color="auto"/>
                <w:bottom w:val="none" w:sz="0" w:space="0" w:color="auto"/>
                <w:right w:val="none" w:sz="0" w:space="0" w:color="auto"/>
              </w:divBdr>
            </w:div>
            <w:div w:id="113444830">
              <w:marLeft w:val="0"/>
              <w:marRight w:val="0"/>
              <w:marTop w:val="0"/>
              <w:marBottom w:val="0"/>
              <w:divBdr>
                <w:top w:val="none" w:sz="0" w:space="0" w:color="auto"/>
                <w:left w:val="none" w:sz="0" w:space="0" w:color="auto"/>
                <w:bottom w:val="none" w:sz="0" w:space="0" w:color="auto"/>
                <w:right w:val="none" w:sz="0" w:space="0" w:color="auto"/>
              </w:divBdr>
            </w:div>
            <w:div w:id="1465342702">
              <w:marLeft w:val="0"/>
              <w:marRight w:val="0"/>
              <w:marTop w:val="0"/>
              <w:marBottom w:val="0"/>
              <w:divBdr>
                <w:top w:val="none" w:sz="0" w:space="0" w:color="auto"/>
                <w:left w:val="none" w:sz="0" w:space="0" w:color="auto"/>
                <w:bottom w:val="none" w:sz="0" w:space="0" w:color="auto"/>
                <w:right w:val="none" w:sz="0" w:space="0" w:color="auto"/>
              </w:divBdr>
            </w:div>
            <w:div w:id="2033068550">
              <w:marLeft w:val="0"/>
              <w:marRight w:val="0"/>
              <w:marTop w:val="0"/>
              <w:marBottom w:val="0"/>
              <w:divBdr>
                <w:top w:val="none" w:sz="0" w:space="0" w:color="auto"/>
                <w:left w:val="none" w:sz="0" w:space="0" w:color="auto"/>
                <w:bottom w:val="none" w:sz="0" w:space="0" w:color="auto"/>
                <w:right w:val="none" w:sz="0" w:space="0" w:color="auto"/>
              </w:divBdr>
            </w:div>
            <w:div w:id="865097679">
              <w:marLeft w:val="0"/>
              <w:marRight w:val="0"/>
              <w:marTop w:val="0"/>
              <w:marBottom w:val="0"/>
              <w:divBdr>
                <w:top w:val="none" w:sz="0" w:space="0" w:color="auto"/>
                <w:left w:val="none" w:sz="0" w:space="0" w:color="auto"/>
                <w:bottom w:val="none" w:sz="0" w:space="0" w:color="auto"/>
                <w:right w:val="none" w:sz="0" w:space="0" w:color="auto"/>
              </w:divBdr>
            </w:div>
            <w:div w:id="1042484056">
              <w:marLeft w:val="0"/>
              <w:marRight w:val="0"/>
              <w:marTop w:val="0"/>
              <w:marBottom w:val="0"/>
              <w:divBdr>
                <w:top w:val="none" w:sz="0" w:space="0" w:color="auto"/>
                <w:left w:val="none" w:sz="0" w:space="0" w:color="auto"/>
                <w:bottom w:val="none" w:sz="0" w:space="0" w:color="auto"/>
                <w:right w:val="none" w:sz="0" w:space="0" w:color="auto"/>
              </w:divBdr>
            </w:div>
            <w:div w:id="1172139926">
              <w:marLeft w:val="0"/>
              <w:marRight w:val="0"/>
              <w:marTop w:val="0"/>
              <w:marBottom w:val="0"/>
              <w:divBdr>
                <w:top w:val="none" w:sz="0" w:space="0" w:color="auto"/>
                <w:left w:val="none" w:sz="0" w:space="0" w:color="auto"/>
                <w:bottom w:val="none" w:sz="0" w:space="0" w:color="auto"/>
                <w:right w:val="none" w:sz="0" w:space="0" w:color="auto"/>
              </w:divBdr>
            </w:div>
            <w:div w:id="1686974455">
              <w:marLeft w:val="0"/>
              <w:marRight w:val="0"/>
              <w:marTop w:val="0"/>
              <w:marBottom w:val="0"/>
              <w:divBdr>
                <w:top w:val="none" w:sz="0" w:space="0" w:color="auto"/>
                <w:left w:val="none" w:sz="0" w:space="0" w:color="auto"/>
                <w:bottom w:val="none" w:sz="0" w:space="0" w:color="auto"/>
                <w:right w:val="none" w:sz="0" w:space="0" w:color="auto"/>
              </w:divBdr>
            </w:div>
            <w:div w:id="452016532">
              <w:marLeft w:val="0"/>
              <w:marRight w:val="0"/>
              <w:marTop w:val="0"/>
              <w:marBottom w:val="0"/>
              <w:divBdr>
                <w:top w:val="none" w:sz="0" w:space="0" w:color="auto"/>
                <w:left w:val="none" w:sz="0" w:space="0" w:color="auto"/>
                <w:bottom w:val="none" w:sz="0" w:space="0" w:color="auto"/>
                <w:right w:val="none" w:sz="0" w:space="0" w:color="auto"/>
              </w:divBdr>
            </w:div>
            <w:div w:id="97677142">
              <w:marLeft w:val="0"/>
              <w:marRight w:val="0"/>
              <w:marTop w:val="0"/>
              <w:marBottom w:val="0"/>
              <w:divBdr>
                <w:top w:val="none" w:sz="0" w:space="0" w:color="auto"/>
                <w:left w:val="none" w:sz="0" w:space="0" w:color="auto"/>
                <w:bottom w:val="none" w:sz="0" w:space="0" w:color="auto"/>
                <w:right w:val="none" w:sz="0" w:space="0" w:color="auto"/>
              </w:divBdr>
            </w:div>
            <w:div w:id="1800605986">
              <w:marLeft w:val="0"/>
              <w:marRight w:val="0"/>
              <w:marTop w:val="0"/>
              <w:marBottom w:val="0"/>
              <w:divBdr>
                <w:top w:val="none" w:sz="0" w:space="0" w:color="auto"/>
                <w:left w:val="none" w:sz="0" w:space="0" w:color="auto"/>
                <w:bottom w:val="none" w:sz="0" w:space="0" w:color="auto"/>
                <w:right w:val="none" w:sz="0" w:space="0" w:color="auto"/>
              </w:divBdr>
            </w:div>
            <w:div w:id="1426608069">
              <w:marLeft w:val="0"/>
              <w:marRight w:val="0"/>
              <w:marTop w:val="0"/>
              <w:marBottom w:val="0"/>
              <w:divBdr>
                <w:top w:val="none" w:sz="0" w:space="0" w:color="auto"/>
                <w:left w:val="none" w:sz="0" w:space="0" w:color="auto"/>
                <w:bottom w:val="none" w:sz="0" w:space="0" w:color="auto"/>
                <w:right w:val="none" w:sz="0" w:space="0" w:color="auto"/>
              </w:divBdr>
            </w:div>
            <w:div w:id="1408576843">
              <w:marLeft w:val="0"/>
              <w:marRight w:val="0"/>
              <w:marTop w:val="0"/>
              <w:marBottom w:val="0"/>
              <w:divBdr>
                <w:top w:val="none" w:sz="0" w:space="0" w:color="auto"/>
                <w:left w:val="none" w:sz="0" w:space="0" w:color="auto"/>
                <w:bottom w:val="none" w:sz="0" w:space="0" w:color="auto"/>
                <w:right w:val="none" w:sz="0" w:space="0" w:color="auto"/>
              </w:divBdr>
            </w:div>
            <w:div w:id="105292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95925">
      <w:bodyDiv w:val="1"/>
      <w:marLeft w:val="0"/>
      <w:marRight w:val="0"/>
      <w:marTop w:val="0"/>
      <w:marBottom w:val="0"/>
      <w:divBdr>
        <w:top w:val="none" w:sz="0" w:space="0" w:color="auto"/>
        <w:left w:val="none" w:sz="0" w:space="0" w:color="auto"/>
        <w:bottom w:val="none" w:sz="0" w:space="0" w:color="auto"/>
        <w:right w:val="none" w:sz="0" w:space="0" w:color="auto"/>
      </w:divBdr>
      <w:divsChild>
        <w:div w:id="960495966">
          <w:marLeft w:val="0"/>
          <w:marRight w:val="0"/>
          <w:marTop w:val="0"/>
          <w:marBottom w:val="0"/>
          <w:divBdr>
            <w:top w:val="none" w:sz="0" w:space="0" w:color="auto"/>
            <w:left w:val="none" w:sz="0" w:space="0" w:color="auto"/>
            <w:bottom w:val="none" w:sz="0" w:space="0" w:color="auto"/>
            <w:right w:val="none" w:sz="0" w:space="0" w:color="auto"/>
          </w:divBdr>
          <w:divsChild>
            <w:div w:id="8335961">
              <w:marLeft w:val="0"/>
              <w:marRight w:val="0"/>
              <w:marTop w:val="0"/>
              <w:marBottom w:val="0"/>
              <w:divBdr>
                <w:top w:val="none" w:sz="0" w:space="0" w:color="auto"/>
                <w:left w:val="none" w:sz="0" w:space="0" w:color="auto"/>
                <w:bottom w:val="none" w:sz="0" w:space="0" w:color="auto"/>
                <w:right w:val="none" w:sz="0" w:space="0" w:color="auto"/>
              </w:divBdr>
            </w:div>
            <w:div w:id="676855998">
              <w:marLeft w:val="0"/>
              <w:marRight w:val="0"/>
              <w:marTop w:val="0"/>
              <w:marBottom w:val="0"/>
              <w:divBdr>
                <w:top w:val="none" w:sz="0" w:space="0" w:color="auto"/>
                <w:left w:val="none" w:sz="0" w:space="0" w:color="auto"/>
                <w:bottom w:val="none" w:sz="0" w:space="0" w:color="auto"/>
                <w:right w:val="none" w:sz="0" w:space="0" w:color="auto"/>
              </w:divBdr>
            </w:div>
            <w:div w:id="1920016570">
              <w:marLeft w:val="0"/>
              <w:marRight w:val="0"/>
              <w:marTop w:val="0"/>
              <w:marBottom w:val="0"/>
              <w:divBdr>
                <w:top w:val="none" w:sz="0" w:space="0" w:color="auto"/>
                <w:left w:val="none" w:sz="0" w:space="0" w:color="auto"/>
                <w:bottom w:val="none" w:sz="0" w:space="0" w:color="auto"/>
                <w:right w:val="none" w:sz="0" w:space="0" w:color="auto"/>
              </w:divBdr>
            </w:div>
            <w:div w:id="197162890">
              <w:marLeft w:val="0"/>
              <w:marRight w:val="0"/>
              <w:marTop w:val="0"/>
              <w:marBottom w:val="0"/>
              <w:divBdr>
                <w:top w:val="none" w:sz="0" w:space="0" w:color="auto"/>
                <w:left w:val="none" w:sz="0" w:space="0" w:color="auto"/>
                <w:bottom w:val="none" w:sz="0" w:space="0" w:color="auto"/>
                <w:right w:val="none" w:sz="0" w:space="0" w:color="auto"/>
              </w:divBdr>
            </w:div>
            <w:div w:id="172500846">
              <w:marLeft w:val="0"/>
              <w:marRight w:val="0"/>
              <w:marTop w:val="0"/>
              <w:marBottom w:val="0"/>
              <w:divBdr>
                <w:top w:val="none" w:sz="0" w:space="0" w:color="auto"/>
                <w:left w:val="none" w:sz="0" w:space="0" w:color="auto"/>
                <w:bottom w:val="none" w:sz="0" w:space="0" w:color="auto"/>
                <w:right w:val="none" w:sz="0" w:space="0" w:color="auto"/>
              </w:divBdr>
            </w:div>
            <w:div w:id="711540026">
              <w:marLeft w:val="0"/>
              <w:marRight w:val="0"/>
              <w:marTop w:val="0"/>
              <w:marBottom w:val="0"/>
              <w:divBdr>
                <w:top w:val="none" w:sz="0" w:space="0" w:color="auto"/>
                <w:left w:val="none" w:sz="0" w:space="0" w:color="auto"/>
                <w:bottom w:val="none" w:sz="0" w:space="0" w:color="auto"/>
                <w:right w:val="none" w:sz="0" w:space="0" w:color="auto"/>
              </w:divBdr>
            </w:div>
            <w:div w:id="2016689402">
              <w:marLeft w:val="0"/>
              <w:marRight w:val="0"/>
              <w:marTop w:val="0"/>
              <w:marBottom w:val="0"/>
              <w:divBdr>
                <w:top w:val="none" w:sz="0" w:space="0" w:color="auto"/>
                <w:left w:val="none" w:sz="0" w:space="0" w:color="auto"/>
                <w:bottom w:val="none" w:sz="0" w:space="0" w:color="auto"/>
                <w:right w:val="none" w:sz="0" w:space="0" w:color="auto"/>
              </w:divBdr>
            </w:div>
            <w:div w:id="1794667206">
              <w:marLeft w:val="0"/>
              <w:marRight w:val="0"/>
              <w:marTop w:val="0"/>
              <w:marBottom w:val="0"/>
              <w:divBdr>
                <w:top w:val="none" w:sz="0" w:space="0" w:color="auto"/>
                <w:left w:val="none" w:sz="0" w:space="0" w:color="auto"/>
                <w:bottom w:val="none" w:sz="0" w:space="0" w:color="auto"/>
                <w:right w:val="none" w:sz="0" w:space="0" w:color="auto"/>
              </w:divBdr>
            </w:div>
            <w:div w:id="1071195770">
              <w:marLeft w:val="0"/>
              <w:marRight w:val="0"/>
              <w:marTop w:val="0"/>
              <w:marBottom w:val="0"/>
              <w:divBdr>
                <w:top w:val="none" w:sz="0" w:space="0" w:color="auto"/>
                <w:left w:val="none" w:sz="0" w:space="0" w:color="auto"/>
                <w:bottom w:val="none" w:sz="0" w:space="0" w:color="auto"/>
                <w:right w:val="none" w:sz="0" w:space="0" w:color="auto"/>
              </w:divBdr>
            </w:div>
            <w:div w:id="425226318">
              <w:marLeft w:val="0"/>
              <w:marRight w:val="0"/>
              <w:marTop w:val="0"/>
              <w:marBottom w:val="0"/>
              <w:divBdr>
                <w:top w:val="none" w:sz="0" w:space="0" w:color="auto"/>
                <w:left w:val="none" w:sz="0" w:space="0" w:color="auto"/>
                <w:bottom w:val="none" w:sz="0" w:space="0" w:color="auto"/>
                <w:right w:val="none" w:sz="0" w:space="0" w:color="auto"/>
              </w:divBdr>
            </w:div>
            <w:div w:id="2135903934">
              <w:marLeft w:val="0"/>
              <w:marRight w:val="0"/>
              <w:marTop w:val="0"/>
              <w:marBottom w:val="0"/>
              <w:divBdr>
                <w:top w:val="none" w:sz="0" w:space="0" w:color="auto"/>
                <w:left w:val="none" w:sz="0" w:space="0" w:color="auto"/>
                <w:bottom w:val="none" w:sz="0" w:space="0" w:color="auto"/>
                <w:right w:val="none" w:sz="0" w:space="0" w:color="auto"/>
              </w:divBdr>
            </w:div>
            <w:div w:id="2088108645">
              <w:marLeft w:val="0"/>
              <w:marRight w:val="0"/>
              <w:marTop w:val="0"/>
              <w:marBottom w:val="0"/>
              <w:divBdr>
                <w:top w:val="none" w:sz="0" w:space="0" w:color="auto"/>
                <w:left w:val="none" w:sz="0" w:space="0" w:color="auto"/>
                <w:bottom w:val="none" w:sz="0" w:space="0" w:color="auto"/>
                <w:right w:val="none" w:sz="0" w:space="0" w:color="auto"/>
              </w:divBdr>
            </w:div>
            <w:div w:id="1591813590">
              <w:marLeft w:val="0"/>
              <w:marRight w:val="0"/>
              <w:marTop w:val="0"/>
              <w:marBottom w:val="0"/>
              <w:divBdr>
                <w:top w:val="none" w:sz="0" w:space="0" w:color="auto"/>
                <w:left w:val="none" w:sz="0" w:space="0" w:color="auto"/>
                <w:bottom w:val="none" w:sz="0" w:space="0" w:color="auto"/>
                <w:right w:val="none" w:sz="0" w:space="0" w:color="auto"/>
              </w:divBdr>
            </w:div>
            <w:div w:id="529683698">
              <w:marLeft w:val="0"/>
              <w:marRight w:val="0"/>
              <w:marTop w:val="0"/>
              <w:marBottom w:val="0"/>
              <w:divBdr>
                <w:top w:val="none" w:sz="0" w:space="0" w:color="auto"/>
                <w:left w:val="none" w:sz="0" w:space="0" w:color="auto"/>
                <w:bottom w:val="none" w:sz="0" w:space="0" w:color="auto"/>
                <w:right w:val="none" w:sz="0" w:space="0" w:color="auto"/>
              </w:divBdr>
            </w:div>
            <w:div w:id="1774012171">
              <w:marLeft w:val="0"/>
              <w:marRight w:val="0"/>
              <w:marTop w:val="0"/>
              <w:marBottom w:val="0"/>
              <w:divBdr>
                <w:top w:val="none" w:sz="0" w:space="0" w:color="auto"/>
                <w:left w:val="none" w:sz="0" w:space="0" w:color="auto"/>
                <w:bottom w:val="none" w:sz="0" w:space="0" w:color="auto"/>
                <w:right w:val="none" w:sz="0" w:space="0" w:color="auto"/>
              </w:divBdr>
            </w:div>
            <w:div w:id="206987675">
              <w:marLeft w:val="0"/>
              <w:marRight w:val="0"/>
              <w:marTop w:val="0"/>
              <w:marBottom w:val="0"/>
              <w:divBdr>
                <w:top w:val="none" w:sz="0" w:space="0" w:color="auto"/>
                <w:left w:val="none" w:sz="0" w:space="0" w:color="auto"/>
                <w:bottom w:val="none" w:sz="0" w:space="0" w:color="auto"/>
                <w:right w:val="none" w:sz="0" w:space="0" w:color="auto"/>
              </w:divBdr>
            </w:div>
            <w:div w:id="266347934">
              <w:marLeft w:val="0"/>
              <w:marRight w:val="0"/>
              <w:marTop w:val="0"/>
              <w:marBottom w:val="0"/>
              <w:divBdr>
                <w:top w:val="none" w:sz="0" w:space="0" w:color="auto"/>
                <w:left w:val="none" w:sz="0" w:space="0" w:color="auto"/>
                <w:bottom w:val="none" w:sz="0" w:space="0" w:color="auto"/>
                <w:right w:val="none" w:sz="0" w:space="0" w:color="auto"/>
              </w:divBdr>
            </w:div>
            <w:div w:id="1087576444">
              <w:marLeft w:val="0"/>
              <w:marRight w:val="0"/>
              <w:marTop w:val="0"/>
              <w:marBottom w:val="0"/>
              <w:divBdr>
                <w:top w:val="none" w:sz="0" w:space="0" w:color="auto"/>
                <w:left w:val="none" w:sz="0" w:space="0" w:color="auto"/>
                <w:bottom w:val="none" w:sz="0" w:space="0" w:color="auto"/>
                <w:right w:val="none" w:sz="0" w:space="0" w:color="auto"/>
              </w:divBdr>
            </w:div>
            <w:div w:id="759525626">
              <w:marLeft w:val="0"/>
              <w:marRight w:val="0"/>
              <w:marTop w:val="0"/>
              <w:marBottom w:val="0"/>
              <w:divBdr>
                <w:top w:val="none" w:sz="0" w:space="0" w:color="auto"/>
                <w:left w:val="none" w:sz="0" w:space="0" w:color="auto"/>
                <w:bottom w:val="none" w:sz="0" w:space="0" w:color="auto"/>
                <w:right w:val="none" w:sz="0" w:space="0" w:color="auto"/>
              </w:divBdr>
            </w:div>
            <w:div w:id="117329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package" Target="embeddings/Microsoft_Visio_Drawing.vsdx"/><Relationship Id="rId34" Type="http://schemas.openxmlformats.org/officeDocument/2006/relationships/image" Target="media/image26.png"/><Relationship Id="rId42" Type="http://schemas.openxmlformats.org/officeDocument/2006/relationships/hyperlink" Target="https://www.hamichlol.org.il/%D7%90%D7%9C%D7%92%D7%95%D7%A8%D7%99%D7%AA%D7%9D"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jpeg"/><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image" Target="media/image32.png"/><Relationship Id="rId45" Type="http://schemas.openxmlformats.org/officeDocument/2006/relationships/hyperlink" Target="https://www.hamichlol.org.il/%D7%90%D7%9C%D7%92%D7%95%D7%A8%D7%99%D7%AA%D7%9D_%D7%97%D7%9E%D7%93%D7%9F" TargetMode="External"/><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2.png"/><Relationship Id="rId14" Type="http://schemas.microsoft.com/office/2007/relationships/hdphoto" Target="media/hdphoto1.wdp"/><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hyperlink" Target="https://www.hamichlol.org.il/%D7%94%D7%99%D7%95%D7%A8%D7%99%D7%A1%D7%98%D7%99%D7%A7%D7%94" TargetMode="External"/><Relationship Id="rId48" Type="http://schemas.openxmlformats.org/officeDocument/2006/relationships/image" Target="media/image35.png"/><Relationship Id="rId56" Type="http://schemas.openxmlformats.org/officeDocument/2006/relationships/image" Target="media/image42.png"/><Relationship Id="rId64" Type="http://schemas.microsoft.com/office/2011/relationships/people" Target="people.xml"/><Relationship Id="rId8" Type="http://schemas.openxmlformats.org/officeDocument/2006/relationships/image" Target="media/image2.jpeg"/><Relationship Id="rId51" Type="http://schemas.openxmlformats.org/officeDocument/2006/relationships/hyperlink" Target="https://developer.mozilla.org/en-US/docs/Web/HTML/Element/canvas"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hamichlol.org.il/%D7%94%D7%99%D7%95%D7%A8%D7%99%D7%A1%D7%98%D7%99%D7%A7%D7%94" TargetMode="External"/><Relationship Id="rId59" Type="http://schemas.openxmlformats.org/officeDocument/2006/relationships/image" Target="media/image45.png"/><Relationship Id="rId20" Type="http://schemas.openxmlformats.org/officeDocument/2006/relationships/image" Target="media/image13.emf"/><Relationship Id="rId41" Type="http://schemas.openxmlformats.org/officeDocument/2006/relationships/image" Target="media/image33.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eader" Target="header1.xml"/><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23.jpeg"/><Relationship Id="rId44" Type="http://schemas.openxmlformats.org/officeDocument/2006/relationships/hyperlink" Target="https://www.hamichlol.org.il/%D7%94%D7%99%D7%95%D7%A8%D7%99%D7%A1%D7%98%D7%99%D7%A7%D7%94" TargetMode="Externa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1.png"/></Relationships>
</file>

<file path=word/_rels/footer1.xml.rels><?xml version="1.0" encoding="UTF-8" standalone="yes"?>
<Relationships xmlns="http://schemas.openxmlformats.org/package/2006/relationships"><Relationship Id="rId2" Type="http://schemas.openxmlformats.org/officeDocument/2006/relationships/image" Target="media/image29.jpeg"/><Relationship Id="rId1" Type="http://schemas.openxmlformats.org/officeDocument/2006/relationships/image" Target="media/image28.png"/></Relationships>
</file>

<file path=word/_rels/footnotes.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מבריק">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BE0AB3-21CB-4308-B1D4-6C134BEAD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2671</TotalTime>
  <Pages>74</Pages>
  <Words>20636</Words>
  <Characters>103185</Characters>
  <Application>Microsoft Office Word</Application>
  <DocSecurity>0</DocSecurity>
  <Lines>859</Lines>
  <Paragraphs>247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123574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Ruthie</dc:creator>
  <cp:keywords/>
  <dc:description/>
  <cp:lastModifiedBy>רינת אביטל</cp:lastModifiedBy>
  <cp:revision>50</cp:revision>
  <cp:lastPrinted>2020-06-09T06:37:00Z</cp:lastPrinted>
  <dcterms:created xsi:type="dcterms:W3CDTF">2020-05-25T15:35:00Z</dcterms:created>
  <dcterms:modified xsi:type="dcterms:W3CDTF">2022-05-10T12:15:00Z</dcterms:modified>
</cp:coreProperties>
</file>